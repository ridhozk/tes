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05FF" w14:textId="6304D13E" w:rsidR="00355A32" w:rsidRPr="00ED1D8A" w:rsidRDefault="006F4603" w:rsidP="00BD290E">
      <w:pPr>
        <w:spacing w:line="360" w:lineRule="auto"/>
        <w:jc w:val="center"/>
        <w:rPr>
          <w:rFonts w:cs="Arial"/>
        </w:rPr>
      </w:pPr>
      <w:r>
        <w:rPr>
          <w:rFonts w:cs="Arial"/>
          <w:noProof/>
        </w:rPr>
        <w:drawing>
          <wp:inline distT="0" distB="0" distL="0" distR="0" wp14:anchorId="149C0757" wp14:editId="49065BF8">
            <wp:extent cx="2176145" cy="1536065"/>
            <wp:effectExtent l="0" t="0" r="0" b="0"/>
            <wp:docPr id="11850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6145" cy="1536065"/>
                    </a:xfrm>
                    <a:prstGeom prst="rect">
                      <a:avLst/>
                    </a:prstGeom>
                    <a:noFill/>
                  </pic:spPr>
                </pic:pic>
              </a:graphicData>
            </a:graphic>
          </wp:inline>
        </w:drawing>
      </w:r>
    </w:p>
    <w:p w14:paraId="1E179558" w14:textId="77777777" w:rsidR="00B94B20" w:rsidRPr="00ED1D8A" w:rsidRDefault="00B94B20" w:rsidP="00BD290E">
      <w:pPr>
        <w:spacing w:line="360" w:lineRule="auto"/>
        <w:jc w:val="center"/>
        <w:rPr>
          <w:rFonts w:cs="Arial"/>
        </w:rPr>
      </w:pPr>
    </w:p>
    <w:tbl>
      <w:tblPr>
        <w:tblpPr w:leftFromText="180" w:rightFromText="180" w:vertAnchor="text" w:horzAnchor="margin" w:tblpY="52"/>
        <w:tblW w:w="514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976"/>
        <w:gridCol w:w="449"/>
        <w:gridCol w:w="7002"/>
      </w:tblGrid>
      <w:tr w:rsidR="001A3D6D" w:rsidRPr="00CF42A6" w14:paraId="1F23AF32" w14:textId="77777777" w:rsidTr="005F380D">
        <w:tc>
          <w:tcPr>
            <w:tcW w:w="1048" w:type="pct"/>
          </w:tcPr>
          <w:p w14:paraId="3BE23BF2" w14:textId="1B89D41F" w:rsidR="001A3D6D" w:rsidRPr="00CF42A6" w:rsidRDefault="001A3D6D" w:rsidP="00BD290E">
            <w:pPr>
              <w:spacing w:line="360" w:lineRule="auto"/>
              <w:rPr>
                <w:rFonts w:cs="Arial"/>
                <w:b/>
                <w:sz w:val="24"/>
                <w:lang w:val="it-IT"/>
              </w:rPr>
            </w:pPr>
            <w:r>
              <w:rPr>
                <w:rFonts w:cs="Arial"/>
                <w:b/>
                <w:sz w:val="24"/>
              </w:rPr>
              <w:t>Document Title</w:t>
            </w:r>
          </w:p>
        </w:tc>
        <w:tc>
          <w:tcPr>
            <w:tcW w:w="238" w:type="pct"/>
          </w:tcPr>
          <w:p w14:paraId="0B4A1B4A" w14:textId="729BC430" w:rsidR="001A3D6D" w:rsidRPr="00CF42A6" w:rsidRDefault="001A3D6D" w:rsidP="00BD290E">
            <w:pPr>
              <w:spacing w:line="360" w:lineRule="auto"/>
              <w:rPr>
                <w:rFonts w:cs="Arial"/>
                <w:b/>
                <w:sz w:val="24"/>
                <w:lang w:val="it-IT"/>
              </w:rPr>
            </w:pPr>
            <w:r>
              <w:rPr>
                <w:rFonts w:cs="Arial"/>
                <w:b/>
                <w:sz w:val="24"/>
                <w:lang w:val="it-IT"/>
              </w:rPr>
              <w:t>:</w:t>
            </w:r>
          </w:p>
        </w:tc>
        <w:tc>
          <w:tcPr>
            <w:tcW w:w="3714" w:type="pct"/>
          </w:tcPr>
          <w:p w14:paraId="5B49C296" w14:textId="77777777" w:rsidR="00A03576" w:rsidRPr="00CF42A6" w:rsidRDefault="00A03576" w:rsidP="00BD290E">
            <w:pPr>
              <w:spacing w:line="360" w:lineRule="auto"/>
              <w:rPr>
                <w:rFonts w:cs="Arial"/>
                <w:b/>
                <w:sz w:val="24"/>
              </w:rPr>
            </w:pPr>
            <w:r>
              <w:rPr>
                <w:rFonts w:cs="Arial"/>
                <w:b/>
                <w:sz w:val="24"/>
              </w:rPr>
              <w:t>Procedure/Work Instruction/Job Note:</w:t>
            </w:r>
          </w:p>
          <w:p w14:paraId="5FC83846" w14:textId="26922BD0" w:rsidR="00B80199" w:rsidRPr="00CF42A6" w:rsidRDefault="00A03576" w:rsidP="00BD290E">
            <w:pPr>
              <w:spacing w:after="240" w:line="360" w:lineRule="auto"/>
              <w:rPr>
                <w:rFonts w:cs="Arial"/>
                <w:b/>
                <w:sz w:val="24"/>
              </w:rPr>
            </w:pPr>
            <w:r>
              <w:rPr>
                <w:rFonts w:cs="Arial"/>
                <w:b/>
                <w:sz w:val="24"/>
              </w:rPr>
              <w:t>Medco E&amp;P Grissik Integrated Planning &amp; Scheduling Guideline</w:t>
            </w:r>
          </w:p>
        </w:tc>
      </w:tr>
      <w:tr w:rsidR="001A3D6D" w:rsidRPr="00CF42A6" w14:paraId="5073B129" w14:textId="77777777" w:rsidTr="005F380D">
        <w:tc>
          <w:tcPr>
            <w:tcW w:w="1048" w:type="pct"/>
          </w:tcPr>
          <w:p w14:paraId="64C1D7E7" w14:textId="6C833383" w:rsidR="001A3D6D" w:rsidRPr="00CF42A6" w:rsidRDefault="00940BF4" w:rsidP="00BD290E">
            <w:pPr>
              <w:spacing w:line="360" w:lineRule="auto"/>
              <w:rPr>
                <w:rFonts w:cs="Arial"/>
                <w:b/>
                <w:sz w:val="24"/>
              </w:rPr>
            </w:pPr>
            <w:r>
              <w:rPr>
                <w:rFonts w:cs="Arial"/>
                <w:b/>
                <w:sz w:val="24"/>
                <w:lang w:val="it-IT"/>
              </w:rPr>
              <w:t xml:space="preserve">MEPG Doc No.</w:t>
            </w:r>
            <w:r>
              <w:rPr>
                <w:rFonts w:cs="Arial"/>
                <w:b/>
                <w:sz w:val="24"/>
                <w:szCs w:val="24"/>
                <w:lang w:val="it-IT"/>
              </w:rPr>
              <w:t xml:space="preserve">    </w:t>
            </w:r>
          </w:p>
        </w:tc>
        <w:tc>
          <w:tcPr>
            <w:tcW w:w="238" w:type="pct"/>
          </w:tcPr>
          <w:p w14:paraId="23794554" w14:textId="064AAA97" w:rsidR="001A3D6D" w:rsidRPr="00CF42A6" w:rsidRDefault="001A3D6D" w:rsidP="00BD290E">
            <w:pPr>
              <w:spacing w:line="360" w:lineRule="auto"/>
              <w:rPr>
                <w:rFonts w:cs="Arial"/>
                <w:b/>
                <w:sz w:val="24"/>
              </w:rPr>
            </w:pPr>
            <w:r>
              <w:rPr>
                <w:rFonts w:cs="Arial"/>
                <w:b/>
                <w:sz w:val="24"/>
              </w:rPr>
              <w:t>:</w:t>
            </w:r>
          </w:p>
        </w:tc>
        <w:tc>
          <w:tcPr>
            <w:tcW w:w="3714" w:type="pct"/>
          </w:tcPr>
          <w:p w14:paraId="3704DBDE" w14:textId="1E327169" w:rsidR="001A3D6D" w:rsidRPr="00CF42A6" w:rsidRDefault="00A03576" w:rsidP="00BD290E">
            <w:pPr>
              <w:spacing w:line="360" w:lineRule="auto"/>
              <w:rPr>
                <w:rFonts w:cs="Arial"/>
                <w:b/>
                <w:sz w:val="24"/>
                <w:szCs w:val="24"/>
                <w:lang w:val="it-IT"/>
              </w:rPr>
            </w:pPr>
            <w:r>
              <w:rPr>
                <w:rFonts w:cs="Arial"/>
                <w:b/>
                <w:sz w:val="24"/>
                <w:szCs w:val="24"/>
                <w:lang w:val="it-IT"/>
              </w:rPr>
              <w:t>ID-G-BU-GG0-PRO-GN-00-0053</w:t>
            </w:r>
          </w:p>
        </w:tc>
      </w:tr>
    </w:tbl>
    <w:p w14:paraId="551A0C97" w14:textId="77777777" w:rsidR="00A6157F" w:rsidRPr="00ED1D8A" w:rsidRDefault="00A6157F" w:rsidP="00BD290E">
      <w:pPr>
        <w:spacing w:line="360" w:lineRule="auto"/>
        <w:rPr>
          <w:rFonts w:cs="Arial"/>
          <w:sz w:val="24"/>
          <w:lang w:val="it-IT"/>
        </w:rPr>
      </w:pPr>
    </w:p>
    <w:p w14:paraId="27655CC1" w14:textId="77777777" w:rsidR="005F380D" w:rsidRPr="00ED1D8A" w:rsidRDefault="005F380D" w:rsidP="00BD290E">
      <w:pPr>
        <w:spacing w:line="360" w:lineRule="auto"/>
        <w:rPr>
          <w:rFonts w:cs="Arial"/>
          <w:sz w:val="24"/>
          <w:lang w:val="it-IT"/>
        </w:rPr>
      </w:pPr>
    </w:p>
    <w:p w14:paraId="0F8B43F4" w14:textId="77777777" w:rsidR="005F380D" w:rsidRPr="00ED1D8A" w:rsidRDefault="005F380D" w:rsidP="00BD290E">
      <w:pPr>
        <w:spacing w:line="360" w:lineRule="auto"/>
        <w:rPr>
          <w:rFonts w:cs="Arial"/>
          <w:sz w:val="24"/>
          <w:lang w:val="it-IT"/>
        </w:rPr>
      </w:pPr>
    </w:p>
    <w:tbl>
      <w:tblPr>
        <w:tblpPr w:leftFromText="180" w:rightFromText="180" w:vertAnchor="text" w:horzAnchor="margin" w:tblpY="52"/>
        <w:tblW w:w="5122"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94"/>
      </w:tblGrid>
      <w:tr w:rsidR="005F380D" w:rsidRPr="00CF42A6" w14:paraId="5537B1FF" w14:textId="77777777" w:rsidTr="005F380D">
        <w:trPr>
          <w:trHeight w:val="1432"/>
        </w:trPr>
        <w:tc>
          <w:tcPr>
            <w:tcW w:w="5000" w:type="pct"/>
          </w:tcPr>
          <w:p w14:paraId="19848493" w14:textId="4123C9F1" w:rsidR="005F380D" w:rsidRPr="00CF42A6" w:rsidRDefault="005F380D" w:rsidP="005F380D">
            <w:pPr>
              <w:rPr>
                <w:rFonts w:cs="Arial"/>
                <w:b/>
              </w:rPr>
            </w:pPr>
            <w:r>
              <w:rPr>
                <w:rFonts w:cs="Arial"/>
                <w:b/>
              </w:rPr>
              <w:t>Originator:</w:t>
              <w:tab/>
              <w:tab/>
              <w:tab/>
            </w:r>
            <w:bookmarkStart w:id="0" w:name="_Hlk104194470"/>
            <w:r>
              <w:rPr>
                <w:rFonts w:cs="Arial"/>
                <w:b/>
              </w:rPr>
              <w:t>Medco E&amp;P Grissik Ltd.</w:t>
            </w:r>
            <w:bookmarkEnd w:id="0"/>
          </w:p>
          <w:p w14:paraId="0BDEAC8F" w14:textId="77777777" w:rsidR="005F380D" w:rsidRPr="00CF42A6" w:rsidRDefault="005F380D" w:rsidP="005F380D">
            <w:pPr>
              <w:rPr>
                <w:rFonts w:cs="Arial"/>
                <w:b/>
              </w:rPr>
            </w:pPr>
            <w:r>
              <w:rPr>
                <w:rFonts w:cs="Arial"/>
                <w:b/>
              </w:rPr>
              <w:t>Information Owner:</w:t>
              <w:tab/>
              <w:t xml:space="preserve">             514018 – Asset Management Corridor</w:t>
            </w:r>
          </w:p>
          <w:p w14:paraId="788EA36B" w14:textId="77777777" w:rsidR="005F380D" w:rsidRPr="00CF42A6" w:rsidRDefault="005F380D" w:rsidP="005F380D">
            <w:pPr>
              <w:rPr>
                <w:rFonts w:cs="Arial"/>
                <w:b/>
              </w:rPr>
            </w:pPr>
            <w:r>
              <w:rPr>
                <w:rFonts w:cs="Arial"/>
                <w:b/>
              </w:rPr>
              <w:t>Area:</w:t>
              <w:tab/>
              <w:tab/>
              <w:tab/>
              <w:tab/>
              <w:t>BU - Business Unit</w:t>
            </w:r>
          </w:p>
          <w:p w14:paraId="132025ED" w14:textId="77777777" w:rsidR="005F380D" w:rsidRPr="00CF42A6" w:rsidRDefault="005F380D" w:rsidP="005F380D">
            <w:pPr>
              <w:rPr>
                <w:rFonts w:cs="Arial"/>
                <w:b/>
              </w:rPr>
            </w:pPr>
            <w:r>
              <w:rPr>
                <w:rFonts w:cs="Arial"/>
                <w:b/>
              </w:rPr>
              <w:t>Location:</w:t>
              <w:tab/>
              <w:tab/>
              <w:tab/>
              <w:t>GN - General</w:t>
            </w:r>
          </w:p>
          <w:p w14:paraId="535BB7DC" w14:textId="77777777" w:rsidR="005F380D" w:rsidRPr="00CF42A6" w:rsidRDefault="005F380D" w:rsidP="005F380D">
            <w:pPr>
              <w:rPr>
                <w:rFonts w:cs="Arial"/>
                <w:b/>
              </w:rPr>
            </w:pPr>
            <w:r>
              <w:rPr>
                <w:rFonts w:cs="Arial"/>
                <w:b/>
              </w:rPr>
              <w:t>System:</w:t>
              <w:tab/>
              <w:tab/>
              <w:tab/>
              <w:t>00 - General Systems</w:t>
            </w:r>
          </w:p>
          <w:p w14:paraId="00A946B2" w14:textId="77777777" w:rsidR="005F380D" w:rsidRPr="00CF42A6" w:rsidRDefault="005F380D" w:rsidP="005F380D">
            <w:pPr>
              <w:rPr>
                <w:rFonts w:cs="Arial"/>
                <w:b/>
              </w:rPr>
            </w:pPr>
            <w:r>
              <w:rPr>
                <w:rFonts w:cs="Arial"/>
                <w:b/>
              </w:rPr>
              <w:t>Document Type:</w:t>
              <w:tab/>
              <w:tab/>
              <w:t>PRO - Procedure / Work Instruction / Job Note</w:t>
            </w:r>
          </w:p>
          <w:p w14:paraId="7909D0FC" w14:textId="77777777" w:rsidR="005F380D" w:rsidRPr="00CF42A6" w:rsidRDefault="005F380D" w:rsidP="005F380D">
            <w:pPr>
              <w:rPr>
                <w:rFonts w:cs="Arial"/>
                <w:b/>
              </w:rPr>
            </w:pPr>
            <w:r>
              <w:rPr>
                <w:rFonts w:cs="Arial"/>
                <w:b/>
              </w:rPr>
              <w:t>Discipline / Sub discipline:</w:t>
              <w:tab/>
              <w:t>G - General / G0 - General</w:t>
            </w:r>
          </w:p>
          <w:p w14:paraId="08A347D7" w14:textId="77777777" w:rsidR="005F380D" w:rsidRPr="00CF42A6" w:rsidRDefault="005F380D" w:rsidP="005F380D">
            <w:pPr>
              <w:ind w:left="2880" w:hanging="2880"/>
              <w:rPr>
                <w:rFonts w:cs="Arial"/>
                <w:b/>
              </w:rPr>
            </w:pPr>
            <w:r>
              <w:rPr>
                <w:rFonts w:cs="Arial"/>
                <w:b/>
              </w:rPr>
              <w:t>Old Document No.:</w:t>
              <w:tab/>
              <w:t>-</w:t>
            </w:r>
          </w:p>
          <w:p w14:paraId="241F2352" w14:textId="3D0C3CC7" w:rsidR="005F380D" w:rsidRPr="00CF42A6" w:rsidRDefault="005F380D" w:rsidP="00A04960">
            <w:pPr>
              <w:spacing w:line="360" w:lineRule="auto"/>
              <w:rPr>
                <w:rFonts w:cs="Arial"/>
                <w:b/>
                <w:sz w:val="24"/>
                <w:lang w:val="it-IT"/>
              </w:rPr>
            </w:pPr>
          </w:p>
        </w:tc>
      </w:tr>
    </w:tbl>
    <w:p w14:paraId="20CDF705" w14:textId="77777777" w:rsidR="005F380D" w:rsidRPr="00ED1D8A" w:rsidRDefault="005F380D" w:rsidP="00BD290E">
      <w:pPr>
        <w:spacing w:line="360" w:lineRule="auto"/>
        <w:rPr>
          <w:rFonts w:cs="Arial"/>
          <w:sz w:val="24"/>
        </w:rPr>
      </w:pPr>
    </w:p>
    <w:p w14:paraId="727C08FB" w14:textId="77777777" w:rsidR="005F380D" w:rsidRPr="00ED1D8A" w:rsidRDefault="005F380D" w:rsidP="00BD290E">
      <w:pPr>
        <w:spacing w:line="360" w:lineRule="auto"/>
        <w:ind w:left="1440"/>
        <w:jc w:val="right"/>
        <w:rPr>
          <w:rFonts w:cs="Arial"/>
          <w:sz w:val="24"/>
        </w:rPr>
      </w:pPr>
    </w:p>
    <w:p w14:paraId="265F38AE" w14:textId="77777777" w:rsidR="005F380D" w:rsidRPr="00ED1D8A" w:rsidRDefault="005F380D" w:rsidP="00BD290E">
      <w:pPr>
        <w:spacing w:line="360" w:lineRule="auto"/>
        <w:ind w:left="1440"/>
        <w:jc w:val="right"/>
        <w:rPr>
          <w:rFonts w:cs="Arial"/>
          <w:sz w:val="24"/>
        </w:rPr>
      </w:pPr>
    </w:p>
    <w:p w14:paraId="692BC5EB" w14:textId="77777777" w:rsidR="005F380D" w:rsidRPr="00ED1D8A" w:rsidRDefault="005F380D" w:rsidP="00BD290E">
      <w:pPr>
        <w:spacing w:line="360" w:lineRule="auto"/>
        <w:ind w:left="1440"/>
        <w:jc w:val="right"/>
        <w:rPr>
          <w:rFonts w:cs="Arial"/>
          <w:sz w:val="24"/>
        </w:rPr>
      </w:pPr>
    </w:p>
    <w:tbl>
      <w:tblPr>
        <w:tblpPr w:leftFromText="180" w:rightFromText="180" w:vertAnchor="text" w:horzAnchor="margin" w:tblpY="2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4"/>
        <w:gridCol w:w="710"/>
        <w:gridCol w:w="992"/>
        <w:gridCol w:w="1759"/>
        <w:gridCol w:w="1193"/>
        <w:gridCol w:w="1260"/>
        <w:gridCol w:w="1033"/>
        <w:gridCol w:w="851"/>
        <w:gridCol w:w="850"/>
      </w:tblGrid>
      <w:tr w:rsidR="00286A65" w:rsidRPr="00CF42A6" w14:paraId="24253E7B" w14:textId="77777777" w:rsidTr="00ED1D8A">
        <w:trPr>
          <w:trHeight w:val="300"/>
        </w:trPr>
        <w:tc>
          <w:tcPr>
            <w:tcW w:w="674" w:type="dxa"/>
            <w:vAlign w:val="center"/>
          </w:tcPr>
          <w:p w14:paraId="3C8ABB7B" w14:textId="022ABE56" w:rsidR="00286A65" w:rsidRPr="00ED1D8A" w:rsidRDefault="00286A65" w:rsidP="00286A65">
            <w:pPr>
              <w:pStyle w:val="TableBody"/>
              <w:jc w:val="center"/>
              <w:rPr>
                <w:rFonts w:cs="Arial"/>
                <w:highlight w:val="yellow"/>
              </w:rPr>
            </w:pPr>
            <w:r>
              <w:rPr>
                <w:rFonts w:cs="Arial"/>
                <w:highlight w:val="yellow"/>
              </w:rPr>
              <w:t>4</w:t>
            </w:r>
          </w:p>
        </w:tc>
        <w:tc>
          <w:tcPr>
            <w:tcW w:w="710" w:type="dxa"/>
            <w:vAlign w:val="center"/>
          </w:tcPr>
          <w:p w14:paraId="3147314E" w14:textId="63E001DF" w:rsidR="00286A65" w:rsidRPr="00ED1D8A" w:rsidRDefault="00286A65" w:rsidP="00286A65">
            <w:pPr>
              <w:pStyle w:val="TableBody"/>
              <w:jc w:val="center"/>
              <w:rPr>
                <w:rFonts w:cs="Arial"/>
                <w:highlight w:val="yellow"/>
              </w:rPr>
            </w:pPr>
            <w:r>
              <w:rPr>
                <w:rFonts w:cs="Arial"/>
                <w:highlight w:val="yellow"/>
              </w:rPr>
              <w:t>IFU</w:t>
            </w:r>
          </w:p>
        </w:tc>
        <w:tc>
          <w:tcPr>
            <w:tcW w:w="992" w:type="dxa"/>
            <w:vAlign w:val="center"/>
          </w:tcPr>
          <w:p w14:paraId="133B4C17" w14:textId="23B4A5E6" w:rsidR="00286A65" w:rsidRPr="00ED1D8A" w:rsidRDefault="00286A65" w:rsidP="00286A65">
            <w:pPr>
              <w:pStyle w:val="TableBody"/>
              <w:jc w:val="center"/>
              <w:rPr>
                <w:rFonts w:cs="Arial"/>
                <w:highlight w:val="yellow"/>
              </w:rPr>
            </w:pPr>
            <w:r>
              <w:rPr>
                <w:rFonts w:cs="Arial"/>
                <w:highlight w:val="yellow"/>
              </w:rPr>
              <w:t>Nov 22, 2024</w:t>
            </w:r>
          </w:p>
        </w:tc>
        <w:tc>
          <w:tcPr>
            <w:tcW w:w="1759" w:type="dxa"/>
            <w:vAlign w:val="center"/>
          </w:tcPr>
          <w:p w14:paraId="64E2BE28" w14:textId="644D32E2" w:rsidR="00286A65" w:rsidRPr="00ED1D8A" w:rsidRDefault="00286A65" w:rsidP="00286A65">
            <w:pPr>
              <w:pStyle w:val="TableBody"/>
              <w:jc w:val="center"/>
              <w:rPr>
                <w:rFonts w:cs="Arial"/>
                <w:highlight w:val="yellow"/>
              </w:rPr>
            </w:pPr>
            <w:r>
              <w:rPr>
                <w:rFonts w:cs="Arial"/>
                <w:highlight w:val="yellow"/>
              </w:rPr>
              <w:t>Issued for Use</w:t>
            </w:r>
          </w:p>
        </w:tc>
        <w:tc>
          <w:tcPr>
            <w:tcW w:w="1193" w:type="dxa"/>
            <w:vAlign w:val="center"/>
          </w:tcPr>
          <w:p w14:paraId="69A60063" w14:textId="769759CA" w:rsidR="00286A65" w:rsidRPr="00ED1D8A" w:rsidRDefault="00286A65" w:rsidP="00286A65">
            <w:pPr>
              <w:pStyle w:val="TableBody"/>
              <w:jc w:val="center"/>
              <w:rPr>
                <w:rFonts w:cs="Arial"/>
                <w:highlight w:val="yellow"/>
              </w:rPr>
            </w:pPr>
            <w:r>
              <w:rPr>
                <w:rFonts w:cs="Arial"/>
                <w:highlight w:val="yellow"/>
              </w:rPr>
              <w:t>M. Ridho Z.K</w:t>
            </w:r>
          </w:p>
        </w:tc>
        <w:tc>
          <w:tcPr>
            <w:tcW w:w="1260" w:type="dxa"/>
            <w:vAlign w:val="center"/>
          </w:tcPr>
          <w:p w14:paraId="2069B979" w14:textId="1AB82A64" w:rsidR="00286A65" w:rsidRPr="00ED1D8A" w:rsidRDefault="00286A65" w:rsidP="00286A65">
            <w:pPr>
              <w:pStyle w:val="TableBody"/>
              <w:jc w:val="center"/>
              <w:rPr>
                <w:rFonts w:cs="Arial"/>
                <w:highlight w:val="yellow"/>
              </w:rPr>
            </w:pPr>
            <w:r>
              <w:rPr>
                <w:rFonts w:cs="Arial"/>
                <w:highlight w:val="yellow"/>
              </w:rPr>
              <w:t>Fikri M. H.</w:t>
            </w:r>
          </w:p>
        </w:tc>
        <w:tc>
          <w:tcPr>
            <w:tcW w:w="1033" w:type="dxa"/>
            <w:vAlign w:val="center"/>
          </w:tcPr>
          <w:p w14:paraId="12FD12D4" w14:textId="72189599" w:rsidR="00286A65" w:rsidRPr="00ED1D8A" w:rsidRDefault="00286A65" w:rsidP="00286A65">
            <w:pPr>
              <w:pStyle w:val="TableBody"/>
              <w:jc w:val="center"/>
              <w:rPr>
                <w:rFonts w:cs="Arial"/>
                <w:highlight w:val="yellow"/>
              </w:rPr>
            </w:pPr>
            <w:r>
              <w:rPr>
                <w:rFonts w:cs="Arial"/>
                <w:highlight w:val="yellow"/>
              </w:rPr>
              <w:t>Jumadil Kubro</w:t>
            </w:r>
          </w:p>
        </w:tc>
        <w:tc>
          <w:tcPr>
            <w:tcW w:w="851" w:type="dxa"/>
            <w:vAlign w:val="center"/>
          </w:tcPr>
          <w:p w14:paraId="11C80784" w14:textId="34300C63" w:rsidR="00286A65" w:rsidRPr="00ED1D8A" w:rsidRDefault="00286A65" w:rsidP="00286A65">
            <w:pPr>
              <w:pStyle w:val="TableBody"/>
              <w:jc w:val="center"/>
              <w:rPr>
                <w:rFonts w:cs="Arial"/>
                <w:highlight w:val="yellow"/>
              </w:rPr>
            </w:pPr>
            <w:r>
              <w:rPr>
                <w:rFonts w:cs="Arial"/>
                <w:highlight w:val="yellow"/>
              </w:rPr>
              <w:t>Jumadil Kubro</w:t>
            </w:r>
          </w:p>
        </w:tc>
        <w:tc>
          <w:tcPr>
            <w:tcW w:w="850" w:type="dxa"/>
            <w:vAlign w:val="center"/>
          </w:tcPr>
          <w:p w14:paraId="41D504C8" w14:textId="32580AE8" w:rsidR="00286A65" w:rsidRPr="00ED1D8A" w:rsidRDefault="00286A65" w:rsidP="00286A65">
            <w:pPr>
              <w:pStyle w:val="TableBody"/>
              <w:jc w:val="center"/>
              <w:rPr>
                <w:rFonts w:cs="Arial"/>
                <w:highlight w:val="yellow"/>
              </w:rPr>
            </w:pPr>
            <w:r>
              <w:rPr>
                <w:rFonts w:cs="Arial"/>
                <w:highlight w:val="yellow"/>
              </w:rPr>
              <w:t>Tri Laksono</w:t>
            </w:r>
          </w:p>
        </w:tc>
      </w:tr>
      <w:tr w:rsidR="005F380D" w:rsidRPr="00CF42A6" w14:paraId="226AA3FA" w14:textId="77777777" w:rsidTr="00ED1D8A">
        <w:trPr>
          <w:trHeight w:val="300"/>
        </w:trPr>
        <w:tc>
          <w:tcPr>
            <w:tcW w:w="674" w:type="dxa"/>
            <w:vAlign w:val="center"/>
          </w:tcPr>
          <w:p w14:paraId="671810EF" w14:textId="77777777" w:rsidR="005F380D" w:rsidRPr="00CF42A6" w:rsidRDefault="005F380D" w:rsidP="00A04960">
            <w:pPr>
              <w:pStyle w:val="TableBody"/>
              <w:jc w:val="center"/>
              <w:rPr>
                <w:rFonts w:cs="Arial"/>
              </w:rPr>
            </w:pPr>
            <w:r>
              <w:rPr>
                <w:rFonts w:cs="Arial"/>
              </w:rPr>
              <w:t>3</w:t>
            </w:r>
          </w:p>
        </w:tc>
        <w:tc>
          <w:tcPr>
            <w:tcW w:w="710" w:type="dxa"/>
            <w:vAlign w:val="center"/>
          </w:tcPr>
          <w:p w14:paraId="214E9544" w14:textId="77777777" w:rsidR="005F380D" w:rsidRPr="00CF42A6" w:rsidRDefault="005F380D" w:rsidP="00A04960">
            <w:pPr>
              <w:pStyle w:val="TableBody"/>
              <w:jc w:val="center"/>
              <w:rPr>
                <w:rFonts w:cs="Arial"/>
              </w:rPr>
            </w:pPr>
            <w:r>
              <w:rPr>
                <w:rFonts w:cs="Arial"/>
              </w:rPr>
              <w:t>IFU</w:t>
            </w:r>
          </w:p>
        </w:tc>
        <w:tc>
          <w:tcPr>
            <w:tcW w:w="992" w:type="dxa"/>
            <w:vAlign w:val="center"/>
          </w:tcPr>
          <w:p w14:paraId="5EC10F84" w14:textId="77777777" w:rsidR="005F380D" w:rsidRPr="00CF42A6" w:rsidRDefault="005F380D" w:rsidP="00A04960">
            <w:pPr>
              <w:pStyle w:val="TableBody"/>
              <w:jc w:val="center"/>
              <w:rPr>
                <w:rFonts w:cs="Arial"/>
              </w:rPr>
            </w:pPr>
            <w:r>
              <w:rPr>
                <w:rFonts w:cs="Arial"/>
              </w:rPr>
              <w:t>Nov 22, 2024</w:t>
            </w:r>
          </w:p>
        </w:tc>
        <w:tc>
          <w:tcPr>
            <w:tcW w:w="1759" w:type="dxa"/>
            <w:vAlign w:val="center"/>
          </w:tcPr>
          <w:p w14:paraId="2F7D358A" w14:textId="77777777" w:rsidR="005F380D" w:rsidRPr="00CF42A6" w:rsidRDefault="005F380D" w:rsidP="00A04960">
            <w:pPr>
              <w:pStyle w:val="TableBody"/>
              <w:jc w:val="center"/>
              <w:rPr>
                <w:rFonts w:cs="Arial"/>
              </w:rPr>
            </w:pPr>
            <w:r>
              <w:rPr>
                <w:rFonts w:cs="Arial"/>
              </w:rPr>
              <w:t>Issued for Use</w:t>
            </w:r>
          </w:p>
        </w:tc>
        <w:tc>
          <w:tcPr>
            <w:tcW w:w="1193" w:type="dxa"/>
            <w:vAlign w:val="center"/>
          </w:tcPr>
          <w:p w14:paraId="717BA8E6" w14:textId="77777777" w:rsidR="005F380D" w:rsidRPr="00CF42A6" w:rsidRDefault="005F380D" w:rsidP="00A04960">
            <w:pPr>
              <w:pStyle w:val="TableBody"/>
              <w:jc w:val="center"/>
              <w:rPr>
                <w:rFonts w:cs="Arial"/>
              </w:rPr>
            </w:pPr>
            <w:r>
              <w:rPr>
                <w:rFonts w:cs="Arial"/>
              </w:rPr>
              <w:t>Fikri M. H.</w:t>
            </w:r>
          </w:p>
        </w:tc>
        <w:tc>
          <w:tcPr>
            <w:tcW w:w="1260" w:type="dxa"/>
            <w:vAlign w:val="center"/>
          </w:tcPr>
          <w:p w14:paraId="300B817B" w14:textId="595F36A7" w:rsidR="005F380D" w:rsidRPr="00CF42A6" w:rsidRDefault="00BE764D" w:rsidP="00A04960">
            <w:pPr>
              <w:pStyle w:val="TableBody"/>
              <w:jc w:val="center"/>
              <w:rPr>
                <w:rFonts w:cs="Arial"/>
              </w:rPr>
            </w:pPr>
            <w:r>
              <w:rPr>
                <w:rFonts w:cs="Arial"/>
              </w:rPr>
              <w:t>Jumadil Kubro</w:t>
            </w:r>
          </w:p>
        </w:tc>
        <w:tc>
          <w:tcPr>
            <w:tcW w:w="1033" w:type="dxa"/>
            <w:vAlign w:val="center"/>
          </w:tcPr>
          <w:p w14:paraId="44732453" w14:textId="77777777" w:rsidR="005F380D" w:rsidRPr="00CF42A6" w:rsidRDefault="005F380D" w:rsidP="00A04960">
            <w:pPr>
              <w:pStyle w:val="TableBody"/>
              <w:jc w:val="center"/>
              <w:rPr>
                <w:rFonts w:cs="Arial"/>
              </w:rPr>
            </w:pPr>
            <w:r>
              <w:rPr>
                <w:rFonts w:cs="Arial"/>
              </w:rPr>
              <w:t>Jumadil Kubro</w:t>
            </w:r>
          </w:p>
        </w:tc>
        <w:tc>
          <w:tcPr>
            <w:tcW w:w="851" w:type="dxa"/>
            <w:vAlign w:val="center"/>
          </w:tcPr>
          <w:p w14:paraId="1045596D" w14:textId="77777777" w:rsidR="005F380D" w:rsidRPr="00CF42A6" w:rsidRDefault="005F380D" w:rsidP="00A04960">
            <w:pPr>
              <w:pStyle w:val="TableBody"/>
              <w:jc w:val="center"/>
              <w:rPr>
                <w:rFonts w:cs="Arial"/>
              </w:rPr>
            </w:pPr>
            <w:r>
              <w:rPr>
                <w:rFonts w:cs="Arial"/>
              </w:rPr>
              <w:t>Jumadil Kubro</w:t>
            </w:r>
          </w:p>
        </w:tc>
        <w:tc>
          <w:tcPr>
            <w:tcW w:w="850" w:type="dxa"/>
            <w:vAlign w:val="center"/>
          </w:tcPr>
          <w:p w14:paraId="4F8452D5" w14:textId="77777777" w:rsidR="005F380D" w:rsidRPr="00CF42A6" w:rsidRDefault="005F380D" w:rsidP="00A04960">
            <w:pPr>
              <w:pStyle w:val="TableBody"/>
              <w:jc w:val="center"/>
              <w:rPr>
                <w:rFonts w:cs="Arial"/>
              </w:rPr>
            </w:pPr>
            <w:r>
              <w:rPr>
                <w:rFonts w:cs="Arial"/>
              </w:rPr>
              <w:t>Tri Laksono</w:t>
            </w:r>
          </w:p>
        </w:tc>
      </w:tr>
      <w:tr w:rsidR="005F380D" w:rsidRPr="00CF42A6" w14:paraId="43055F2B" w14:textId="77777777" w:rsidTr="00ED1D8A">
        <w:trPr>
          <w:trHeight w:val="300"/>
        </w:trPr>
        <w:tc>
          <w:tcPr>
            <w:tcW w:w="674" w:type="dxa"/>
            <w:vAlign w:val="center"/>
          </w:tcPr>
          <w:p w14:paraId="70216531" w14:textId="77777777" w:rsidR="005F380D" w:rsidRPr="00CF42A6" w:rsidRDefault="005F380D" w:rsidP="00A04960">
            <w:pPr>
              <w:pStyle w:val="TableBody"/>
              <w:jc w:val="center"/>
              <w:rPr>
                <w:rFonts w:cs="Arial"/>
              </w:rPr>
            </w:pPr>
            <w:r>
              <w:rPr>
                <w:rFonts w:cs="Arial"/>
              </w:rPr>
              <w:t>2</w:t>
            </w:r>
          </w:p>
        </w:tc>
        <w:tc>
          <w:tcPr>
            <w:tcW w:w="710" w:type="dxa"/>
            <w:vAlign w:val="center"/>
          </w:tcPr>
          <w:p w14:paraId="4C33EB8E" w14:textId="77777777" w:rsidR="005F380D" w:rsidRPr="00CF42A6" w:rsidRDefault="005F380D" w:rsidP="00A04960">
            <w:pPr>
              <w:pStyle w:val="TableBody"/>
              <w:jc w:val="center"/>
              <w:rPr>
                <w:rFonts w:cs="Arial"/>
              </w:rPr>
            </w:pPr>
            <w:r>
              <w:rPr>
                <w:rFonts w:cs="Arial"/>
              </w:rPr>
              <w:t>IFU</w:t>
            </w:r>
          </w:p>
        </w:tc>
        <w:tc>
          <w:tcPr>
            <w:tcW w:w="992" w:type="dxa"/>
            <w:vAlign w:val="center"/>
          </w:tcPr>
          <w:p w14:paraId="7EE09002" w14:textId="77777777" w:rsidR="005F380D" w:rsidRPr="00CF42A6" w:rsidRDefault="005F380D" w:rsidP="00A04960">
            <w:pPr>
              <w:pStyle w:val="TableBody"/>
              <w:jc w:val="center"/>
              <w:rPr>
                <w:rFonts w:cs="Arial"/>
              </w:rPr>
            </w:pPr>
            <w:r>
              <w:rPr>
                <w:rFonts w:cs="Arial"/>
              </w:rPr>
              <w:t>Aug 01, 2015</w:t>
            </w:r>
          </w:p>
        </w:tc>
        <w:tc>
          <w:tcPr>
            <w:tcW w:w="1759" w:type="dxa"/>
            <w:vAlign w:val="center"/>
          </w:tcPr>
          <w:p w14:paraId="08018C60" w14:textId="77777777" w:rsidR="005F380D" w:rsidRPr="00CF42A6" w:rsidRDefault="005F380D" w:rsidP="00A04960">
            <w:pPr>
              <w:pStyle w:val="TableBody"/>
              <w:jc w:val="center"/>
              <w:rPr>
                <w:rFonts w:cs="Arial"/>
              </w:rPr>
            </w:pPr>
            <w:r>
              <w:rPr>
                <w:rFonts w:cs="Arial"/>
              </w:rPr>
              <w:t>Issued for Use</w:t>
            </w:r>
          </w:p>
        </w:tc>
        <w:tc>
          <w:tcPr>
            <w:tcW w:w="1193" w:type="dxa"/>
            <w:vAlign w:val="center"/>
          </w:tcPr>
          <w:p w14:paraId="3E72E4DD" w14:textId="77777777" w:rsidR="005F380D" w:rsidRPr="00CF42A6" w:rsidRDefault="005F380D" w:rsidP="00A04960">
            <w:pPr>
              <w:pStyle w:val="TableBody"/>
              <w:jc w:val="center"/>
              <w:rPr>
                <w:rFonts w:cs="Arial"/>
              </w:rPr>
            </w:pPr>
            <w:r>
              <w:rPr>
                <w:rFonts w:cs="Arial"/>
              </w:rPr>
              <w:t>J. Sitter</w:t>
            </w:r>
          </w:p>
        </w:tc>
        <w:tc>
          <w:tcPr>
            <w:tcW w:w="1260" w:type="dxa"/>
            <w:vAlign w:val="center"/>
          </w:tcPr>
          <w:p w14:paraId="58C2CFA5" w14:textId="77777777" w:rsidR="005F380D" w:rsidRPr="00CF42A6" w:rsidRDefault="005F380D" w:rsidP="00A04960">
            <w:pPr>
              <w:pStyle w:val="TableBody"/>
              <w:jc w:val="center"/>
              <w:rPr>
                <w:rFonts w:cs="Arial"/>
              </w:rPr>
            </w:pPr>
            <w:r>
              <w:rPr>
                <w:rFonts w:cs="Arial"/>
              </w:rPr>
              <w:t>Dirk F.</w:t>
            </w:r>
          </w:p>
        </w:tc>
        <w:tc>
          <w:tcPr>
            <w:tcW w:w="1033" w:type="dxa"/>
            <w:vAlign w:val="center"/>
          </w:tcPr>
          <w:p w14:paraId="44A4D338" w14:textId="77777777" w:rsidR="005F380D" w:rsidRPr="00CF42A6" w:rsidRDefault="005F380D" w:rsidP="00A04960">
            <w:pPr>
              <w:pStyle w:val="TableBody"/>
              <w:jc w:val="center"/>
              <w:rPr>
                <w:rFonts w:cs="Arial"/>
              </w:rPr>
            </w:pPr>
            <w:r>
              <w:rPr>
                <w:rFonts w:cs="Arial"/>
              </w:rPr>
              <w:t>Ali M.</w:t>
            </w:r>
          </w:p>
        </w:tc>
        <w:tc>
          <w:tcPr>
            <w:tcW w:w="851" w:type="dxa"/>
            <w:vAlign w:val="center"/>
          </w:tcPr>
          <w:p w14:paraId="0247E2DD" w14:textId="77777777" w:rsidR="005F380D" w:rsidRPr="00CF42A6" w:rsidRDefault="005F380D" w:rsidP="00A04960">
            <w:pPr>
              <w:pStyle w:val="TableBody"/>
              <w:jc w:val="center"/>
              <w:rPr>
                <w:rFonts w:cs="Arial"/>
              </w:rPr>
            </w:pPr>
            <w:r>
              <w:rPr>
                <w:rFonts w:cs="Arial"/>
              </w:rPr>
              <w:t>Rismal A.</w:t>
            </w:r>
          </w:p>
        </w:tc>
        <w:tc>
          <w:tcPr>
            <w:tcW w:w="850" w:type="dxa"/>
            <w:vAlign w:val="center"/>
          </w:tcPr>
          <w:p w14:paraId="1AD6F1C2" w14:textId="77777777" w:rsidR="005F380D" w:rsidRPr="00CF42A6" w:rsidRDefault="005F380D" w:rsidP="00A04960">
            <w:pPr>
              <w:pStyle w:val="TableBody"/>
              <w:jc w:val="center"/>
              <w:rPr>
                <w:rFonts w:cs="Arial"/>
              </w:rPr>
            </w:pPr>
            <w:r>
              <w:rPr>
                <w:rFonts w:cs="Arial"/>
              </w:rPr>
              <w:t>Mark P.</w:t>
            </w:r>
          </w:p>
        </w:tc>
      </w:tr>
      <w:tr w:rsidR="005F380D" w:rsidRPr="00CF42A6" w14:paraId="531E11D9" w14:textId="77777777" w:rsidTr="00ED1D8A">
        <w:trPr>
          <w:trHeight w:val="300"/>
        </w:trPr>
        <w:tc>
          <w:tcPr>
            <w:tcW w:w="674" w:type="dxa"/>
            <w:vAlign w:val="center"/>
          </w:tcPr>
          <w:p w14:paraId="4020CE3C" w14:textId="77777777" w:rsidR="005F380D" w:rsidRPr="00CF42A6" w:rsidRDefault="005F380D" w:rsidP="00A04960">
            <w:pPr>
              <w:pStyle w:val="TableBody"/>
              <w:jc w:val="center"/>
              <w:rPr>
                <w:rFonts w:cs="Arial"/>
              </w:rPr>
            </w:pPr>
            <w:r>
              <w:rPr>
                <w:rFonts w:cs="Arial"/>
              </w:rPr>
              <w:t>1</w:t>
            </w:r>
          </w:p>
        </w:tc>
        <w:tc>
          <w:tcPr>
            <w:tcW w:w="710" w:type="dxa"/>
            <w:vAlign w:val="center"/>
          </w:tcPr>
          <w:p w14:paraId="4594B6ED" w14:textId="77777777" w:rsidR="005F380D" w:rsidRPr="00CF42A6" w:rsidRDefault="005F380D" w:rsidP="00A04960">
            <w:pPr>
              <w:pStyle w:val="TableBody"/>
              <w:jc w:val="center"/>
              <w:rPr>
                <w:rFonts w:cs="Arial"/>
              </w:rPr>
            </w:pPr>
            <w:r>
              <w:rPr>
                <w:rFonts w:cs="Arial"/>
              </w:rPr>
              <w:t>IFU</w:t>
            </w:r>
          </w:p>
        </w:tc>
        <w:tc>
          <w:tcPr>
            <w:tcW w:w="992" w:type="dxa"/>
            <w:vAlign w:val="center"/>
          </w:tcPr>
          <w:p w14:paraId="753A87D9" w14:textId="77777777" w:rsidR="005F380D" w:rsidRPr="00CF42A6" w:rsidRDefault="005F380D" w:rsidP="00A04960">
            <w:pPr>
              <w:pStyle w:val="TableBody"/>
              <w:jc w:val="center"/>
              <w:rPr>
                <w:rFonts w:cs="Arial"/>
              </w:rPr>
            </w:pPr>
            <w:r>
              <w:rPr>
                <w:rFonts w:cs="Arial"/>
              </w:rPr>
              <w:t>Dec 12, 2013</w:t>
            </w:r>
          </w:p>
        </w:tc>
        <w:tc>
          <w:tcPr>
            <w:tcW w:w="1759" w:type="dxa"/>
            <w:vAlign w:val="center"/>
          </w:tcPr>
          <w:p w14:paraId="617A834B" w14:textId="77777777" w:rsidR="005F380D" w:rsidRPr="00CF42A6" w:rsidRDefault="005F380D" w:rsidP="00A04960">
            <w:pPr>
              <w:pStyle w:val="TableBody"/>
              <w:jc w:val="center"/>
              <w:rPr>
                <w:rFonts w:cs="Arial"/>
              </w:rPr>
            </w:pPr>
            <w:r>
              <w:rPr>
                <w:rFonts w:cs="Arial"/>
              </w:rPr>
              <w:t>Issued for Use</w:t>
            </w:r>
          </w:p>
        </w:tc>
        <w:tc>
          <w:tcPr>
            <w:tcW w:w="1193" w:type="dxa"/>
            <w:vAlign w:val="center"/>
          </w:tcPr>
          <w:p w14:paraId="340BD101" w14:textId="77777777" w:rsidR="005F380D" w:rsidRPr="00CF42A6" w:rsidRDefault="005F380D" w:rsidP="00A04960">
            <w:pPr>
              <w:pStyle w:val="TableBody"/>
              <w:jc w:val="center"/>
              <w:rPr>
                <w:rFonts w:cs="Arial"/>
              </w:rPr>
            </w:pPr>
            <w:r>
              <w:rPr>
                <w:rFonts w:cs="Arial"/>
              </w:rPr>
              <w:t>Tri L.</w:t>
            </w:r>
          </w:p>
        </w:tc>
        <w:tc>
          <w:tcPr>
            <w:tcW w:w="1260" w:type="dxa"/>
            <w:vAlign w:val="center"/>
          </w:tcPr>
          <w:p w14:paraId="445DD766" w14:textId="77777777" w:rsidR="005F380D" w:rsidRPr="00CF42A6" w:rsidRDefault="005F380D" w:rsidP="00A04960">
            <w:pPr>
              <w:pStyle w:val="TableBody"/>
              <w:jc w:val="center"/>
              <w:rPr>
                <w:rFonts w:cs="Arial"/>
              </w:rPr>
            </w:pPr>
            <w:r>
              <w:rPr>
                <w:rFonts w:cs="Arial"/>
              </w:rPr>
              <w:t>John V.</w:t>
            </w:r>
          </w:p>
        </w:tc>
        <w:tc>
          <w:tcPr>
            <w:tcW w:w="1033" w:type="dxa"/>
            <w:vAlign w:val="center"/>
          </w:tcPr>
          <w:p w14:paraId="5F1D3B32" w14:textId="77777777" w:rsidR="005F380D" w:rsidRPr="00CF42A6" w:rsidRDefault="005F380D" w:rsidP="00A04960">
            <w:pPr>
              <w:pStyle w:val="TableBody"/>
              <w:jc w:val="center"/>
              <w:rPr>
                <w:rFonts w:cs="Arial"/>
              </w:rPr>
            </w:pPr>
            <w:r>
              <w:rPr>
                <w:rFonts w:cs="Arial"/>
              </w:rPr>
              <w:t>Ali M.</w:t>
            </w:r>
          </w:p>
        </w:tc>
        <w:tc>
          <w:tcPr>
            <w:tcW w:w="851" w:type="dxa"/>
            <w:vAlign w:val="center"/>
          </w:tcPr>
          <w:p w14:paraId="7F74D084" w14:textId="77777777" w:rsidR="005F380D" w:rsidRPr="00CF42A6" w:rsidRDefault="005F380D" w:rsidP="00A04960">
            <w:pPr>
              <w:pStyle w:val="TableBody"/>
              <w:jc w:val="center"/>
              <w:rPr>
                <w:rFonts w:cs="Arial"/>
              </w:rPr>
            </w:pPr>
            <w:r>
              <w:rPr>
                <w:rFonts w:cs="Arial"/>
              </w:rPr>
              <w:t>Tim W.</w:t>
            </w:r>
          </w:p>
        </w:tc>
        <w:tc>
          <w:tcPr>
            <w:tcW w:w="850" w:type="dxa"/>
            <w:vAlign w:val="center"/>
          </w:tcPr>
          <w:p w14:paraId="3F70529C" w14:textId="77777777" w:rsidR="005F380D" w:rsidRPr="00CF42A6" w:rsidRDefault="005F380D" w:rsidP="00A04960">
            <w:pPr>
              <w:pStyle w:val="TableBody"/>
              <w:jc w:val="center"/>
              <w:rPr>
                <w:rFonts w:cs="Arial"/>
              </w:rPr>
            </w:pPr>
            <w:r>
              <w:rPr>
                <w:rFonts w:cs="Arial"/>
              </w:rPr>
              <w:t>Taufik A.</w:t>
            </w:r>
          </w:p>
        </w:tc>
      </w:tr>
      <w:tr w:rsidR="005F380D" w:rsidRPr="00CF42A6" w14:paraId="63443471" w14:textId="77777777" w:rsidTr="00ED1D8A">
        <w:trPr>
          <w:trHeight w:val="300"/>
        </w:trPr>
        <w:tc>
          <w:tcPr>
            <w:tcW w:w="674" w:type="dxa"/>
            <w:vMerge w:val="restart"/>
            <w:vAlign w:val="center"/>
          </w:tcPr>
          <w:p w14:paraId="439F903E" w14:textId="77777777" w:rsidR="005F380D" w:rsidRPr="00CF42A6" w:rsidRDefault="005F380D" w:rsidP="00A04960">
            <w:pPr>
              <w:pStyle w:val="TableBody"/>
              <w:jc w:val="center"/>
              <w:rPr>
                <w:rFonts w:cs="Arial"/>
              </w:rPr>
            </w:pPr>
            <w:r>
              <w:rPr>
                <w:rFonts w:cs="Arial"/>
              </w:rPr>
              <w:t>Rev</w:t>
            </w:r>
          </w:p>
        </w:tc>
        <w:tc>
          <w:tcPr>
            <w:tcW w:w="710" w:type="dxa"/>
            <w:vMerge w:val="restart"/>
            <w:vAlign w:val="center"/>
          </w:tcPr>
          <w:p w14:paraId="5B6D6F44" w14:textId="77777777" w:rsidR="005F380D" w:rsidRPr="00CF42A6" w:rsidRDefault="005F380D" w:rsidP="00A04960">
            <w:pPr>
              <w:pStyle w:val="TableBody"/>
              <w:jc w:val="center"/>
              <w:rPr>
                <w:rFonts w:cs="Arial"/>
              </w:rPr>
            </w:pPr>
            <w:r>
              <w:rPr>
                <w:rFonts w:cs="Arial"/>
              </w:rPr>
              <w:t>Status</w:t>
            </w:r>
          </w:p>
        </w:tc>
        <w:tc>
          <w:tcPr>
            <w:tcW w:w="992" w:type="dxa"/>
            <w:vMerge w:val="restart"/>
            <w:vAlign w:val="center"/>
          </w:tcPr>
          <w:p w14:paraId="10526E41" w14:textId="77777777" w:rsidR="005F380D" w:rsidRPr="00CF42A6" w:rsidRDefault="005F380D" w:rsidP="00A04960">
            <w:pPr>
              <w:pStyle w:val="TableBody"/>
              <w:jc w:val="center"/>
              <w:rPr>
                <w:rFonts w:cs="Arial"/>
              </w:rPr>
            </w:pPr>
            <w:r>
              <w:rPr>
                <w:rFonts w:cs="Arial"/>
              </w:rPr>
              <w:t>Issue Date</w:t>
            </w:r>
          </w:p>
        </w:tc>
        <w:tc>
          <w:tcPr>
            <w:tcW w:w="1759" w:type="dxa"/>
            <w:vMerge w:val="restart"/>
            <w:vAlign w:val="center"/>
          </w:tcPr>
          <w:p w14:paraId="455C7254" w14:textId="77777777" w:rsidR="005F380D" w:rsidRPr="00CF42A6" w:rsidRDefault="005F380D" w:rsidP="00A04960">
            <w:pPr>
              <w:pStyle w:val="TableBody"/>
              <w:jc w:val="center"/>
              <w:rPr>
                <w:rFonts w:cs="Arial"/>
              </w:rPr>
            </w:pPr>
            <w:r>
              <w:rPr>
                <w:rFonts w:cs="Arial"/>
              </w:rPr>
              <w:t>Reason for Issue</w:t>
            </w:r>
          </w:p>
        </w:tc>
        <w:tc>
          <w:tcPr>
            <w:tcW w:w="1193" w:type="dxa"/>
            <w:vMerge w:val="restart"/>
            <w:vAlign w:val="center"/>
          </w:tcPr>
          <w:p w14:paraId="069ADBA2" w14:textId="77777777" w:rsidR="005F380D" w:rsidRPr="00CF42A6" w:rsidRDefault="005F380D" w:rsidP="00A04960">
            <w:pPr>
              <w:pStyle w:val="TableBody"/>
              <w:jc w:val="center"/>
              <w:rPr>
                <w:rFonts w:cs="Arial"/>
              </w:rPr>
            </w:pPr>
            <w:r>
              <w:rPr>
                <w:rFonts w:cs="Arial"/>
              </w:rPr>
              <w:t>Prepared</w:t>
            </w:r>
          </w:p>
        </w:tc>
        <w:tc>
          <w:tcPr>
            <w:tcW w:w="1260" w:type="dxa"/>
            <w:vMerge w:val="restart"/>
            <w:vAlign w:val="center"/>
          </w:tcPr>
          <w:p w14:paraId="7DE88487" w14:textId="77777777" w:rsidR="005F380D" w:rsidRPr="00CF42A6" w:rsidRDefault="005F380D" w:rsidP="00A04960">
            <w:pPr>
              <w:pStyle w:val="TableBody"/>
              <w:jc w:val="center"/>
              <w:rPr>
                <w:rFonts w:cs="Arial"/>
              </w:rPr>
            </w:pPr>
            <w:r>
              <w:rPr>
                <w:rFonts w:cs="Arial"/>
              </w:rPr>
              <w:t>Checked</w:t>
            </w:r>
          </w:p>
        </w:tc>
        <w:tc>
          <w:tcPr>
            <w:tcW w:w="1033" w:type="dxa"/>
            <w:vAlign w:val="center"/>
          </w:tcPr>
          <w:p w14:paraId="5C313577" w14:textId="77777777" w:rsidR="005F380D" w:rsidRPr="00CF42A6" w:rsidRDefault="005F380D" w:rsidP="00A04960">
            <w:pPr>
              <w:pStyle w:val="TableBody"/>
              <w:jc w:val="center"/>
              <w:rPr>
                <w:rFonts w:cs="Arial"/>
              </w:rPr>
            </w:pPr>
            <w:r>
              <w:rPr>
                <w:rFonts w:cs="Arial"/>
              </w:rPr>
              <w:t>Information Owner</w:t>
            </w:r>
          </w:p>
        </w:tc>
        <w:tc>
          <w:tcPr>
            <w:tcW w:w="851" w:type="dxa"/>
            <w:vAlign w:val="center"/>
          </w:tcPr>
          <w:p w14:paraId="66DCEAF9" w14:textId="77777777" w:rsidR="005F380D" w:rsidRPr="00CF42A6" w:rsidRDefault="005F380D" w:rsidP="00A04960">
            <w:pPr>
              <w:pStyle w:val="TableBody"/>
              <w:jc w:val="center"/>
              <w:rPr>
                <w:rFonts w:cs="Arial"/>
              </w:rPr>
            </w:pPr>
            <w:r>
              <w:rPr>
                <w:rFonts w:cs="Arial"/>
              </w:rPr>
              <w:t>Sr. Manager</w:t>
            </w:r>
          </w:p>
        </w:tc>
        <w:tc>
          <w:tcPr>
            <w:tcW w:w="850" w:type="dxa"/>
            <w:vAlign w:val="center"/>
          </w:tcPr>
          <w:p w14:paraId="442F3D01" w14:textId="77777777" w:rsidR="005F380D" w:rsidRPr="00CF42A6" w:rsidRDefault="005F380D" w:rsidP="00A04960">
            <w:pPr>
              <w:pStyle w:val="TableBody"/>
              <w:jc w:val="center"/>
              <w:rPr>
                <w:rFonts w:cs="Arial"/>
              </w:rPr>
            </w:pPr>
            <w:r>
              <w:rPr>
                <w:rFonts w:cs="Arial"/>
              </w:rPr>
              <w:t>SVP</w:t>
            </w:r>
          </w:p>
        </w:tc>
      </w:tr>
      <w:tr w:rsidR="005F380D" w:rsidRPr="00CF42A6" w14:paraId="5173C269" w14:textId="77777777" w:rsidTr="00ED1D8A">
        <w:trPr>
          <w:trHeight w:val="300"/>
        </w:trPr>
        <w:tc>
          <w:tcPr>
            <w:tcW w:w="674" w:type="dxa"/>
            <w:vMerge/>
            <w:vAlign w:val="center"/>
          </w:tcPr>
          <w:p w14:paraId="4A9CAE2A" w14:textId="77777777" w:rsidR="005F380D" w:rsidRPr="00CF42A6" w:rsidRDefault="005F380D" w:rsidP="00A04960">
            <w:pPr>
              <w:pStyle w:val="TableBody"/>
              <w:jc w:val="center"/>
              <w:rPr>
                <w:rFonts w:cs="Arial"/>
              </w:rPr>
            </w:pPr>
          </w:p>
        </w:tc>
        <w:tc>
          <w:tcPr>
            <w:tcW w:w="710" w:type="dxa"/>
            <w:vMerge/>
            <w:vAlign w:val="center"/>
          </w:tcPr>
          <w:p w14:paraId="77D2564C" w14:textId="77777777" w:rsidR="005F380D" w:rsidRPr="00CF42A6" w:rsidRDefault="005F380D" w:rsidP="00A04960">
            <w:pPr>
              <w:pStyle w:val="TableBody"/>
              <w:jc w:val="center"/>
              <w:rPr>
                <w:rFonts w:cs="Arial"/>
              </w:rPr>
            </w:pPr>
          </w:p>
        </w:tc>
        <w:tc>
          <w:tcPr>
            <w:tcW w:w="992" w:type="dxa"/>
            <w:vMerge/>
            <w:vAlign w:val="center"/>
          </w:tcPr>
          <w:p w14:paraId="5B45A808" w14:textId="77777777" w:rsidR="005F380D" w:rsidRPr="00CF42A6" w:rsidRDefault="005F380D" w:rsidP="00A04960">
            <w:pPr>
              <w:pStyle w:val="TableBody"/>
              <w:jc w:val="center"/>
              <w:rPr>
                <w:rFonts w:cs="Arial"/>
              </w:rPr>
            </w:pPr>
          </w:p>
        </w:tc>
        <w:tc>
          <w:tcPr>
            <w:tcW w:w="1759" w:type="dxa"/>
            <w:vMerge/>
            <w:vAlign w:val="center"/>
          </w:tcPr>
          <w:p w14:paraId="1A4C0FA7" w14:textId="77777777" w:rsidR="005F380D" w:rsidRPr="00CF42A6" w:rsidRDefault="005F380D" w:rsidP="00A04960">
            <w:pPr>
              <w:pStyle w:val="TableBody"/>
              <w:jc w:val="center"/>
              <w:rPr>
                <w:rFonts w:cs="Arial"/>
              </w:rPr>
            </w:pPr>
          </w:p>
        </w:tc>
        <w:tc>
          <w:tcPr>
            <w:tcW w:w="1193" w:type="dxa"/>
            <w:vMerge/>
            <w:vAlign w:val="center"/>
          </w:tcPr>
          <w:p w14:paraId="73013DDA" w14:textId="77777777" w:rsidR="005F380D" w:rsidRPr="00CF42A6" w:rsidRDefault="005F380D" w:rsidP="00A04960">
            <w:pPr>
              <w:pStyle w:val="TableBody"/>
              <w:jc w:val="center"/>
              <w:rPr>
                <w:rFonts w:cs="Arial"/>
              </w:rPr>
            </w:pPr>
          </w:p>
        </w:tc>
        <w:tc>
          <w:tcPr>
            <w:tcW w:w="1260" w:type="dxa"/>
            <w:vMerge/>
            <w:vAlign w:val="center"/>
          </w:tcPr>
          <w:p w14:paraId="11AEB947" w14:textId="77777777" w:rsidR="005F380D" w:rsidRPr="00CF42A6" w:rsidRDefault="005F380D" w:rsidP="00A04960">
            <w:pPr>
              <w:pStyle w:val="TableBody"/>
              <w:jc w:val="center"/>
              <w:rPr>
                <w:rFonts w:cs="Arial"/>
              </w:rPr>
            </w:pPr>
          </w:p>
        </w:tc>
        <w:tc>
          <w:tcPr>
            <w:tcW w:w="2734" w:type="dxa"/>
            <w:gridSpan w:val="3"/>
            <w:vAlign w:val="center"/>
          </w:tcPr>
          <w:p w14:paraId="77068D9D" w14:textId="77777777" w:rsidR="005F380D" w:rsidRPr="00CF42A6" w:rsidRDefault="005F380D" w:rsidP="00A04960">
            <w:pPr>
              <w:pStyle w:val="TableBody"/>
              <w:jc w:val="center"/>
              <w:rPr>
                <w:rFonts w:cs="Arial"/>
              </w:rPr>
            </w:pPr>
            <w:r>
              <w:rPr>
                <w:rFonts w:cs="Arial"/>
              </w:rPr>
              <w:t>Approvals</w:t>
            </w:r>
          </w:p>
        </w:tc>
      </w:tr>
    </w:tbl>
    <w:p w14:paraId="02DF7F0F" w14:textId="0078CF03" w:rsidR="00F6184E" w:rsidRPr="00ED1D8A" w:rsidRDefault="00880E3D" w:rsidP="005F380D">
      <w:pPr>
        <w:spacing w:line="360" w:lineRule="auto"/>
        <w:rPr>
          <w:rFonts w:cs="Arial"/>
          <w:sz w:val="24"/>
        </w:rPr>
      </w:pPr>
      <w:r>
        <w:rPr>
          <w:rFonts w:cs="Arial"/>
          <w:sz w:val="24"/>
        </w:rPr>
        <w:tab/>
        <w:tab/>
        <w:tab/>
        <w:tab/>
        <w:tab/>
        <w:tab/>
        <w:tab/>
        <w:tab/>
        <w:tab/>
        <w:t xml:space="preserve">   </w:t>
      </w:r>
    </w:p>
    <w:p w14:paraId="217E063D" w14:textId="77777777" w:rsidR="00355A32" w:rsidRPr="00CF42A6" w:rsidRDefault="00355A32" w:rsidP="00BD290E">
      <w:pPr>
        <w:spacing w:line="360" w:lineRule="auto"/>
        <w:jc w:val="center"/>
        <w:rPr>
          <w:rFonts w:cs="Arial"/>
        </w:rPr>
      </w:pPr>
      <w:r>
        <w:rPr>
          <w:rFonts w:cs="Arial"/>
        </w:rPr>
        <w:t>Printed initials in the approval boxes confirm that the document has been signed.</w:t>
      </w:r>
    </w:p>
    <w:p w14:paraId="217E063E" w14:textId="77777777" w:rsidR="00355A32" w:rsidRPr="00CF42A6" w:rsidRDefault="00355A32" w:rsidP="00BD290E">
      <w:pPr>
        <w:spacing w:line="360" w:lineRule="auto"/>
        <w:jc w:val="center"/>
        <w:rPr>
          <w:rFonts w:cs="Arial"/>
        </w:rPr>
      </w:pPr>
      <w:r>
        <w:rPr>
          <w:rFonts w:cs="Arial"/>
        </w:rPr>
        <w:t>The originals are held within Document Management.</w:t>
      </w:r>
    </w:p>
    <w:p w14:paraId="217E063F" w14:textId="2DE1D15F" w:rsidR="00355A32" w:rsidRPr="00ED1D8A" w:rsidRDefault="00355A32" w:rsidP="00BD290E">
      <w:pPr>
        <w:spacing w:line="360" w:lineRule="auto"/>
        <w:rPr>
          <w:rFonts w:cs="Arial"/>
        </w:rPr>
        <w:sectPr w:rsidR="00355A32" w:rsidRPr="00ED1D8A" w:rsidSect="005F380D">
          <w:headerReference w:type="default" r:id="rId12"/>
          <w:footerReference w:type="default" r:id="rId13"/>
          <w:pgSz w:w="11907" w:h="16840" w:code="9"/>
          <w:pgMar w:top="1440" w:right="1287" w:bottom="1079" w:left="1440" w:header="720" w:footer="388" w:gutter="0"/>
          <w:cols w:space="720"/>
          <w:docGrid w:linePitch="360"/>
        </w:sectPr>
      </w:pPr>
    </w:p>
    <w:tbl>
      <w:tblPr>
        <w:tblpPr w:leftFromText="187" w:rightFromText="187" w:vertAnchor="page" w:horzAnchor="margin" w:tblpY="1585"/>
        <w:tblW w:w="93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01"/>
        <w:gridCol w:w="1560"/>
        <w:gridCol w:w="3402"/>
        <w:gridCol w:w="2697"/>
      </w:tblGrid>
      <w:tr w:rsidR="00D125B8" w:rsidRPr="00CF42A6" w14:paraId="674D356A" w14:textId="77777777" w:rsidTr="00A04960">
        <w:trPr>
          <w:trHeight w:val="1608"/>
        </w:trPr>
        <w:tc>
          <w:tcPr>
            <w:tcW w:w="3261" w:type="dxa"/>
            <w:gridSpan w:val="2"/>
          </w:tcPr>
          <w:p w14:paraId="54ADFDB4" w14:textId="77777777" w:rsidR="00D125B8" w:rsidRPr="00ED1D8A" w:rsidRDefault="00D125B8" w:rsidP="00BD290E">
            <w:pPr>
              <w:spacing w:line="360" w:lineRule="auto"/>
              <w:rPr>
                <w:rFonts w:cs="Arial"/>
              </w:rPr>
            </w:pPr>
          </w:p>
          <w:p w14:paraId="31EABDF4" w14:textId="3BFB5075" w:rsidR="00D125B8" w:rsidRPr="00ED1D8A" w:rsidRDefault="00D125B8" w:rsidP="00BD290E">
            <w:pPr>
              <w:spacing w:line="360" w:lineRule="auto"/>
              <w:rPr>
                <w:rFonts w:cs="Arial"/>
              </w:rPr>
            </w:pPr>
            <w:r>
              <w:rPr>
                <w:rFonts w:cs="Arial"/>
                <w:noProof/>
              </w:rPr>
              <w:drawing>
                <wp:inline distT="0" distB="0" distL="0" distR="0" wp14:anchorId="56A02548" wp14:editId="3DD30138">
                  <wp:extent cx="1287780" cy="876300"/>
                  <wp:effectExtent l="0" t="0" r="0" b="0"/>
                  <wp:docPr id="6" name="Picture 6" descr="A blue circle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circle with black text  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87780" cy="876300"/>
                          </a:xfrm>
                          <a:prstGeom prst="rect">
                            <a:avLst/>
                          </a:prstGeom>
                          <a:noFill/>
                        </pic:spPr>
                      </pic:pic>
                    </a:graphicData>
                  </a:graphic>
                </wp:inline>
              </w:drawing>
            </w:r>
          </w:p>
        </w:tc>
        <w:tc>
          <w:tcPr>
            <w:tcW w:w="3402" w:type="dxa"/>
            <w:vAlign w:val="center"/>
          </w:tcPr>
          <w:p w14:paraId="15861222" w14:textId="77777777" w:rsidR="00D125B8" w:rsidRPr="00ED1D8A" w:rsidRDefault="00D125B8" w:rsidP="00BD290E">
            <w:pPr>
              <w:pStyle w:val="Header"/>
              <w:spacing w:line="360" w:lineRule="auto"/>
              <w:jc w:val="center"/>
              <w:rPr>
                <w:rFonts w:cs="Arial"/>
                <w:b/>
                <w:sz w:val="28"/>
                <w:szCs w:val="28"/>
              </w:rPr>
            </w:pPr>
            <w:r>
              <w:rPr>
                <w:rFonts w:cs="Arial"/>
                <w:b/>
                <w:sz w:val="28"/>
                <w:szCs w:val="28"/>
              </w:rPr>
              <w:t>Revision Sheet</w:t>
            </w:r>
          </w:p>
        </w:tc>
        <w:tc>
          <w:tcPr>
            <w:tcW w:w="2697" w:type="dxa"/>
          </w:tcPr>
          <w:p w14:paraId="537269AF" w14:textId="77777777" w:rsidR="00D125B8" w:rsidRPr="00ED1D8A" w:rsidRDefault="00D125B8" w:rsidP="00BD290E">
            <w:pPr>
              <w:pStyle w:val="Header"/>
              <w:spacing w:line="360" w:lineRule="auto"/>
              <w:rPr>
                <w:rFonts w:cs="Arial"/>
              </w:rPr>
            </w:pPr>
          </w:p>
        </w:tc>
      </w:tr>
      <w:tr w:rsidR="00D125B8" w:rsidRPr="00CF42A6" w14:paraId="31305C7A" w14:textId="77777777" w:rsidTr="00A04960">
        <w:tblPrEx>
          <w:tblBorders>
            <w:insideH w:val="single" w:sz="4" w:space="0" w:color="auto"/>
            <w:insideV w:val="single" w:sz="4" w:space="0" w:color="auto"/>
          </w:tblBorders>
        </w:tblPrEx>
        <w:trPr>
          <w:trHeight w:val="360"/>
        </w:trPr>
        <w:tc>
          <w:tcPr>
            <w:tcW w:w="1701" w:type="dxa"/>
            <w:vAlign w:val="center"/>
          </w:tcPr>
          <w:p w14:paraId="1807115B" w14:textId="77777777" w:rsidR="00D125B8" w:rsidRPr="00CF42A6" w:rsidRDefault="00D125B8" w:rsidP="00BD290E">
            <w:pPr>
              <w:spacing w:line="360" w:lineRule="auto"/>
              <w:jc w:val="center"/>
              <w:rPr>
                <w:rFonts w:cs="Arial"/>
                <w:szCs w:val="22"/>
              </w:rPr>
            </w:pPr>
            <w:r>
              <w:rPr>
                <w:rFonts w:cs="Arial"/>
                <w:szCs w:val="22"/>
              </w:rPr>
              <w:t>REVISION</w:t>
            </w:r>
          </w:p>
        </w:tc>
        <w:tc>
          <w:tcPr>
            <w:tcW w:w="1560" w:type="dxa"/>
            <w:vAlign w:val="center"/>
          </w:tcPr>
          <w:p w14:paraId="62318E79" w14:textId="77777777" w:rsidR="00D125B8" w:rsidRPr="00CF42A6" w:rsidRDefault="00D125B8" w:rsidP="00BD290E">
            <w:pPr>
              <w:spacing w:line="360" w:lineRule="auto"/>
              <w:jc w:val="center"/>
              <w:rPr>
                <w:rFonts w:cs="Arial"/>
                <w:szCs w:val="22"/>
              </w:rPr>
            </w:pPr>
            <w:r>
              <w:rPr>
                <w:rFonts w:cs="Arial"/>
                <w:szCs w:val="22"/>
              </w:rPr>
              <w:t>DATE</w:t>
            </w:r>
          </w:p>
        </w:tc>
        <w:tc>
          <w:tcPr>
            <w:tcW w:w="6099" w:type="dxa"/>
            <w:gridSpan w:val="2"/>
            <w:vAlign w:val="center"/>
          </w:tcPr>
          <w:p w14:paraId="22339D90" w14:textId="77777777" w:rsidR="00D125B8" w:rsidRPr="00CF42A6" w:rsidRDefault="00D125B8" w:rsidP="00BD290E">
            <w:pPr>
              <w:spacing w:line="360" w:lineRule="auto"/>
              <w:jc w:val="center"/>
              <w:rPr>
                <w:rFonts w:cs="Arial"/>
                <w:szCs w:val="22"/>
              </w:rPr>
            </w:pPr>
            <w:r>
              <w:rPr>
                <w:rFonts w:cs="Arial"/>
                <w:szCs w:val="22"/>
              </w:rPr>
              <w:t>DESCRIPTION OF CHANGE</w:t>
            </w:r>
          </w:p>
        </w:tc>
      </w:tr>
      <w:tr w:rsidR="00D125B8" w:rsidRPr="00CF42A6" w14:paraId="318AC72D" w14:textId="77777777" w:rsidTr="00A04960">
        <w:tblPrEx>
          <w:tblBorders>
            <w:insideH w:val="single" w:sz="4" w:space="0" w:color="auto"/>
            <w:insideV w:val="single" w:sz="4" w:space="0" w:color="auto"/>
          </w:tblBorders>
        </w:tblPrEx>
        <w:trPr>
          <w:trHeight w:val="360"/>
        </w:trPr>
        <w:tc>
          <w:tcPr>
            <w:tcW w:w="1701" w:type="dxa"/>
            <w:vAlign w:val="center"/>
          </w:tcPr>
          <w:p w14:paraId="275892E2" w14:textId="77777777" w:rsidR="00D125B8" w:rsidRPr="00CF42A6" w:rsidRDefault="00D125B8" w:rsidP="00BD290E">
            <w:pPr>
              <w:spacing w:line="360" w:lineRule="auto"/>
              <w:jc w:val="center"/>
              <w:rPr>
                <w:rFonts w:cs="Arial"/>
                <w:sz w:val="18"/>
                <w:szCs w:val="18"/>
              </w:rPr>
            </w:pPr>
            <w:r>
              <w:rPr>
                <w:rFonts w:cs="Arial"/>
                <w:sz w:val="18"/>
                <w:szCs w:val="18"/>
              </w:rPr>
              <w:t>1</w:t>
            </w:r>
          </w:p>
        </w:tc>
        <w:tc>
          <w:tcPr>
            <w:tcW w:w="1560" w:type="dxa"/>
            <w:vAlign w:val="center"/>
          </w:tcPr>
          <w:p w14:paraId="0C07A46C" w14:textId="3B508113" w:rsidR="00D125B8" w:rsidRPr="00CF42A6" w:rsidRDefault="005F380D" w:rsidP="00BD290E">
            <w:pPr>
              <w:spacing w:line="360" w:lineRule="auto"/>
              <w:jc w:val="center"/>
              <w:rPr>
                <w:rFonts w:cs="Arial"/>
                <w:sz w:val="18"/>
                <w:szCs w:val="18"/>
              </w:rPr>
            </w:pPr>
            <w:r>
              <w:rPr>
                <w:rFonts w:cs="Arial"/>
                <w:sz w:val="18"/>
                <w:szCs w:val="18"/>
              </w:rPr>
              <w:t>12 December 2013</w:t>
            </w:r>
          </w:p>
        </w:tc>
        <w:tc>
          <w:tcPr>
            <w:tcW w:w="6099" w:type="dxa"/>
            <w:gridSpan w:val="2"/>
            <w:vAlign w:val="center"/>
          </w:tcPr>
          <w:p w14:paraId="1C3B7F2E" w14:textId="6E6CC2EE" w:rsidR="00D125B8" w:rsidRPr="00CF42A6" w:rsidRDefault="005F380D" w:rsidP="003D60B3">
            <w:pPr>
              <w:spacing w:line="360" w:lineRule="auto"/>
              <w:rPr>
                <w:rFonts w:cs="Arial"/>
                <w:sz w:val="18"/>
                <w:szCs w:val="18"/>
              </w:rPr>
            </w:pPr>
            <w:r>
              <w:rPr>
                <w:rFonts w:cs="Arial"/>
                <w:sz w:val="18"/>
                <w:szCs w:val="18"/>
              </w:rPr>
              <w:t>Issued for Use</w:t>
            </w:r>
          </w:p>
        </w:tc>
      </w:tr>
      <w:tr w:rsidR="005F380D" w:rsidRPr="00CF42A6" w14:paraId="3BE54BEE" w14:textId="77777777" w:rsidTr="00A04960">
        <w:tblPrEx>
          <w:tblBorders>
            <w:insideH w:val="single" w:sz="4" w:space="0" w:color="auto"/>
            <w:insideV w:val="single" w:sz="4" w:space="0" w:color="auto"/>
          </w:tblBorders>
        </w:tblPrEx>
        <w:trPr>
          <w:trHeight w:val="360"/>
        </w:trPr>
        <w:tc>
          <w:tcPr>
            <w:tcW w:w="1701" w:type="dxa"/>
            <w:vAlign w:val="center"/>
          </w:tcPr>
          <w:p w14:paraId="1E78B17D" w14:textId="669EC3F9" w:rsidR="005F380D" w:rsidRPr="00CF42A6" w:rsidRDefault="005F380D" w:rsidP="00BD290E">
            <w:pPr>
              <w:spacing w:line="360" w:lineRule="auto"/>
              <w:jc w:val="center"/>
              <w:rPr>
                <w:rFonts w:cs="Arial"/>
                <w:sz w:val="18"/>
                <w:szCs w:val="18"/>
              </w:rPr>
            </w:pPr>
            <w:r>
              <w:rPr>
                <w:rFonts w:cs="Arial"/>
                <w:sz w:val="18"/>
                <w:szCs w:val="18"/>
              </w:rPr>
              <w:t>2</w:t>
            </w:r>
          </w:p>
        </w:tc>
        <w:tc>
          <w:tcPr>
            <w:tcW w:w="1560" w:type="dxa"/>
            <w:vAlign w:val="center"/>
          </w:tcPr>
          <w:p w14:paraId="173DD55D" w14:textId="4FC9D553" w:rsidR="005F380D" w:rsidRPr="00CF42A6" w:rsidRDefault="005F380D" w:rsidP="00BD290E">
            <w:pPr>
              <w:spacing w:line="360" w:lineRule="auto"/>
              <w:jc w:val="center"/>
              <w:rPr>
                <w:rFonts w:cs="Arial"/>
                <w:sz w:val="18"/>
                <w:szCs w:val="18"/>
              </w:rPr>
            </w:pPr>
            <w:r>
              <w:rPr>
                <w:rFonts w:cs="Arial"/>
                <w:sz w:val="18"/>
                <w:szCs w:val="18"/>
              </w:rPr>
              <w:t>01 August 2015</w:t>
            </w:r>
          </w:p>
        </w:tc>
        <w:tc>
          <w:tcPr>
            <w:tcW w:w="6099" w:type="dxa"/>
            <w:gridSpan w:val="2"/>
            <w:vAlign w:val="center"/>
          </w:tcPr>
          <w:p w14:paraId="3E6EB1A4"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Add reference to Appendix K&amp;L (ToC) </w:t>
            </w:r>
          </w:p>
          <w:p w14:paraId="5D10376C"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Figure 2 (section 2,3) – redundant with work process maps  </w:t>
            </w:r>
          </w:p>
          <w:p w14:paraId="54A816CB"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Figure 4 (Section 2.3) – redundant figure with Appendix C </w:t>
            </w:r>
          </w:p>
          <w:p w14:paraId="2E997397" w14:textId="77777777" w:rsidR="003D60B3" w:rsidRPr="00CF42A6" w:rsidRDefault="005F380D">
            <w:pPr>
              <w:pStyle w:val="ListParagraph"/>
              <w:numPr>
                <w:ilvl w:val="0"/>
                <w:numId w:val="58"/>
              </w:numPr>
              <w:spacing w:line="360" w:lineRule="auto"/>
              <w:ind w:left="319"/>
              <w:rPr>
                <w:sz w:val="18"/>
                <w:szCs w:val="18"/>
              </w:rPr>
            </w:pPr>
            <w:r>
              <w:rPr>
                <w:sz w:val="18"/>
                <w:szCs w:val="18"/>
              </w:rPr>
              <w:t>Delete Figure 5 (Section 3) – redundant with MCRS</w:t>
            </w:r>
          </w:p>
          <w:p w14:paraId="35A87EDF"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MCRS (section 6.4) – redundant with section 3  </w:t>
            </w:r>
          </w:p>
          <w:p w14:paraId="11E9DE10"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section 12 (page 27) – redundant with ToC </w:t>
            </w:r>
          </w:p>
          <w:p w14:paraId="0922A7CF" w14:textId="77777777" w:rsidR="003D60B3" w:rsidRPr="00CF42A6" w:rsidRDefault="003D60B3" w:rsidP="003D60B3">
            <w:pPr>
              <w:pStyle w:val="ListParagraph"/>
              <w:spacing w:line="360" w:lineRule="auto"/>
              <w:ind w:left="319"/>
              <w:rPr>
                <w:sz w:val="18"/>
                <w:szCs w:val="18"/>
              </w:rPr>
            </w:pPr>
          </w:p>
          <w:p w14:paraId="1462C50F" w14:textId="6E1264EF" w:rsidR="003D60B3" w:rsidRPr="00CF42A6" w:rsidRDefault="005F380D">
            <w:pPr>
              <w:pStyle w:val="ListParagraph"/>
              <w:numPr>
                <w:ilvl w:val="0"/>
                <w:numId w:val="58"/>
              </w:numPr>
              <w:spacing w:line="360" w:lineRule="auto"/>
              <w:ind w:left="319"/>
              <w:rPr>
                <w:sz w:val="18"/>
                <w:szCs w:val="18"/>
              </w:rPr>
            </w:pPr>
            <w:r>
              <w:rPr>
                <w:sz w:val="18"/>
                <w:szCs w:val="18"/>
              </w:rPr>
              <w:t>Updated Section 1 to realign with global RP OE-P&amp;S-RP-002</w:t>
            </w:r>
          </w:p>
          <w:p w14:paraId="66C29B0E" w14:textId="3AAB7331" w:rsidR="003D60B3" w:rsidRPr="00CF42A6" w:rsidRDefault="005F380D">
            <w:pPr>
              <w:pStyle w:val="ListParagraph"/>
              <w:numPr>
                <w:ilvl w:val="0"/>
                <w:numId w:val="58"/>
              </w:numPr>
              <w:spacing w:line="360" w:lineRule="auto"/>
              <w:ind w:left="319"/>
              <w:rPr>
                <w:sz w:val="18"/>
                <w:szCs w:val="18"/>
              </w:rPr>
            </w:pPr>
            <w:r>
              <w:rPr>
                <w:sz w:val="18"/>
                <w:szCs w:val="18"/>
              </w:rPr>
              <w:t xml:space="preserve">Updated Section 2.2 – minor realignment of strategy </w:t>
            </w:r>
          </w:p>
          <w:p w14:paraId="3A12DA76"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Updated Section 2.3 – alignment with updated horizons </w:t>
            </w:r>
          </w:p>
          <w:p w14:paraId="13A9660C" w14:textId="77777777" w:rsidR="003D60B3" w:rsidRPr="00CF42A6" w:rsidRDefault="005F380D">
            <w:pPr>
              <w:pStyle w:val="ListParagraph"/>
              <w:numPr>
                <w:ilvl w:val="0"/>
                <w:numId w:val="58"/>
              </w:numPr>
              <w:spacing w:line="360" w:lineRule="auto"/>
              <w:ind w:left="319"/>
              <w:rPr>
                <w:sz w:val="18"/>
                <w:szCs w:val="18"/>
              </w:rPr>
            </w:pPr>
            <w:r>
              <w:rPr>
                <w:sz w:val="18"/>
                <w:szCs w:val="18"/>
              </w:rPr>
              <w:t>Updated Section 3 – removed figure for MCRS and Process relationship (linked in Appendix C), deleted sections detailing planning structure (redundant with section  4)</w:t>
            </w:r>
          </w:p>
          <w:p w14:paraId="00B954E2"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Updated Section 4 – deleted details of each horizon (redundant with Section 2.3 and Appendix E) summarized details only. </w:t>
            </w:r>
          </w:p>
          <w:p w14:paraId="28C1C53A" w14:textId="77777777" w:rsidR="003D60B3" w:rsidRPr="00CF42A6" w:rsidRDefault="005F380D">
            <w:pPr>
              <w:pStyle w:val="ListParagraph"/>
              <w:numPr>
                <w:ilvl w:val="0"/>
                <w:numId w:val="58"/>
              </w:numPr>
              <w:spacing w:line="360" w:lineRule="auto"/>
              <w:ind w:left="319"/>
              <w:rPr>
                <w:sz w:val="18"/>
                <w:szCs w:val="18"/>
              </w:rPr>
            </w:pPr>
            <w:r>
              <w:rPr>
                <w:sz w:val="18"/>
                <w:szCs w:val="18"/>
              </w:rPr>
              <w:t>Section 5 general updates to improve clarity</w:t>
            </w:r>
          </w:p>
          <w:p w14:paraId="34DEB31E"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Section 5.5  - Revised section to address low priority practices for COPI (OE practice 3.201-3.203) deleted section in 5.5.3 on steps to resolving conflicts (superfluous) </w:t>
            </w:r>
          </w:p>
          <w:p w14:paraId="1715120D" w14:textId="77777777" w:rsidR="003D60B3" w:rsidRPr="00CF42A6" w:rsidRDefault="005F380D">
            <w:pPr>
              <w:pStyle w:val="ListParagraph"/>
              <w:numPr>
                <w:ilvl w:val="0"/>
                <w:numId w:val="58"/>
              </w:numPr>
              <w:spacing w:line="360" w:lineRule="auto"/>
              <w:ind w:left="319"/>
              <w:rPr>
                <w:sz w:val="18"/>
                <w:szCs w:val="18"/>
              </w:rPr>
            </w:pPr>
            <w:r>
              <w:rPr>
                <w:sz w:val="18"/>
                <w:szCs w:val="18"/>
              </w:rPr>
              <w:t>Section 5.6.4 plan briefing for operations. Not required in a BU level guideline</w:t>
            </w:r>
          </w:p>
          <w:p w14:paraId="514E3B94" w14:textId="77777777" w:rsidR="003D60B3" w:rsidRPr="00CF42A6" w:rsidRDefault="005F380D">
            <w:pPr>
              <w:pStyle w:val="ListParagraph"/>
              <w:numPr>
                <w:ilvl w:val="0"/>
                <w:numId w:val="58"/>
              </w:numPr>
              <w:spacing w:line="360" w:lineRule="auto"/>
              <w:ind w:left="319"/>
              <w:rPr>
                <w:sz w:val="18"/>
                <w:szCs w:val="18"/>
              </w:rPr>
            </w:pPr>
            <w:r>
              <w:rPr>
                <w:sz w:val="18"/>
                <w:szCs w:val="18"/>
              </w:rPr>
              <w:t>Section 6.2 changed to business performance review (formerly assessment and audit)</w:t>
            </w:r>
          </w:p>
          <w:p w14:paraId="56709F6D" w14:textId="77777777" w:rsidR="003D60B3" w:rsidRPr="00CF42A6" w:rsidRDefault="005F380D">
            <w:pPr>
              <w:pStyle w:val="ListParagraph"/>
              <w:numPr>
                <w:ilvl w:val="0"/>
                <w:numId w:val="58"/>
              </w:numPr>
              <w:spacing w:line="360" w:lineRule="auto"/>
              <w:ind w:left="319"/>
              <w:rPr>
                <w:sz w:val="18"/>
                <w:szCs w:val="18"/>
              </w:rPr>
            </w:pPr>
            <w:r>
              <w:rPr>
                <w:sz w:val="18"/>
                <w:szCs w:val="18"/>
              </w:rPr>
              <w:t>Section 6.4 (defect elimination) deleted, redundant with business process review and AAR’s</w:t>
            </w:r>
          </w:p>
          <w:p w14:paraId="3CF44581" w14:textId="77777777" w:rsidR="003D60B3" w:rsidRPr="00CF42A6" w:rsidRDefault="005F380D">
            <w:pPr>
              <w:pStyle w:val="ListParagraph"/>
              <w:numPr>
                <w:ilvl w:val="0"/>
                <w:numId w:val="58"/>
              </w:numPr>
              <w:spacing w:line="360" w:lineRule="auto"/>
              <w:ind w:left="319"/>
              <w:rPr>
                <w:sz w:val="18"/>
                <w:szCs w:val="18"/>
              </w:rPr>
            </w:pPr>
            <w:r>
              <w:rPr>
                <w:sz w:val="18"/>
                <w:szCs w:val="18"/>
              </w:rPr>
              <w:t>Section 6.x (Value tracking) not implemented in COPI and not a requirement under the OE framework</w:t>
            </w:r>
          </w:p>
          <w:p w14:paraId="72D43344" w14:textId="77777777" w:rsidR="003D60B3" w:rsidRPr="00CF42A6" w:rsidRDefault="005F380D">
            <w:pPr>
              <w:pStyle w:val="ListParagraph"/>
              <w:numPr>
                <w:ilvl w:val="0"/>
                <w:numId w:val="58"/>
              </w:numPr>
              <w:spacing w:line="360" w:lineRule="auto"/>
              <w:ind w:left="319"/>
              <w:rPr>
                <w:sz w:val="18"/>
                <w:szCs w:val="18"/>
              </w:rPr>
            </w:pPr>
            <w:r>
              <w:rPr>
                <w:sz w:val="18"/>
                <w:szCs w:val="18"/>
              </w:rPr>
              <w:t>Section 7 – replaced aspirational ‘feel-good’ statements with specific actions for continuous improvement</w:t>
            </w:r>
          </w:p>
          <w:p w14:paraId="7D408760"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Sections 6, 8 9, 10,11 – general updates to align with actual BU </w:t>
            </w:r>
          </w:p>
          <w:p w14:paraId="121FA6FF" w14:textId="6356351D" w:rsidR="003D60B3" w:rsidRPr="00CF42A6" w:rsidRDefault="005F380D" w:rsidP="003D60B3">
            <w:pPr>
              <w:pStyle w:val="ListParagraph"/>
              <w:spacing w:line="360" w:lineRule="auto"/>
              <w:ind w:left="319"/>
              <w:rPr>
                <w:sz w:val="18"/>
                <w:szCs w:val="18"/>
              </w:rPr>
            </w:pPr>
            <w:r>
              <w:rPr>
                <w:sz w:val="18"/>
                <w:szCs w:val="18"/>
              </w:rPr>
              <w:t>practices and OE framework</w:t>
            </w:r>
          </w:p>
          <w:p w14:paraId="3AAD7422" w14:textId="77777777" w:rsidR="003D60B3" w:rsidRPr="00CF42A6" w:rsidRDefault="003D60B3" w:rsidP="003D60B3">
            <w:pPr>
              <w:pStyle w:val="ListParagraph"/>
              <w:spacing w:line="360" w:lineRule="auto"/>
              <w:ind w:left="319"/>
              <w:rPr>
                <w:sz w:val="18"/>
                <w:szCs w:val="18"/>
              </w:rPr>
            </w:pPr>
          </w:p>
          <w:p w14:paraId="5978D3C8"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Appendix A – Deleted definitions, redundant with text of document; replaced with P&amp;S SharePoint Overview </w:t>
            </w:r>
          </w:p>
          <w:p w14:paraId="0BEE57C7" w14:textId="77777777" w:rsidR="003D60B3" w:rsidRPr="00CF42A6" w:rsidRDefault="005F380D">
            <w:pPr>
              <w:pStyle w:val="ListParagraph"/>
              <w:numPr>
                <w:ilvl w:val="0"/>
                <w:numId w:val="58"/>
              </w:numPr>
              <w:spacing w:line="360" w:lineRule="auto"/>
              <w:ind w:left="319"/>
              <w:rPr>
                <w:sz w:val="18"/>
                <w:szCs w:val="18"/>
              </w:rPr>
            </w:pPr>
            <w:r>
              <w:rPr>
                <w:sz w:val="18"/>
                <w:szCs w:val="18"/>
              </w:rPr>
              <w:lastRenderedPageBreak/>
              <w:t xml:space="preserve">Appendix B – Delete redundant business process maps and replace with BU Life Planning </w:t>
            </w:r>
          </w:p>
          <w:p w14:paraId="30F3D654"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Appendix C – Deleted original Business Process maps, redundant with updated business process maps. Replace with current business processes. </w:t>
            </w:r>
          </w:p>
          <w:p w14:paraId="17FB8B0C" w14:textId="77777777" w:rsidR="003D60B3" w:rsidRPr="00CF42A6" w:rsidRDefault="005F380D">
            <w:pPr>
              <w:pStyle w:val="ListParagraph"/>
              <w:numPr>
                <w:ilvl w:val="0"/>
                <w:numId w:val="58"/>
              </w:numPr>
              <w:spacing w:line="360" w:lineRule="auto"/>
              <w:ind w:left="319"/>
              <w:rPr>
                <w:sz w:val="18"/>
                <w:szCs w:val="18"/>
              </w:rPr>
            </w:pPr>
            <w:r>
              <w:rPr>
                <w:sz w:val="18"/>
                <w:szCs w:val="18"/>
              </w:rPr>
              <w:t>Appendix F – Updated index to correct name “Data Input Attribute”</w:t>
            </w:r>
          </w:p>
          <w:p w14:paraId="2470D1F9" w14:textId="77777777" w:rsidR="003D60B3" w:rsidRPr="00CF42A6" w:rsidRDefault="005F380D">
            <w:pPr>
              <w:pStyle w:val="ListParagraph"/>
              <w:numPr>
                <w:ilvl w:val="0"/>
                <w:numId w:val="58"/>
              </w:numPr>
              <w:spacing w:line="360" w:lineRule="auto"/>
              <w:ind w:left="319"/>
              <w:rPr>
                <w:sz w:val="18"/>
                <w:szCs w:val="18"/>
              </w:rPr>
            </w:pPr>
            <w:r>
              <w:rPr>
                <w:sz w:val="18"/>
                <w:szCs w:val="18"/>
              </w:rPr>
              <w:t>Appendix G – deleted strategic and tactical prioritization matrices.  OE practice 3.201/202/203 considered low value for COPI</w:t>
            </w:r>
          </w:p>
          <w:p w14:paraId="5D99446A"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Appendix L – Delete, revised and moved to body of document (section 6.4) </w:t>
            </w:r>
          </w:p>
          <w:p w14:paraId="1CBFCCAF" w14:textId="77777777" w:rsidR="003D60B3" w:rsidRPr="00CF42A6" w:rsidRDefault="003D60B3" w:rsidP="003D60B3">
            <w:pPr>
              <w:pStyle w:val="ListParagraph"/>
              <w:spacing w:line="360" w:lineRule="auto"/>
              <w:ind w:left="319"/>
              <w:rPr>
                <w:sz w:val="18"/>
                <w:szCs w:val="18"/>
              </w:rPr>
            </w:pPr>
          </w:p>
          <w:p w14:paraId="3A2F192B" w14:textId="3953C42A" w:rsidR="005F380D" w:rsidRPr="00CF42A6" w:rsidRDefault="005F380D">
            <w:pPr>
              <w:pStyle w:val="ListParagraph"/>
              <w:numPr>
                <w:ilvl w:val="0"/>
                <w:numId w:val="58"/>
              </w:numPr>
              <w:spacing w:line="360" w:lineRule="auto"/>
              <w:ind w:left="319"/>
              <w:rPr>
                <w:sz w:val="18"/>
                <w:szCs w:val="18"/>
              </w:rPr>
            </w:pPr>
            <w:r>
              <w:rPr>
                <w:sz w:val="18"/>
                <w:szCs w:val="18"/>
              </w:rPr>
              <w:t xml:space="preserve">General formatting and typo corrections  </w:t>
            </w:r>
          </w:p>
        </w:tc>
      </w:tr>
      <w:tr w:rsidR="005F380D" w:rsidRPr="00CF42A6" w14:paraId="505AB99C" w14:textId="77777777" w:rsidTr="00A04960">
        <w:tblPrEx>
          <w:tblBorders>
            <w:insideH w:val="single" w:sz="4" w:space="0" w:color="auto"/>
            <w:insideV w:val="single" w:sz="4" w:space="0" w:color="auto"/>
          </w:tblBorders>
        </w:tblPrEx>
        <w:trPr>
          <w:trHeight w:val="360"/>
        </w:trPr>
        <w:tc>
          <w:tcPr>
            <w:tcW w:w="1701" w:type="dxa"/>
            <w:vAlign w:val="center"/>
          </w:tcPr>
          <w:p w14:paraId="5517DD02" w14:textId="438F7DAC" w:rsidR="005F380D" w:rsidRPr="00CF42A6" w:rsidRDefault="005F380D" w:rsidP="00BD290E">
            <w:pPr>
              <w:spacing w:line="360" w:lineRule="auto"/>
              <w:jc w:val="center"/>
              <w:rPr>
                <w:rFonts w:cs="Arial"/>
                <w:sz w:val="18"/>
                <w:szCs w:val="18"/>
              </w:rPr>
            </w:pPr>
            <w:r>
              <w:rPr>
                <w:rFonts w:cs="Arial"/>
                <w:sz w:val="18"/>
                <w:szCs w:val="18"/>
              </w:rPr>
              <w:lastRenderedPageBreak/>
              <w:t>3</w:t>
            </w:r>
          </w:p>
        </w:tc>
        <w:tc>
          <w:tcPr>
            <w:tcW w:w="1560" w:type="dxa"/>
            <w:vAlign w:val="center"/>
          </w:tcPr>
          <w:p w14:paraId="0F868BBE" w14:textId="37F83BC5" w:rsidR="005F380D" w:rsidRPr="00CF42A6" w:rsidRDefault="005F380D" w:rsidP="00BD290E">
            <w:pPr>
              <w:spacing w:line="360" w:lineRule="auto"/>
              <w:jc w:val="center"/>
              <w:rPr>
                <w:rFonts w:cs="Arial"/>
                <w:sz w:val="18"/>
                <w:szCs w:val="18"/>
              </w:rPr>
            </w:pPr>
            <w:r>
              <w:rPr>
                <w:rFonts w:cs="Arial"/>
                <w:sz w:val="18"/>
                <w:szCs w:val="18"/>
              </w:rPr>
              <w:t>22 November 2024</w:t>
            </w:r>
          </w:p>
        </w:tc>
        <w:tc>
          <w:tcPr>
            <w:tcW w:w="6099" w:type="dxa"/>
            <w:gridSpan w:val="2"/>
            <w:vAlign w:val="center"/>
          </w:tcPr>
          <w:p w14:paraId="48015CC2" w14:textId="77777777" w:rsidR="003D60B3" w:rsidRPr="00CF42A6" w:rsidRDefault="003D60B3">
            <w:pPr>
              <w:pStyle w:val="ListParagraph"/>
              <w:numPr>
                <w:ilvl w:val="0"/>
                <w:numId w:val="59"/>
              </w:numPr>
              <w:spacing w:line="360" w:lineRule="auto"/>
              <w:ind w:left="319"/>
              <w:rPr>
                <w:sz w:val="18"/>
                <w:szCs w:val="18"/>
              </w:rPr>
            </w:pPr>
            <w:r>
              <w:rPr>
                <w:sz w:val="18"/>
                <w:szCs w:val="18"/>
              </w:rPr>
              <w:t>Update the word of LRP into LTP, aligned with Medco implementation.</w:t>
            </w:r>
          </w:p>
          <w:p w14:paraId="2A3E6759" w14:textId="77777777" w:rsidR="003D60B3" w:rsidRPr="00CF42A6" w:rsidRDefault="003D60B3">
            <w:pPr>
              <w:pStyle w:val="ListParagraph"/>
              <w:numPr>
                <w:ilvl w:val="0"/>
                <w:numId w:val="59"/>
              </w:numPr>
              <w:spacing w:line="360" w:lineRule="auto"/>
              <w:ind w:left="319"/>
              <w:rPr>
                <w:sz w:val="18"/>
                <w:szCs w:val="18"/>
              </w:rPr>
            </w:pPr>
            <w:r>
              <w:rPr>
                <w:sz w:val="18"/>
                <w:szCs w:val="18"/>
              </w:rPr>
              <w:t xml:space="preserve">Update Section 1.1 - Removed the reference of </w:t>
            </w:r>
            <w:r>
              <w:rPr>
                <w:i/>
                <w:iCs/>
                <w:sz w:val="18"/>
                <w:szCs w:val="18"/>
              </w:rPr>
              <w:t>Global Recommended Practice for Integrated Planning (OE-P&amp;S-RP-002)</w:t>
            </w:r>
            <w:r>
              <w:rPr>
                <w:sz w:val="18"/>
                <w:szCs w:val="18"/>
              </w:rPr>
              <w:t>.  </w:t>
            </w:r>
          </w:p>
          <w:p w14:paraId="666448DE"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1.2 - The kind of Planning and Scheduling Activities aligned with Medco implementation, namely BU Life/Asset Development Plan (ADP), 10-Year/Long-Term Plan (LTP), Medium/Tactical/24-Month Plan, Short-Term/Operational/30-90 Day Plan, and detailed operational-level planning.</w:t>
            </w:r>
          </w:p>
          <w:p w14:paraId="26FA4C64"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2.2 - Removed the Development and Exploration &amp; BD on the explanation of specific function that may incorporate tailored practices for P&amp;S.</w:t>
            </w:r>
          </w:p>
          <w:p w14:paraId="164EF9AE"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2.3 - Aligned with updated Section 1.2.</w:t>
            </w:r>
          </w:p>
          <w:p w14:paraId="4527B491" w14:textId="77777777" w:rsidR="003D60B3" w:rsidRPr="00CF42A6" w:rsidRDefault="003D60B3">
            <w:pPr>
              <w:pStyle w:val="ListParagraph"/>
              <w:numPr>
                <w:ilvl w:val="0"/>
                <w:numId w:val="59"/>
              </w:numPr>
              <w:spacing w:line="360" w:lineRule="auto"/>
              <w:ind w:left="319"/>
              <w:rPr>
                <w:sz w:val="18"/>
                <w:szCs w:val="18"/>
              </w:rPr>
            </w:pPr>
            <w:r>
              <w:rPr>
                <w:sz w:val="18"/>
                <w:szCs w:val="18"/>
              </w:rPr>
              <w:t>Update Figure 2 - Aligned with updated Section 1.2 &amp; 2.3</w:t>
            </w:r>
          </w:p>
          <w:p w14:paraId="1454651C"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2.5 and Tabel 1 - Aligned the role with Medco implementation</w:t>
            </w:r>
          </w:p>
          <w:p w14:paraId="461AA331"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3 - Removed the reference file</w:t>
            </w:r>
          </w:p>
          <w:p w14:paraId="5C85D2CA"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3.1 - Aligned the reference appendices due to the change in the Appendices</w:t>
            </w:r>
          </w:p>
          <w:p w14:paraId="1414FAB2"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4 - Aligned with updated Section 1.2, 2.3, and Figure 2</w:t>
            </w:r>
          </w:p>
          <w:p w14:paraId="7B61AEF3"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5 - Aligned the reference appendix from Appendix F to Appendix D, Appendix I to Appendix F.</w:t>
            </w:r>
          </w:p>
          <w:p w14:paraId="736F07A6"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5.6 - Added more detailed explanation about the term.</w:t>
            </w:r>
          </w:p>
          <w:p w14:paraId="68BCCB13"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6 - Aligned the reference appendix from Appendix J to Appendix G.</w:t>
            </w:r>
          </w:p>
          <w:p w14:paraId="5FD3B710"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6.5.1 - Changed the title section from Plan Attainment to Schedule Attainment and its explanation including the equation.</w:t>
            </w:r>
          </w:p>
          <w:p w14:paraId="308E5616"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6.5.2 - Change the title section from Addition-to-Plan to SPI (Schedule Performance Indicator) and its explanation including the equation.</w:t>
            </w:r>
          </w:p>
          <w:p w14:paraId="4E92445E"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6.5.3 - Change the title section from Deletion-of-Plan to Plan Break-in and its explanation including the equation.</w:t>
            </w:r>
          </w:p>
          <w:p w14:paraId="7121A355" w14:textId="77777777" w:rsidR="003D60B3" w:rsidRPr="00CF42A6" w:rsidRDefault="003D60B3">
            <w:pPr>
              <w:pStyle w:val="ListParagraph"/>
              <w:numPr>
                <w:ilvl w:val="0"/>
                <w:numId w:val="59"/>
              </w:numPr>
              <w:spacing w:line="360" w:lineRule="auto"/>
              <w:ind w:left="319"/>
              <w:rPr>
                <w:sz w:val="18"/>
                <w:szCs w:val="18"/>
              </w:rPr>
            </w:pPr>
            <w:r>
              <w:rPr>
                <w:sz w:val="18"/>
                <w:szCs w:val="18"/>
              </w:rPr>
              <w:lastRenderedPageBreak/>
              <w:t>Add new Section 6.5.4 Plan Deletion</w:t>
            </w:r>
          </w:p>
          <w:p w14:paraId="1958E2C0"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6.6 - Removed the key area addressed "Assessment against OE Framework" and aligned with Medco implementation.</w:t>
            </w:r>
          </w:p>
          <w:p w14:paraId="4C923B08" w14:textId="77777777" w:rsidR="003D60B3" w:rsidRPr="00CF42A6" w:rsidRDefault="003D60B3">
            <w:pPr>
              <w:pStyle w:val="ListParagraph"/>
              <w:numPr>
                <w:ilvl w:val="0"/>
                <w:numId w:val="59"/>
              </w:numPr>
              <w:spacing w:line="360" w:lineRule="auto"/>
              <w:ind w:left="319"/>
              <w:rPr>
                <w:sz w:val="18"/>
                <w:szCs w:val="18"/>
              </w:rPr>
            </w:pPr>
            <w:r>
              <w:rPr>
                <w:sz w:val="18"/>
                <w:szCs w:val="18"/>
              </w:rPr>
              <w:t>Update Table P&amp;S system Reviews and Assessments - Aligned the reference Appendix from Appendix C to Appendix A.</w:t>
            </w:r>
          </w:p>
          <w:p w14:paraId="6495D1CB" w14:textId="77777777" w:rsidR="003D60B3" w:rsidRPr="00CF42A6" w:rsidRDefault="003D60B3">
            <w:pPr>
              <w:pStyle w:val="ListParagraph"/>
              <w:numPr>
                <w:ilvl w:val="0"/>
                <w:numId w:val="59"/>
              </w:numPr>
              <w:spacing w:line="360" w:lineRule="auto"/>
              <w:ind w:left="319"/>
              <w:rPr>
                <w:sz w:val="18"/>
                <w:szCs w:val="18"/>
              </w:rPr>
            </w:pPr>
            <w:r>
              <w:rPr>
                <w:sz w:val="18"/>
                <w:szCs w:val="18"/>
              </w:rPr>
              <w:t>Removed Section 7.3 and 7.4</w:t>
            </w:r>
          </w:p>
          <w:p w14:paraId="18ED54CB"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8 - Aligned the Planning Cycle review with Medco implementation.</w:t>
            </w:r>
          </w:p>
          <w:p w14:paraId="759437AD" w14:textId="77777777" w:rsidR="003D60B3" w:rsidRPr="00CF42A6" w:rsidRDefault="003D60B3">
            <w:pPr>
              <w:pStyle w:val="ListParagraph"/>
              <w:numPr>
                <w:ilvl w:val="0"/>
                <w:numId w:val="59"/>
              </w:numPr>
              <w:spacing w:line="360" w:lineRule="auto"/>
              <w:ind w:left="319"/>
              <w:rPr>
                <w:sz w:val="18"/>
                <w:szCs w:val="18"/>
              </w:rPr>
            </w:pPr>
            <w:r>
              <w:rPr>
                <w:sz w:val="18"/>
                <w:szCs w:val="18"/>
              </w:rPr>
              <w:t>Updated the Appendices</w:t>
            </w:r>
          </w:p>
          <w:p w14:paraId="2D5893A5" w14:textId="77777777" w:rsidR="003D60B3" w:rsidRPr="00CF42A6" w:rsidRDefault="003D60B3">
            <w:pPr>
              <w:pStyle w:val="ListParagraph"/>
              <w:numPr>
                <w:ilvl w:val="0"/>
                <w:numId w:val="60"/>
              </w:numPr>
              <w:spacing w:line="360" w:lineRule="auto"/>
              <w:rPr>
                <w:sz w:val="18"/>
                <w:szCs w:val="18"/>
              </w:rPr>
            </w:pPr>
            <w:r>
              <w:rPr>
                <w:sz w:val="18"/>
                <w:szCs w:val="18"/>
              </w:rPr>
              <w:t>Remove the Appendix A due to irrelevant with Medco implementation.</w:t>
            </w:r>
          </w:p>
          <w:p w14:paraId="272E41F0" w14:textId="77777777" w:rsidR="003D60B3" w:rsidRPr="00CF42A6" w:rsidRDefault="003D60B3">
            <w:pPr>
              <w:pStyle w:val="ListParagraph"/>
              <w:numPr>
                <w:ilvl w:val="0"/>
                <w:numId w:val="60"/>
              </w:numPr>
              <w:spacing w:line="360" w:lineRule="auto"/>
              <w:rPr>
                <w:sz w:val="18"/>
                <w:szCs w:val="18"/>
              </w:rPr>
            </w:pPr>
            <w:r>
              <w:rPr>
                <w:sz w:val="18"/>
                <w:szCs w:val="18"/>
              </w:rPr>
              <w:t>Update the Appendix B - Changed the tilte (orderly named) into Appendix A and aligned the role with Medco implementation.</w:t>
            </w:r>
          </w:p>
          <w:p w14:paraId="77542CAF" w14:textId="77777777" w:rsidR="003D60B3" w:rsidRPr="00CF42A6" w:rsidRDefault="003D60B3">
            <w:pPr>
              <w:pStyle w:val="ListParagraph"/>
              <w:numPr>
                <w:ilvl w:val="0"/>
                <w:numId w:val="60"/>
              </w:numPr>
              <w:spacing w:line="360" w:lineRule="auto"/>
              <w:rPr>
                <w:sz w:val="18"/>
                <w:szCs w:val="18"/>
              </w:rPr>
            </w:pPr>
            <w:r>
              <w:rPr>
                <w:sz w:val="18"/>
                <w:szCs w:val="18"/>
              </w:rPr>
              <w:t>Remove the Appendix C due to irrelevant with Medco implementation</w:t>
            </w:r>
          </w:p>
          <w:p w14:paraId="7A86B352" w14:textId="77777777" w:rsidR="003D60B3" w:rsidRPr="00CF42A6" w:rsidRDefault="003D60B3">
            <w:pPr>
              <w:pStyle w:val="ListParagraph"/>
              <w:numPr>
                <w:ilvl w:val="0"/>
                <w:numId w:val="60"/>
              </w:numPr>
              <w:spacing w:line="360" w:lineRule="auto"/>
              <w:rPr>
                <w:sz w:val="18"/>
                <w:szCs w:val="18"/>
              </w:rPr>
            </w:pPr>
            <w:r>
              <w:rPr>
                <w:sz w:val="18"/>
                <w:szCs w:val="18"/>
              </w:rPr>
              <w:t>Update the Appedix D - Changed the tilte (orderly named) into Appendix B and updated with the new TOR</w:t>
            </w:r>
          </w:p>
          <w:p w14:paraId="2463FB7F" w14:textId="77777777" w:rsidR="003D60B3" w:rsidRPr="00CF42A6" w:rsidRDefault="003D60B3">
            <w:pPr>
              <w:pStyle w:val="ListParagraph"/>
              <w:numPr>
                <w:ilvl w:val="0"/>
                <w:numId w:val="60"/>
              </w:numPr>
              <w:spacing w:line="360" w:lineRule="auto"/>
              <w:rPr>
                <w:sz w:val="18"/>
                <w:szCs w:val="18"/>
              </w:rPr>
            </w:pPr>
            <w:r>
              <w:rPr>
                <w:sz w:val="18"/>
                <w:szCs w:val="18"/>
              </w:rPr>
              <w:t>Update the Appendix B - Changed the tilte (orderly named) into Appendix C and aligned the role with Medco implementation.</w:t>
            </w:r>
          </w:p>
          <w:p w14:paraId="301F198C" w14:textId="77777777" w:rsidR="003D60B3" w:rsidRPr="00CF42A6" w:rsidRDefault="003D60B3">
            <w:pPr>
              <w:pStyle w:val="ListParagraph"/>
              <w:numPr>
                <w:ilvl w:val="0"/>
                <w:numId w:val="60"/>
              </w:numPr>
              <w:spacing w:line="360" w:lineRule="auto"/>
              <w:rPr>
                <w:sz w:val="18"/>
                <w:szCs w:val="18"/>
              </w:rPr>
            </w:pPr>
            <w:r>
              <w:rPr>
                <w:sz w:val="18"/>
                <w:szCs w:val="18"/>
              </w:rPr>
              <w:t>Update the Appendix F - Changed the tilte (orderly named) into Appendix D and aligned the role with Medco implementation.</w:t>
            </w:r>
          </w:p>
          <w:p w14:paraId="58774F32" w14:textId="77777777" w:rsidR="003D60B3" w:rsidRPr="00CF42A6" w:rsidRDefault="003D60B3">
            <w:pPr>
              <w:pStyle w:val="ListParagraph"/>
              <w:numPr>
                <w:ilvl w:val="0"/>
                <w:numId w:val="60"/>
              </w:numPr>
              <w:spacing w:line="360" w:lineRule="auto"/>
              <w:rPr>
                <w:sz w:val="18"/>
                <w:szCs w:val="18"/>
              </w:rPr>
            </w:pPr>
            <w:r>
              <w:rPr>
                <w:sz w:val="18"/>
                <w:szCs w:val="18"/>
              </w:rPr>
              <w:t>Update the Appendix G - Changed the tilte (orderly named) into Appendix E and aligned the role with Medco implementation.</w:t>
            </w:r>
          </w:p>
          <w:p w14:paraId="47108A59" w14:textId="77777777" w:rsidR="003D60B3" w:rsidRPr="00CF42A6" w:rsidRDefault="003D60B3">
            <w:pPr>
              <w:pStyle w:val="ListParagraph"/>
              <w:numPr>
                <w:ilvl w:val="0"/>
                <w:numId w:val="60"/>
              </w:numPr>
              <w:spacing w:line="360" w:lineRule="auto"/>
              <w:rPr>
                <w:sz w:val="18"/>
                <w:szCs w:val="18"/>
              </w:rPr>
            </w:pPr>
            <w:r>
              <w:rPr>
                <w:sz w:val="18"/>
                <w:szCs w:val="18"/>
              </w:rPr>
              <w:t>Update the Appendix H - Changed the tilte (orderly named) into Appendix F and aligned the role with Medco implementation.</w:t>
            </w:r>
          </w:p>
          <w:p w14:paraId="7B7FAAF8" w14:textId="3D0A1691" w:rsidR="005F380D" w:rsidRPr="00CF42A6" w:rsidRDefault="003D60B3">
            <w:pPr>
              <w:pStyle w:val="ListParagraph"/>
              <w:numPr>
                <w:ilvl w:val="0"/>
                <w:numId w:val="60"/>
              </w:numPr>
              <w:spacing w:line="360" w:lineRule="auto"/>
              <w:rPr>
                <w:sz w:val="18"/>
                <w:szCs w:val="18"/>
              </w:rPr>
            </w:pPr>
            <w:r>
              <w:rPr>
                <w:sz w:val="18"/>
                <w:szCs w:val="18"/>
              </w:rPr>
              <w:t>Update the Appendix I - Changed the tilte (orderly named) into Appendix G and aligned the role with Medco implementation.</w:t>
            </w:r>
          </w:p>
          <w:p w14:paraId="37ABAEB9" w14:textId="6B3504E4" w:rsidR="003D60B3" w:rsidRPr="00CF42A6" w:rsidRDefault="003D60B3">
            <w:pPr>
              <w:pStyle w:val="ListParagraph"/>
              <w:numPr>
                <w:ilvl w:val="0"/>
                <w:numId w:val="61"/>
              </w:numPr>
              <w:spacing w:line="360" w:lineRule="auto"/>
              <w:ind w:left="409"/>
              <w:rPr>
                <w:sz w:val="18"/>
                <w:szCs w:val="18"/>
              </w:rPr>
            </w:pPr>
            <w:r>
              <w:rPr>
                <w:sz w:val="18"/>
                <w:szCs w:val="18"/>
              </w:rPr>
              <w:t xml:space="preserve">General formatting and typo corrections  </w:t>
            </w:r>
          </w:p>
        </w:tc>
      </w:tr>
    </w:tbl>
    <w:p w14:paraId="217E06A5" w14:textId="77777777" w:rsidR="00355A32" w:rsidRPr="00ED1D8A" w:rsidRDefault="00355A32" w:rsidP="00BD290E">
      <w:pPr>
        <w:spacing w:line="360" w:lineRule="auto"/>
        <w:rPr>
          <w:rFonts w:cs="Arial"/>
        </w:rPr>
      </w:pPr>
    </w:p>
    <w:p w14:paraId="7FB4DFEE" w14:textId="77777777" w:rsidR="00D125B8" w:rsidRPr="00ED1D8A" w:rsidRDefault="00D125B8" w:rsidP="00BD290E">
      <w:pPr>
        <w:spacing w:line="360" w:lineRule="auto"/>
        <w:rPr>
          <w:rFonts w:cs="Arial"/>
        </w:rPr>
      </w:pPr>
    </w:p>
    <w:p w14:paraId="1EA03336" w14:textId="77777777" w:rsidR="00D125B8" w:rsidRPr="00CF42A6" w:rsidRDefault="00D125B8" w:rsidP="00BD290E">
      <w:pPr>
        <w:spacing w:line="360" w:lineRule="auto"/>
        <w:rPr>
          <w:rFonts w:cs="Arial"/>
        </w:rPr>
      </w:pPr>
    </w:p>
    <w:p w14:paraId="1E576A10" w14:textId="77777777" w:rsidR="00233D3E" w:rsidRPr="00CF42A6" w:rsidRDefault="00735884" w:rsidP="00BD290E">
      <w:pPr>
        <w:spacing w:line="360" w:lineRule="auto"/>
        <w:rPr>
          <w:rFonts w:cs="Arial"/>
          <w:b/>
        </w:rPr>
      </w:pPr>
      <w:r>
        <w:rPr>
          <w:rFonts w:cs="Arial"/>
          <w:b/>
        </w:rPr>
        <w:t>Additional Approvers (If Applicable)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160"/>
        <w:gridCol w:w="2160"/>
        <w:gridCol w:w="1800"/>
      </w:tblGrid>
      <w:tr w:rsidR="00233D3E" w:rsidRPr="00CF42A6" w14:paraId="7B72C966" w14:textId="77777777" w:rsidTr="00A04960">
        <w:trPr>
          <w:trHeight w:val="360"/>
        </w:trPr>
        <w:tc>
          <w:tcPr>
            <w:tcW w:w="3240" w:type="dxa"/>
            <w:vAlign w:val="center"/>
          </w:tcPr>
          <w:p w14:paraId="1A8CBA03" w14:textId="77777777" w:rsidR="00233D3E" w:rsidRPr="00CF42A6" w:rsidRDefault="00233D3E" w:rsidP="00BD290E">
            <w:pPr>
              <w:spacing w:before="60" w:after="60" w:line="360" w:lineRule="auto"/>
              <w:jc w:val="center"/>
              <w:rPr>
                <w:rFonts w:cs="Arial"/>
                <w:b/>
              </w:rPr>
            </w:pPr>
            <w:r>
              <w:rPr>
                <w:rFonts w:cs="Arial"/>
                <w:b/>
              </w:rPr>
              <w:t>Name</w:t>
            </w:r>
          </w:p>
        </w:tc>
        <w:tc>
          <w:tcPr>
            <w:tcW w:w="2160" w:type="dxa"/>
            <w:vAlign w:val="center"/>
          </w:tcPr>
          <w:p w14:paraId="23C8C288" w14:textId="77777777" w:rsidR="00233D3E" w:rsidRPr="00CF42A6" w:rsidRDefault="00233D3E" w:rsidP="00BD290E">
            <w:pPr>
              <w:spacing w:before="60" w:after="60" w:line="360" w:lineRule="auto"/>
              <w:jc w:val="center"/>
              <w:rPr>
                <w:rFonts w:cs="Arial"/>
                <w:b/>
              </w:rPr>
            </w:pPr>
            <w:r>
              <w:rPr>
                <w:rFonts w:cs="Arial"/>
                <w:b/>
              </w:rPr>
              <w:t>Designation</w:t>
            </w:r>
          </w:p>
        </w:tc>
        <w:tc>
          <w:tcPr>
            <w:tcW w:w="2160" w:type="dxa"/>
            <w:vAlign w:val="center"/>
          </w:tcPr>
          <w:p w14:paraId="67DBB325" w14:textId="77777777" w:rsidR="00233D3E" w:rsidRPr="00CF42A6" w:rsidRDefault="00233D3E" w:rsidP="00BD290E">
            <w:pPr>
              <w:spacing w:before="60" w:after="60" w:line="360" w:lineRule="auto"/>
              <w:jc w:val="center"/>
              <w:rPr>
                <w:rFonts w:cs="Arial"/>
                <w:b/>
              </w:rPr>
            </w:pPr>
            <w:r>
              <w:rPr>
                <w:rFonts w:cs="Arial"/>
                <w:b/>
              </w:rPr>
              <w:t>Signature</w:t>
            </w:r>
          </w:p>
        </w:tc>
        <w:tc>
          <w:tcPr>
            <w:tcW w:w="1800" w:type="dxa"/>
            <w:vAlign w:val="center"/>
          </w:tcPr>
          <w:p w14:paraId="7274872D" w14:textId="77777777" w:rsidR="00233D3E" w:rsidRPr="00CF42A6" w:rsidRDefault="00233D3E" w:rsidP="00BD290E">
            <w:pPr>
              <w:spacing w:before="60" w:after="60" w:line="360" w:lineRule="auto"/>
              <w:jc w:val="center"/>
              <w:rPr>
                <w:rFonts w:cs="Arial"/>
                <w:b/>
              </w:rPr>
            </w:pPr>
            <w:r>
              <w:rPr>
                <w:rFonts w:cs="Arial"/>
                <w:b/>
              </w:rPr>
              <w:t>Date</w:t>
            </w:r>
          </w:p>
        </w:tc>
      </w:tr>
      <w:tr w:rsidR="00233D3E" w:rsidRPr="00CF42A6" w14:paraId="24E12431" w14:textId="77777777" w:rsidTr="00A04960">
        <w:trPr>
          <w:trHeight w:val="360"/>
        </w:trPr>
        <w:tc>
          <w:tcPr>
            <w:tcW w:w="3240" w:type="dxa"/>
            <w:vAlign w:val="center"/>
          </w:tcPr>
          <w:p w14:paraId="7DA5383A" w14:textId="5AA627C8" w:rsidR="00233D3E" w:rsidRPr="00ED1D8A" w:rsidRDefault="008631DC" w:rsidP="00BD290E">
            <w:pPr>
              <w:spacing w:before="60" w:after="60" w:line="360" w:lineRule="auto"/>
              <w:jc w:val="center"/>
              <w:rPr>
                <w:rFonts w:cs="Arial"/>
                <w:sz w:val="18"/>
                <w:szCs w:val="18"/>
                <w:highlight w:val="yellow"/>
                <w:lang w:val="sv-SE"/>
              </w:rPr>
            </w:pPr>
            <w:r>
              <w:rPr>
                <w:rFonts w:cs="Arial"/>
                <w:sz w:val="18"/>
                <w:szCs w:val="18"/>
                <w:highlight w:val="yellow"/>
                <w:lang w:val="sv-SE"/>
              </w:rPr>
              <w:t>Fahmi A. Syafri</w:t>
            </w:r>
          </w:p>
        </w:tc>
        <w:tc>
          <w:tcPr>
            <w:tcW w:w="2160" w:type="dxa"/>
            <w:vAlign w:val="center"/>
          </w:tcPr>
          <w:p w14:paraId="466AF1BF" w14:textId="5DDF654E" w:rsidR="00233D3E" w:rsidRPr="00CF42A6" w:rsidRDefault="00F25F42" w:rsidP="00BD290E">
            <w:pPr>
              <w:spacing w:before="60" w:after="60" w:line="360" w:lineRule="auto"/>
              <w:jc w:val="center"/>
              <w:rPr>
                <w:rFonts w:cs="Arial"/>
                <w:sz w:val="18"/>
                <w:szCs w:val="18"/>
              </w:rPr>
            </w:pPr>
            <w:r>
              <w:rPr>
                <w:rFonts w:cs="Arial"/>
                <w:sz w:val="18"/>
                <w:szCs w:val="18"/>
              </w:rPr>
              <w:t>Manager OPAA</w:t>
            </w:r>
          </w:p>
        </w:tc>
        <w:tc>
          <w:tcPr>
            <w:tcW w:w="2160" w:type="dxa"/>
            <w:vAlign w:val="center"/>
          </w:tcPr>
          <w:p w14:paraId="0FC8FCCA" w14:textId="77777777" w:rsidR="00233D3E" w:rsidRPr="00CF42A6" w:rsidRDefault="00233D3E" w:rsidP="00BD290E">
            <w:pPr>
              <w:spacing w:before="60" w:after="60" w:line="360" w:lineRule="auto"/>
              <w:jc w:val="center"/>
              <w:rPr>
                <w:rFonts w:cs="Arial"/>
                <w:sz w:val="18"/>
              </w:rPr>
            </w:pPr>
          </w:p>
        </w:tc>
        <w:tc>
          <w:tcPr>
            <w:tcW w:w="1800" w:type="dxa"/>
            <w:vAlign w:val="center"/>
          </w:tcPr>
          <w:p w14:paraId="2C96810A" w14:textId="77777777" w:rsidR="00233D3E" w:rsidRPr="00CF42A6" w:rsidRDefault="00233D3E" w:rsidP="00BD290E">
            <w:pPr>
              <w:spacing w:before="60" w:after="60" w:line="360" w:lineRule="auto"/>
              <w:jc w:val="center"/>
              <w:rPr>
                <w:rFonts w:cs="Arial"/>
                <w:sz w:val="18"/>
              </w:rPr>
            </w:pPr>
          </w:p>
        </w:tc>
      </w:tr>
      <w:tr w:rsidR="00233D3E" w:rsidRPr="00CF42A6" w14:paraId="11EBC3B1" w14:textId="77777777" w:rsidTr="00A04960">
        <w:trPr>
          <w:trHeight w:val="360"/>
        </w:trPr>
        <w:tc>
          <w:tcPr>
            <w:tcW w:w="3240" w:type="dxa"/>
            <w:vAlign w:val="center"/>
          </w:tcPr>
          <w:p w14:paraId="6C36312F" w14:textId="33510E0E" w:rsidR="00233D3E" w:rsidRPr="00ED1D8A" w:rsidRDefault="008631DC" w:rsidP="00BD290E">
            <w:pPr>
              <w:spacing w:before="60" w:after="60" w:line="360" w:lineRule="auto"/>
              <w:jc w:val="center"/>
              <w:rPr>
                <w:rFonts w:cs="Arial"/>
                <w:sz w:val="18"/>
                <w:highlight w:val="yellow"/>
              </w:rPr>
            </w:pPr>
            <w:r>
              <w:rPr>
                <w:rFonts w:cs="Arial"/>
                <w:sz w:val="18"/>
                <w:highlight w:val="yellow"/>
              </w:rPr>
              <w:t>Oi Rozak</w:t>
            </w:r>
          </w:p>
        </w:tc>
        <w:tc>
          <w:tcPr>
            <w:tcW w:w="2160" w:type="dxa"/>
            <w:vAlign w:val="center"/>
          </w:tcPr>
          <w:p w14:paraId="7609B98E" w14:textId="3C9E8F28" w:rsidR="00233D3E" w:rsidRPr="00CF42A6" w:rsidRDefault="00F25F42" w:rsidP="00BD290E">
            <w:pPr>
              <w:spacing w:before="60" w:after="60" w:line="360" w:lineRule="auto"/>
              <w:jc w:val="center"/>
              <w:rPr>
                <w:rFonts w:cs="Arial"/>
                <w:sz w:val="18"/>
              </w:rPr>
            </w:pPr>
            <w:r>
              <w:rPr>
                <w:rFonts w:cs="Arial"/>
                <w:sz w:val="18"/>
              </w:rPr>
              <w:t>Lead P&amp;S</w:t>
            </w:r>
          </w:p>
        </w:tc>
        <w:tc>
          <w:tcPr>
            <w:tcW w:w="2160" w:type="dxa"/>
            <w:vAlign w:val="center"/>
          </w:tcPr>
          <w:p w14:paraId="6E206290" w14:textId="77777777" w:rsidR="00233D3E" w:rsidRPr="00CF42A6" w:rsidRDefault="00233D3E" w:rsidP="00BD290E">
            <w:pPr>
              <w:spacing w:before="60" w:after="60" w:line="360" w:lineRule="auto"/>
              <w:jc w:val="center"/>
              <w:rPr>
                <w:rFonts w:cs="Arial"/>
                <w:sz w:val="18"/>
              </w:rPr>
            </w:pPr>
          </w:p>
        </w:tc>
        <w:tc>
          <w:tcPr>
            <w:tcW w:w="1800" w:type="dxa"/>
            <w:vAlign w:val="center"/>
          </w:tcPr>
          <w:p w14:paraId="6B721064" w14:textId="77777777" w:rsidR="00233D3E" w:rsidRPr="00CF42A6" w:rsidRDefault="00233D3E" w:rsidP="00BD290E">
            <w:pPr>
              <w:spacing w:before="60" w:after="60" w:line="360" w:lineRule="auto"/>
              <w:jc w:val="center"/>
              <w:rPr>
                <w:rFonts w:cs="Arial"/>
                <w:sz w:val="18"/>
              </w:rPr>
            </w:pPr>
          </w:p>
        </w:tc>
      </w:tr>
      <w:tr w:rsidR="00F25F42" w:rsidRPr="00CF42A6" w14:paraId="21404785" w14:textId="77777777" w:rsidTr="00A04960">
        <w:trPr>
          <w:trHeight w:val="360"/>
        </w:trPr>
        <w:tc>
          <w:tcPr>
            <w:tcW w:w="3240" w:type="dxa"/>
            <w:vAlign w:val="center"/>
          </w:tcPr>
          <w:p w14:paraId="6BE65A2D" w14:textId="493631C2" w:rsidR="00F25F42" w:rsidRPr="00CF42A6" w:rsidRDefault="00BE764D" w:rsidP="00BD290E">
            <w:pPr>
              <w:spacing w:before="60" w:after="60" w:line="360" w:lineRule="auto"/>
              <w:jc w:val="center"/>
              <w:rPr>
                <w:rFonts w:cs="Arial"/>
                <w:sz w:val="18"/>
              </w:rPr>
            </w:pPr>
            <w:r>
              <w:rPr>
                <w:rFonts w:cs="Arial"/>
                <w:sz w:val="18"/>
              </w:rPr>
              <w:t>Rosa V. Damayanti</w:t>
            </w:r>
          </w:p>
        </w:tc>
        <w:tc>
          <w:tcPr>
            <w:tcW w:w="2160" w:type="dxa"/>
            <w:vAlign w:val="center"/>
          </w:tcPr>
          <w:p w14:paraId="7F1E5DE4" w14:textId="2A12BE9B" w:rsidR="00F25F42" w:rsidRPr="00CF42A6" w:rsidRDefault="00BE764D" w:rsidP="00BD290E">
            <w:pPr>
              <w:spacing w:before="60" w:after="60" w:line="360" w:lineRule="auto"/>
              <w:jc w:val="center"/>
              <w:rPr>
                <w:rFonts w:cs="Arial"/>
                <w:sz w:val="18"/>
              </w:rPr>
            </w:pPr>
            <w:r>
              <w:rPr>
                <w:rFonts w:cs="Arial"/>
                <w:sz w:val="18"/>
              </w:rPr>
              <w:t>Manager PDC Planning</w:t>
            </w:r>
          </w:p>
        </w:tc>
        <w:tc>
          <w:tcPr>
            <w:tcW w:w="2160" w:type="dxa"/>
            <w:vAlign w:val="center"/>
          </w:tcPr>
          <w:p w14:paraId="4B04E33F" w14:textId="77777777" w:rsidR="00F25F42" w:rsidRPr="00CF42A6" w:rsidRDefault="00F25F42" w:rsidP="00BD290E">
            <w:pPr>
              <w:spacing w:before="60" w:after="60" w:line="360" w:lineRule="auto"/>
              <w:jc w:val="center"/>
              <w:rPr>
                <w:rFonts w:cs="Arial"/>
                <w:sz w:val="18"/>
              </w:rPr>
            </w:pPr>
          </w:p>
        </w:tc>
        <w:tc>
          <w:tcPr>
            <w:tcW w:w="1800" w:type="dxa"/>
            <w:vAlign w:val="center"/>
          </w:tcPr>
          <w:p w14:paraId="158EC5A0" w14:textId="77777777" w:rsidR="00F25F42" w:rsidRPr="00CF42A6" w:rsidRDefault="00F25F42" w:rsidP="00BD290E">
            <w:pPr>
              <w:spacing w:before="60" w:after="60" w:line="360" w:lineRule="auto"/>
              <w:jc w:val="center"/>
              <w:rPr>
                <w:rFonts w:cs="Arial"/>
                <w:sz w:val="18"/>
              </w:rPr>
            </w:pPr>
          </w:p>
        </w:tc>
      </w:tr>
      <w:tr w:rsidR="00BE764D" w:rsidRPr="00CF42A6" w14:paraId="3115F5F1" w14:textId="77777777" w:rsidTr="00A04960">
        <w:trPr>
          <w:trHeight w:val="360"/>
        </w:trPr>
        <w:tc>
          <w:tcPr>
            <w:tcW w:w="3240" w:type="dxa"/>
            <w:vAlign w:val="center"/>
          </w:tcPr>
          <w:p w14:paraId="65914D11" w14:textId="7C9C8EC2" w:rsidR="00BE764D" w:rsidRPr="00CF42A6" w:rsidRDefault="00BE764D" w:rsidP="00BD290E">
            <w:pPr>
              <w:spacing w:before="60" w:after="60" w:line="360" w:lineRule="auto"/>
              <w:jc w:val="center"/>
              <w:rPr>
                <w:rFonts w:cs="Arial"/>
                <w:sz w:val="18"/>
              </w:rPr>
            </w:pPr>
            <w:r>
              <w:rPr>
                <w:rFonts w:cs="Arial"/>
                <w:sz w:val="18"/>
              </w:rPr>
              <w:t>Robert Cahyadi</w:t>
            </w:r>
          </w:p>
        </w:tc>
        <w:tc>
          <w:tcPr>
            <w:tcW w:w="2160" w:type="dxa"/>
            <w:vAlign w:val="center"/>
          </w:tcPr>
          <w:p w14:paraId="12467665" w14:textId="17ACB3AA" w:rsidR="00BE764D" w:rsidRPr="00CF42A6" w:rsidRDefault="00BE764D" w:rsidP="00BD290E">
            <w:pPr>
              <w:spacing w:before="60" w:after="60" w:line="360" w:lineRule="auto"/>
              <w:jc w:val="center"/>
              <w:rPr>
                <w:rFonts w:cs="Arial"/>
                <w:sz w:val="18"/>
              </w:rPr>
            </w:pPr>
            <w:r>
              <w:rPr>
                <w:rFonts w:cs="Arial"/>
                <w:sz w:val="18"/>
              </w:rPr>
              <w:t>Manager Planning</w:t>
            </w:r>
          </w:p>
        </w:tc>
        <w:tc>
          <w:tcPr>
            <w:tcW w:w="2160" w:type="dxa"/>
            <w:vAlign w:val="center"/>
          </w:tcPr>
          <w:p w14:paraId="3438C5C7" w14:textId="77777777" w:rsidR="00BE764D" w:rsidRPr="00CF42A6" w:rsidRDefault="00BE764D" w:rsidP="00BD290E">
            <w:pPr>
              <w:spacing w:before="60" w:after="60" w:line="360" w:lineRule="auto"/>
              <w:jc w:val="center"/>
              <w:rPr>
                <w:rFonts w:cs="Arial"/>
                <w:sz w:val="18"/>
              </w:rPr>
            </w:pPr>
          </w:p>
        </w:tc>
        <w:tc>
          <w:tcPr>
            <w:tcW w:w="1800" w:type="dxa"/>
            <w:vAlign w:val="center"/>
          </w:tcPr>
          <w:p w14:paraId="010828E8" w14:textId="77777777" w:rsidR="00BE764D" w:rsidRPr="00CF42A6" w:rsidRDefault="00BE764D" w:rsidP="00BD290E">
            <w:pPr>
              <w:spacing w:before="60" w:after="60" w:line="360" w:lineRule="auto"/>
              <w:jc w:val="center"/>
              <w:rPr>
                <w:rFonts w:cs="Arial"/>
                <w:sz w:val="18"/>
              </w:rPr>
            </w:pPr>
          </w:p>
        </w:tc>
      </w:tr>
    </w:tbl>
    <w:p w14:paraId="217E06A6" w14:textId="381BD216" w:rsidR="00735884" w:rsidRPr="00CF42A6" w:rsidRDefault="00735884" w:rsidP="00BD290E">
      <w:pPr>
        <w:spacing w:line="360" w:lineRule="auto"/>
        <w:rPr>
          <w:rFonts w:cs="Arial"/>
          <w:b/>
        </w:rPr>
      </w:pPr>
    </w:p>
    <w:p w14:paraId="378B425F" w14:textId="77777777" w:rsidR="0000762E" w:rsidRPr="00CF42A6" w:rsidRDefault="0000762E" w:rsidP="00BD290E">
      <w:pPr>
        <w:spacing w:line="360" w:lineRule="auto"/>
        <w:rPr>
          <w:rFonts w:cs="Arial"/>
          <w:b/>
        </w:rPr>
      </w:pPr>
    </w:p>
    <w:p w14:paraId="5ED24438" w14:textId="3439E1EC" w:rsidR="000A22DF" w:rsidRPr="00CF42A6" w:rsidRDefault="00D45A2C" w:rsidP="00BD290E">
      <w:pPr>
        <w:pStyle w:val="Title"/>
        <w:spacing w:before="0" w:after="0" w:line="360" w:lineRule="auto"/>
        <w:jc w:val="left"/>
        <w:rPr>
          <w:rFonts w:cs="Arial"/>
          <w:noProof/>
        </w:rPr>
      </w:pPr>
      <w:r>
        <w:rPr>
          <w:rFonts w:cs="Arial"/>
        </w:rPr>
        <w:br w:type="page"/>
      </w:r>
      <w:bookmarkStart w:id="1" w:name="_Toc422776421"/>
      <w:bookmarkStart w:id="2" w:name="_Toc423345540"/>
      <w:bookmarkStart w:id="3" w:name="_Toc177562817"/>
      <w:bookmarkStart w:id="4" w:name="_Toc196309685"/>
      <w:bookmarkStart w:id="5" w:name="_Toc235450927"/>
      <w:r>
        <w:rPr>
          <w:rFonts w:cs="Arial"/>
        </w:rPr>
        <w:lastRenderedPageBreak/>
        <w:t>Contents</w:t>
      </w:r>
      <w:bookmarkEnd w:id="1"/>
      <w:bookmarkEnd w:id="2"/>
      <w:bookmarkEnd w:id="3"/>
      <w:bookmarkEnd w:id="4"/>
      <w:bookmarkEnd w:id="5"/>
      <w:r>
        <w:rPr>
          <w:rFonts w:cs="Arial"/>
        </w:rPr>
        <w:fldChar w:fldCharType="begin"/>
        <w:instrText xml:space="preserve"> TOC \o "1-2" \h \z \u </w:instrText>
        <w:fldChar w:fldCharType="separate"/>
      </w:r>
    </w:p>
    <w:p w14:paraId="087D6159" w14:textId="65C214BF" w:rsidR="00796EE3" w:rsidRDefault="00796EE3">
      <w:pPr>
        <w:pStyle w:val="TOC1"/>
        <w:tabs>
          <w:tab w:val="right" w:leader="dot" w:pos="9350"/>
        </w:tabs>
        <w:rPr>
          <w:ins w:id="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7" w:author="Muhamad Ridho Zul Khoiri" w:date="2026-07-23T09:58:00Z" w16du:dateUtc="2026-07-23T02:58:00Z">
        <w:r>
          <w:fldChar w:fldCharType="begin"/>
          <w:instrText>HYPERLINK \l "_Toc235450927"</w:instrText>
          <w:fldChar w:fldCharType="separate"/>
        </w:r>
        <w:r>
          <w:rPr>
            <w:rStyle w:val="Hyperlink"/>
            <w:rFonts w:cs="Arial"/>
            <w:noProof/>
          </w:rPr>
          <w:t>Contents</w:t>
        </w:r>
        <w:r>
          <w:rPr>
            <w:noProof/>
            <w:webHidden/>
          </w:rPr>
          <w:tab/>
          <w:fldChar w:fldCharType="begin"/>
          <w:instrText xml:space="preserve"> PAGEREF _Toc235450927 \h </w:instrText>
          <w:fldChar w:fldCharType="separate"/>
          <w:t>5</w:t>
          <w:fldChar w:fldCharType="end"/>
        </w:r>
        <w:r>
          <w:fldChar w:fldCharType="end"/>
        </w:r>
      </w:ins>
    </w:p>
    <w:p w14:paraId="4D0C4CBA" w14:textId="408EEEB3" w:rsidR="00796EE3" w:rsidRDefault="00796EE3">
      <w:pPr>
        <w:pStyle w:val="TOC1"/>
        <w:tabs>
          <w:tab w:val="right" w:leader="dot" w:pos="9350"/>
        </w:tabs>
        <w:rPr>
          <w:ins w:id="8"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9" w:author="Muhamad Ridho Zul Khoiri" w:date="2026-07-23T09:58:00Z" w16du:dateUtc="2026-07-23T02:58:00Z">
        <w:r>
          <w:fldChar w:fldCharType="begin"/>
          <w:instrText>HYPERLINK \l "_Toc235450928"</w:instrText>
          <w:fldChar w:fldCharType="separate"/>
        </w:r>
        <w:r>
          <w:rPr>
            <w:rStyle w:val="Hyperlink"/>
            <w:rFonts w:cs="Arial"/>
            <w:noProof/>
          </w:rPr>
          <w:t>Appendices</w:t>
        </w:r>
        <w:r>
          <w:rPr>
            <w:noProof/>
            <w:webHidden/>
          </w:rPr>
          <w:tab/>
          <w:fldChar w:fldCharType="begin"/>
          <w:instrText xml:space="preserve"> PAGEREF _Toc235450928 \h </w:instrText>
          <w:fldChar w:fldCharType="separate"/>
          <w:t>7</w:t>
          <w:fldChar w:fldCharType="end"/>
        </w:r>
        <w:r>
          <w:fldChar w:fldCharType="end"/>
        </w:r>
      </w:ins>
    </w:p>
    <w:p w14:paraId="6BE85AA7" w14:textId="25B21D71" w:rsidR="00796EE3" w:rsidRDefault="00796EE3">
      <w:pPr>
        <w:pStyle w:val="TOC1"/>
        <w:tabs>
          <w:tab w:val="left" w:pos="1123"/>
          <w:tab w:val="right" w:leader="dot" w:pos="9350"/>
        </w:tabs>
        <w:rPr>
          <w:ins w:id="1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1" w:author="Muhamad Ridho Zul Khoiri" w:date="2026-07-23T09:58:00Z" w16du:dateUtc="2026-07-23T02:58:00Z">
        <w:r>
          <w:fldChar w:fldCharType="begin"/>
          <w:instrText>HYPERLINK \l "_Toc235450929"</w:instrText>
          <w:fldChar w:fldCharType="separate"/>
        </w:r>
        <w:r>
          <w:rPr>
            <w:rStyle w:val="Hyperlink"/>
            <w:rFonts w:cs="Arial"/>
            <w:noProof/>
          </w:rPr>
          <w:t>1</w:t>
        </w:r>
        <w:r>
          <w:rPr>
            <w:rFonts w:asciiTheme="minorHAnsi" w:eastAsiaTheme="minorEastAsia" w:hAnsiTheme="minorHAnsi" w:cstheme="minorBidi"/>
            <w:b w:val="0"/>
            <w:noProof/>
            <w:kern w:val="2"/>
            <w:sz w:val="24"/>
            <w:szCs w:val="24"/>
            <w14:ligatures w14:val="standardContextual"/>
          </w:rPr>
          <w:tab/>
        </w:r>
        <w:r>
          <w:rPr>
            <w:rStyle w:val="Hyperlink"/>
            <w:rFonts w:cs="Arial"/>
            <w:noProof/>
          </w:rPr>
          <w:t>Introduction</w:t>
        </w:r>
        <w:r>
          <w:rPr>
            <w:noProof/>
            <w:webHidden/>
          </w:rPr>
          <w:tab/>
          <w:fldChar w:fldCharType="begin"/>
          <w:instrText xml:space="preserve"> PAGEREF _Toc235450929 \h </w:instrText>
          <w:fldChar w:fldCharType="separate"/>
          <w:t>8</w:t>
          <w:fldChar w:fldCharType="end"/>
        </w:r>
        <w:r>
          <w:fldChar w:fldCharType="end"/>
        </w:r>
      </w:ins>
    </w:p>
    <w:p w14:paraId="4BEAA5C3" w14:textId="17F3178B" w:rsidR="00796EE3" w:rsidRDefault="00796EE3">
      <w:pPr>
        <w:pStyle w:val="TOC2"/>
        <w:rPr>
          <w:ins w:id="1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3" w:author="Muhamad Ridho Zul Khoiri" w:date="2026-07-23T09:58:00Z" w16du:dateUtc="2026-07-23T02:58:00Z">
        <w:r>
          <w:fldChar w:fldCharType="begin"/>
          <w:instrText>HYPERLINK \l "_Toc235450930"</w:instrText>
          <w:fldChar w:fldCharType="separate"/>
        </w:r>
        <w:r>
          <w:rPr>
            <w:rStyle w:val="Hyperlink"/>
            <w:rFonts w:cs="Arial"/>
            <w:noProof/>
          </w:rPr>
          <w:t>1.1</w:t>
        </w:r>
        <w:r>
          <w:rPr>
            <w:rFonts w:asciiTheme="minorHAnsi" w:eastAsiaTheme="minorEastAsia" w:hAnsiTheme="minorHAnsi" w:cstheme="minorBidi"/>
            <w:noProof/>
            <w:kern w:val="2"/>
            <w:sz w:val="24"/>
            <w:szCs w:val="24"/>
            <w14:ligatures w14:val="standardContextual"/>
          </w:rPr>
          <w:tab/>
        </w:r>
        <w:r>
          <w:rPr>
            <w:rStyle w:val="Hyperlink"/>
            <w:rFonts w:cs="Arial"/>
            <w:noProof/>
          </w:rPr>
          <w:t>Concept and Objectives of Integrated Planning</w:t>
        </w:r>
        <w:r>
          <w:rPr>
            <w:noProof/>
            <w:webHidden/>
          </w:rPr>
          <w:tab/>
          <w:fldChar w:fldCharType="begin"/>
          <w:instrText xml:space="preserve"> PAGEREF _Toc235450930 \h </w:instrText>
          <w:fldChar w:fldCharType="separate"/>
          <w:t>8</w:t>
          <w:fldChar w:fldCharType="end"/>
        </w:r>
        <w:r>
          <w:fldChar w:fldCharType="end"/>
        </w:r>
      </w:ins>
    </w:p>
    <w:p w14:paraId="03E615AA" w14:textId="60956CDE" w:rsidR="00796EE3" w:rsidRDefault="00796EE3">
      <w:pPr>
        <w:pStyle w:val="TOC2"/>
        <w:rPr>
          <w:ins w:id="1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5" w:author="Muhamad Ridho Zul Khoiri" w:date="2026-07-23T09:58:00Z" w16du:dateUtc="2026-07-23T02:58:00Z">
        <w:r>
          <w:fldChar w:fldCharType="begin"/>
          <w:instrText>HYPERLINK \l "_Toc235450931"</w:instrText>
          <w:fldChar w:fldCharType="separate"/>
        </w:r>
        <w:r>
          <w:rPr>
            <w:rStyle w:val="Hyperlink"/>
            <w:rFonts w:cs="Arial"/>
            <w:noProof/>
          </w:rPr>
          <w:t>1.2</w:t>
        </w:r>
        <w:r>
          <w:rPr>
            <w:rFonts w:asciiTheme="minorHAnsi" w:eastAsiaTheme="minorEastAsia" w:hAnsiTheme="minorHAnsi" w:cstheme="minorBidi"/>
            <w:noProof/>
            <w:kern w:val="2"/>
            <w:sz w:val="24"/>
            <w:szCs w:val="24"/>
            <w14:ligatures w14:val="standardContextual"/>
          </w:rPr>
          <w:tab/>
        </w:r>
        <w:r>
          <w:rPr>
            <w:rStyle w:val="Hyperlink"/>
            <w:rFonts w:cs="Arial"/>
            <w:noProof/>
          </w:rPr>
          <w:t>Scope</w:t>
        </w:r>
        <w:r>
          <w:rPr>
            <w:noProof/>
            <w:webHidden/>
          </w:rPr>
          <w:tab/>
          <w:fldChar w:fldCharType="begin"/>
          <w:instrText xml:space="preserve"> PAGEREF _Toc235450931 \h </w:instrText>
          <w:fldChar w:fldCharType="separate"/>
          <w:t>10</w:t>
          <w:fldChar w:fldCharType="end"/>
        </w:r>
        <w:r>
          <w:fldChar w:fldCharType="end"/>
        </w:r>
      </w:ins>
    </w:p>
    <w:p w14:paraId="2CD9DCD9" w14:textId="0F2E2A65" w:rsidR="00796EE3" w:rsidRDefault="00796EE3">
      <w:pPr>
        <w:pStyle w:val="TOC1"/>
        <w:tabs>
          <w:tab w:val="left" w:pos="1123"/>
          <w:tab w:val="right" w:leader="dot" w:pos="9350"/>
        </w:tabs>
        <w:rPr>
          <w:ins w:id="1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7" w:author="Muhamad Ridho Zul Khoiri" w:date="2026-07-23T09:58:00Z" w16du:dateUtc="2026-07-23T02:58:00Z">
        <w:r>
          <w:fldChar w:fldCharType="begin"/>
          <w:instrText>HYPERLINK \l "_Toc235450932"</w:instrText>
          <w:fldChar w:fldCharType="separate"/>
        </w:r>
        <w:r>
          <w:rPr>
            <w:rStyle w:val="Hyperlink"/>
            <w:rFonts w:cs="Arial"/>
            <w:noProof/>
            <w:highlight w:val="yellow"/>
          </w:rPr>
          <w:t>2</w:t>
        </w:r>
        <w:r>
          <w:rPr>
            <w:rFonts w:asciiTheme="minorHAnsi" w:eastAsiaTheme="minorEastAsia" w:hAnsiTheme="minorHAnsi" w:cstheme="minorBidi"/>
            <w:b w:val="0"/>
            <w:noProof/>
            <w:kern w:val="2"/>
            <w:sz w:val="24"/>
            <w:szCs w:val="24"/>
            <w14:ligatures w14:val="standardContextual"/>
          </w:rPr>
          <w:tab/>
        </w:r>
        <w:r>
          <w:rPr>
            <w:rStyle w:val="Hyperlink"/>
            <w:rFonts w:cs="Arial"/>
            <w:noProof/>
            <w:highlight w:val="yellow"/>
          </w:rPr>
          <w:t>Philosophy &amp; Principles</w:t>
        </w:r>
        <w:r>
          <w:rPr>
            <w:noProof/>
            <w:webHidden/>
          </w:rPr>
          <w:tab/>
          <w:fldChar w:fldCharType="begin"/>
          <w:instrText xml:space="preserve"> PAGEREF _Toc235450932 \h </w:instrText>
          <w:fldChar w:fldCharType="separate"/>
          <w:t>11</w:t>
          <w:fldChar w:fldCharType="end"/>
        </w:r>
        <w:r>
          <w:fldChar w:fldCharType="end"/>
        </w:r>
      </w:ins>
    </w:p>
    <w:p w14:paraId="3CFA2C40" w14:textId="6B0FC87B" w:rsidR="00796EE3" w:rsidRDefault="00796EE3">
      <w:pPr>
        <w:pStyle w:val="TOC2"/>
        <w:rPr>
          <w:ins w:id="1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9" w:author="Muhamad Ridho Zul Khoiri" w:date="2026-07-23T09:58:00Z" w16du:dateUtc="2026-07-23T02:58:00Z">
        <w:r>
          <w:fldChar w:fldCharType="begin"/>
          <w:instrText>HYPERLINK \l "_Toc235450933"</w:instrText>
          <w:fldChar w:fldCharType="separate"/>
        </w:r>
        <w:r>
          <w:rPr>
            <w:rStyle w:val="Hyperlink"/>
            <w:rFonts w:cs="Arial"/>
            <w:noProof/>
          </w:rPr>
          <w:t>2.1</w:t>
        </w:r>
        <w:r>
          <w:rPr>
            <w:rFonts w:asciiTheme="minorHAnsi" w:eastAsiaTheme="minorEastAsia" w:hAnsiTheme="minorHAnsi" w:cstheme="minorBidi"/>
            <w:noProof/>
            <w:kern w:val="2"/>
            <w:sz w:val="24"/>
            <w:szCs w:val="24"/>
            <w14:ligatures w14:val="standardContextual"/>
          </w:rPr>
          <w:tab/>
        </w:r>
        <w:r>
          <w:rPr>
            <w:rStyle w:val="Hyperlink"/>
            <w:rFonts w:cs="Arial"/>
            <w:noProof/>
          </w:rPr>
          <w:t>Integrated Planning Philosophy</w:t>
        </w:r>
        <w:r>
          <w:rPr>
            <w:noProof/>
            <w:webHidden/>
          </w:rPr>
          <w:tab/>
          <w:fldChar w:fldCharType="begin"/>
          <w:instrText xml:space="preserve"> PAGEREF _Toc235450933 \h </w:instrText>
          <w:fldChar w:fldCharType="separate"/>
          <w:t>11</w:t>
          <w:fldChar w:fldCharType="end"/>
        </w:r>
        <w:r>
          <w:fldChar w:fldCharType="end"/>
        </w:r>
      </w:ins>
    </w:p>
    <w:p w14:paraId="64806EA9" w14:textId="0DA957D6" w:rsidR="00796EE3" w:rsidRDefault="00796EE3">
      <w:pPr>
        <w:pStyle w:val="TOC2"/>
        <w:rPr>
          <w:ins w:id="2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1" w:author="Muhamad Ridho Zul Khoiri" w:date="2026-07-23T09:58:00Z" w16du:dateUtc="2026-07-23T02:58:00Z">
        <w:r>
          <w:fldChar w:fldCharType="begin"/>
          <w:instrText>HYPERLINK \l "_Toc235450935"</w:instrText>
          <w:fldChar w:fldCharType="separate"/>
        </w:r>
        <w:r>
          <w:rPr>
            <w:rStyle w:val="Hyperlink"/>
            <w:rFonts w:cs="Arial"/>
            <w:noProof/>
          </w:rPr>
          <w:t>2.2</w:t>
        </w:r>
        <w:r>
          <w:rPr>
            <w:rFonts w:asciiTheme="minorHAnsi" w:eastAsiaTheme="minorEastAsia" w:hAnsiTheme="minorHAnsi" w:cstheme="minorBidi"/>
            <w:noProof/>
            <w:kern w:val="2"/>
            <w:sz w:val="24"/>
            <w:szCs w:val="24"/>
            <w14:ligatures w14:val="standardContextual"/>
          </w:rPr>
          <w:tab/>
        </w:r>
        <w:r>
          <w:rPr>
            <w:rStyle w:val="Hyperlink"/>
            <w:rFonts w:cs="Arial"/>
            <w:noProof/>
          </w:rPr>
          <w:t>Integrated Planning Strategy</w:t>
        </w:r>
        <w:r>
          <w:rPr>
            <w:noProof/>
            <w:webHidden/>
          </w:rPr>
          <w:tab/>
          <w:fldChar w:fldCharType="begin"/>
          <w:instrText xml:space="preserve"> PAGEREF _Toc235450935 \h </w:instrText>
          <w:fldChar w:fldCharType="separate"/>
          <w:t>11</w:t>
          <w:fldChar w:fldCharType="end"/>
        </w:r>
        <w:r>
          <w:fldChar w:fldCharType="end"/>
        </w:r>
      </w:ins>
    </w:p>
    <w:p w14:paraId="2E223A50" w14:textId="48CCAA3F" w:rsidR="00796EE3" w:rsidRDefault="00796EE3">
      <w:pPr>
        <w:pStyle w:val="TOC2"/>
        <w:rPr>
          <w:ins w:id="2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3" w:author="Muhamad Ridho Zul Khoiri" w:date="2026-07-23T09:58:00Z" w16du:dateUtc="2026-07-23T02:58:00Z">
        <w:r>
          <w:fldChar w:fldCharType="begin"/>
          <w:instrText>HYPERLINK \l "_Toc235450937"</w:instrText>
          <w:fldChar w:fldCharType="separate"/>
        </w:r>
        <w:r>
          <w:rPr>
            <w:rStyle w:val="Hyperlink"/>
            <w:rFonts w:cs="Arial"/>
            <w:noProof/>
            <w:highlight w:val="yellow"/>
          </w:rPr>
          <w:t>2.3</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Function-Specific Practices</w:t>
        </w:r>
        <w:r>
          <w:rPr>
            <w:noProof/>
            <w:webHidden/>
          </w:rPr>
          <w:tab/>
          <w:fldChar w:fldCharType="begin"/>
          <w:instrText xml:space="preserve"> PAGEREF _Toc235450937 \h </w:instrText>
          <w:fldChar w:fldCharType="separate"/>
          <w:t>12</w:t>
          <w:fldChar w:fldCharType="end"/>
        </w:r>
        <w:r>
          <w:fldChar w:fldCharType="end"/>
        </w:r>
      </w:ins>
    </w:p>
    <w:p w14:paraId="7223DEA2" w14:textId="5AAA5F25" w:rsidR="00796EE3" w:rsidRDefault="00796EE3">
      <w:pPr>
        <w:pStyle w:val="TOC1"/>
        <w:tabs>
          <w:tab w:val="left" w:pos="1123"/>
          <w:tab w:val="right" w:leader="dot" w:pos="9350"/>
        </w:tabs>
        <w:rPr>
          <w:ins w:id="24"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25" w:author="Muhamad Ridho Zul Khoiri" w:date="2026-07-23T09:58:00Z" w16du:dateUtc="2026-07-23T02:58:00Z">
        <w:r>
          <w:fldChar w:fldCharType="begin"/>
          <w:instrText>HYPERLINK \l "_Toc235450938"</w:instrText>
          <w:fldChar w:fldCharType="separate"/>
        </w:r>
        <w:r>
          <w:rPr>
            <w:rStyle w:val="Hyperlink"/>
            <w:rFonts w:cs="Arial"/>
            <w:noProof/>
            <w:highlight w:val="yellow"/>
          </w:rPr>
          <w:t>3</w:t>
        </w:r>
        <w:r>
          <w:rPr>
            <w:rFonts w:asciiTheme="minorHAnsi" w:eastAsiaTheme="minorEastAsia" w:hAnsiTheme="minorHAnsi" w:cstheme="minorBidi"/>
            <w:b w:val="0"/>
            <w:noProof/>
            <w:kern w:val="2"/>
            <w:sz w:val="24"/>
            <w:szCs w:val="24"/>
            <w14:ligatures w14:val="standardContextual"/>
          </w:rPr>
          <w:tab/>
        </w:r>
        <w:r>
          <w:rPr>
            <w:rStyle w:val="Hyperlink"/>
            <w:rFonts w:cs="Arial"/>
            <w:noProof/>
            <w:highlight w:val="yellow"/>
          </w:rPr>
          <w:t>Planning System &amp; Horizon</w:t>
        </w:r>
        <w:r>
          <w:rPr>
            <w:noProof/>
            <w:webHidden/>
          </w:rPr>
          <w:tab/>
          <w:fldChar w:fldCharType="begin"/>
          <w:instrText xml:space="preserve"> PAGEREF _Toc235450938 \h </w:instrText>
          <w:fldChar w:fldCharType="separate"/>
          <w:t>13</w:t>
          <w:fldChar w:fldCharType="end"/>
        </w:r>
        <w:r>
          <w:fldChar w:fldCharType="end"/>
        </w:r>
      </w:ins>
    </w:p>
    <w:p w14:paraId="6520E94E" w14:textId="0649D136" w:rsidR="00796EE3" w:rsidRDefault="00796EE3">
      <w:pPr>
        <w:pStyle w:val="TOC2"/>
        <w:rPr>
          <w:ins w:id="2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7" w:author="Muhamad Ridho Zul Khoiri" w:date="2026-07-23T09:58:00Z" w16du:dateUtc="2026-07-23T02:58:00Z">
        <w:r>
          <w:fldChar w:fldCharType="begin"/>
          <w:instrText>HYPERLINK \l "_Toc235450939"</w:instrText>
          <w:fldChar w:fldCharType="separate"/>
        </w:r>
        <w:r>
          <w:rPr>
            <w:rStyle w:val="Hyperlink"/>
            <w:rFonts w:cs="Arial"/>
            <w:noProof/>
            <w:highlight w:val="yellow"/>
          </w:rPr>
          <w:t>3.1</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Horizon Breakdown</w:t>
        </w:r>
        <w:r>
          <w:rPr>
            <w:noProof/>
            <w:webHidden/>
          </w:rPr>
          <w:tab/>
          <w:fldChar w:fldCharType="begin"/>
          <w:instrText xml:space="preserve"> PAGEREF _Toc235450939 \h </w:instrText>
          <w:fldChar w:fldCharType="separate"/>
          <w:t>13</w:t>
          <w:fldChar w:fldCharType="end"/>
        </w:r>
        <w:r>
          <w:fldChar w:fldCharType="end"/>
        </w:r>
      </w:ins>
    </w:p>
    <w:p w14:paraId="3AA34A4D" w14:textId="633F2234" w:rsidR="00796EE3" w:rsidRDefault="00796EE3">
      <w:pPr>
        <w:pStyle w:val="TOC2"/>
        <w:rPr>
          <w:ins w:id="2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9" w:author="Muhamad Ridho Zul Khoiri" w:date="2026-07-23T09:58:00Z" w16du:dateUtc="2026-07-23T02:58:00Z">
        <w:r>
          <w:fldChar w:fldCharType="begin"/>
          <w:instrText>HYPERLINK \l "_Toc235450940"</w:instrText>
          <w:fldChar w:fldCharType="separate"/>
        </w:r>
        <w:r>
          <w:rPr>
            <w:rStyle w:val="Hyperlink"/>
            <w:rFonts w:cs="Arial"/>
            <w:noProof/>
            <w:highlight w:val="yellow"/>
          </w:rPr>
          <w:t>3.2</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Activity-Based Planning Processes</w:t>
        </w:r>
        <w:r>
          <w:rPr>
            <w:noProof/>
            <w:webHidden/>
          </w:rPr>
          <w:tab/>
          <w:fldChar w:fldCharType="begin"/>
          <w:instrText xml:space="preserve"> PAGEREF _Toc235450940 \h </w:instrText>
          <w:fldChar w:fldCharType="separate"/>
          <w:t>15</w:t>
          <w:fldChar w:fldCharType="end"/>
        </w:r>
        <w:r>
          <w:fldChar w:fldCharType="end"/>
        </w:r>
      </w:ins>
    </w:p>
    <w:p w14:paraId="25663435" w14:textId="6B0D8230" w:rsidR="00796EE3" w:rsidRDefault="00796EE3">
      <w:pPr>
        <w:pStyle w:val="TOC2"/>
        <w:rPr>
          <w:ins w:id="3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1" w:author="Muhamad Ridho Zul Khoiri" w:date="2026-07-23T09:58:00Z" w16du:dateUtc="2026-07-23T02:58:00Z">
        <w:r>
          <w:fldChar w:fldCharType="begin"/>
          <w:instrText>HYPERLINK \l "_Toc235450958"</w:instrText>
          <w:fldChar w:fldCharType="separate"/>
        </w:r>
        <w:r>
          <w:rPr>
            <w:rStyle w:val="Hyperlink"/>
            <w:rFonts w:cs="Arial"/>
            <w:noProof/>
            <w:highlight w:val="yellow"/>
          </w:rPr>
          <w:t>3.3</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Work Process/Flow</w:t>
        </w:r>
        <w:r>
          <w:rPr>
            <w:noProof/>
            <w:webHidden/>
          </w:rPr>
          <w:tab/>
          <w:fldChar w:fldCharType="begin"/>
          <w:instrText xml:space="preserve"> PAGEREF _Toc235450958 \h </w:instrText>
          <w:fldChar w:fldCharType="separate"/>
          <w:t>16</w:t>
          <w:fldChar w:fldCharType="end"/>
        </w:r>
        <w:r>
          <w:fldChar w:fldCharType="end"/>
        </w:r>
      </w:ins>
    </w:p>
    <w:p w14:paraId="5CED8CA0" w14:textId="70D2B850" w:rsidR="00796EE3" w:rsidRDefault="00796EE3">
      <w:pPr>
        <w:pStyle w:val="TOC2"/>
        <w:rPr>
          <w:ins w:id="3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3" w:author="Muhamad Ridho Zul Khoiri" w:date="2026-07-23T09:58:00Z" w16du:dateUtc="2026-07-23T02:58:00Z">
        <w:r>
          <w:fldChar w:fldCharType="begin"/>
          <w:instrText>HYPERLINK \l "_Toc235450959"</w:instrText>
          <w:fldChar w:fldCharType="separate"/>
        </w:r>
        <w:r>
          <w:rPr>
            <w:rStyle w:val="Hyperlink"/>
            <w:rFonts w:cs="Arial"/>
            <w:noProof/>
            <w:highlight w:val="yellow"/>
          </w:rPr>
          <w:t>3.4</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Tools, System &amp; References</w:t>
        </w:r>
        <w:r>
          <w:rPr>
            <w:noProof/>
            <w:webHidden/>
          </w:rPr>
          <w:tab/>
          <w:fldChar w:fldCharType="begin"/>
          <w:instrText xml:space="preserve"> PAGEREF _Toc235450959 \h </w:instrText>
          <w:fldChar w:fldCharType="separate"/>
          <w:t>19</w:t>
          <w:fldChar w:fldCharType="end"/>
        </w:r>
        <w:r>
          <w:fldChar w:fldCharType="end"/>
        </w:r>
      </w:ins>
    </w:p>
    <w:p w14:paraId="2038B8E2" w14:textId="144BFC92" w:rsidR="00796EE3" w:rsidRDefault="00796EE3">
      <w:pPr>
        <w:pStyle w:val="TOC1"/>
        <w:tabs>
          <w:tab w:val="left" w:pos="1123"/>
          <w:tab w:val="right" w:leader="dot" w:pos="9350"/>
        </w:tabs>
        <w:rPr>
          <w:ins w:id="34"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35" w:author="Muhamad Ridho Zul Khoiri" w:date="2026-07-23T09:58:00Z" w16du:dateUtc="2026-07-23T02:58:00Z">
        <w:r>
          <w:fldChar w:fldCharType="begin"/>
          <w:instrText>HYPERLINK \l "_Toc235450960"</w:instrText>
          <w:fldChar w:fldCharType="separate"/>
        </w:r>
        <w:r>
          <w:rPr>
            <w:rStyle w:val="Hyperlink"/>
            <w:rFonts w:cs="Arial"/>
            <w:noProof/>
            <w:highlight w:val="yellow"/>
          </w:rPr>
          <w:t>4</w:t>
        </w:r>
        <w:r>
          <w:rPr>
            <w:rFonts w:asciiTheme="minorHAnsi" w:eastAsiaTheme="minorEastAsia" w:hAnsiTheme="minorHAnsi" w:cstheme="minorBidi"/>
            <w:b w:val="0"/>
            <w:noProof/>
            <w:kern w:val="2"/>
            <w:sz w:val="24"/>
            <w:szCs w:val="24"/>
            <w14:ligatures w14:val="standardContextual"/>
          </w:rPr>
          <w:tab/>
        </w:r>
        <w:r>
          <w:rPr>
            <w:rStyle w:val="Hyperlink"/>
            <w:rFonts w:cs="Arial"/>
            <w:noProof/>
            <w:highlight w:val="yellow"/>
          </w:rPr>
          <w:t>Roles, Approvals &amp; Governance</w:t>
        </w:r>
        <w:r>
          <w:rPr>
            <w:noProof/>
            <w:webHidden/>
          </w:rPr>
          <w:tab/>
          <w:fldChar w:fldCharType="begin"/>
          <w:instrText xml:space="preserve"> PAGEREF _Toc235450960 \h </w:instrText>
          <w:fldChar w:fldCharType="separate"/>
          <w:t>19</w:t>
          <w:fldChar w:fldCharType="end"/>
        </w:r>
        <w:r>
          <w:fldChar w:fldCharType="end"/>
        </w:r>
      </w:ins>
    </w:p>
    <w:p w14:paraId="3B197903" w14:textId="27C73DD2" w:rsidR="00796EE3" w:rsidRDefault="00796EE3">
      <w:pPr>
        <w:pStyle w:val="TOC2"/>
        <w:rPr>
          <w:ins w:id="3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7" w:author="Muhamad Ridho Zul Khoiri" w:date="2026-07-23T09:58:00Z" w16du:dateUtc="2026-07-23T02:58:00Z">
        <w:r>
          <w:fldChar w:fldCharType="begin"/>
          <w:instrText>HYPERLINK \l "_Toc235450961"</w:instrText>
          <w:fldChar w:fldCharType="separate"/>
        </w:r>
        <w:r>
          <w:rPr>
            <w:rStyle w:val="Hyperlink"/>
            <w:rFonts w:cs="Arial"/>
            <w:noProof/>
          </w:rPr>
          <w:t>4.1</w:t>
        </w:r>
        <w:r>
          <w:rPr>
            <w:rFonts w:asciiTheme="minorHAnsi" w:eastAsiaTheme="minorEastAsia" w:hAnsiTheme="minorHAnsi" w:cstheme="minorBidi"/>
            <w:noProof/>
            <w:kern w:val="2"/>
            <w:sz w:val="24"/>
            <w:szCs w:val="24"/>
            <w14:ligatures w14:val="standardContextual"/>
          </w:rPr>
          <w:tab/>
        </w:r>
        <w:r>
          <w:rPr>
            <w:rStyle w:val="Hyperlink"/>
            <w:rFonts w:cs="Arial"/>
            <w:noProof/>
          </w:rPr>
          <w:t>Plan Ownership and Approval</w:t>
        </w:r>
        <w:r>
          <w:rPr>
            <w:noProof/>
            <w:webHidden/>
          </w:rPr>
          <w:tab/>
          <w:fldChar w:fldCharType="begin"/>
          <w:instrText xml:space="preserve"> PAGEREF _Toc235450961 \h </w:instrText>
          <w:fldChar w:fldCharType="separate"/>
          <w:t>19</w:t>
          <w:fldChar w:fldCharType="end"/>
        </w:r>
        <w:r>
          <w:fldChar w:fldCharType="end"/>
        </w:r>
      </w:ins>
    </w:p>
    <w:p w14:paraId="5B4449CC" w14:textId="643159C5" w:rsidR="00796EE3" w:rsidRDefault="00796EE3">
      <w:pPr>
        <w:pStyle w:val="TOC2"/>
        <w:rPr>
          <w:ins w:id="3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9" w:author="Muhamad Ridho Zul Khoiri" w:date="2026-07-23T09:58:00Z" w16du:dateUtc="2026-07-23T02:58:00Z">
        <w:r>
          <w:fldChar w:fldCharType="begin"/>
          <w:instrText>HYPERLINK \l "_Toc235450962"</w:instrText>
          <w:fldChar w:fldCharType="separate"/>
        </w:r>
        <w:r>
          <w:rPr>
            <w:rStyle w:val="Hyperlink"/>
            <w:rFonts w:cs="Arial"/>
            <w:noProof/>
          </w:rPr>
          <w:t>4.2</w:t>
        </w:r>
        <w:r>
          <w:rPr>
            <w:rFonts w:asciiTheme="minorHAnsi" w:eastAsiaTheme="minorEastAsia" w:hAnsiTheme="minorHAnsi" w:cstheme="minorBidi"/>
            <w:noProof/>
            <w:kern w:val="2"/>
            <w:sz w:val="24"/>
            <w:szCs w:val="24"/>
            <w14:ligatures w14:val="standardContextual"/>
          </w:rPr>
          <w:tab/>
        </w:r>
        <w:r>
          <w:rPr>
            <w:rStyle w:val="Hyperlink"/>
            <w:rFonts w:cs="Arial"/>
            <w:noProof/>
          </w:rPr>
          <w:t>Roles and Responsibilities</w:t>
        </w:r>
        <w:r>
          <w:rPr>
            <w:noProof/>
            <w:webHidden/>
          </w:rPr>
          <w:tab/>
          <w:fldChar w:fldCharType="begin"/>
          <w:instrText xml:space="preserve"> PAGEREF _Toc235450962 \h </w:instrText>
          <w:fldChar w:fldCharType="separate"/>
          <w:t>21</w:t>
          <w:fldChar w:fldCharType="end"/>
        </w:r>
        <w:r>
          <w:fldChar w:fldCharType="end"/>
        </w:r>
      </w:ins>
    </w:p>
    <w:p w14:paraId="65CFEB8D" w14:textId="49363018" w:rsidR="00796EE3" w:rsidRDefault="00796EE3">
      <w:pPr>
        <w:pStyle w:val="TOC1"/>
        <w:tabs>
          <w:tab w:val="left" w:pos="1123"/>
          <w:tab w:val="right" w:leader="dot" w:pos="9350"/>
        </w:tabs>
        <w:rPr>
          <w:ins w:id="4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41" w:author="Muhamad Ridho Zul Khoiri" w:date="2026-07-23T09:58:00Z" w16du:dateUtc="2026-07-23T02:58:00Z">
        <w:r>
          <w:fldChar w:fldCharType="begin"/>
          <w:instrText>HYPERLINK \l "_Toc235450963"</w:instrText>
          <w:fldChar w:fldCharType="separate"/>
        </w:r>
        <w:r>
          <w:rPr>
            <w:rStyle w:val="Hyperlink"/>
            <w:rFonts w:cs="Arial"/>
            <w:noProof/>
          </w:rPr>
          <w:t>5</w:t>
        </w:r>
        <w:r>
          <w:rPr>
            <w:rFonts w:asciiTheme="minorHAnsi" w:eastAsiaTheme="minorEastAsia" w:hAnsiTheme="minorHAnsi" w:cstheme="minorBidi"/>
            <w:b w:val="0"/>
            <w:noProof/>
            <w:kern w:val="2"/>
            <w:sz w:val="24"/>
            <w:szCs w:val="24"/>
            <w14:ligatures w14:val="standardContextual"/>
          </w:rPr>
          <w:tab/>
        </w:r>
        <w:r>
          <w:rPr>
            <w:rStyle w:val="Hyperlink"/>
            <w:rFonts w:cs="Arial"/>
            <w:noProof/>
          </w:rPr>
          <w:t>Governance Model</w:t>
        </w:r>
        <w:r>
          <w:rPr>
            <w:noProof/>
            <w:webHidden/>
          </w:rPr>
          <w:tab/>
          <w:fldChar w:fldCharType="begin"/>
          <w:instrText xml:space="preserve"> PAGEREF _Toc235450963 \h </w:instrText>
          <w:fldChar w:fldCharType="separate"/>
          <w:t>25</w:t>
          <w:fldChar w:fldCharType="end"/>
        </w:r>
        <w:r>
          <w:fldChar w:fldCharType="end"/>
        </w:r>
      </w:ins>
    </w:p>
    <w:p w14:paraId="748C7542" w14:textId="2C2ECEB4" w:rsidR="00796EE3" w:rsidRDefault="00796EE3">
      <w:pPr>
        <w:pStyle w:val="TOC2"/>
        <w:rPr>
          <w:ins w:id="4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43" w:author="Muhamad Ridho Zul Khoiri" w:date="2026-07-23T09:58:00Z" w16du:dateUtc="2026-07-23T02:58:00Z">
        <w:r>
          <w:fldChar w:fldCharType="begin"/>
          <w:instrText>HYPERLINK \l "_Toc235450964"</w:instrText>
          <w:fldChar w:fldCharType="separate"/>
        </w:r>
        <w:r>
          <w:rPr>
            <w:rStyle w:val="Hyperlink"/>
            <w:rFonts w:cs="Arial"/>
            <w:bCs/>
            <w:noProof/>
          </w:rPr>
          <w:t>5.1</w:t>
        </w:r>
        <w:r>
          <w:rPr>
            <w:rFonts w:asciiTheme="minorHAnsi" w:eastAsiaTheme="minorEastAsia" w:hAnsiTheme="minorHAnsi" w:cstheme="minorBidi"/>
            <w:noProof/>
            <w:kern w:val="2"/>
            <w:sz w:val="24"/>
            <w:szCs w:val="24"/>
            <w14:ligatures w14:val="standardContextual"/>
          </w:rPr>
          <w:tab/>
        </w:r>
        <w:r>
          <w:rPr>
            <w:rStyle w:val="Hyperlink"/>
            <w:rFonts w:cs="Arial"/>
            <w:noProof/>
          </w:rPr>
          <w:t>Meeting Term of Reference</w:t>
        </w:r>
        <w:r>
          <w:rPr>
            <w:noProof/>
            <w:webHidden/>
          </w:rPr>
          <w:tab/>
          <w:fldChar w:fldCharType="begin"/>
          <w:instrText xml:space="preserve"> PAGEREF _Toc235450964 \h </w:instrText>
          <w:fldChar w:fldCharType="separate"/>
          <w:t>25</w:t>
          <w:fldChar w:fldCharType="end"/>
        </w:r>
        <w:r>
          <w:fldChar w:fldCharType="end"/>
        </w:r>
      </w:ins>
    </w:p>
    <w:p w14:paraId="4B7B5A8A" w14:textId="4FD24F57" w:rsidR="00796EE3" w:rsidRDefault="00796EE3">
      <w:pPr>
        <w:pStyle w:val="TOC1"/>
        <w:tabs>
          <w:tab w:val="right" w:leader="dot" w:pos="9350"/>
        </w:tabs>
        <w:rPr>
          <w:ins w:id="44"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45" w:author="Muhamad Ridho Zul Khoiri" w:date="2026-07-23T09:58:00Z" w16du:dateUtc="2026-07-23T02:58:00Z">
        <w:r>
          <w:fldChar w:fldCharType="begin"/>
          <w:instrText>HYPERLINK \l "_Toc235450965"</w:instrText>
          <w:fldChar w:fldCharType="separate"/>
        </w:r>
        <w:r>
          <w:rPr>
            <w:rFonts w:asciiTheme="minorHAnsi" w:eastAsiaTheme="minorEastAsia" w:hAnsiTheme="minorHAnsi" w:cstheme="minorBidi"/>
            <w:b w:val="0"/>
            <w:noProof/>
            <w:kern w:val="2"/>
            <w:sz w:val="24"/>
            <w:szCs w:val="24"/>
            <w14:ligatures w14:val="standardContextual"/>
          </w:rPr>
          <w:tab/>
        </w:r>
        <w:r>
          <w:rPr>
            <w:rStyle w:val="Hyperlink"/>
            <w:rFonts w:cs="Arial"/>
            <w:bCs/>
            <w:noProof/>
          </w:rPr>
          <w:t>Criteria of Activities Inclusion into Plan</w:t>
        </w:r>
        <w:r>
          <w:rPr>
            <w:noProof/>
            <w:webHidden/>
          </w:rPr>
          <w:tab/>
          <w:fldChar w:fldCharType="begin"/>
          <w:instrText xml:space="preserve"> PAGEREF _Toc235450965 \h </w:instrText>
          <w:fldChar w:fldCharType="separate"/>
          <w:t>26</w:t>
          <w:fldChar w:fldCharType="end"/>
        </w:r>
        <w:r>
          <w:fldChar w:fldCharType="end"/>
        </w:r>
      </w:ins>
    </w:p>
    <w:p w14:paraId="564D39D2" w14:textId="30171DA5" w:rsidR="00796EE3" w:rsidRDefault="00796EE3">
      <w:pPr>
        <w:pStyle w:val="TOC1"/>
        <w:tabs>
          <w:tab w:val="right" w:leader="dot" w:pos="9350"/>
        </w:tabs>
        <w:rPr>
          <w:ins w:id="4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47" w:author="Muhamad Ridho Zul Khoiri" w:date="2026-07-23T09:58:00Z" w16du:dateUtc="2026-07-23T02:58:00Z">
        <w:r>
          <w:fldChar w:fldCharType="begin"/>
          <w:instrText>HYPERLINK \l "_Toc235450966"</w:instrText>
          <w:fldChar w:fldCharType="separate"/>
        </w:r>
        <w:r>
          <w:rPr>
            <w:rStyle w:val="Hyperlink"/>
            <w:rFonts w:cs="Arial"/>
            <w:noProof/>
          </w:rPr>
          <w:t>6</w:t>
        </w:r>
        <w:r>
          <w:rPr>
            <w:noProof/>
            <w:webHidden/>
          </w:rPr>
          <w:tab/>
          <w:fldChar w:fldCharType="begin"/>
          <w:instrText xml:space="preserve"> PAGEREF _Toc235450966 \h </w:instrText>
          <w:fldChar w:fldCharType="separate"/>
          <w:t>26</w:t>
          <w:fldChar w:fldCharType="end"/>
        </w:r>
        <w:r>
          <w:fldChar w:fldCharType="end"/>
        </w:r>
      </w:ins>
    </w:p>
    <w:p w14:paraId="6BB01763" w14:textId="7CBCC9AB" w:rsidR="00796EE3" w:rsidRDefault="00796EE3">
      <w:pPr>
        <w:pStyle w:val="TOC2"/>
        <w:rPr>
          <w:ins w:id="4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49" w:author="Muhamad Ridho Zul Khoiri" w:date="2026-07-23T09:58:00Z" w16du:dateUtc="2026-07-23T02:58:00Z">
        <w:r>
          <w:fldChar w:fldCharType="begin"/>
          <w:instrText>HYPERLINK \l "_Toc235450967"</w:instrText>
          <w:fldChar w:fldCharType="separate"/>
        </w:r>
        <w:r>
          <w:rPr>
            <w:rStyle w:val="Hyperlink"/>
            <w:rFonts w:cs="Arial"/>
            <w:bCs/>
            <w:noProof/>
          </w:rPr>
          <w:t>6.1</w:t>
        </w:r>
        <w:r>
          <w:rPr>
            <w:rFonts w:asciiTheme="minorHAnsi" w:eastAsiaTheme="minorEastAsia" w:hAnsiTheme="minorHAnsi" w:cstheme="minorBidi"/>
            <w:noProof/>
            <w:kern w:val="2"/>
            <w:sz w:val="24"/>
            <w:szCs w:val="24"/>
            <w14:ligatures w14:val="standardContextual"/>
          </w:rPr>
          <w:tab/>
        </w:r>
        <w:r>
          <w:rPr>
            <w:rStyle w:val="Hyperlink"/>
            <w:rFonts w:cs="Arial"/>
            <w:noProof/>
          </w:rPr>
          <w:t>Inclusion Criteria Matrix</w:t>
        </w:r>
        <w:r>
          <w:rPr>
            <w:noProof/>
            <w:webHidden/>
          </w:rPr>
          <w:tab/>
          <w:fldChar w:fldCharType="begin"/>
          <w:instrText xml:space="preserve"> PAGEREF _Toc235450967 \h </w:instrText>
          <w:fldChar w:fldCharType="separate"/>
          <w:t>26</w:t>
          <w:fldChar w:fldCharType="end"/>
        </w:r>
        <w:r>
          <w:fldChar w:fldCharType="end"/>
        </w:r>
      </w:ins>
    </w:p>
    <w:p w14:paraId="5D7E1298" w14:textId="7966C215" w:rsidR="00796EE3" w:rsidRDefault="00796EE3">
      <w:pPr>
        <w:pStyle w:val="TOC2"/>
        <w:rPr>
          <w:ins w:id="5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1" w:author="Muhamad Ridho Zul Khoiri" w:date="2026-07-23T09:58:00Z" w16du:dateUtc="2026-07-23T02:58:00Z">
        <w:r>
          <w:fldChar w:fldCharType="begin"/>
          <w:instrText>HYPERLINK \l "_Toc235450968"</w:instrText>
          <w:fldChar w:fldCharType="separate"/>
        </w:r>
        <w:r>
          <w:rPr>
            <w:rStyle w:val="Hyperlink"/>
            <w:rFonts w:cs="Arial"/>
            <w:bCs/>
            <w:noProof/>
          </w:rPr>
          <w:t>6.2</w:t>
        </w:r>
        <w:r>
          <w:rPr>
            <w:rFonts w:asciiTheme="minorHAnsi" w:eastAsiaTheme="minorEastAsia" w:hAnsiTheme="minorHAnsi" w:cstheme="minorBidi"/>
            <w:noProof/>
            <w:kern w:val="2"/>
            <w:sz w:val="24"/>
            <w:szCs w:val="24"/>
            <w14:ligatures w14:val="standardContextual"/>
          </w:rPr>
          <w:tab/>
        </w:r>
        <w:r>
          <w:rPr>
            <w:rStyle w:val="Hyperlink"/>
            <w:rFonts w:cs="Arial"/>
            <w:noProof/>
          </w:rPr>
          <w:t>Schedule Levels (AACE)</w:t>
        </w:r>
        <w:r>
          <w:rPr>
            <w:noProof/>
            <w:webHidden/>
          </w:rPr>
          <w:tab/>
          <w:fldChar w:fldCharType="begin"/>
          <w:instrText xml:space="preserve"> PAGEREF _Toc235450968 \h </w:instrText>
          <w:fldChar w:fldCharType="separate"/>
          <w:t>26</w:t>
          <w:fldChar w:fldCharType="end"/>
        </w:r>
        <w:r>
          <w:fldChar w:fldCharType="end"/>
        </w:r>
      </w:ins>
    </w:p>
    <w:p w14:paraId="489C4522" w14:textId="4292FE93" w:rsidR="00796EE3" w:rsidRDefault="00796EE3">
      <w:pPr>
        <w:pStyle w:val="TOC1"/>
        <w:tabs>
          <w:tab w:val="left" w:pos="1123"/>
          <w:tab w:val="right" w:leader="dot" w:pos="9350"/>
        </w:tabs>
        <w:rPr>
          <w:ins w:id="5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53" w:author="Muhamad Ridho Zul Khoiri" w:date="2026-07-23T09:58:00Z" w16du:dateUtc="2026-07-23T02:58:00Z">
        <w:r>
          <w:fldChar w:fldCharType="begin"/>
          <w:instrText>HYPERLINK \l "_Toc235450969"</w:instrText>
          <w:fldChar w:fldCharType="separate"/>
        </w:r>
        <w:r>
          <w:rPr>
            <w:rStyle w:val="Hyperlink"/>
            <w:rFonts w:cs="Arial"/>
            <w:noProof/>
          </w:rPr>
          <w:t>7</w:t>
        </w:r>
        <w:r>
          <w:rPr>
            <w:rFonts w:asciiTheme="minorHAnsi" w:eastAsiaTheme="minorEastAsia" w:hAnsiTheme="minorHAnsi" w:cstheme="minorBidi"/>
            <w:b w:val="0"/>
            <w:noProof/>
            <w:kern w:val="2"/>
            <w:sz w:val="24"/>
            <w:szCs w:val="24"/>
            <w14:ligatures w14:val="standardContextual"/>
          </w:rPr>
          <w:tab/>
        </w:r>
        <w:r>
          <w:rPr>
            <w:rStyle w:val="Hyperlink"/>
            <w:rFonts w:cs="Arial"/>
            <w:noProof/>
          </w:rPr>
          <w:t>Managing the Plans</w:t>
        </w:r>
        <w:r>
          <w:rPr>
            <w:noProof/>
            <w:webHidden/>
          </w:rPr>
          <w:tab/>
          <w:fldChar w:fldCharType="begin"/>
          <w:instrText xml:space="preserve"> PAGEREF _Toc235450969 \h </w:instrText>
          <w:fldChar w:fldCharType="separate"/>
          <w:t>28</w:t>
          <w:fldChar w:fldCharType="end"/>
        </w:r>
        <w:r>
          <w:fldChar w:fldCharType="end"/>
        </w:r>
      </w:ins>
    </w:p>
    <w:p w14:paraId="2E15031E" w14:textId="706ACEF4" w:rsidR="00796EE3" w:rsidRDefault="00796EE3">
      <w:pPr>
        <w:pStyle w:val="TOC2"/>
        <w:rPr>
          <w:ins w:id="5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5" w:author="Muhamad Ridho Zul Khoiri" w:date="2026-07-23T09:58:00Z" w16du:dateUtc="2026-07-23T02:58:00Z">
        <w:r>
          <w:fldChar w:fldCharType="begin"/>
          <w:instrText>HYPERLINK \l "_Toc235450970"</w:instrText>
          <w:fldChar w:fldCharType="separate"/>
        </w:r>
        <w:r>
          <w:rPr>
            <w:rStyle w:val="Hyperlink"/>
            <w:rFonts w:cs="Arial"/>
            <w:noProof/>
          </w:rPr>
          <w:t>7.1</w:t>
        </w:r>
        <w:r>
          <w:rPr>
            <w:rFonts w:asciiTheme="minorHAnsi" w:eastAsiaTheme="minorEastAsia" w:hAnsiTheme="minorHAnsi" w:cstheme="minorBidi"/>
            <w:noProof/>
            <w:kern w:val="2"/>
            <w:sz w:val="24"/>
            <w:szCs w:val="24"/>
            <w14:ligatures w14:val="standardContextual"/>
          </w:rPr>
          <w:tab/>
        </w:r>
        <w:r>
          <w:rPr>
            <w:rStyle w:val="Hyperlink"/>
            <w:rFonts w:cs="Arial"/>
            <w:noProof/>
          </w:rPr>
          <w:t>Acceptance/Input Criteria</w:t>
        </w:r>
        <w:r>
          <w:rPr>
            <w:noProof/>
            <w:webHidden/>
          </w:rPr>
          <w:tab/>
          <w:fldChar w:fldCharType="begin"/>
          <w:instrText xml:space="preserve"> PAGEREF _Toc235450970 \h </w:instrText>
          <w:fldChar w:fldCharType="separate"/>
          <w:t>28</w:t>
          <w:fldChar w:fldCharType="end"/>
        </w:r>
        <w:r>
          <w:fldChar w:fldCharType="end"/>
        </w:r>
      </w:ins>
    </w:p>
    <w:p w14:paraId="77256099" w14:textId="243EA3B9" w:rsidR="00796EE3" w:rsidRDefault="00796EE3">
      <w:pPr>
        <w:pStyle w:val="TOC2"/>
        <w:rPr>
          <w:ins w:id="5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7" w:author="Muhamad Ridho Zul Khoiri" w:date="2026-07-23T09:58:00Z" w16du:dateUtc="2026-07-23T02:58:00Z">
        <w:r>
          <w:fldChar w:fldCharType="begin"/>
          <w:instrText>HYPERLINK \l "_Toc235450971"</w:instrText>
          <w:fldChar w:fldCharType="separate"/>
        </w:r>
        <w:r>
          <w:rPr>
            <w:rStyle w:val="Hyperlink"/>
            <w:rFonts w:cs="Arial"/>
            <w:noProof/>
            <w:highlight w:val="yellow"/>
          </w:rPr>
          <w:t>7.2</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12 Month Plan (12M)</w:t>
        </w:r>
        <w:r>
          <w:rPr>
            <w:noProof/>
            <w:webHidden/>
          </w:rPr>
          <w:tab/>
          <w:fldChar w:fldCharType="begin"/>
          <w:instrText xml:space="preserve"> PAGEREF _Toc235450971 \h </w:instrText>
          <w:fldChar w:fldCharType="separate"/>
          <w:t>28</w:t>
          <w:fldChar w:fldCharType="end"/>
        </w:r>
        <w:r>
          <w:fldChar w:fldCharType="end"/>
        </w:r>
      </w:ins>
    </w:p>
    <w:p w14:paraId="6FF7D174" w14:textId="4B3D8CE8" w:rsidR="00796EE3" w:rsidRDefault="00796EE3">
      <w:pPr>
        <w:pStyle w:val="TOC2"/>
        <w:rPr>
          <w:ins w:id="5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9" w:author="Muhamad Ridho Zul Khoiri" w:date="2026-07-23T09:58:00Z" w16du:dateUtc="2026-07-23T02:58:00Z">
        <w:r>
          <w:fldChar w:fldCharType="begin"/>
          <w:instrText>HYPERLINK \l "_Toc235450972"</w:instrText>
          <w:fldChar w:fldCharType="separate"/>
        </w:r>
        <w:r>
          <w:rPr>
            <w:rStyle w:val="Hyperlink"/>
            <w:rFonts w:cs="Arial"/>
            <w:noProof/>
            <w:highlight w:val="yellow"/>
          </w:rPr>
          <w:t>7.3</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90 &amp; 30-Day (90D &amp; 30D) Plan</w:t>
        </w:r>
        <w:r>
          <w:rPr>
            <w:noProof/>
            <w:webHidden/>
          </w:rPr>
          <w:tab/>
          <w:fldChar w:fldCharType="begin"/>
          <w:instrText xml:space="preserve"> PAGEREF _Toc235450972 \h </w:instrText>
          <w:fldChar w:fldCharType="separate"/>
          <w:t>29</w:t>
          <w:fldChar w:fldCharType="end"/>
        </w:r>
        <w:r>
          <w:fldChar w:fldCharType="end"/>
        </w:r>
      </w:ins>
    </w:p>
    <w:p w14:paraId="112B435C" w14:textId="0604D77A" w:rsidR="00796EE3" w:rsidRDefault="00796EE3">
      <w:pPr>
        <w:pStyle w:val="TOC2"/>
        <w:rPr>
          <w:ins w:id="6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1" w:author="Muhamad Ridho Zul Khoiri" w:date="2026-07-23T09:58:00Z" w16du:dateUtc="2026-07-23T02:58:00Z">
        <w:r>
          <w:fldChar w:fldCharType="begin"/>
          <w:instrText>HYPERLINK \l "_Toc235450973"</w:instrText>
          <w:fldChar w:fldCharType="separate"/>
        </w:r>
        <w:r>
          <w:rPr>
            <w:rStyle w:val="Hyperlink"/>
            <w:rFonts w:cs="Arial"/>
            <w:noProof/>
            <w:highlight w:val="yellow"/>
          </w:rPr>
          <w:t>7.4</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7-Day (7D) Plan</w:t>
        </w:r>
        <w:r>
          <w:rPr>
            <w:noProof/>
            <w:webHidden/>
          </w:rPr>
          <w:tab/>
          <w:fldChar w:fldCharType="begin"/>
          <w:instrText xml:space="preserve"> PAGEREF _Toc235450973 \h </w:instrText>
          <w:fldChar w:fldCharType="separate"/>
          <w:t>30</w:t>
          <w:fldChar w:fldCharType="end"/>
        </w:r>
        <w:r>
          <w:fldChar w:fldCharType="end"/>
        </w:r>
      </w:ins>
    </w:p>
    <w:p w14:paraId="43C3C968" w14:textId="47022194" w:rsidR="00796EE3" w:rsidRDefault="00796EE3">
      <w:pPr>
        <w:pStyle w:val="TOC2"/>
        <w:rPr>
          <w:ins w:id="6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3" w:author="Muhamad Ridho Zul Khoiri" w:date="2026-07-23T09:58:00Z" w16du:dateUtc="2026-07-23T02:58:00Z">
        <w:r>
          <w:fldChar w:fldCharType="begin"/>
          <w:instrText>HYPERLINK \l "_Toc235450974"</w:instrText>
          <w:fldChar w:fldCharType="separate"/>
        </w:r>
        <w:r>
          <w:rPr>
            <w:rStyle w:val="Hyperlink"/>
            <w:rFonts w:cs="Arial"/>
            <w:noProof/>
          </w:rPr>
          <w:t>7.5</w:t>
        </w:r>
        <w:r>
          <w:rPr>
            <w:rFonts w:asciiTheme="minorHAnsi" w:eastAsiaTheme="minorEastAsia" w:hAnsiTheme="minorHAnsi" w:cstheme="minorBidi"/>
            <w:noProof/>
            <w:kern w:val="2"/>
            <w:sz w:val="24"/>
            <w:szCs w:val="24"/>
            <w14:ligatures w14:val="standardContextual"/>
          </w:rPr>
          <w:tab/>
        </w:r>
        <w:r>
          <w:rPr>
            <w:rStyle w:val="Hyperlink"/>
            <w:rFonts w:cs="Arial"/>
            <w:noProof/>
          </w:rPr>
          <w:t>Gate Review Criteria</w:t>
        </w:r>
        <w:r>
          <w:rPr>
            <w:noProof/>
            <w:webHidden/>
          </w:rPr>
          <w:tab/>
          <w:fldChar w:fldCharType="begin"/>
          <w:instrText xml:space="preserve"> PAGEREF _Toc235450974 \h </w:instrText>
          <w:fldChar w:fldCharType="separate"/>
          <w:t>31</w:t>
          <w:fldChar w:fldCharType="end"/>
        </w:r>
        <w:r>
          <w:fldChar w:fldCharType="end"/>
        </w:r>
      </w:ins>
    </w:p>
    <w:p w14:paraId="49128255" w14:textId="1D522714" w:rsidR="00796EE3" w:rsidRDefault="00796EE3">
      <w:pPr>
        <w:pStyle w:val="TOC2"/>
        <w:rPr>
          <w:ins w:id="6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5" w:author="Muhamad Ridho Zul Khoiri" w:date="2026-07-23T09:58:00Z" w16du:dateUtc="2026-07-23T02:58:00Z">
        <w:r>
          <w:fldChar w:fldCharType="begin"/>
          <w:instrText>HYPERLINK \l "_Toc235450976"</w:instrText>
          <w:fldChar w:fldCharType="separate"/>
        </w:r>
        <w:r>
          <w:rPr>
            <w:rStyle w:val="Hyperlink"/>
            <w:rFonts w:cs="Arial"/>
            <w:noProof/>
          </w:rPr>
          <w:t>7.6</w:t>
        </w:r>
        <w:r>
          <w:rPr>
            <w:rFonts w:asciiTheme="minorHAnsi" w:eastAsiaTheme="minorEastAsia" w:hAnsiTheme="minorHAnsi" w:cstheme="minorBidi"/>
            <w:noProof/>
            <w:kern w:val="2"/>
            <w:sz w:val="24"/>
            <w:szCs w:val="24"/>
            <w14:ligatures w14:val="standardContextual"/>
          </w:rPr>
          <w:tab/>
        </w:r>
        <w:r>
          <w:rPr>
            <w:rStyle w:val="Hyperlink"/>
            <w:rFonts w:cs="Arial"/>
            <w:noProof/>
          </w:rPr>
          <w:t>Managing Constraints</w:t>
        </w:r>
        <w:r>
          <w:rPr>
            <w:noProof/>
            <w:webHidden/>
          </w:rPr>
          <w:tab/>
          <w:fldChar w:fldCharType="begin"/>
          <w:instrText xml:space="preserve"> PAGEREF _Toc235450976 \h </w:instrText>
          <w:fldChar w:fldCharType="separate"/>
          <w:t>33</w:t>
          <w:fldChar w:fldCharType="end"/>
        </w:r>
        <w:r>
          <w:fldChar w:fldCharType="end"/>
        </w:r>
      </w:ins>
    </w:p>
    <w:p w14:paraId="661ED1C4" w14:textId="0CADF001" w:rsidR="00796EE3" w:rsidRDefault="00796EE3">
      <w:pPr>
        <w:pStyle w:val="TOC2"/>
        <w:rPr>
          <w:ins w:id="6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7" w:author="Muhamad Ridho Zul Khoiri" w:date="2026-07-23T09:58:00Z" w16du:dateUtc="2026-07-23T02:58:00Z">
        <w:r>
          <w:fldChar w:fldCharType="begin"/>
          <w:instrText>HYPERLINK \l "_Toc235450977"</w:instrText>
          <w:fldChar w:fldCharType="separate"/>
        </w:r>
        <w:r>
          <w:rPr>
            <w:rStyle w:val="Hyperlink"/>
            <w:rFonts w:cs="Arial"/>
            <w:noProof/>
          </w:rPr>
          <w:t>7.7</w:t>
        </w:r>
        <w:r>
          <w:rPr>
            <w:rFonts w:asciiTheme="minorHAnsi" w:eastAsiaTheme="minorEastAsia" w:hAnsiTheme="minorHAnsi" w:cstheme="minorBidi"/>
            <w:noProof/>
            <w:kern w:val="2"/>
            <w:sz w:val="24"/>
            <w:szCs w:val="24"/>
            <w14:ligatures w14:val="standardContextual"/>
          </w:rPr>
          <w:tab/>
        </w:r>
        <w:r>
          <w:rPr>
            <w:rStyle w:val="Hyperlink"/>
            <w:rFonts w:cs="Arial"/>
            <w:noProof/>
          </w:rPr>
          <w:t>Risk Assessment</w:t>
        </w:r>
        <w:r>
          <w:rPr>
            <w:noProof/>
            <w:webHidden/>
          </w:rPr>
          <w:tab/>
          <w:fldChar w:fldCharType="begin"/>
          <w:instrText xml:space="preserve"> PAGEREF _Toc235450977 \h </w:instrText>
          <w:fldChar w:fldCharType="separate"/>
          <w:t>36</w:t>
          <w:fldChar w:fldCharType="end"/>
        </w:r>
        <w:r>
          <w:fldChar w:fldCharType="end"/>
        </w:r>
      </w:ins>
    </w:p>
    <w:p w14:paraId="476232B4" w14:textId="47C93804" w:rsidR="00796EE3" w:rsidRDefault="00796EE3">
      <w:pPr>
        <w:pStyle w:val="TOC2"/>
        <w:rPr>
          <w:ins w:id="6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9" w:author="Muhamad Ridho Zul Khoiri" w:date="2026-07-23T09:58:00Z" w16du:dateUtc="2026-07-23T02:58:00Z">
        <w:r>
          <w:fldChar w:fldCharType="begin"/>
          <w:instrText>HYPERLINK \l "_Toc235450978"</w:instrText>
          <w:fldChar w:fldCharType="separate"/>
        </w:r>
        <w:r>
          <w:rPr>
            <w:rStyle w:val="Hyperlink"/>
            <w:rFonts w:cs="Arial"/>
            <w:noProof/>
          </w:rPr>
          <w:t>7.8</w:t>
        </w:r>
        <w:r>
          <w:rPr>
            <w:rFonts w:asciiTheme="minorHAnsi" w:eastAsiaTheme="minorEastAsia" w:hAnsiTheme="minorHAnsi" w:cstheme="minorBidi"/>
            <w:noProof/>
            <w:kern w:val="2"/>
            <w:sz w:val="24"/>
            <w:szCs w:val="24"/>
            <w14:ligatures w14:val="standardContextual"/>
          </w:rPr>
          <w:tab/>
        </w:r>
        <w:r>
          <w:rPr>
            <w:rStyle w:val="Hyperlink"/>
            <w:rFonts w:cs="Arial"/>
            <w:noProof/>
          </w:rPr>
          <w:t>Conflict Resolution and Plan Prioritization</w:t>
        </w:r>
        <w:r>
          <w:rPr>
            <w:noProof/>
            <w:webHidden/>
          </w:rPr>
          <w:tab/>
          <w:fldChar w:fldCharType="begin"/>
          <w:instrText xml:space="preserve"> PAGEREF _Toc235450978 \h </w:instrText>
          <w:fldChar w:fldCharType="separate"/>
          <w:t>37</w:t>
          <w:fldChar w:fldCharType="end"/>
        </w:r>
        <w:r>
          <w:fldChar w:fldCharType="end"/>
        </w:r>
      </w:ins>
    </w:p>
    <w:p w14:paraId="1D400FD0" w14:textId="21DA887D" w:rsidR="00796EE3" w:rsidRDefault="00796EE3">
      <w:pPr>
        <w:pStyle w:val="TOC2"/>
        <w:rPr>
          <w:ins w:id="7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1" w:author="Muhamad Ridho Zul Khoiri" w:date="2026-07-23T09:58:00Z" w16du:dateUtc="2026-07-23T02:58:00Z">
        <w:r>
          <w:fldChar w:fldCharType="begin"/>
          <w:instrText>HYPERLINK \l "_Toc235450979"</w:instrText>
          <w:fldChar w:fldCharType="separate"/>
        </w:r>
        <w:r>
          <w:rPr>
            <w:rStyle w:val="Hyperlink"/>
            <w:rFonts w:cs="Arial"/>
            <w:noProof/>
            <w:highlight w:val="yellow"/>
          </w:rPr>
          <w:t>7.9</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Opportunity Assessment</w:t>
        </w:r>
        <w:r>
          <w:rPr>
            <w:noProof/>
            <w:webHidden/>
          </w:rPr>
          <w:tab/>
          <w:fldChar w:fldCharType="begin"/>
          <w:instrText xml:space="preserve"> PAGEREF _Toc235450979 \h </w:instrText>
          <w:fldChar w:fldCharType="separate"/>
          <w:t>38</w:t>
          <w:fldChar w:fldCharType="end"/>
        </w:r>
        <w:r>
          <w:fldChar w:fldCharType="end"/>
        </w:r>
      </w:ins>
    </w:p>
    <w:p w14:paraId="3DAB7208" w14:textId="05A7F496" w:rsidR="00796EE3" w:rsidRDefault="00796EE3">
      <w:pPr>
        <w:pStyle w:val="TOC2"/>
        <w:rPr>
          <w:ins w:id="7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3" w:author="Muhamad Ridho Zul Khoiri" w:date="2026-07-23T09:58:00Z" w16du:dateUtc="2026-07-23T02:58:00Z">
        <w:r>
          <w:fldChar w:fldCharType="begin"/>
          <w:instrText>HYPERLINK \l "_Toc235450981"</w:instrText>
          <w:fldChar w:fldCharType="separate"/>
        </w:r>
        <w:r>
          <w:rPr>
            <w:rStyle w:val="Hyperlink"/>
            <w:rFonts w:cs="Arial"/>
            <w:noProof/>
          </w:rPr>
          <w:t>7.10</w:t>
        </w:r>
        <w:r>
          <w:rPr>
            <w:rFonts w:asciiTheme="minorHAnsi" w:eastAsiaTheme="minorEastAsia" w:hAnsiTheme="minorHAnsi" w:cstheme="minorBidi"/>
            <w:noProof/>
            <w:kern w:val="2"/>
            <w:sz w:val="24"/>
            <w:szCs w:val="24"/>
            <w14:ligatures w14:val="standardContextual"/>
          </w:rPr>
          <w:tab/>
        </w:r>
        <w:r>
          <w:rPr>
            <w:rStyle w:val="Hyperlink"/>
            <w:rFonts w:cs="Arial"/>
            <w:noProof/>
          </w:rPr>
          <w:t>Administering the Plan</w:t>
        </w:r>
        <w:r>
          <w:rPr>
            <w:noProof/>
            <w:webHidden/>
          </w:rPr>
          <w:tab/>
          <w:fldChar w:fldCharType="begin"/>
          <w:instrText xml:space="preserve"> PAGEREF _Toc235450981 \h </w:instrText>
          <w:fldChar w:fldCharType="separate"/>
          <w:t>39</w:t>
          <w:fldChar w:fldCharType="end"/>
        </w:r>
        <w:r>
          <w:fldChar w:fldCharType="end"/>
        </w:r>
      </w:ins>
    </w:p>
    <w:p w14:paraId="75428414" w14:textId="2A623783" w:rsidR="00796EE3" w:rsidRDefault="00796EE3">
      <w:pPr>
        <w:pStyle w:val="TOC2"/>
        <w:rPr>
          <w:ins w:id="7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5" w:author="Muhamad Ridho Zul Khoiri" w:date="2026-07-23T09:58:00Z" w16du:dateUtc="2026-07-23T02:58:00Z">
        <w:r>
          <w:fldChar w:fldCharType="begin"/>
          <w:instrText>HYPERLINK \l "_Toc235450982"</w:instrText>
          <w:fldChar w:fldCharType="separate"/>
        </w:r>
        <w:r>
          <w:rPr>
            <w:rStyle w:val="Hyperlink"/>
            <w:rFonts w:cs="Arial"/>
            <w:noProof/>
          </w:rPr>
          <w:t>7.11</w:t>
        </w:r>
        <w:r>
          <w:rPr>
            <w:rFonts w:asciiTheme="minorHAnsi" w:eastAsiaTheme="minorEastAsia" w:hAnsiTheme="minorHAnsi" w:cstheme="minorBidi"/>
            <w:noProof/>
            <w:kern w:val="2"/>
            <w:sz w:val="24"/>
            <w:szCs w:val="24"/>
            <w14:ligatures w14:val="standardContextual"/>
          </w:rPr>
          <w:tab/>
        </w:r>
        <w:r>
          <w:rPr>
            <w:rStyle w:val="Hyperlink"/>
            <w:rFonts w:cs="Arial"/>
            <w:noProof/>
          </w:rPr>
          <w:t>Change Control for Operational Planning Horizon</w:t>
        </w:r>
        <w:r>
          <w:rPr>
            <w:noProof/>
            <w:webHidden/>
          </w:rPr>
          <w:tab/>
          <w:fldChar w:fldCharType="begin"/>
          <w:instrText xml:space="preserve"> PAGEREF _Toc235450982 \h </w:instrText>
          <w:fldChar w:fldCharType="separate"/>
          <w:t>40</w:t>
          <w:fldChar w:fldCharType="end"/>
        </w:r>
        <w:r>
          <w:fldChar w:fldCharType="end"/>
        </w:r>
      </w:ins>
    </w:p>
    <w:p w14:paraId="13D1F80B" w14:textId="167D5E55" w:rsidR="00796EE3" w:rsidRDefault="00796EE3">
      <w:pPr>
        <w:pStyle w:val="TOC1"/>
        <w:tabs>
          <w:tab w:val="left" w:pos="1123"/>
          <w:tab w:val="right" w:leader="dot" w:pos="9350"/>
        </w:tabs>
        <w:rPr>
          <w:ins w:id="7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77" w:author="Muhamad Ridho Zul Khoiri" w:date="2026-07-23T09:58:00Z" w16du:dateUtc="2026-07-23T02:58:00Z">
        <w:r>
          <w:fldChar w:fldCharType="begin"/>
          <w:instrText>HYPERLINK \l "_Toc235450983"</w:instrText>
          <w:fldChar w:fldCharType="separate"/>
        </w:r>
        <w:r>
          <w:rPr>
            <w:rStyle w:val="Hyperlink"/>
            <w:rFonts w:cs="Arial"/>
            <w:noProof/>
          </w:rPr>
          <w:t>8</w:t>
        </w:r>
        <w:r>
          <w:rPr>
            <w:rFonts w:asciiTheme="minorHAnsi" w:eastAsiaTheme="minorEastAsia" w:hAnsiTheme="minorHAnsi" w:cstheme="minorBidi"/>
            <w:b w:val="0"/>
            <w:noProof/>
            <w:kern w:val="2"/>
            <w:sz w:val="24"/>
            <w:szCs w:val="24"/>
            <w14:ligatures w14:val="standardContextual"/>
          </w:rPr>
          <w:tab/>
        </w:r>
        <w:r>
          <w:rPr>
            <w:rStyle w:val="Hyperlink"/>
            <w:rFonts w:cs="Arial"/>
            <w:noProof/>
          </w:rPr>
          <w:t>Assessing Performance</w:t>
        </w:r>
        <w:r>
          <w:rPr>
            <w:noProof/>
            <w:webHidden/>
          </w:rPr>
          <w:tab/>
          <w:fldChar w:fldCharType="begin"/>
          <w:instrText xml:space="preserve"> PAGEREF _Toc235450983 \h </w:instrText>
          <w:fldChar w:fldCharType="separate"/>
          <w:t>41</w:t>
          <w:fldChar w:fldCharType="end"/>
        </w:r>
        <w:r>
          <w:fldChar w:fldCharType="end"/>
        </w:r>
      </w:ins>
    </w:p>
    <w:p w14:paraId="79256C60" w14:textId="135CAC44" w:rsidR="00796EE3" w:rsidRDefault="00796EE3">
      <w:pPr>
        <w:pStyle w:val="TOC2"/>
        <w:rPr>
          <w:ins w:id="7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9" w:author="Muhamad Ridho Zul Khoiri" w:date="2026-07-23T09:58:00Z" w16du:dateUtc="2026-07-23T02:58:00Z">
        <w:r>
          <w:fldChar w:fldCharType="begin"/>
          <w:instrText>HYPERLINK \l "_Toc235450984"</w:instrText>
          <w:fldChar w:fldCharType="separate"/>
        </w:r>
        <w:r>
          <w:rPr>
            <w:rStyle w:val="Hyperlink"/>
            <w:rFonts w:cs="Arial"/>
            <w:noProof/>
          </w:rPr>
          <w:t>8.1</w:t>
        </w:r>
        <w:r>
          <w:rPr>
            <w:rFonts w:asciiTheme="minorHAnsi" w:eastAsiaTheme="minorEastAsia" w:hAnsiTheme="minorHAnsi" w:cstheme="minorBidi"/>
            <w:noProof/>
            <w:kern w:val="2"/>
            <w:sz w:val="24"/>
            <w:szCs w:val="24"/>
            <w14:ligatures w14:val="standardContextual"/>
          </w:rPr>
          <w:tab/>
        </w:r>
        <w:r>
          <w:rPr>
            <w:rStyle w:val="Hyperlink"/>
            <w:rFonts w:cs="Arial"/>
            <w:noProof/>
          </w:rPr>
          <w:t>Debriefing and After Action Reviews (AAR)</w:t>
        </w:r>
        <w:r>
          <w:rPr>
            <w:noProof/>
            <w:webHidden/>
          </w:rPr>
          <w:tab/>
          <w:fldChar w:fldCharType="begin"/>
          <w:instrText xml:space="preserve"> PAGEREF _Toc235450984 \h </w:instrText>
          <w:fldChar w:fldCharType="separate"/>
          <w:t>41</w:t>
          <w:fldChar w:fldCharType="end"/>
        </w:r>
        <w:r>
          <w:fldChar w:fldCharType="end"/>
        </w:r>
      </w:ins>
    </w:p>
    <w:p w14:paraId="2BBB896D" w14:textId="4E87ED84" w:rsidR="00796EE3" w:rsidRDefault="00796EE3">
      <w:pPr>
        <w:pStyle w:val="TOC2"/>
        <w:rPr>
          <w:ins w:id="8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1" w:author="Muhamad Ridho Zul Khoiri" w:date="2026-07-23T09:58:00Z" w16du:dateUtc="2026-07-23T02:58:00Z">
        <w:r>
          <w:fldChar w:fldCharType="begin"/>
          <w:instrText>HYPERLINK \l "_Toc235450985"</w:instrText>
          <w:fldChar w:fldCharType="separate"/>
        </w:r>
        <w:r>
          <w:rPr>
            <w:rStyle w:val="Hyperlink"/>
            <w:rFonts w:cs="Arial"/>
            <w:noProof/>
          </w:rPr>
          <w:t>8.2</w:t>
        </w:r>
        <w:r>
          <w:rPr>
            <w:rFonts w:asciiTheme="minorHAnsi" w:eastAsiaTheme="minorEastAsia" w:hAnsiTheme="minorHAnsi" w:cstheme="minorBidi"/>
            <w:noProof/>
            <w:kern w:val="2"/>
            <w:sz w:val="24"/>
            <w:szCs w:val="24"/>
            <w14:ligatures w14:val="standardContextual"/>
          </w:rPr>
          <w:tab/>
        </w:r>
        <w:r>
          <w:rPr>
            <w:rStyle w:val="Hyperlink"/>
            <w:rFonts w:cs="Arial"/>
            <w:noProof/>
          </w:rPr>
          <w:t>Planning Compliance</w:t>
        </w:r>
        <w:r>
          <w:rPr>
            <w:noProof/>
            <w:webHidden/>
          </w:rPr>
          <w:tab/>
          <w:fldChar w:fldCharType="begin"/>
          <w:instrText xml:space="preserve"> PAGEREF _Toc235450985 \h </w:instrText>
          <w:fldChar w:fldCharType="separate"/>
          <w:t>41</w:t>
          <w:fldChar w:fldCharType="end"/>
        </w:r>
        <w:r>
          <w:fldChar w:fldCharType="end"/>
        </w:r>
      </w:ins>
    </w:p>
    <w:p w14:paraId="5493D976" w14:textId="23DD0C93" w:rsidR="00796EE3" w:rsidRDefault="00796EE3">
      <w:pPr>
        <w:pStyle w:val="TOC2"/>
        <w:rPr>
          <w:ins w:id="8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3" w:author="Muhamad Ridho Zul Khoiri" w:date="2026-07-23T09:58:00Z" w16du:dateUtc="2026-07-23T02:58:00Z">
        <w:r>
          <w:fldChar w:fldCharType="begin"/>
          <w:instrText>HYPERLINK \l "_Toc235450986"</w:instrText>
          <w:fldChar w:fldCharType="separate"/>
        </w:r>
        <w:r>
          <w:rPr>
            <w:rStyle w:val="Hyperlink"/>
            <w:rFonts w:cs="Arial"/>
            <w:noProof/>
          </w:rPr>
          <w:t>8.3</w:t>
        </w:r>
        <w:r>
          <w:rPr>
            <w:rFonts w:asciiTheme="minorHAnsi" w:eastAsiaTheme="minorEastAsia" w:hAnsiTheme="minorHAnsi" w:cstheme="minorBidi"/>
            <w:noProof/>
            <w:kern w:val="2"/>
            <w:sz w:val="24"/>
            <w:szCs w:val="24"/>
            <w14:ligatures w14:val="standardContextual"/>
          </w:rPr>
          <w:tab/>
        </w:r>
        <w:r>
          <w:rPr>
            <w:rStyle w:val="Hyperlink"/>
            <w:rFonts w:cs="Arial"/>
            <w:noProof/>
          </w:rPr>
          <w:t>Peer Review</w:t>
        </w:r>
        <w:r>
          <w:rPr>
            <w:noProof/>
            <w:webHidden/>
          </w:rPr>
          <w:tab/>
          <w:fldChar w:fldCharType="begin"/>
          <w:instrText xml:space="preserve"> PAGEREF _Toc235450986 \h </w:instrText>
          <w:fldChar w:fldCharType="separate"/>
          <w:t>42</w:t>
          <w:fldChar w:fldCharType="end"/>
        </w:r>
        <w:r>
          <w:fldChar w:fldCharType="end"/>
        </w:r>
      </w:ins>
    </w:p>
    <w:p w14:paraId="470A6CEB" w14:textId="706A5E06" w:rsidR="00796EE3" w:rsidRDefault="00796EE3">
      <w:pPr>
        <w:pStyle w:val="TOC2"/>
        <w:rPr>
          <w:ins w:id="8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5" w:author="Muhamad Ridho Zul Khoiri" w:date="2026-07-23T09:58:00Z" w16du:dateUtc="2026-07-23T02:58:00Z">
        <w:r>
          <w:fldChar w:fldCharType="begin"/>
          <w:instrText>HYPERLINK \l "_Toc235450987"</w:instrText>
          <w:fldChar w:fldCharType="separate"/>
        </w:r>
        <w:r>
          <w:rPr>
            <w:rStyle w:val="Hyperlink"/>
            <w:rFonts w:cs="Arial"/>
            <w:noProof/>
          </w:rPr>
          <w:t>8.4</w:t>
        </w:r>
        <w:r>
          <w:rPr>
            <w:rFonts w:asciiTheme="minorHAnsi" w:eastAsiaTheme="minorEastAsia" w:hAnsiTheme="minorHAnsi" w:cstheme="minorBidi"/>
            <w:noProof/>
            <w:kern w:val="2"/>
            <w:sz w:val="24"/>
            <w:szCs w:val="24"/>
            <w14:ligatures w14:val="standardContextual"/>
          </w:rPr>
          <w:tab/>
        </w:r>
        <w:r>
          <w:rPr>
            <w:rStyle w:val="Hyperlink"/>
            <w:rFonts w:cs="Arial"/>
            <w:noProof/>
          </w:rPr>
          <w:t>Business Performance Review</w:t>
        </w:r>
        <w:r>
          <w:rPr>
            <w:noProof/>
            <w:webHidden/>
          </w:rPr>
          <w:tab/>
          <w:fldChar w:fldCharType="begin"/>
          <w:instrText xml:space="preserve"> PAGEREF _Toc235450987 \h </w:instrText>
          <w:fldChar w:fldCharType="separate"/>
          <w:t>42</w:t>
          <w:fldChar w:fldCharType="end"/>
        </w:r>
        <w:r>
          <w:fldChar w:fldCharType="end"/>
        </w:r>
      </w:ins>
    </w:p>
    <w:p w14:paraId="7601402B" w14:textId="6A0276B2" w:rsidR="00796EE3" w:rsidRDefault="00796EE3">
      <w:pPr>
        <w:pStyle w:val="TOC2"/>
        <w:rPr>
          <w:ins w:id="8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7" w:author="Muhamad Ridho Zul Khoiri" w:date="2026-07-23T09:58:00Z" w16du:dateUtc="2026-07-23T02:58:00Z">
        <w:r>
          <w:fldChar w:fldCharType="begin"/>
          <w:instrText>HYPERLINK \l "_Toc235450988"</w:instrText>
          <w:fldChar w:fldCharType="separate"/>
        </w:r>
        <w:r>
          <w:rPr>
            <w:rStyle w:val="Hyperlink"/>
            <w:rFonts w:cs="Arial"/>
            <w:noProof/>
          </w:rPr>
          <w:t>8.5</w:t>
        </w:r>
        <w:r>
          <w:rPr>
            <w:rFonts w:asciiTheme="minorHAnsi" w:eastAsiaTheme="minorEastAsia" w:hAnsiTheme="minorHAnsi" w:cstheme="minorBidi"/>
            <w:noProof/>
            <w:kern w:val="2"/>
            <w:sz w:val="24"/>
            <w:szCs w:val="24"/>
            <w14:ligatures w14:val="standardContextual"/>
          </w:rPr>
          <w:tab/>
        </w:r>
        <w:r>
          <w:rPr>
            <w:rStyle w:val="Hyperlink"/>
            <w:rFonts w:cs="Arial"/>
            <w:noProof/>
          </w:rPr>
          <w:t>Key Performance Indicator (KPI)</w:t>
        </w:r>
        <w:r>
          <w:rPr>
            <w:noProof/>
            <w:webHidden/>
          </w:rPr>
          <w:tab/>
          <w:fldChar w:fldCharType="begin"/>
          <w:instrText xml:space="preserve"> PAGEREF _Toc235450988 \h </w:instrText>
          <w:fldChar w:fldCharType="separate"/>
          <w:t>42</w:t>
          <w:fldChar w:fldCharType="end"/>
        </w:r>
        <w:r>
          <w:fldChar w:fldCharType="end"/>
        </w:r>
      </w:ins>
    </w:p>
    <w:p w14:paraId="2907B8CB" w14:textId="6EB70BA9" w:rsidR="00796EE3" w:rsidRDefault="00796EE3">
      <w:pPr>
        <w:pStyle w:val="TOC2"/>
        <w:rPr>
          <w:ins w:id="8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9" w:author="Muhamad Ridho Zul Khoiri" w:date="2026-07-23T09:58:00Z" w16du:dateUtc="2026-07-23T02:58:00Z">
        <w:r>
          <w:fldChar w:fldCharType="begin"/>
          <w:instrText>HYPERLINK \l "_Toc235450989"</w:instrText>
          <w:fldChar w:fldCharType="separate"/>
        </w:r>
        <w:r>
          <w:rPr>
            <w:rStyle w:val="Hyperlink"/>
            <w:rFonts w:cs="Arial"/>
            <w:noProof/>
            <w:highlight w:val="yellow"/>
          </w:rPr>
          <w:t>8.6</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Benchmarking Strategy</w:t>
        </w:r>
        <w:r>
          <w:rPr>
            <w:noProof/>
            <w:webHidden/>
          </w:rPr>
          <w:tab/>
          <w:fldChar w:fldCharType="begin"/>
          <w:instrText xml:space="preserve"> PAGEREF _Toc235450989 \h </w:instrText>
          <w:fldChar w:fldCharType="separate"/>
          <w:t>44</w:t>
          <w:fldChar w:fldCharType="end"/>
        </w:r>
        <w:r>
          <w:fldChar w:fldCharType="end"/>
        </w:r>
      </w:ins>
    </w:p>
    <w:p w14:paraId="2849114C" w14:textId="6C21E162" w:rsidR="00796EE3" w:rsidRDefault="00796EE3">
      <w:pPr>
        <w:pStyle w:val="TOC2"/>
        <w:rPr>
          <w:ins w:id="9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1" w:author="Muhamad Ridho Zul Khoiri" w:date="2026-07-23T09:58:00Z" w16du:dateUtc="2026-07-23T02:58:00Z">
        <w:r>
          <w:fldChar w:fldCharType="begin"/>
          <w:instrText>HYPERLINK \l "_Toc235450990"</w:instrText>
          <w:fldChar w:fldCharType="separate"/>
        </w:r>
        <w:r>
          <w:rPr>
            <w:rStyle w:val="Hyperlink"/>
            <w:rFonts w:cs="Arial"/>
            <w:noProof/>
            <w:highlight w:val="yellow"/>
          </w:rPr>
          <w:t>8.7</w:t>
        </w:r>
        <w:r>
          <w:rPr>
            <w:rFonts w:asciiTheme="minorHAnsi" w:eastAsiaTheme="minorEastAsia" w:hAnsiTheme="minorHAnsi" w:cstheme="minorBidi"/>
            <w:noProof/>
            <w:kern w:val="2"/>
            <w:sz w:val="24"/>
            <w:szCs w:val="24"/>
            <w14:ligatures w14:val="standardContextual"/>
          </w:rPr>
          <w:tab/>
        </w:r>
        <w:r>
          <w:rPr>
            <w:rStyle w:val="Hyperlink"/>
            <w:rFonts w:cs="Arial"/>
            <w:noProof/>
            <w:highlight w:val="yellow"/>
          </w:rPr>
          <w:t>Reporting Cadence &amp; Ownership</w:t>
        </w:r>
        <w:r>
          <w:rPr>
            <w:noProof/>
            <w:webHidden/>
          </w:rPr>
          <w:tab/>
          <w:fldChar w:fldCharType="begin"/>
          <w:instrText xml:space="preserve"> PAGEREF _Toc235450990 \h </w:instrText>
          <w:fldChar w:fldCharType="separate"/>
          <w:t>44</w:t>
          <w:fldChar w:fldCharType="end"/>
        </w:r>
        <w:r>
          <w:fldChar w:fldCharType="end"/>
        </w:r>
      </w:ins>
    </w:p>
    <w:p w14:paraId="16296A60" w14:textId="540B64B6" w:rsidR="00796EE3" w:rsidRDefault="00796EE3">
      <w:pPr>
        <w:pStyle w:val="TOC1"/>
        <w:tabs>
          <w:tab w:val="left" w:pos="1123"/>
          <w:tab w:val="right" w:leader="dot" w:pos="9350"/>
        </w:tabs>
        <w:rPr>
          <w:ins w:id="9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93" w:author="Muhamad Ridho Zul Khoiri" w:date="2026-07-23T09:58:00Z" w16du:dateUtc="2026-07-23T02:58:00Z">
        <w:r>
          <w:fldChar w:fldCharType="begin"/>
          <w:instrText>HYPERLINK \l "_Toc235450991"</w:instrText>
          <w:fldChar w:fldCharType="separate"/>
        </w:r>
        <w:r>
          <w:rPr>
            <w:rStyle w:val="Hyperlink"/>
            <w:rFonts w:cs="Arial"/>
            <w:noProof/>
            <w:highlight w:val="yellow"/>
          </w:rPr>
          <w:t>9</w:t>
        </w:r>
        <w:r>
          <w:rPr>
            <w:rFonts w:asciiTheme="minorHAnsi" w:eastAsiaTheme="minorEastAsia" w:hAnsiTheme="minorHAnsi" w:cstheme="minorBidi"/>
            <w:b w:val="0"/>
            <w:noProof/>
            <w:kern w:val="2"/>
            <w:sz w:val="24"/>
            <w:szCs w:val="24"/>
            <w14:ligatures w14:val="standardContextual"/>
          </w:rPr>
          <w:tab/>
        </w:r>
        <w:r>
          <w:rPr>
            <w:rStyle w:val="Hyperlink"/>
            <w:rFonts w:cs="Arial"/>
            <w:noProof/>
            <w:highlight w:val="yellow"/>
          </w:rPr>
          <w:t>Continuous Improvement</w:t>
        </w:r>
        <w:r>
          <w:rPr>
            <w:noProof/>
            <w:webHidden/>
          </w:rPr>
          <w:tab/>
          <w:fldChar w:fldCharType="begin"/>
          <w:instrText xml:space="preserve"> PAGEREF _Toc235450991 \h </w:instrText>
          <w:fldChar w:fldCharType="separate"/>
          <w:t>46</w:t>
          <w:fldChar w:fldCharType="end"/>
        </w:r>
        <w:r>
          <w:fldChar w:fldCharType="end"/>
        </w:r>
      </w:ins>
    </w:p>
    <w:p w14:paraId="4DE2AF94" w14:textId="6DF39D62" w:rsidR="00796EE3" w:rsidRDefault="00796EE3">
      <w:pPr>
        <w:pStyle w:val="TOC2"/>
        <w:rPr>
          <w:ins w:id="9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5" w:author="Muhamad Ridho Zul Khoiri" w:date="2026-07-23T09:58:00Z" w16du:dateUtc="2026-07-23T02:58:00Z">
        <w:r>
          <w:fldChar w:fldCharType="begin"/>
          <w:instrText>HYPERLINK \l "_Toc235450992"</w:instrText>
          <w:fldChar w:fldCharType="separate"/>
        </w:r>
        <w:r>
          <w:rPr>
            <w:rStyle w:val="Hyperlink"/>
            <w:rFonts w:cs="Arial"/>
            <w:noProof/>
          </w:rPr>
          <w:t>9.1</w:t>
        </w:r>
        <w:r>
          <w:rPr>
            <w:rFonts w:asciiTheme="minorHAnsi" w:eastAsiaTheme="minorEastAsia" w:hAnsiTheme="minorHAnsi" w:cstheme="minorBidi"/>
            <w:noProof/>
            <w:kern w:val="2"/>
            <w:sz w:val="24"/>
            <w:szCs w:val="24"/>
            <w14:ligatures w14:val="standardContextual"/>
          </w:rPr>
          <w:tab/>
        </w:r>
        <w:r>
          <w:rPr>
            <w:rStyle w:val="Hyperlink"/>
            <w:rFonts w:cs="Arial"/>
            <w:noProof/>
          </w:rPr>
          <w:t>Program Structure</w:t>
        </w:r>
        <w:r>
          <w:rPr>
            <w:noProof/>
            <w:webHidden/>
          </w:rPr>
          <w:tab/>
          <w:fldChar w:fldCharType="begin"/>
          <w:instrText xml:space="preserve"> PAGEREF _Toc235450992 \h </w:instrText>
          <w:fldChar w:fldCharType="separate"/>
          <w:t>46</w:t>
          <w:fldChar w:fldCharType="end"/>
        </w:r>
        <w:r>
          <w:fldChar w:fldCharType="end"/>
        </w:r>
      </w:ins>
    </w:p>
    <w:p w14:paraId="0C769E48" w14:textId="5ECBB1F7" w:rsidR="00796EE3" w:rsidRDefault="00796EE3">
      <w:pPr>
        <w:pStyle w:val="TOC2"/>
        <w:rPr>
          <w:ins w:id="9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7" w:author="Muhamad Ridho Zul Khoiri" w:date="2026-07-23T09:58:00Z" w16du:dateUtc="2026-07-23T02:58:00Z">
        <w:r>
          <w:fldChar w:fldCharType="begin"/>
          <w:instrText>HYPERLINK \l "_Toc235450993"</w:instrText>
          <w:fldChar w:fldCharType="separate"/>
        </w:r>
        <w:r>
          <w:rPr>
            <w:rStyle w:val="Hyperlink"/>
            <w:rFonts w:cs="Arial"/>
            <w:noProof/>
          </w:rPr>
          <w:t>9.2</w:t>
        </w:r>
        <w:r>
          <w:rPr>
            <w:rFonts w:asciiTheme="minorHAnsi" w:eastAsiaTheme="minorEastAsia" w:hAnsiTheme="minorHAnsi" w:cstheme="minorBidi"/>
            <w:noProof/>
            <w:kern w:val="2"/>
            <w:sz w:val="24"/>
            <w:szCs w:val="24"/>
            <w14:ligatures w14:val="standardContextual"/>
          </w:rPr>
          <w:tab/>
        </w:r>
        <w:r>
          <w:rPr>
            <w:rStyle w:val="Hyperlink"/>
            <w:rFonts w:cs="Arial"/>
            <w:noProof/>
          </w:rPr>
          <w:t>Review Cadence</w:t>
        </w:r>
        <w:r>
          <w:rPr>
            <w:noProof/>
            <w:webHidden/>
          </w:rPr>
          <w:tab/>
          <w:fldChar w:fldCharType="begin"/>
          <w:instrText xml:space="preserve"> PAGEREF _Toc235450993 \h </w:instrText>
          <w:fldChar w:fldCharType="separate"/>
          <w:t>46</w:t>
          <w:fldChar w:fldCharType="end"/>
        </w:r>
        <w:r>
          <w:fldChar w:fldCharType="end"/>
        </w:r>
      </w:ins>
    </w:p>
    <w:p w14:paraId="3DA2D7A5" w14:textId="44CAF0A1" w:rsidR="00796EE3" w:rsidRDefault="00796EE3">
      <w:pPr>
        <w:pStyle w:val="TOC2"/>
        <w:rPr>
          <w:ins w:id="9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9" w:author="Muhamad Ridho Zul Khoiri" w:date="2026-07-23T09:58:00Z" w16du:dateUtc="2026-07-23T02:58:00Z">
        <w:r>
          <w:fldChar w:fldCharType="begin"/>
          <w:instrText>HYPERLINK \l "_Toc235450994"</w:instrText>
          <w:fldChar w:fldCharType="separate"/>
        </w:r>
        <w:r>
          <w:rPr>
            <w:rStyle w:val="Hyperlink"/>
            <w:rFonts w:cs="Arial"/>
            <w:noProof/>
          </w:rPr>
          <w:t>9.3</w:t>
        </w:r>
        <w:r>
          <w:rPr>
            <w:rFonts w:asciiTheme="minorHAnsi" w:eastAsiaTheme="minorEastAsia" w:hAnsiTheme="minorHAnsi" w:cstheme="minorBidi"/>
            <w:noProof/>
            <w:kern w:val="2"/>
            <w:sz w:val="24"/>
            <w:szCs w:val="24"/>
            <w14:ligatures w14:val="standardContextual"/>
          </w:rPr>
          <w:tab/>
        </w:r>
        <w:r>
          <w:rPr>
            <w:rStyle w:val="Hyperlink"/>
            <w:rFonts w:cs="Arial"/>
            <w:noProof/>
          </w:rPr>
          <w:t>Ownership Model</w:t>
        </w:r>
        <w:r>
          <w:rPr>
            <w:noProof/>
            <w:webHidden/>
          </w:rPr>
          <w:tab/>
          <w:fldChar w:fldCharType="begin"/>
          <w:instrText xml:space="preserve"> PAGEREF _Toc235450994 \h </w:instrText>
          <w:fldChar w:fldCharType="separate"/>
          <w:t>46</w:t>
          <w:fldChar w:fldCharType="end"/>
        </w:r>
        <w:r>
          <w:fldChar w:fldCharType="end"/>
        </w:r>
      </w:ins>
    </w:p>
    <w:p w14:paraId="2B37A438" w14:textId="5B448906" w:rsidR="00796EE3" w:rsidRDefault="00796EE3">
      <w:pPr>
        <w:pStyle w:val="TOC1"/>
        <w:tabs>
          <w:tab w:val="left" w:pos="1123"/>
          <w:tab w:val="right" w:leader="dot" w:pos="9350"/>
        </w:tabs>
        <w:rPr>
          <w:ins w:id="10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01" w:author="Muhamad Ridho Zul Khoiri" w:date="2026-07-23T09:58:00Z" w16du:dateUtc="2026-07-23T02:58:00Z">
        <w:r>
          <w:fldChar w:fldCharType="begin"/>
          <w:instrText>HYPERLINK \l "_Toc235450995"</w:instrText>
          <w:fldChar w:fldCharType="separate"/>
        </w:r>
        <w:r>
          <w:rPr>
            <w:rStyle w:val="Hyperlink"/>
            <w:rFonts w:cs="Arial"/>
            <w:noProof/>
          </w:rPr>
          <w:t>10</w:t>
        </w:r>
        <w:r>
          <w:rPr>
            <w:rFonts w:asciiTheme="minorHAnsi" w:eastAsiaTheme="minorEastAsia" w:hAnsiTheme="minorHAnsi" w:cstheme="minorBidi"/>
            <w:b w:val="0"/>
            <w:noProof/>
            <w:kern w:val="2"/>
            <w:sz w:val="24"/>
            <w:szCs w:val="24"/>
            <w14:ligatures w14:val="standardContextual"/>
          </w:rPr>
          <w:tab/>
        </w:r>
        <w:r>
          <w:rPr>
            <w:rStyle w:val="Hyperlink"/>
            <w:rFonts w:cs="Arial"/>
            <w:noProof/>
          </w:rPr>
          <w:t>Future State – Dynamic Plan Management</w:t>
        </w:r>
        <w:r>
          <w:rPr>
            <w:noProof/>
            <w:webHidden/>
          </w:rPr>
          <w:tab/>
          <w:fldChar w:fldCharType="begin"/>
          <w:instrText xml:space="preserve"> PAGEREF _Toc235450995 \h </w:instrText>
          <w:fldChar w:fldCharType="separate"/>
          <w:t>46</w:t>
          <w:fldChar w:fldCharType="end"/>
        </w:r>
        <w:r>
          <w:fldChar w:fldCharType="end"/>
        </w:r>
      </w:ins>
    </w:p>
    <w:p w14:paraId="10A3B291" w14:textId="72A08110" w:rsidR="00796EE3" w:rsidRDefault="00796EE3">
      <w:pPr>
        <w:pStyle w:val="TOC1"/>
        <w:tabs>
          <w:tab w:val="left" w:pos="1123"/>
          <w:tab w:val="right" w:leader="dot" w:pos="9350"/>
        </w:tabs>
        <w:rPr>
          <w:ins w:id="10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03" w:author="Muhamad Ridho Zul Khoiri" w:date="2026-07-23T09:58:00Z" w16du:dateUtc="2026-07-23T02:58:00Z">
        <w:r>
          <w:lastRenderedPageBreak/>
          <w:fldChar w:fldCharType="begin"/>
          <w:instrText>HYPERLINK \l "_Toc235450996"</w:instrText>
          <w:fldChar w:fldCharType="separate"/>
        </w:r>
        <w:r>
          <w:rPr>
            <w:rStyle w:val="Hyperlink"/>
            <w:rFonts w:cs="Arial"/>
            <w:strike/>
            <w:noProof/>
            <w:highlight w:val="yellow"/>
          </w:rPr>
          <w:t>11</w:t>
        </w:r>
        <w:r>
          <w:rPr>
            <w:rFonts w:asciiTheme="minorHAnsi" w:eastAsiaTheme="minorEastAsia" w:hAnsiTheme="minorHAnsi" w:cstheme="minorBidi"/>
            <w:b w:val="0"/>
            <w:noProof/>
            <w:kern w:val="2"/>
            <w:sz w:val="24"/>
            <w:szCs w:val="24"/>
            <w14:ligatures w14:val="standardContextual"/>
          </w:rPr>
          <w:tab/>
        </w:r>
        <w:r>
          <w:rPr>
            <w:rStyle w:val="Hyperlink"/>
            <w:rFonts w:cs="Arial"/>
            <w:strike/>
            <w:noProof/>
            <w:highlight w:val="yellow"/>
          </w:rPr>
          <w:t>Planning Process Review and Adjustment</w:t>
        </w:r>
        <w:r>
          <w:rPr>
            <w:noProof/>
            <w:webHidden/>
          </w:rPr>
          <w:tab/>
          <w:fldChar w:fldCharType="begin"/>
          <w:instrText xml:space="preserve"> PAGEREF _Toc235450996 \h </w:instrText>
          <w:fldChar w:fldCharType="separate"/>
          <w:t>47</w:t>
          <w:fldChar w:fldCharType="end"/>
        </w:r>
        <w:r>
          <w:fldChar w:fldCharType="end"/>
        </w:r>
      </w:ins>
    </w:p>
    <w:p w14:paraId="73061D52" w14:textId="75F20EDF" w:rsidR="00796EE3" w:rsidRDefault="00796EE3">
      <w:pPr>
        <w:pStyle w:val="TOC2"/>
        <w:rPr>
          <w:ins w:id="10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05" w:author="Muhamad Ridho Zul Khoiri" w:date="2026-07-23T09:58:00Z" w16du:dateUtc="2026-07-23T02:58:00Z">
        <w:r>
          <w:fldChar w:fldCharType="begin"/>
          <w:instrText>HYPERLINK \l "_Toc235450997"</w:instrText>
          <w:fldChar w:fldCharType="separate"/>
        </w:r>
        <w:r>
          <w:rPr>
            <w:rStyle w:val="Hyperlink"/>
            <w:rFonts w:cs="Arial"/>
            <w:noProof/>
          </w:rPr>
          <w:t>11.1</w:t>
        </w:r>
        <w:r>
          <w:rPr>
            <w:rFonts w:asciiTheme="minorHAnsi" w:eastAsiaTheme="minorEastAsia" w:hAnsiTheme="minorHAnsi" w:cstheme="minorBidi"/>
            <w:noProof/>
            <w:kern w:val="2"/>
            <w:sz w:val="24"/>
            <w:szCs w:val="24"/>
            <w14:ligatures w14:val="standardContextual"/>
          </w:rPr>
          <w:tab/>
        </w:r>
        <w:r>
          <w:rPr>
            <w:rStyle w:val="Hyperlink"/>
            <w:rFonts w:ascii="Times New Roman" w:hAnsi="Times New Roman"/>
            <w:noProof/>
          </w:rPr>
          <w:t>Continuous Improvement</w:t>
        </w:r>
        <w:r>
          <w:rPr>
            <w:noProof/>
            <w:webHidden/>
          </w:rPr>
          <w:tab/>
          <w:fldChar w:fldCharType="begin"/>
          <w:instrText xml:space="preserve"> PAGEREF _Toc235450997 \h </w:instrText>
          <w:fldChar w:fldCharType="separate"/>
          <w:t>47</w:t>
          <w:fldChar w:fldCharType="end"/>
        </w:r>
        <w:r>
          <w:fldChar w:fldCharType="end"/>
        </w:r>
      </w:ins>
    </w:p>
    <w:p w14:paraId="4C9FB8EA" w14:textId="1E7960B3" w:rsidR="00796EE3" w:rsidRDefault="00796EE3">
      <w:pPr>
        <w:pStyle w:val="TOC2"/>
        <w:rPr>
          <w:ins w:id="10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07" w:author="Muhamad Ridho Zul Khoiri" w:date="2026-07-23T09:58:00Z" w16du:dateUtc="2026-07-23T02:58:00Z">
        <w:r>
          <w:fldChar w:fldCharType="begin"/>
          <w:instrText>HYPERLINK \l "_Toc235450998"</w:instrText>
          <w:fldChar w:fldCharType="separate"/>
        </w:r>
        <w:r>
          <w:rPr>
            <w:rStyle w:val="Hyperlink"/>
            <w:rFonts w:cs="Arial"/>
            <w:noProof/>
          </w:rPr>
          <w:t>11.2</w:t>
        </w:r>
        <w:r>
          <w:rPr>
            <w:rFonts w:asciiTheme="minorHAnsi" w:eastAsiaTheme="minorEastAsia" w:hAnsiTheme="minorHAnsi" w:cstheme="minorBidi"/>
            <w:noProof/>
            <w:kern w:val="2"/>
            <w:sz w:val="24"/>
            <w:szCs w:val="24"/>
            <w14:ligatures w14:val="standardContextual"/>
          </w:rPr>
          <w:tab/>
        </w:r>
        <w:r>
          <w:rPr>
            <w:rStyle w:val="Hyperlink"/>
            <w:rFonts w:ascii="Times New Roman" w:hAnsi="Times New Roman"/>
            <w:noProof/>
          </w:rPr>
          <w:t>Reviews and Assessments</w:t>
        </w:r>
        <w:r>
          <w:rPr>
            <w:noProof/>
            <w:webHidden/>
          </w:rPr>
          <w:tab/>
          <w:fldChar w:fldCharType="begin"/>
          <w:instrText xml:space="preserve"> PAGEREF _Toc235450998 \h </w:instrText>
          <w:fldChar w:fldCharType="separate"/>
          <w:t>47</w:t>
          <w:fldChar w:fldCharType="end"/>
        </w:r>
        <w:r>
          <w:fldChar w:fldCharType="end"/>
        </w:r>
      </w:ins>
    </w:p>
    <w:p w14:paraId="2685D907" w14:textId="03382A40" w:rsidR="00796EE3" w:rsidRDefault="00796EE3">
      <w:pPr>
        <w:pStyle w:val="TOC1"/>
        <w:tabs>
          <w:tab w:val="left" w:pos="1123"/>
          <w:tab w:val="right" w:leader="dot" w:pos="9350"/>
        </w:tabs>
        <w:rPr>
          <w:ins w:id="108"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09" w:author="Muhamad Ridho Zul Khoiri" w:date="2026-07-23T09:58:00Z" w16du:dateUtc="2026-07-23T02:58:00Z">
        <w:r>
          <w:fldChar w:fldCharType="begin"/>
          <w:instrText>HYPERLINK \l "_Toc235450999"</w:instrText>
          <w:fldChar w:fldCharType="separate"/>
        </w:r>
        <w:r>
          <w:rPr>
            <w:rStyle w:val="Hyperlink"/>
            <w:rFonts w:cs="Arial"/>
            <w:strike/>
            <w:noProof/>
            <w:highlight w:val="yellow"/>
          </w:rPr>
          <w:t>12</w:t>
        </w:r>
        <w:r>
          <w:rPr>
            <w:rFonts w:asciiTheme="minorHAnsi" w:eastAsiaTheme="minorEastAsia" w:hAnsiTheme="minorHAnsi" w:cstheme="minorBidi"/>
            <w:b w:val="0"/>
            <w:noProof/>
            <w:kern w:val="2"/>
            <w:sz w:val="24"/>
            <w:szCs w:val="24"/>
            <w14:ligatures w14:val="standardContextual"/>
          </w:rPr>
          <w:tab/>
        </w:r>
        <w:r>
          <w:rPr>
            <w:rStyle w:val="Hyperlink"/>
            <w:rFonts w:cs="Arial"/>
            <w:strike/>
            <w:noProof/>
            <w:highlight w:val="yellow"/>
          </w:rPr>
          <w:t>Alignment with Operating Cost Management</w:t>
        </w:r>
        <w:r>
          <w:rPr>
            <w:noProof/>
            <w:webHidden/>
          </w:rPr>
          <w:tab/>
          <w:fldChar w:fldCharType="begin"/>
          <w:instrText xml:space="preserve"> PAGEREF _Toc235450999 \h </w:instrText>
          <w:fldChar w:fldCharType="separate"/>
          <w:t>48</w:t>
          <w:fldChar w:fldCharType="end"/>
        </w:r>
        <w:r>
          <w:fldChar w:fldCharType="end"/>
        </w:r>
      </w:ins>
    </w:p>
    <w:p w14:paraId="77E3AA38" w14:textId="148C766E" w:rsidR="00796EE3" w:rsidRDefault="00796EE3">
      <w:pPr>
        <w:pStyle w:val="TOC1"/>
        <w:tabs>
          <w:tab w:val="left" w:pos="1123"/>
          <w:tab w:val="right" w:leader="dot" w:pos="9350"/>
        </w:tabs>
        <w:rPr>
          <w:ins w:id="11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11" w:author="Muhamad Ridho Zul Khoiri" w:date="2026-07-23T09:58:00Z" w16du:dateUtc="2026-07-23T02:58:00Z">
        <w:r>
          <w:fldChar w:fldCharType="begin"/>
          <w:instrText>HYPERLINK \l "_Toc235451000"</w:instrText>
          <w:fldChar w:fldCharType="separate"/>
        </w:r>
        <w:r>
          <w:rPr>
            <w:rStyle w:val="Hyperlink"/>
            <w:rFonts w:cs="Arial"/>
            <w:strike/>
            <w:noProof/>
            <w:highlight w:val="yellow"/>
          </w:rPr>
          <w:t>13</w:t>
        </w:r>
        <w:r>
          <w:rPr>
            <w:rFonts w:asciiTheme="minorHAnsi" w:eastAsiaTheme="minorEastAsia" w:hAnsiTheme="minorHAnsi" w:cstheme="minorBidi"/>
            <w:b w:val="0"/>
            <w:noProof/>
            <w:kern w:val="2"/>
            <w:sz w:val="24"/>
            <w:szCs w:val="24"/>
            <w14:ligatures w14:val="standardContextual"/>
          </w:rPr>
          <w:tab/>
        </w:r>
        <w:r>
          <w:rPr>
            <w:rStyle w:val="Hyperlink"/>
            <w:rFonts w:cs="Arial"/>
            <w:strike/>
            <w:noProof/>
            <w:highlight w:val="yellow"/>
          </w:rPr>
          <w:t>Future State – Dynamic Plan Management</w:t>
        </w:r>
        <w:r>
          <w:rPr>
            <w:noProof/>
            <w:webHidden/>
          </w:rPr>
          <w:tab/>
          <w:fldChar w:fldCharType="begin"/>
          <w:instrText xml:space="preserve"> PAGEREF _Toc235451000 \h </w:instrText>
          <w:fldChar w:fldCharType="separate"/>
          <w:t>49</w:t>
          <w:fldChar w:fldCharType="end"/>
        </w:r>
        <w:r>
          <w:fldChar w:fldCharType="end"/>
        </w:r>
      </w:ins>
    </w:p>
    <w:p w14:paraId="74062DE3" w14:textId="2A548523" w:rsidR="00796EE3" w:rsidRDefault="00796EE3">
      <w:pPr>
        <w:pStyle w:val="TOC1"/>
        <w:tabs>
          <w:tab w:val="right" w:leader="dot" w:pos="9350"/>
        </w:tabs>
        <w:rPr>
          <w:ins w:id="11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13" w:author="Muhamad Ridho Zul Khoiri" w:date="2026-07-23T09:58:00Z" w16du:dateUtc="2026-07-23T02:58:00Z">
        <w:r>
          <w:fldChar w:fldCharType="begin"/>
          <w:instrText>HYPERLINK \l "_Toc235451001"</w:instrText>
          <w:fldChar w:fldCharType="separate"/>
        </w:r>
        <w:r>
          <w:rPr>
            <w:rStyle w:val="Hyperlink"/>
            <w:rFonts w:cs="Arial"/>
            <w:noProof/>
          </w:rPr>
          <w:t>Appendices</w:t>
        </w:r>
        <w:r>
          <w:rPr>
            <w:noProof/>
            <w:webHidden/>
          </w:rPr>
          <w:tab/>
          <w:fldChar w:fldCharType="begin"/>
          <w:instrText xml:space="preserve"> PAGEREF _Toc235451001 \h </w:instrText>
          <w:fldChar w:fldCharType="separate"/>
          <w:t>50</w:t>
          <w:fldChar w:fldCharType="end"/>
        </w:r>
        <w:r>
          <w:fldChar w:fldCharType="end"/>
        </w:r>
      </w:ins>
    </w:p>
    <w:p w14:paraId="43900E35" w14:textId="2A0451DA" w:rsidR="000A22DF" w:rsidRPr="00ED1D8A" w:rsidRDefault="000A22DF">
      <w:pPr>
        <w:pStyle w:val="TOC1"/>
        <w:tabs>
          <w:tab w:val="right" w:leader="dot" w:pos="9350"/>
        </w:tabs>
        <w:rPr>
          <w:del w:id="114" w:author="Muhamad Ridho Zul Khoiri" w:date="2026-07-23T09:58:00Z" w16du:dateUtc="2026-07-23T02:58:00Z"/>
          <w:rFonts w:eastAsiaTheme="minorEastAsia" w:cs="Arial"/>
          <w:b w:val="0"/>
          <w:noProof/>
          <w:kern w:val="2"/>
          <w:sz w:val="24"/>
          <w:szCs w:val="24"/>
          <w14:ligatures w14:val="standardContextual"/>
        </w:rPr>
      </w:pPr>
      <w:del w:id="115" w:author="Muhamad Ridho Zul Khoiri" w:date="2026-07-23T09:58:00Z" w16du:dateUtc="2026-07-23T02:58:00Z">
        <w:r>
          <w:rPr>
            <w:rFonts w:cs="Arial"/>
          </w:rPr>
          <w:fldChar w:fldCharType="begin"/>
          <w:delInstrText>HYPERLINK \l "_Toc196309685"</w:delInstrText>
          <w:fldChar w:fldCharType="separate"/>
        </w:r>
        <w:r>
          <w:rPr>
            <w:rStyle w:val="Hyperlink"/>
            <w:rFonts w:cs="Arial"/>
            <w:noProof/>
          </w:rPr>
          <w:delText>Contents</w:delText>
        </w:r>
        <w:r>
          <w:rPr>
            <w:rFonts w:cs="Arial"/>
            <w:noProof/>
            <w:webHidden/>
          </w:rPr>
          <w:tab/>
          <w:fldChar w:fldCharType="begin"/>
          <w:delInstrText xml:space="preserve"> PAGEREF _Toc196309685 \h </w:delInstrText>
          <w:fldChar w:fldCharType="separate"/>
          <w:delText>5</w:delText>
          <w:fldChar w:fldCharType="end"/>
        </w:r>
        <w:r>
          <w:rPr>
            <w:rFonts w:cs="Arial"/>
          </w:rPr>
          <w:fldChar w:fldCharType="end"/>
        </w:r>
      </w:del>
    </w:p>
    <w:p w14:paraId="087DD662" w14:textId="27B8536D" w:rsidR="000A22DF" w:rsidRPr="00ED1D8A" w:rsidRDefault="000A22DF">
      <w:pPr>
        <w:pStyle w:val="TOC1"/>
        <w:tabs>
          <w:tab w:val="right" w:leader="dot" w:pos="9350"/>
        </w:tabs>
        <w:rPr>
          <w:del w:id="116" w:author="Muhamad Ridho Zul Khoiri" w:date="2026-07-23T09:58:00Z" w16du:dateUtc="2026-07-23T02:58:00Z"/>
          <w:rFonts w:eastAsiaTheme="minorEastAsia" w:cs="Arial"/>
          <w:b w:val="0"/>
          <w:noProof/>
          <w:kern w:val="2"/>
          <w:sz w:val="24"/>
          <w:szCs w:val="24"/>
          <w14:ligatures w14:val="standardContextual"/>
        </w:rPr>
      </w:pPr>
      <w:del w:id="117" w:author="Muhamad Ridho Zul Khoiri" w:date="2026-07-23T09:58:00Z" w16du:dateUtc="2026-07-23T02:58:00Z">
        <w:r>
          <w:rPr>
            <w:rFonts w:cs="Arial"/>
          </w:rPr>
          <w:fldChar w:fldCharType="begin"/>
          <w:delInstrText>HYPERLINK \l "_Toc196309686"</w:delInstrText>
          <w:fldChar w:fldCharType="separate"/>
        </w:r>
        <w:r>
          <w:rPr>
            <w:rStyle w:val="Hyperlink"/>
            <w:rFonts w:cs="Arial"/>
            <w:noProof/>
          </w:rPr>
          <w:delText>Appendices</w:delText>
        </w:r>
        <w:r>
          <w:rPr>
            <w:rFonts w:cs="Arial"/>
            <w:noProof/>
            <w:webHidden/>
          </w:rPr>
          <w:tab/>
          <w:fldChar w:fldCharType="begin"/>
          <w:delInstrText xml:space="preserve"> PAGEREF _Toc196309686 \h </w:delInstrText>
          <w:fldChar w:fldCharType="separate"/>
          <w:delText>6</w:delText>
          <w:fldChar w:fldCharType="end"/>
        </w:r>
        <w:r>
          <w:rPr>
            <w:rFonts w:cs="Arial"/>
          </w:rPr>
          <w:fldChar w:fldCharType="end"/>
        </w:r>
      </w:del>
    </w:p>
    <w:p w14:paraId="5E9619E2" w14:textId="768793D9" w:rsidR="000A22DF" w:rsidRPr="00ED1D8A" w:rsidRDefault="000A22DF">
      <w:pPr>
        <w:pStyle w:val="TOC1"/>
        <w:tabs>
          <w:tab w:val="left" w:pos="1123"/>
          <w:tab w:val="right" w:leader="dot" w:pos="9350"/>
        </w:tabs>
        <w:rPr>
          <w:del w:id="118" w:author="Muhamad Ridho Zul Khoiri" w:date="2026-07-23T09:58:00Z" w16du:dateUtc="2026-07-23T02:58:00Z"/>
          <w:rFonts w:eastAsiaTheme="minorEastAsia" w:cs="Arial"/>
          <w:b w:val="0"/>
          <w:noProof/>
          <w:kern w:val="2"/>
          <w:sz w:val="24"/>
          <w:szCs w:val="24"/>
          <w14:ligatures w14:val="standardContextual"/>
        </w:rPr>
      </w:pPr>
      <w:del w:id="119" w:author="Muhamad Ridho Zul Khoiri" w:date="2026-07-23T09:58:00Z" w16du:dateUtc="2026-07-23T02:58:00Z">
        <w:r>
          <w:rPr>
            <w:rFonts w:cs="Arial"/>
          </w:rPr>
          <w:fldChar w:fldCharType="begin"/>
          <w:delInstrText>HYPERLINK \l "_Toc196309687"</w:delInstrText>
          <w:fldChar w:fldCharType="separate"/>
        </w:r>
        <w:r>
          <w:rPr>
            <w:rStyle w:val="Hyperlink"/>
            <w:rFonts w:cs="Arial"/>
            <w:noProof/>
          </w:rPr>
          <w:delText>1</w:delText>
        </w:r>
        <w:r>
          <w:rPr>
            <w:rFonts w:eastAsiaTheme="minorEastAsia" w:cs="Arial"/>
            <w:b w:val="0"/>
            <w:noProof/>
            <w:kern w:val="2"/>
            <w:sz w:val="24"/>
            <w:szCs w:val="24"/>
            <w14:ligatures w14:val="standardContextual"/>
          </w:rPr>
          <w:tab/>
        </w:r>
        <w:r>
          <w:rPr>
            <w:rStyle w:val="Hyperlink"/>
            <w:rFonts w:cs="Arial"/>
            <w:noProof/>
          </w:rPr>
          <w:delText>Introduction</w:delText>
        </w:r>
        <w:r>
          <w:rPr>
            <w:rFonts w:cs="Arial"/>
            <w:noProof/>
            <w:webHidden/>
          </w:rPr>
          <w:tab/>
          <w:fldChar w:fldCharType="begin"/>
          <w:delInstrText xml:space="preserve"> PAGEREF _Toc196309687 \h </w:delInstrText>
          <w:fldChar w:fldCharType="separate"/>
          <w:delText>7</w:delText>
          <w:fldChar w:fldCharType="end"/>
        </w:r>
        <w:r>
          <w:rPr>
            <w:rFonts w:cs="Arial"/>
          </w:rPr>
          <w:fldChar w:fldCharType="end"/>
        </w:r>
      </w:del>
    </w:p>
    <w:p w14:paraId="3F6BDA5A" w14:textId="0DDF4E98" w:rsidR="000A22DF" w:rsidRPr="00ED1D8A" w:rsidRDefault="000A22DF" w:rsidP="000A22DF">
      <w:pPr>
        <w:pStyle w:val="TOC2"/>
        <w:rPr>
          <w:del w:id="120" w:author="Muhamad Ridho Zul Khoiri" w:date="2026-07-23T09:58:00Z" w16du:dateUtc="2026-07-23T02:58:00Z"/>
          <w:rFonts w:eastAsiaTheme="minorEastAsia" w:cs="Arial"/>
          <w:noProof/>
          <w:kern w:val="2"/>
          <w:sz w:val="24"/>
          <w:szCs w:val="24"/>
          <w14:ligatures w14:val="standardContextual"/>
        </w:rPr>
      </w:pPr>
      <w:del w:id="121" w:author="Muhamad Ridho Zul Khoiri" w:date="2026-07-23T09:58:00Z" w16du:dateUtc="2026-07-23T02:58:00Z">
        <w:r>
          <w:rPr>
            <w:rFonts w:cs="Arial"/>
          </w:rPr>
          <w:fldChar w:fldCharType="begin"/>
          <w:delInstrText>HYPERLINK \l "_Toc196309688"</w:delInstrText>
          <w:fldChar w:fldCharType="separate"/>
        </w:r>
        <w:r>
          <w:rPr>
            <w:rStyle w:val="Hyperlink"/>
            <w:rFonts w:cs="Arial"/>
            <w:noProof/>
          </w:rPr>
          <w:delText>1.1</w:delText>
        </w:r>
        <w:r>
          <w:rPr>
            <w:rFonts w:eastAsiaTheme="minorEastAsia" w:cs="Arial"/>
            <w:noProof/>
            <w:kern w:val="2"/>
            <w:sz w:val="24"/>
            <w:szCs w:val="24"/>
            <w14:ligatures w14:val="standardContextual"/>
          </w:rPr>
          <w:tab/>
        </w:r>
        <w:r>
          <w:rPr>
            <w:rStyle w:val="Hyperlink"/>
            <w:rFonts w:cs="Arial"/>
            <w:noProof/>
          </w:rPr>
          <w:delText>Concept and Objectives of Integrated Planning</w:delText>
        </w:r>
        <w:r>
          <w:rPr>
            <w:rFonts w:cs="Arial"/>
            <w:noProof/>
            <w:webHidden/>
          </w:rPr>
          <w:tab/>
          <w:fldChar w:fldCharType="begin"/>
          <w:delInstrText xml:space="preserve"> PAGEREF _Toc196309688 \h </w:delInstrText>
          <w:fldChar w:fldCharType="separate"/>
          <w:delText>7</w:delText>
          <w:fldChar w:fldCharType="end"/>
        </w:r>
        <w:r>
          <w:rPr>
            <w:rFonts w:cs="Arial"/>
          </w:rPr>
          <w:fldChar w:fldCharType="end"/>
        </w:r>
      </w:del>
    </w:p>
    <w:p w14:paraId="27A49413" w14:textId="4795063A" w:rsidR="000A22DF" w:rsidRPr="00ED1D8A" w:rsidRDefault="000A22DF" w:rsidP="000A22DF">
      <w:pPr>
        <w:pStyle w:val="TOC2"/>
        <w:rPr>
          <w:del w:id="122" w:author="Muhamad Ridho Zul Khoiri" w:date="2026-07-23T09:58:00Z" w16du:dateUtc="2026-07-23T02:58:00Z"/>
          <w:rFonts w:eastAsiaTheme="minorEastAsia" w:cs="Arial"/>
          <w:noProof/>
          <w:kern w:val="2"/>
          <w:sz w:val="24"/>
          <w:szCs w:val="24"/>
          <w14:ligatures w14:val="standardContextual"/>
        </w:rPr>
      </w:pPr>
      <w:del w:id="123" w:author="Muhamad Ridho Zul Khoiri" w:date="2026-07-23T09:58:00Z" w16du:dateUtc="2026-07-23T02:58:00Z">
        <w:r>
          <w:rPr>
            <w:rFonts w:cs="Arial"/>
          </w:rPr>
          <w:fldChar w:fldCharType="begin"/>
          <w:delInstrText>HYPERLINK \l "_Toc196309689"</w:delInstrText>
          <w:fldChar w:fldCharType="separate"/>
        </w:r>
        <w:r>
          <w:rPr>
            <w:rStyle w:val="Hyperlink"/>
            <w:rFonts w:cs="Arial"/>
            <w:noProof/>
          </w:rPr>
          <w:delText>1.2</w:delText>
        </w:r>
        <w:r>
          <w:rPr>
            <w:rFonts w:eastAsiaTheme="minorEastAsia" w:cs="Arial"/>
            <w:noProof/>
            <w:kern w:val="2"/>
            <w:sz w:val="24"/>
            <w:szCs w:val="24"/>
            <w14:ligatures w14:val="standardContextual"/>
          </w:rPr>
          <w:tab/>
        </w:r>
        <w:r>
          <w:rPr>
            <w:rStyle w:val="Hyperlink"/>
            <w:rFonts w:cs="Arial"/>
            <w:noProof/>
          </w:rPr>
          <w:delText>Scope</w:delText>
        </w:r>
        <w:r>
          <w:rPr>
            <w:rFonts w:cs="Arial"/>
            <w:noProof/>
            <w:webHidden/>
          </w:rPr>
          <w:tab/>
          <w:fldChar w:fldCharType="begin"/>
          <w:delInstrText xml:space="preserve"> PAGEREF _Toc196309689 \h </w:delInstrText>
          <w:fldChar w:fldCharType="separate"/>
          <w:delText>9</w:delText>
          <w:fldChar w:fldCharType="end"/>
        </w:r>
        <w:r>
          <w:rPr>
            <w:rFonts w:cs="Arial"/>
          </w:rPr>
          <w:fldChar w:fldCharType="end"/>
        </w:r>
      </w:del>
    </w:p>
    <w:p w14:paraId="6FD16D86" w14:textId="3B1CC26D" w:rsidR="000A22DF" w:rsidRPr="00ED1D8A" w:rsidRDefault="000A22DF">
      <w:pPr>
        <w:pStyle w:val="TOC1"/>
        <w:tabs>
          <w:tab w:val="left" w:pos="1123"/>
          <w:tab w:val="right" w:leader="dot" w:pos="9350"/>
        </w:tabs>
        <w:rPr>
          <w:del w:id="124" w:author="Muhamad Ridho Zul Khoiri" w:date="2026-07-23T09:58:00Z" w16du:dateUtc="2026-07-23T02:58:00Z"/>
          <w:rFonts w:eastAsiaTheme="minorEastAsia" w:cs="Arial"/>
          <w:b w:val="0"/>
          <w:noProof/>
          <w:kern w:val="2"/>
          <w:sz w:val="24"/>
          <w:szCs w:val="24"/>
          <w14:ligatures w14:val="standardContextual"/>
        </w:rPr>
      </w:pPr>
      <w:del w:id="125" w:author="Muhamad Ridho Zul Khoiri" w:date="2026-07-23T09:58:00Z" w16du:dateUtc="2026-07-23T02:58:00Z">
        <w:r>
          <w:rPr>
            <w:rFonts w:cs="Arial"/>
          </w:rPr>
          <w:fldChar w:fldCharType="begin"/>
          <w:delInstrText>HYPERLINK \l "_Toc196309690"</w:delInstrText>
          <w:fldChar w:fldCharType="separate"/>
        </w:r>
        <w:r>
          <w:rPr>
            <w:rStyle w:val="Hyperlink"/>
            <w:rFonts w:cs="Arial"/>
            <w:noProof/>
          </w:rPr>
          <w:delText>2</w:delText>
        </w:r>
        <w:r>
          <w:rPr>
            <w:rFonts w:eastAsiaTheme="minorEastAsia" w:cs="Arial"/>
            <w:b w:val="0"/>
            <w:noProof/>
            <w:kern w:val="2"/>
            <w:sz w:val="24"/>
            <w:szCs w:val="24"/>
            <w14:ligatures w14:val="standardContextual"/>
          </w:rPr>
          <w:tab/>
        </w:r>
        <w:r>
          <w:rPr>
            <w:rStyle w:val="Hyperlink"/>
            <w:rFonts w:cs="Arial"/>
            <w:noProof/>
          </w:rPr>
          <w:delText>Planning System</w:delText>
        </w:r>
        <w:r>
          <w:rPr>
            <w:rFonts w:cs="Arial"/>
            <w:noProof/>
            <w:webHidden/>
          </w:rPr>
          <w:tab/>
          <w:fldChar w:fldCharType="begin"/>
          <w:delInstrText xml:space="preserve"> PAGEREF _Toc196309690 \h </w:delInstrText>
          <w:fldChar w:fldCharType="separate"/>
          <w:delText>10</w:delText>
          <w:fldChar w:fldCharType="end"/>
        </w:r>
        <w:r>
          <w:rPr>
            <w:rFonts w:cs="Arial"/>
          </w:rPr>
          <w:fldChar w:fldCharType="end"/>
        </w:r>
      </w:del>
    </w:p>
    <w:p w14:paraId="5063989A" w14:textId="595BA3E4" w:rsidR="000A22DF" w:rsidRPr="00ED1D8A" w:rsidRDefault="000A22DF" w:rsidP="000A22DF">
      <w:pPr>
        <w:pStyle w:val="TOC2"/>
        <w:rPr>
          <w:del w:id="126" w:author="Muhamad Ridho Zul Khoiri" w:date="2026-07-23T09:58:00Z" w16du:dateUtc="2026-07-23T02:58:00Z"/>
          <w:rFonts w:eastAsiaTheme="minorEastAsia" w:cs="Arial"/>
          <w:noProof/>
          <w:kern w:val="2"/>
          <w:sz w:val="24"/>
          <w:szCs w:val="24"/>
          <w14:ligatures w14:val="standardContextual"/>
        </w:rPr>
      </w:pPr>
      <w:del w:id="127" w:author="Muhamad Ridho Zul Khoiri" w:date="2026-07-23T09:58:00Z" w16du:dateUtc="2026-07-23T02:58:00Z">
        <w:r>
          <w:rPr>
            <w:rFonts w:cs="Arial"/>
          </w:rPr>
          <w:fldChar w:fldCharType="begin"/>
          <w:delInstrText>HYPERLINK \l "_Toc196309691"</w:delInstrText>
          <w:fldChar w:fldCharType="separate"/>
        </w:r>
        <w:r>
          <w:rPr>
            <w:rStyle w:val="Hyperlink"/>
            <w:rFonts w:cs="Arial"/>
            <w:noProof/>
          </w:rPr>
          <w:delText>2.1</w:delText>
        </w:r>
        <w:r>
          <w:rPr>
            <w:rFonts w:eastAsiaTheme="minorEastAsia" w:cs="Arial"/>
            <w:noProof/>
            <w:kern w:val="2"/>
            <w:sz w:val="24"/>
            <w:szCs w:val="24"/>
            <w14:ligatures w14:val="standardContextual"/>
          </w:rPr>
          <w:tab/>
        </w:r>
        <w:r>
          <w:rPr>
            <w:rStyle w:val="Hyperlink"/>
            <w:rFonts w:cs="Arial"/>
            <w:noProof/>
          </w:rPr>
          <w:delText>Integrated Planning Philosophy</w:delText>
        </w:r>
        <w:r>
          <w:rPr>
            <w:rFonts w:cs="Arial"/>
            <w:noProof/>
            <w:webHidden/>
          </w:rPr>
          <w:tab/>
          <w:fldChar w:fldCharType="begin"/>
          <w:delInstrText xml:space="preserve"> PAGEREF _Toc196309691 \h </w:delInstrText>
          <w:fldChar w:fldCharType="separate"/>
          <w:delText>10</w:delText>
          <w:fldChar w:fldCharType="end"/>
        </w:r>
        <w:r>
          <w:rPr>
            <w:rFonts w:cs="Arial"/>
          </w:rPr>
          <w:fldChar w:fldCharType="end"/>
        </w:r>
      </w:del>
    </w:p>
    <w:p w14:paraId="17E22D94" w14:textId="2BAB48EE" w:rsidR="000A22DF" w:rsidRPr="00ED1D8A" w:rsidRDefault="000A22DF" w:rsidP="000A22DF">
      <w:pPr>
        <w:pStyle w:val="TOC2"/>
        <w:rPr>
          <w:del w:id="128" w:author="Muhamad Ridho Zul Khoiri" w:date="2026-07-23T09:58:00Z" w16du:dateUtc="2026-07-23T02:58:00Z"/>
          <w:rFonts w:eastAsiaTheme="minorEastAsia" w:cs="Arial"/>
          <w:noProof/>
          <w:kern w:val="2"/>
          <w:sz w:val="24"/>
          <w:szCs w:val="24"/>
          <w14:ligatures w14:val="standardContextual"/>
        </w:rPr>
      </w:pPr>
      <w:del w:id="129" w:author="Muhamad Ridho Zul Khoiri" w:date="2026-07-23T09:58:00Z" w16du:dateUtc="2026-07-23T02:58:00Z">
        <w:r>
          <w:rPr>
            <w:rFonts w:cs="Arial"/>
          </w:rPr>
          <w:fldChar w:fldCharType="begin"/>
          <w:delInstrText>HYPERLINK \l "_Toc196309692"</w:delInstrText>
          <w:fldChar w:fldCharType="separate"/>
        </w:r>
        <w:r>
          <w:rPr>
            <w:rStyle w:val="Hyperlink"/>
            <w:rFonts w:cs="Arial"/>
            <w:noProof/>
          </w:rPr>
          <w:delText>2.2</w:delText>
        </w:r>
        <w:r>
          <w:rPr>
            <w:rFonts w:eastAsiaTheme="minorEastAsia" w:cs="Arial"/>
            <w:noProof/>
            <w:kern w:val="2"/>
            <w:sz w:val="24"/>
            <w:szCs w:val="24"/>
            <w14:ligatures w14:val="standardContextual"/>
          </w:rPr>
          <w:tab/>
        </w:r>
        <w:r>
          <w:rPr>
            <w:rStyle w:val="Hyperlink"/>
            <w:rFonts w:cs="Arial"/>
            <w:noProof/>
          </w:rPr>
          <w:delText>Integrated Planning Strategy</w:delText>
        </w:r>
        <w:r>
          <w:rPr>
            <w:rFonts w:cs="Arial"/>
            <w:noProof/>
            <w:webHidden/>
          </w:rPr>
          <w:tab/>
          <w:fldChar w:fldCharType="begin"/>
          <w:delInstrText xml:space="preserve"> PAGEREF _Toc196309692 \h </w:delInstrText>
          <w:fldChar w:fldCharType="separate"/>
          <w:delText>10</w:delText>
          <w:fldChar w:fldCharType="end"/>
        </w:r>
        <w:r>
          <w:rPr>
            <w:rFonts w:cs="Arial"/>
          </w:rPr>
          <w:fldChar w:fldCharType="end"/>
        </w:r>
      </w:del>
    </w:p>
    <w:p w14:paraId="5AFB543D" w14:textId="6519A9E6" w:rsidR="000A22DF" w:rsidRPr="00ED1D8A" w:rsidRDefault="000A22DF" w:rsidP="000A22DF">
      <w:pPr>
        <w:pStyle w:val="TOC2"/>
        <w:rPr>
          <w:del w:id="130" w:author="Muhamad Ridho Zul Khoiri" w:date="2026-07-23T09:58:00Z" w16du:dateUtc="2026-07-23T02:58:00Z"/>
          <w:rFonts w:eastAsiaTheme="minorEastAsia" w:cs="Arial"/>
          <w:noProof/>
          <w:kern w:val="2"/>
          <w:sz w:val="24"/>
          <w:szCs w:val="24"/>
          <w14:ligatures w14:val="standardContextual"/>
        </w:rPr>
      </w:pPr>
      <w:del w:id="131" w:author="Muhamad Ridho Zul Khoiri" w:date="2026-07-23T09:58:00Z" w16du:dateUtc="2026-07-23T02:58:00Z">
        <w:r>
          <w:rPr>
            <w:rFonts w:cs="Arial"/>
          </w:rPr>
          <w:fldChar w:fldCharType="begin"/>
          <w:delInstrText>HYPERLINK \l "_Toc196309693"</w:delInstrText>
          <w:fldChar w:fldCharType="separate"/>
        </w:r>
        <w:r>
          <w:rPr>
            <w:rStyle w:val="Hyperlink"/>
            <w:rFonts w:cs="Arial"/>
            <w:noProof/>
          </w:rPr>
          <w:delText>2.3</w:delText>
        </w:r>
        <w:r>
          <w:rPr>
            <w:rFonts w:eastAsiaTheme="minorEastAsia" w:cs="Arial"/>
            <w:noProof/>
            <w:kern w:val="2"/>
            <w:sz w:val="24"/>
            <w:szCs w:val="24"/>
            <w14:ligatures w14:val="standardContextual"/>
          </w:rPr>
          <w:tab/>
        </w:r>
        <w:r>
          <w:rPr>
            <w:rStyle w:val="Hyperlink"/>
            <w:rFonts w:cs="Arial"/>
            <w:noProof/>
          </w:rPr>
          <w:delText>Integrated Planning Work Process</w:delText>
        </w:r>
        <w:r>
          <w:rPr>
            <w:rFonts w:cs="Arial"/>
            <w:noProof/>
            <w:webHidden/>
          </w:rPr>
          <w:tab/>
          <w:fldChar w:fldCharType="begin"/>
          <w:delInstrText xml:space="preserve"> PAGEREF _Toc196309693 \h </w:delInstrText>
          <w:fldChar w:fldCharType="separate"/>
          <w:delText>12</w:delText>
          <w:fldChar w:fldCharType="end"/>
        </w:r>
        <w:r>
          <w:rPr>
            <w:rFonts w:cs="Arial"/>
          </w:rPr>
          <w:fldChar w:fldCharType="end"/>
        </w:r>
      </w:del>
    </w:p>
    <w:p w14:paraId="76DBA151" w14:textId="2497DBC9" w:rsidR="000A22DF" w:rsidRPr="00ED1D8A" w:rsidRDefault="000A22DF" w:rsidP="000A22DF">
      <w:pPr>
        <w:pStyle w:val="TOC2"/>
        <w:rPr>
          <w:del w:id="132" w:author="Muhamad Ridho Zul Khoiri" w:date="2026-07-23T09:58:00Z" w16du:dateUtc="2026-07-23T02:58:00Z"/>
          <w:rFonts w:eastAsiaTheme="minorEastAsia" w:cs="Arial"/>
          <w:noProof/>
          <w:kern w:val="2"/>
          <w:sz w:val="24"/>
          <w:szCs w:val="24"/>
          <w14:ligatures w14:val="standardContextual"/>
        </w:rPr>
      </w:pPr>
      <w:del w:id="133" w:author="Muhamad Ridho Zul Khoiri" w:date="2026-07-23T09:58:00Z" w16du:dateUtc="2026-07-23T02:58:00Z">
        <w:r>
          <w:rPr>
            <w:rFonts w:cs="Arial"/>
          </w:rPr>
          <w:fldChar w:fldCharType="begin"/>
          <w:delInstrText>HYPERLINK \l "_Toc196309694"</w:delInstrText>
          <w:fldChar w:fldCharType="separate"/>
        </w:r>
        <w:r>
          <w:rPr>
            <w:rStyle w:val="Hyperlink"/>
            <w:rFonts w:cs="Arial"/>
            <w:noProof/>
          </w:rPr>
          <w:delText>2.4</w:delText>
        </w:r>
        <w:r>
          <w:rPr>
            <w:rFonts w:eastAsiaTheme="minorEastAsia" w:cs="Arial"/>
            <w:noProof/>
            <w:kern w:val="2"/>
            <w:sz w:val="24"/>
            <w:szCs w:val="24"/>
            <w14:ligatures w14:val="standardContextual"/>
          </w:rPr>
          <w:tab/>
        </w:r>
        <w:r>
          <w:rPr>
            <w:rStyle w:val="Hyperlink"/>
            <w:rFonts w:cs="Arial"/>
            <w:noProof/>
          </w:rPr>
          <w:delText>Plan Ownership and Approval</w:delText>
        </w:r>
        <w:r>
          <w:rPr>
            <w:rFonts w:cs="Arial"/>
            <w:noProof/>
            <w:webHidden/>
          </w:rPr>
          <w:tab/>
          <w:fldChar w:fldCharType="begin"/>
          <w:delInstrText xml:space="preserve"> PAGEREF _Toc196309694 \h </w:delInstrText>
          <w:fldChar w:fldCharType="separate"/>
          <w:delText>18</w:delText>
          <w:fldChar w:fldCharType="end"/>
        </w:r>
        <w:r>
          <w:rPr>
            <w:rFonts w:cs="Arial"/>
          </w:rPr>
          <w:fldChar w:fldCharType="end"/>
        </w:r>
      </w:del>
    </w:p>
    <w:p w14:paraId="62C8959D" w14:textId="70D771D4" w:rsidR="000A22DF" w:rsidRPr="00ED1D8A" w:rsidRDefault="000A22DF" w:rsidP="000A22DF">
      <w:pPr>
        <w:pStyle w:val="TOC2"/>
        <w:rPr>
          <w:del w:id="134" w:author="Muhamad Ridho Zul Khoiri" w:date="2026-07-23T09:58:00Z" w16du:dateUtc="2026-07-23T02:58:00Z"/>
          <w:rFonts w:eastAsiaTheme="minorEastAsia" w:cs="Arial"/>
          <w:noProof/>
          <w:kern w:val="2"/>
          <w:sz w:val="24"/>
          <w:szCs w:val="24"/>
          <w14:ligatures w14:val="standardContextual"/>
        </w:rPr>
      </w:pPr>
      <w:del w:id="135" w:author="Muhamad Ridho Zul Khoiri" w:date="2026-07-23T09:58:00Z" w16du:dateUtc="2026-07-23T02:58:00Z">
        <w:r>
          <w:rPr>
            <w:rFonts w:cs="Arial"/>
          </w:rPr>
          <w:fldChar w:fldCharType="begin"/>
          <w:delInstrText>HYPERLINK \l "_Toc196309695"</w:delInstrText>
          <w:fldChar w:fldCharType="separate"/>
        </w:r>
        <w:r>
          <w:rPr>
            <w:rStyle w:val="Hyperlink"/>
            <w:rFonts w:cs="Arial"/>
            <w:noProof/>
          </w:rPr>
          <w:delText>2.5</w:delText>
        </w:r>
        <w:r>
          <w:rPr>
            <w:rFonts w:eastAsiaTheme="minorEastAsia" w:cs="Arial"/>
            <w:noProof/>
            <w:kern w:val="2"/>
            <w:sz w:val="24"/>
            <w:szCs w:val="24"/>
            <w14:ligatures w14:val="standardContextual"/>
          </w:rPr>
          <w:tab/>
        </w:r>
        <w:r>
          <w:rPr>
            <w:rStyle w:val="Hyperlink"/>
            <w:rFonts w:cs="Arial"/>
            <w:noProof/>
          </w:rPr>
          <w:delText>Roles and Responsibilities</w:delText>
        </w:r>
        <w:r>
          <w:rPr>
            <w:rFonts w:cs="Arial"/>
            <w:noProof/>
            <w:webHidden/>
          </w:rPr>
          <w:tab/>
          <w:fldChar w:fldCharType="begin"/>
          <w:delInstrText xml:space="preserve"> PAGEREF _Toc196309695 \h </w:delInstrText>
          <w:fldChar w:fldCharType="separate"/>
          <w:delText>19</w:delText>
          <w:fldChar w:fldCharType="end"/>
        </w:r>
        <w:r>
          <w:rPr>
            <w:rFonts w:cs="Arial"/>
          </w:rPr>
          <w:fldChar w:fldCharType="end"/>
        </w:r>
      </w:del>
    </w:p>
    <w:p w14:paraId="4420852C" w14:textId="1436BA9E" w:rsidR="000A22DF" w:rsidRPr="00ED1D8A" w:rsidRDefault="000A22DF">
      <w:pPr>
        <w:pStyle w:val="TOC1"/>
        <w:tabs>
          <w:tab w:val="left" w:pos="1123"/>
          <w:tab w:val="right" w:leader="dot" w:pos="9350"/>
        </w:tabs>
        <w:rPr>
          <w:del w:id="136" w:author="Muhamad Ridho Zul Khoiri" w:date="2026-07-23T09:58:00Z" w16du:dateUtc="2026-07-23T02:58:00Z"/>
          <w:rFonts w:eastAsiaTheme="minorEastAsia" w:cs="Arial"/>
          <w:b w:val="0"/>
          <w:noProof/>
          <w:kern w:val="2"/>
          <w:sz w:val="24"/>
          <w:szCs w:val="24"/>
          <w14:ligatures w14:val="standardContextual"/>
        </w:rPr>
      </w:pPr>
      <w:del w:id="137" w:author="Muhamad Ridho Zul Khoiri" w:date="2026-07-23T09:58:00Z" w16du:dateUtc="2026-07-23T02:58:00Z">
        <w:r>
          <w:rPr>
            <w:rFonts w:cs="Arial"/>
          </w:rPr>
          <w:fldChar w:fldCharType="begin"/>
          <w:delInstrText>HYPERLINK \l "_Toc196309696"</w:delInstrText>
          <w:fldChar w:fldCharType="separate"/>
        </w:r>
        <w:r>
          <w:rPr>
            <w:rStyle w:val="Hyperlink"/>
            <w:rFonts w:cs="Arial"/>
            <w:noProof/>
          </w:rPr>
          <w:delText>3</w:delText>
        </w:r>
        <w:r>
          <w:rPr>
            <w:rFonts w:eastAsiaTheme="minorEastAsia" w:cs="Arial"/>
            <w:b w:val="0"/>
            <w:noProof/>
            <w:kern w:val="2"/>
            <w:sz w:val="24"/>
            <w:szCs w:val="24"/>
            <w14:ligatures w14:val="standardContextual"/>
          </w:rPr>
          <w:tab/>
        </w:r>
        <w:r>
          <w:rPr>
            <w:rStyle w:val="Hyperlink"/>
            <w:rFonts w:cs="Arial"/>
            <w:noProof/>
          </w:rPr>
          <w:delText>Governance Model</w:delText>
        </w:r>
        <w:r>
          <w:rPr>
            <w:rFonts w:cs="Arial"/>
            <w:noProof/>
            <w:webHidden/>
          </w:rPr>
          <w:tab/>
          <w:fldChar w:fldCharType="begin"/>
          <w:delInstrText xml:space="preserve"> PAGEREF _Toc196309696 \h </w:delInstrText>
          <w:fldChar w:fldCharType="separate"/>
          <w:delText>22</w:delText>
          <w:fldChar w:fldCharType="end"/>
        </w:r>
        <w:r>
          <w:rPr>
            <w:rFonts w:cs="Arial"/>
          </w:rPr>
          <w:fldChar w:fldCharType="end"/>
        </w:r>
      </w:del>
    </w:p>
    <w:p w14:paraId="2EA1BA5C" w14:textId="12A208C2" w:rsidR="000A22DF" w:rsidRPr="00ED1D8A" w:rsidRDefault="000A22DF" w:rsidP="000A22DF">
      <w:pPr>
        <w:pStyle w:val="TOC2"/>
        <w:rPr>
          <w:del w:id="138" w:author="Muhamad Ridho Zul Khoiri" w:date="2026-07-23T09:58:00Z" w16du:dateUtc="2026-07-23T02:58:00Z"/>
          <w:rFonts w:eastAsiaTheme="minorEastAsia" w:cs="Arial"/>
          <w:noProof/>
          <w:kern w:val="2"/>
          <w:sz w:val="24"/>
          <w:szCs w:val="24"/>
          <w14:ligatures w14:val="standardContextual"/>
        </w:rPr>
      </w:pPr>
      <w:del w:id="139" w:author="Muhamad Ridho Zul Khoiri" w:date="2026-07-23T09:58:00Z" w16du:dateUtc="2026-07-23T02:58:00Z">
        <w:r>
          <w:rPr>
            <w:rFonts w:cs="Arial"/>
          </w:rPr>
          <w:fldChar w:fldCharType="begin"/>
          <w:delInstrText>HYPERLINK \l "_Toc196309697"</w:delInstrText>
          <w:fldChar w:fldCharType="separate"/>
        </w:r>
        <w:r>
          <w:rPr>
            <w:rStyle w:val="Hyperlink"/>
            <w:rFonts w:cs="Arial"/>
            <w:bCs/>
            <w:noProof/>
          </w:rPr>
          <w:delText>3.1</w:delText>
        </w:r>
        <w:r>
          <w:rPr>
            <w:rFonts w:eastAsiaTheme="minorEastAsia" w:cs="Arial"/>
            <w:noProof/>
            <w:kern w:val="2"/>
            <w:sz w:val="24"/>
            <w:szCs w:val="24"/>
            <w14:ligatures w14:val="standardContextual"/>
          </w:rPr>
          <w:tab/>
        </w:r>
        <w:r>
          <w:rPr>
            <w:rStyle w:val="Hyperlink"/>
            <w:rFonts w:cs="Arial"/>
            <w:noProof/>
          </w:rPr>
          <w:delText>Meeting Term of Reference</w:delText>
        </w:r>
        <w:r>
          <w:rPr>
            <w:rFonts w:cs="Arial"/>
            <w:noProof/>
            <w:webHidden/>
          </w:rPr>
          <w:tab/>
          <w:fldChar w:fldCharType="begin"/>
          <w:delInstrText xml:space="preserve"> PAGEREF _Toc196309697 \h </w:delInstrText>
          <w:fldChar w:fldCharType="separate"/>
          <w:delText>22</w:delText>
          <w:fldChar w:fldCharType="end"/>
        </w:r>
        <w:r>
          <w:rPr>
            <w:rFonts w:cs="Arial"/>
          </w:rPr>
          <w:fldChar w:fldCharType="end"/>
        </w:r>
      </w:del>
    </w:p>
    <w:p w14:paraId="0D7718F1" w14:textId="6D36A748" w:rsidR="000A22DF" w:rsidRPr="00ED1D8A" w:rsidRDefault="000A22DF">
      <w:pPr>
        <w:pStyle w:val="TOC1"/>
        <w:tabs>
          <w:tab w:val="left" w:pos="1123"/>
          <w:tab w:val="right" w:leader="dot" w:pos="9350"/>
        </w:tabs>
        <w:rPr>
          <w:del w:id="140" w:author="Muhamad Ridho Zul Khoiri" w:date="2026-07-23T09:58:00Z" w16du:dateUtc="2026-07-23T02:58:00Z"/>
          <w:rFonts w:eastAsiaTheme="minorEastAsia" w:cs="Arial"/>
          <w:b w:val="0"/>
          <w:noProof/>
          <w:kern w:val="2"/>
          <w:sz w:val="24"/>
          <w:szCs w:val="24"/>
          <w14:ligatures w14:val="standardContextual"/>
        </w:rPr>
      </w:pPr>
      <w:del w:id="141" w:author="Muhamad Ridho Zul Khoiri" w:date="2026-07-23T09:58:00Z" w16du:dateUtc="2026-07-23T02:58:00Z">
        <w:r>
          <w:rPr>
            <w:rFonts w:cs="Arial"/>
          </w:rPr>
          <w:fldChar w:fldCharType="begin"/>
          <w:delInstrText>HYPERLINK \l "_Toc196309698"</w:delInstrText>
          <w:fldChar w:fldCharType="separate"/>
        </w:r>
        <w:r>
          <w:rPr>
            <w:rStyle w:val="Hyperlink"/>
            <w:rFonts w:cs="Arial"/>
            <w:noProof/>
          </w:rPr>
          <w:delText>4</w:delText>
        </w:r>
        <w:r>
          <w:rPr>
            <w:rFonts w:eastAsiaTheme="minorEastAsia" w:cs="Arial"/>
            <w:b w:val="0"/>
            <w:noProof/>
            <w:kern w:val="2"/>
            <w:sz w:val="24"/>
            <w:szCs w:val="24"/>
            <w14:ligatures w14:val="standardContextual"/>
          </w:rPr>
          <w:tab/>
        </w:r>
        <w:r>
          <w:rPr>
            <w:rStyle w:val="Hyperlink"/>
            <w:rFonts w:cs="Arial"/>
            <w:noProof/>
          </w:rPr>
          <w:delText>Criteria of Activities Inclusion into Plan</w:delText>
        </w:r>
        <w:r>
          <w:rPr>
            <w:rFonts w:cs="Arial"/>
            <w:noProof/>
            <w:webHidden/>
          </w:rPr>
          <w:tab/>
          <w:fldChar w:fldCharType="begin"/>
          <w:delInstrText xml:space="preserve"> PAGEREF _Toc196309698 \h </w:delInstrText>
          <w:fldChar w:fldCharType="separate"/>
          <w:delText>23</w:delText>
          <w:fldChar w:fldCharType="end"/>
        </w:r>
        <w:r>
          <w:rPr>
            <w:rFonts w:cs="Arial"/>
          </w:rPr>
          <w:fldChar w:fldCharType="end"/>
        </w:r>
      </w:del>
    </w:p>
    <w:p w14:paraId="2D048DE6" w14:textId="64BC66D2" w:rsidR="000A22DF" w:rsidRPr="00ED1D8A" w:rsidRDefault="000A22DF">
      <w:pPr>
        <w:pStyle w:val="TOC1"/>
        <w:tabs>
          <w:tab w:val="left" w:pos="1123"/>
          <w:tab w:val="right" w:leader="dot" w:pos="9350"/>
        </w:tabs>
        <w:rPr>
          <w:del w:id="142" w:author="Muhamad Ridho Zul Khoiri" w:date="2026-07-23T09:58:00Z" w16du:dateUtc="2026-07-23T02:58:00Z"/>
          <w:rFonts w:eastAsiaTheme="minorEastAsia" w:cs="Arial"/>
          <w:b w:val="0"/>
          <w:noProof/>
          <w:kern w:val="2"/>
          <w:sz w:val="24"/>
          <w:szCs w:val="24"/>
          <w14:ligatures w14:val="standardContextual"/>
        </w:rPr>
      </w:pPr>
      <w:del w:id="143" w:author="Muhamad Ridho Zul Khoiri" w:date="2026-07-23T09:58:00Z" w16du:dateUtc="2026-07-23T02:58:00Z">
        <w:r>
          <w:rPr>
            <w:rFonts w:cs="Arial"/>
          </w:rPr>
          <w:fldChar w:fldCharType="begin"/>
          <w:delInstrText>HYPERLINK \l "_Toc196309699"</w:delInstrText>
          <w:fldChar w:fldCharType="separate"/>
        </w:r>
        <w:r>
          <w:rPr>
            <w:rStyle w:val="Hyperlink"/>
            <w:rFonts w:cs="Arial"/>
            <w:noProof/>
          </w:rPr>
          <w:delText>5</w:delText>
        </w:r>
        <w:r>
          <w:rPr>
            <w:rFonts w:eastAsiaTheme="minorEastAsia" w:cs="Arial"/>
            <w:b w:val="0"/>
            <w:noProof/>
            <w:kern w:val="2"/>
            <w:sz w:val="24"/>
            <w:szCs w:val="24"/>
            <w14:ligatures w14:val="standardContextual"/>
          </w:rPr>
          <w:tab/>
        </w:r>
        <w:r>
          <w:rPr>
            <w:rStyle w:val="Hyperlink"/>
            <w:rFonts w:cs="Arial"/>
            <w:noProof/>
          </w:rPr>
          <w:delText>Managing the Plans</w:delText>
        </w:r>
        <w:r>
          <w:rPr>
            <w:rFonts w:cs="Arial"/>
            <w:noProof/>
            <w:webHidden/>
          </w:rPr>
          <w:tab/>
          <w:fldChar w:fldCharType="begin"/>
          <w:delInstrText xml:space="preserve"> PAGEREF _Toc196309699 \h </w:delInstrText>
          <w:fldChar w:fldCharType="separate"/>
          <w:delText>24</w:delText>
          <w:fldChar w:fldCharType="end"/>
        </w:r>
        <w:r>
          <w:rPr>
            <w:rFonts w:cs="Arial"/>
          </w:rPr>
          <w:fldChar w:fldCharType="end"/>
        </w:r>
      </w:del>
    </w:p>
    <w:p w14:paraId="22C47AD0" w14:textId="2AC17542" w:rsidR="000A22DF" w:rsidRPr="00ED1D8A" w:rsidRDefault="000A22DF" w:rsidP="000A22DF">
      <w:pPr>
        <w:pStyle w:val="TOC2"/>
        <w:rPr>
          <w:del w:id="144" w:author="Muhamad Ridho Zul Khoiri" w:date="2026-07-23T09:58:00Z" w16du:dateUtc="2026-07-23T02:58:00Z"/>
          <w:rFonts w:eastAsiaTheme="minorEastAsia" w:cs="Arial"/>
          <w:noProof/>
          <w:kern w:val="2"/>
          <w:sz w:val="24"/>
          <w:szCs w:val="24"/>
          <w14:ligatures w14:val="standardContextual"/>
        </w:rPr>
      </w:pPr>
      <w:del w:id="145" w:author="Muhamad Ridho Zul Khoiri" w:date="2026-07-23T09:58:00Z" w16du:dateUtc="2026-07-23T02:58:00Z">
        <w:r>
          <w:rPr>
            <w:rFonts w:cs="Arial"/>
          </w:rPr>
          <w:fldChar w:fldCharType="begin"/>
          <w:delInstrText>HYPERLINK \l "_Toc196309700"</w:delInstrText>
          <w:fldChar w:fldCharType="separate"/>
        </w:r>
        <w:r>
          <w:rPr>
            <w:rStyle w:val="Hyperlink"/>
            <w:rFonts w:cs="Arial"/>
            <w:noProof/>
          </w:rPr>
          <w:delText>5.1</w:delText>
        </w:r>
        <w:r>
          <w:rPr>
            <w:rFonts w:eastAsiaTheme="minorEastAsia" w:cs="Arial"/>
            <w:noProof/>
            <w:kern w:val="2"/>
            <w:sz w:val="24"/>
            <w:szCs w:val="24"/>
            <w14:ligatures w14:val="standardContextual"/>
          </w:rPr>
          <w:tab/>
        </w:r>
        <w:r>
          <w:rPr>
            <w:rStyle w:val="Hyperlink"/>
            <w:rFonts w:cs="Arial"/>
            <w:noProof/>
          </w:rPr>
          <w:delText>Acceptance/Input Criteria</w:delText>
        </w:r>
        <w:r>
          <w:rPr>
            <w:rFonts w:cs="Arial"/>
            <w:noProof/>
            <w:webHidden/>
          </w:rPr>
          <w:tab/>
          <w:fldChar w:fldCharType="begin"/>
          <w:delInstrText xml:space="preserve"> PAGEREF _Toc196309700 \h </w:delInstrText>
          <w:fldChar w:fldCharType="separate"/>
          <w:delText>24</w:delText>
          <w:fldChar w:fldCharType="end"/>
        </w:r>
        <w:r>
          <w:rPr>
            <w:rFonts w:cs="Arial"/>
          </w:rPr>
          <w:fldChar w:fldCharType="end"/>
        </w:r>
      </w:del>
    </w:p>
    <w:p w14:paraId="66A83143" w14:textId="5ABC3F30" w:rsidR="000A22DF" w:rsidRPr="00ED1D8A" w:rsidRDefault="000A22DF" w:rsidP="000A22DF">
      <w:pPr>
        <w:pStyle w:val="TOC2"/>
        <w:rPr>
          <w:del w:id="146" w:author="Muhamad Ridho Zul Khoiri" w:date="2026-07-23T09:58:00Z" w16du:dateUtc="2026-07-23T02:58:00Z"/>
          <w:rFonts w:eastAsiaTheme="minorEastAsia" w:cs="Arial"/>
          <w:noProof/>
          <w:kern w:val="2"/>
          <w:sz w:val="24"/>
          <w:szCs w:val="24"/>
          <w14:ligatures w14:val="standardContextual"/>
        </w:rPr>
      </w:pPr>
      <w:del w:id="147" w:author="Muhamad Ridho Zul Khoiri" w:date="2026-07-23T09:58:00Z" w16du:dateUtc="2026-07-23T02:58:00Z">
        <w:r>
          <w:rPr>
            <w:rFonts w:cs="Arial"/>
          </w:rPr>
          <w:fldChar w:fldCharType="begin"/>
          <w:delInstrText>HYPERLINK \l "_Toc196309701"</w:delInstrText>
          <w:fldChar w:fldCharType="separate"/>
        </w:r>
        <w:r>
          <w:rPr>
            <w:rStyle w:val="Hyperlink"/>
            <w:rFonts w:cs="Arial"/>
            <w:noProof/>
          </w:rPr>
          <w:delText>5.2</w:delText>
        </w:r>
        <w:r>
          <w:rPr>
            <w:rFonts w:eastAsiaTheme="minorEastAsia" w:cs="Arial"/>
            <w:noProof/>
            <w:kern w:val="2"/>
            <w:sz w:val="24"/>
            <w:szCs w:val="24"/>
            <w14:ligatures w14:val="standardContextual"/>
          </w:rPr>
          <w:tab/>
        </w:r>
        <w:r>
          <w:rPr>
            <w:rStyle w:val="Hyperlink"/>
            <w:rFonts w:cs="Arial"/>
            <w:noProof/>
          </w:rPr>
          <w:delText>30/90 Day Plan</w:delText>
        </w:r>
        <w:r>
          <w:rPr>
            <w:rFonts w:cs="Arial"/>
            <w:noProof/>
            <w:webHidden/>
          </w:rPr>
          <w:tab/>
          <w:fldChar w:fldCharType="begin"/>
          <w:delInstrText xml:space="preserve"> PAGEREF _Toc196309701 \h </w:delInstrText>
          <w:fldChar w:fldCharType="separate"/>
          <w:delText>24</w:delText>
          <w:fldChar w:fldCharType="end"/>
        </w:r>
        <w:r>
          <w:rPr>
            <w:rFonts w:cs="Arial"/>
          </w:rPr>
          <w:fldChar w:fldCharType="end"/>
        </w:r>
      </w:del>
    </w:p>
    <w:p w14:paraId="5D76BDEA" w14:textId="02D108F4" w:rsidR="000A22DF" w:rsidRPr="00ED1D8A" w:rsidRDefault="000A22DF" w:rsidP="000A22DF">
      <w:pPr>
        <w:pStyle w:val="TOC2"/>
        <w:rPr>
          <w:del w:id="148" w:author="Muhamad Ridho Zul Khoiri" w:date="2026-07-23T09:58:00Z" w16du:dateUtc="2026-07-23T02:58:00Z"/>
          <w:rFonts w:eastAsiaTheme="minorEastAsia" w:cs="Arial"/>
          <w:noProof/>
          <w:kern w:val="2"/>
          <w:sz w:val="24"/>
          <w:szCs w:val="24"/>
          <w14:ligatures w14:val="standardContextual"/>
        </w:rPr>
      </w:pPr>
      <w:del w:id="149" w:author="Muhamad Ridho Zul Khoiri" w:date="2026-07-23T09:58:00Z" w16du:dateUtc="2026-07-23T02:58:00Z">
        <w:r>
          <w:rPr>
            <w:rFonts w:cs="Arial"/>
          </w:rPr>
          <w:fldChar w:fldCharType="begin"/>
          <w:delInstrText>HYPERLINK \l "_Toc196309702"</w:delInstrText>
          <w:fldChar w:fldCharType="separate"/>
        </w:r>
        <w:r>
          <w:rPr>
            <w:rStyle w:val="Hyperlink"/>
            <w:rFonts w:cs="Arial"/>
            <w:noProof/>
          </w:rPr>
          <w:delText>5.3</w:delText>
        </w:r>
        <w:r>
          <w:rPr>
            <w:rFonts w:eastAsiaTheme="minorEastAsia" w:cs="Arial"/>
            <w:noProof/>
            <w:kern w:val="2"/>
            <w:sz w:val="24"/>
            <w:szCs w:val="24"/>
            <w14:ligatures w14:val="standardContextual"/>
          </w:rPr>
          <w:tab/>
        </w:r>
        <w:r>
          <w:rPr>
            <w:rStyle w:val="Hyperlink"/>
            <w:rFonts w:cs="Arial"/>
            <w:noProof/>
          </w:rPr>
          <w:delText>Gate Review Criteria</w:delText>
        </w:r>
        <w:r>
          <w:rPr>
            <w:rFonts w:cs="Arial"/>
            <w:noProof/>
            <w:webHidden/>
          </w:rPr>
          <w:tab/>
          <w:fldChar w:fldCharType="begin"/>
          <w:delInstrText xml:space="preserve"> PAGEREF _Toc196309702 \h </w:delInstrText>
          <w:fldChar w:fldCharType="separate"/>
          <w:delText>25</w:delText>
          <w:fldChar w:fldCharType="end"/>
        </w:r>
        <w:r>
          <w:rPr>
            <w:rFonts w:cs="Arial"/>
          </w:rPr>
          <w:fldChar w:fldCharType="end"/>
        </w:r>
      </w:del>
    </w:p>
    <w:p w14:paraId="2F60AD66" w14:textId="28513D6D" w:rsidR="000A22DF" w:rsidRPr="00ED1D8A" w:rsidRDefault="000A22DF" w:rsidP="000A22DF">
      <w:pPr>
        <w:pStyle w:val="TOC2"/>
        <w:rPr>
          <w:del w:id="150" w:author="Muhamad Ridho Zul Khoiri" w:date="2026-07-23T09:58:00Z" w16du:dateUtc="2026-07-23T02:58:00Z"/>
          <w:rFonts w:eastAsiaTheme="minorEastAsia" w:cs="Arial"/>
          <w:noProof/>
          <w:kern w:val="2"/>
          <w:sz w:val="24"/>
          <w:szCs w:val="24"/>
          <w14:ligatures w14:val="standardContextual"/>
        </w:rPr>
      </w:pPr>
      <w:del w:id="151" w:author="Muhamad Ridho Zul Khoiri" w:date="2026-07-23T09:58:00Z" w16du:dateUtc="2026-07-23T02:58:00Z">
        <w:r>
          <w:rPr>
            <w:rFonts w:cs="Arial"/>
          </w:rPr>
          <w:fldChar w:fldCharType="begin"/>
          <w:delInstrText>HYPERLINK \l "_Toc196309703"</w:delInstrText>
          <w:fldChar w:fldCharType="separate"/>
        </w:r>
        <w:r>
          <w:rPr>
            <w:rStyle w:val="Hyperlink"/>
            <w:rFonts w:cs="Arial"/>
            <w:noProof/>
          </w:rPr>
          <w:delText>5.4</w:delText>
        </w:r>
        <w:r>
          <w:rPr>
            <w:rFonts w:eastAsiaTheme="minorEastAsia" w:cs="Arial"/>
            <w:noProof/>
            <w:kern w:val="2"/>
            <w:sz w:val="24"/>
            <w:szCs w:val="24"/>
            <w14:ligatures w14:val="standardContextual"/>
          </w:rPr>
          <w:tab/>
        </w:r>
        <w:r>
          <w:rPr>
            <w:rStyle w:val="Hyperlink"/>
            <w:rFonts w:cs="Arial"/>
            <w:noProof/>
          </w:rPr>
          <w:delText>Managing Constraints</w:delText>
        </w:r>
        <w:r>
          <w:rPr>
            <w:rFonts w:cs="Arial"/>
            <w:noProof/>
            <w:webHidden/>
          </w:rPr>
          <w:tab/>
          <w:fldChar w:fldCharType="begin"/>
          <w:delInstrText xml:space="preserve"> PAGEREF _Toc196309703 \h </w:delInstrText>
          <w:fldChar w:fldCharType="separate"/>
          <w:delText>25</w:delText>
          <w:fldChar w:fldCharType="end"/>
        </w:r>
        <w:r>
          <w:rPr>
            <w:rFonts w:cs="Arial"/>
          </w:rPr>
          <w:fldChar w:fldCharType="end"/>
        </w:r>
      </w:del>
    </w:p>
    <w:p w14:paraId="2AE8F168" w14:textId="4FAE4EB3" w:rsidR="000A22DF" w:rsidRPr="00ED1D8A" w:rsidRDefault="000A22DF" w:rsidP="000A22DF">
      <w:pPr>
        <w:pStyle w:val="TOC2"/>
        <w:rPr>
          <w:del w:id="152" w:author="Muhamad Ridho Zul Khoiri" w:date="2026-07-23T09:58:00Z" w16du:dateUtc="2026-07-23T02:58:00Z"/>
          <w:rFonts w:eastAsiaTheme="minorEastAsia" w:cs="Arial"/>
          <w:noProof/>
          <w:kern w:val="2"/>
          <w:sz w:val="24"/>
          <w:szCs w:val="24"/>
          <w14:ligatures w14:val="standardContextual"/>
        </w:rPr>
      </w:pPr>
      <w:del w:id="153" w:author="Muhamad Ridho Zul Khoiri" w:date="2026-07-23T09:58:00Z" w16du:dateUtc="2026-07-23T02:58:00Z">
        <w:r>
          <w:rPr>
            <w:rFonts w:cs="Arial"/>
          </w:rPr>
          <w:fldChar w:fldCharType="begin"/>
          <w:delInstrText>HYPERLINK \l "_Toc196309704"</w:delInstrText>
          <w:fldChar w:fldCharType="separate"/>
        </w:r>
        <w:r>
          <w:rPr>
            <w:rStyle w:val="Hyperlink"/>
            <w:rFonts w:cs="Arial"/>
            <w:noProof/>
          </w:rPr>
          <w:delText>5.5</w:delText>
        </w:r>
        <w:r>
          <w:rPr>
            <w:rFonts w:eastAsiaTheme="minorEastAsia" w:cs="Arial"/>
            <w:noProof/>
            <w:kern w:val="2"/>
            <w:sz w:val="24"/>
            <w:szCs w:val="24"/>
            <w14:ligatures w14:val="standardContextual"/>
          </w:rPr>
          <w:tab/>
        </w:r>
        <w:r>
          <w:rPr>
            <w:rStyle w:val="Hyperlink"/>
            <w:rFonts w:cs="Arial"/>
            <w:noProof/>
          </w:rPr>
          <w:delText>Risk Assessment</w:delText>
        </w:r>
        <w:r>
          <w:rPr>
            <w:rFonts w:cs="Arial"/>
            <w:noProof/>
            <w:webHidden/>
          </w:rPr>
          <w:tab/>
          <w:fldChar w:fldCharType="begin"/>
          <w:delInstrText xml:space="preserve"> PAGEREF _Toc196309704 \h </w:delInstrText>
          <w:fldChar w:fldCharType="separate"/>
          <w:delText>27</w:delText>
          <w:fldChar w:fldCharType="end"/>
        </w:r>
        <w:r>
          <w:rPr>
            <w:rFonts w:cs="Arial"/>
          </w:rPr>
          <w:fldChar w:fldCharType="end"/>
        </w:r>
      </w:del>
    </w:p>
    <w:p w14:paraId="4581E3F8" w14:textId="6D0DFA2C" w:rsidR="000A22DF" w:rsidRPr="00ED1D8A" w:rsidRDefault="000A22DF" w:rsidP="000A22DF">
      <w:pPr>
        <w:pStyle w:val="TOC2"/>
        <w:rPr>
          <w:del w:id="154" w:author="Muhamad Ridho Zul Khoiri" w:date="2026-07-23T09:58:00Z" w16du:dateUtc="2026-07-23T02:58:00Z"/>
          <w:rFonts w:eastAsiaTheme="minorEastAsia" w:cs="Arial"/>
          <w:noProof/>
          <w:kern w:val="2"/>
          <w:sz w:val="24"/>
          <w:szCs w:val="24"/>
          <w14:ligatures w14:val="standardContextual"/>
        </w:rPr>
      </w:pPr>
      <w:del w:id="155" w:author="Muhamad Ridho Zul Khoiri" w:date="2026-07-23T09:58:00Z" w16du:dateUtc="2026-07-23T02:58:00Z">
        <w:r>
          <w:rPr>
            <w:rFonts w:cs="Arial"/>
          </w:rPr>
          <w:fldChar w:fldCharType="begin"/>
          <w:delInstrText>HYPERLINK \l "_Toc196309705"</w:delInstrText>
          <w:fldChar w:fldCharType="separate"/>
        </w:r>
        <w:r>
          <w:rPr>
            <w:rStyle w:val="Hyperlink"/>
            <w:rFonts w:cs="Arial"/>
            <w:noProof/>
          </w:rPr>
          <w:delText>5.6</w:delText>
        </w:r>
        <w:r>
          <w:rPr>
            <w:rFonts w:eastAsiaTheme="minorEastAsia" w:cs="Arial"/>
            <w:noProof/>
            <w:kern w:val="2"/>
            <w:sz w:val="24"/>
            <w:szCs w:val="24"/>
            <w14:ligatures w14:val="standardContextual"/>
          </w:rPr>
          <w:tab/>
        </w:r>
        <w:r>
          <w:rPr>
            <w:rStyle w:val="Hyperlink"/>
            <w:rFonts w:cs="Arial"/>
            <w:noProof/>
          </w:rPr>
          <w:delText>Conflict Resolution and Plan Prioritization</w:delText>
        </w:r>
        <w:r>
          <w:rPr>
            <w:rFonts w:cs="Arial"/>
            <w:noProof/>
            <w:webHidden/>
          </w:rPr>
          <w:tab/>
          <w:fldChar w:fldCharType="begin"/>
          <w:delInstrText xml:space="preserve"> PAGEREF _Toc196309705 \h </w:delInstrText>
          <w:fldChar w:fldCharType="separate"/>
          <w:delText>28</w:delText>
          <w:fldChar w:fldCharType="end"/>
        </w:r>
        <w:r>
          <w:rPr>
            <w:rFonts w:cs="Arial"/>
          </w:rPr>
          <w:fldChar w:fldCharType="end"/>
        </w:r>
      </w:del>
    </w:p>
    <w:p w14:paraId="23137BFC" w14:textId="4C435F52" w:rsidR="000A22DF" w:rsidRPr="00ED1D8A" w:rsidRDefault="000A22DF" w:rsidP="000A22DF">
      <w:pPr>
        <w:pStyle w:val="TOC2"/>
        <w:rPr>
          <w:del w:id="156" w:author="Muhamad Ridho Zul Khoiri" w:date="2026-07-23T09:58:00Z" w16du:dateUtc="2026-07-23T02:58:00Z"/>
          <w:rFonts w:eastAsiaTheme="minorEastAsia" w:cs="Arial"/>
          <w:noProof/>
          <w:kern w:val="2"/>
          <w:sz w:val="24"/>
          <w:szCs w:val="24"/>
          <w14:ligatures w14:val="standardContextual"/>
        </w:rPr>
      </w:pPr>
      <w:del w:id="157" w:author="Muhamad Ridho Zul Khoiri" w:date="2026-07-23T09:58:00Z" w16du:dateUtc="2026-07-23T02:58:00Z">
        <w:r>
          <w:rPr>
            <w:rFonts w:cs="Arial"/>
          </w:rPr>
          <w:fldChar w:fldCharType="begin"/>
          <w:delInstrText>HYPERLINK \l "_Toc196309706"</w:delInstrText>
          <w:fldChar w:fldCharType="separate"/>
        </w:r>
        <w:r>
          <w:rPr>
            <w:rStyle w:val="Hyperlink"/>
            <w:rFonts w:cs="Arial"/>
            <w:noProof/>
          </w:rPr>
          <w:delText>5.7</w:delText>
        </w:r>
        <w:r>
          <w:rPr>
            <w:rFonts w:eastAsiaTheme="minorEastAsia" w:cs="Arial"/>
            <w:noProof/>
            <w:kern w:val="2"/>
            <w:sz w:val="24"/>
            <w:szCs w:val="24"/>
            <w14:ligatures w14:val="standardContextual"/>
          </w:rPr>
          <w:tab/>
        </w:r>
        <w:r>
          <w:rPr>
            <w:rStyle w:val="Hyperlink"/>
            <w:rFonts w:cs="Arial"/>
            <w:noProof/>
          </w:rPr>
          <w:delText>Administering the Plan</w:delText>
        </w:r>
        <w:r>
          <w:rPr>
            <w:rFonts w:cs="Arial"/>
            <w:noProof/>
            <w:webHidden/>
          </w:rPr>
          <w:tab/>
          <w:fldChar w:fldCharType="begin"/>
          <w:delInstrText xml:space="preserve"> PAGEREF _Toc196309706 \h </w:delInstrText>
          <w:fldChar w:fldCharType="separate"/>
          <w:delText>29</w:delText>
          <w:fldChar w:fldCharType="end"/>
        </w:r>
        <w:r>
          <w:rPr>
            <w:rFonts w:cs="Arial"/>
          </w:rPr>
          <w:fldChar w:fldCharType="end"/>
        </w:r>
      </w:del>
    </w:p>
    <w:p w14:paraId="3D8832B0" w14:textId="4FACB803" w:rsidR="000A22DF" w:rsidRPr="00ED1D8A" w:rsidRDefault="000A22DF" w:rsidP="000A22DF">
      <w:pPr>
        <w:pStyle w:val="TOC2"/>
        <w:rPr>
          <w:del w:id="158" w:author="Muhamad Ridho Zul Khoiri" w:date="2026-07-23T09:58:00Z" w16du:dateUtc="2026-07-23T02:58:00Z"/>
          <w:rFonts w:eastAsiaTheme="minorEastAsia" w:cs="Arial"/>
          <w:noProof/>
          <w:kern w:val="2"/>
          <w:sz w:val="24"/>
          <w:szCs w:val="24"/>
          <w14:ligatures w14:val="standardContextual"/>
        </w:rPr>
      </w:pPr>
      <w:del w:id="159" w:author="Muhamad Ridho Zul Khoiri" w:date="2026-07-23T09:58:00Z" w16du:dateUtc="2026-07-23T02:58:00Z">
        <w:r>
          <w:rPr>
            <w:rFonts w:cs="Arial"/>
          </w:rPr>
          <w:fldChar w:fldCharType="begin"/>
          <w:delInstrText>HYPERLINK \l "_Toc196309707"</w:delInstrText>
          <w:fldChar w:fldCharType="separate"/>
        </w:r>
        <w:r>
          <w:rPr>
            <w:rStyle w:val="Hyperlink"/>
            <w:rFonts w:cs="Arial"/>
            <w:noProof/>
          </w:rPr>
          <w:delText>5.8</w:delText>
        </w:r>
        <w:r>
          <w:rPr>
            <w:rFonts w:eastAsiaTheme="minorEastAsia" w:cs="Arial"/>
            <w:noProof/>
            <w:kern w:val="2"/>
            <w:sz w:val="24"/>
            <w:szCs w:val="24"/>
            <w14:ligatures w14:val="standardContextual"/>
          </w:rPr>
          <w:tab/>
        </w:r>
        <w:r>
          <w:rPr>
            <w:rStyle w:val="Hyperlink"/>
            <w:rFonts w:cs="Arial"/>
            <w:noProof/>
          </w:rPr>
          <w:delText>Change Control for Operational Planning Horizon</w:delText>
        </w:r>
        <w:r>
          <w:rPr>
            <w:rFonts w:cs="Arial"/>
            <w:noProof/>
            <w:webHidden/>
          </w:rPr>
          <w:tab/>
          <w:fldChar w:fldCharType="begin"/>
          <w:delInstrText xml:space="preserve"> PAGEREF _Toc196309707 \h </w:delInstrText>
          <w:fldChar w:fldCharType="separate"/>
          <w:delText>30</w:delText>
          <w:fldChar w:fldCharType="end"/>
        </w:r>
        <w:r>
          <w:rPr>
            <w:rFonts w:cs="Arial"/>
          </w:rPr>
          <w:fldChar w:fldCharType="end"/>
        </w:r>
      </w:del>
    </w:p>
    <w:p w14:paraId="2D0D4FFF" w14:textId="301C2228" w:rsidR="000A22DF" w:rsidRPr="00ED1D8A" w:rsidRDefault="000A22DF">
      <w:pPr>
        <w:pStyle w:val="TOC1"/>
        <w:tabs>
          <w:tab w:val="left" w:pos="1123"/>
          <w:tab w:val="right" w:leader="dot" w:pos="9350"/>
        </w:tabs>
        <w:rPr>
          <w:del w:id="160" w:author="Muhamad Ridho Zul Khoiri" w:date="2026-07-23T09:58:00Z" w16du:dateUtc="2026-07-23T02:58:00Z"/>
          <w:rFonts w:eastAsiaTheme="minorEastAsia" w:cs="Arial"/>
          <w:b w:val="0"/>
          <w:noProof/>
          <w:kern w:val="2"/>
          <w:sz w:val="24"/>
          <w:szCs w:val="24"/>
          <w14:ligatures w14:val="standardContextual"/>
        </w:rPr>
      </w:pPr>
      <w:del w:id="161" w:author="Muhamad Ridho Zul Khoiri" w:date="2026-07-23T09:58:00Z" w16du:dateUtc="2026-07-23T02:58:00Z">
        <w:r>
          <w:rPr>
            <w:rFonts w:cs="Arial"/>
          </w:rPr>
          <w:fldChar w:fldCharType="begin"/>
          <w:delInstrText>HYPERLINK \l "_Toc196309708"</w:delInstrText>
          <w:fldChar w:fldCharType="separate"/>
        </w:r>
        <w:r>
          <w:rPr>
            <w:rStyle w:val="Hyperlink"/>
            <w:rFonts w:cs="Arial"/>
            <w:noProof/>
          </w:rPr>
          <w:delText>6</w:delText>
        </w:r>
        <w:r>
          <w:rPr>
            <w:rFonts w:eastAsiaTheme="minorEastAsia" w:cs="Arial"/>
            <w:b w:val="0"/>
            <w:noProof/>
            <w:kern w:val="2"/>
            <w:sz w:val="24"/>
            <w:szCs w:val="24"/>
            <w14:ligatures w14:val="standardContextual"/>
          </w:rPr>
          <w:tab/>
        </w:r>
        <w:r>
          <w:rPr>
            <w:rStyle w:val="Hyperlink"/>
            <w:rFonts w:cs="Arial"/>
            <w:noProof/>
          </w:rPr>
          <w:delText>Assessing Performance</w:delText>
        </w:r>
        <w:r>
          <w:rPr>
            <w:rFonts w:cs="Arial"/>
            <w:noProof/>
            <w:webHidden/>
          </w:rPr>
          <w:tab/>
          <w:fldChar w:fldCharType="begin"/>
          <w:delInstrText xml:space="preserve"> PAGEREF _Toc196309708 \h </w:delInstrText>
          <w:fldChar w:fldCharType="separate"/>
          <w:delText>31</w:delText>
          <w:fldChar w:fldCharType="end"/>
        </w:r>
        <w:r>
          <w:rPr>
            <w:rFonts w:cs="Arial"/>
          </w:rPr>
          <w:fldChar w:fldCharType="end"/>
        </w:r>
      </w:del>
    </w:p>
    <w:p w14:paraId="72C2BD1B" w14:textId="425734EB" w:rsidR="000A22DF" w:rsidRPr="00ED1D8A" w:rsidRDefault="000A22DF" w:rsidP="000A22DF">
      <w:pPr>
        <w:pStyle w:val="TOC2"/>
        <w:rPr>
          <w:del w:id="162" w:author="Muhamad Ridho Zul Khoiri" w:date="2026-07-23T09:58:00Z" w16du:dateUtc="2026-07-23T02:58:00Z"/>
          <w:rFonts w:eastAsiaTheme="minorEastAsia" w:cs="Arial"/>
          <w:noProof/>
          <w:kern w:val="2"/>
          <w:sz w:val="24"/>
          <w:szCs w:val="24"/>
          <w14:ligatures w14:val="standardContextual"/>
        </w:rPr>
      </w:pPr>
      <w:del w:id="163" w:author="Muhamad Ridho Zul Khoiri" w:date="2026-07-23T09:58:00Z" w16du:dateUtc="2026-07-23T02:58:00Z">
        <w:r>
          <w:rPr>
            <w:rFonts w:cs="Arial"/>
          </w:rPr>
          <w:fldChar w:fldCharType="begin"/>
          <w:delInstrText>HYPERLINK \l "_Toc196309709"</w:delInstrText>
          <w:fldChar w:fldCharType="separate"/>
        </w:r>
        <w:r>
          <w:rPr>
            <w:rStyle w:val="Hyperlink"/>
            <w:rFonts w:cs="Arial"/>
            <w:noProof/>
          </w:rPr>
          <w:delText>6.1</w:delText>
        </w:r>
        <w:r>
          <w:rPr>
            <w:rFonts w:eastAsiaTheme="minorEastAsia" w:cs="Arial"/>
            <w:noProof/>
            <w:kern w:val="2"/>
            <w:sz w:val="24"/>
            <w:szCs w:val="24"/>
            <w14:ligatures w14:val="standardContextual"/>
          </w:rPr>
          <w:tab/>
        </w:r>
        <w:r>
          <w:rPr>
            <w:rStyle w:val="Hyperlink"/>
            <w:rFonts w:cs="Arial"/>
            <w:noProof/>
          </w:rPr>
          <w:delText>Debriefing and After Action Reviews (AAR)</w:delText>
        </w:r>
        <w:r>
          <w:rPr>
            <w:rFonts w:cs="Arial"/>
            <w:noProof/>
            <w:webHidden/>
          </w:rPr>
          <w:tab/>
          <w:fldChar w:fldCharType="begin"/>
          <w:delInstrText xml:space="preserve"> PAGEREF _Toc196309709 \h </w:delInstrText>
          <w:fldChar w:fldCharType="separate"/>
          <w:delText>31</w:delText>
          <w:fldChar w:fldCharType="end"/>
        </w:r>
        <w:r>
          <w:rPr>
            <w:rFonts w:cs="Arial"/>
          </w:rPr>
          <w:fldChar w:fldCharType="end"/>
        </w:r>
      </w:del>
    </w:p>
    <w:p w14:paraId="33DD9BFC" w14:textId="2695F3CA" w:rsidR="000A22DF" w:rsidRPr="00ED1D8A" w:rsidRDefault="000A22DF" w:rsidP="000A22DF">
      <w:pPr>
        <w:pStyle w:val="TOC2"/>
        <w:rPr>
          <w:del w:id="164" w:author="Muhamad Ridho Zul Khoiri" w:date="2026-07-23T09:58:00Z" w16du:dateUtc="2026-07-23T02:58:00Z"/>
          <w:rFonts w:eastAsiaTheme="minorEastAsia" w:cs="Arial"/>
          <w:noProof/>
          <w:kern w:val="2"/>
          <w:sz w:val="24"/>
          <w:szCs w:val="24"/>
          <w14:ligatures w14:val="standardContextual"/>
        </w:rPr>
      </w:pPr>
      <w:del w:id="165" w:author="Muhamad Ridho Zul Khoiri" w:date="2026-07-23T09:58:00Z" w16du:dateUtc="2026-07-23T02:58:00Z">
        <w:r>
          <w:rPr>
            <w:rFonts w:cs="Arial"/>
          </w:rPr>
          <w:fldChar w:fldCharType="begin"/>
          <w:delInstrText>HYPERLINK \l "_Toc196309710"</w:delInstrText>
          <w:fldChar w:fldCharType="separate"/>
        </w:r>
        <w:r>
          <w:rPr>
            <w:rStyle w:val="Hyperlink"/>
            <w:rFonts w:cs="Arial"/>
            <w:noProof/>
          </w:rPr>
          <w:delText>6.2</w:delText>
        </w:r>
        <w:r>
          <w:rPr>
            <w:rFonts w:eastAsiaTheme="minorEastAsia" w:cs="Arial"/>
            <w:noProof/>
            <w:kern w:val="2"/>
            <w:sz w:val="24"/>
            <w:szCs w:val="24"/>
            <w14:ligatures w14:val="standardContextual"/>
          </w:rPr>
          <w:tab/>
        </w:r>
        <w:r>
          <w:rPr>
            <w:rStyle w:val="Hyperlink"/>
            <w:rFonts w:cs="Arial"/>
            <w:noProof/>
          </w:rPr>
          <w:delText>Planning Compliance</w:delText>
        </w:r>
        <w:r>
          <w:rPr>
            <w:rFonts w:cs="Arial"/>
            <w:noProof/>
            <w:webHidden/>
          </w:rPr>
          <w:tab/>
          <w:fldChar w:fldCharType="begin"/>
          <w:delInstrText xml:space="preserve"> PAGEREF _Toc196309710 \h </w:delInstrText>
          <w:fldChar w:fldCharType="separate"/>
          <w:delText>31</w:delText>
          <w:fldChar w:fldCharType="end"/>
        </w:r>
        <w:r>
          <w:rPr>
            <w:rFonts w:cs="Arial"/>
          </w:rPr>
          <w:fldChar w:fldCharType="end"/>
        </w:r>
      </w:del>
    </w:p>
    <w:p w14:paraId="57B5F108" w14:textId="61B64CBF" w:rsidR="000A22DF" w:rsidRPr="00ED1D8A" w:rsidRDefault="000A22DF" w:rsidP="000A22DF">
      <w:pPr>
        <w:pStyle w:val="TOC2"/>
        <w:rPr>
          <w:del w:id="166" w:author="Muhamad Ridho Zul Khoiri" w:date="2026-07-23T09:58:00Z" w16du:dateUtc="2026-07-23T02:58:00Z"/>
          <w:rFonts w:eastAsiaTheme="minorEastAsia" w:cs="Arial"/>
          <w:noProof/>
          <w:kern w:val="2"/>
          <w:sz w:val="24"/>
          <w:szCs w:val="24"/>
          <w14:ligatures w14:val="standardContextual"/>
        </w:rPr>
      </w:pPr>
      <w:del w:id="167" w:author="Muhamad Ridho Zul Khoiri" w:date="2026-07-23T09:58:00Z" w16du:dateUtc="2026-07-23T02:58:00Z">
        <w:r>
          <w:rPr>
            <w:rFonts w:cs="Arial"/>
          </w:rPr>
          <w:fldChar w:fldCharType="begin"/>
          <w:delInstrText>HYPERLINK \l "_Toc196309711"</w:delInstrText>
          <w:fldChar w:fldCharType="separate"/>
        </w:r>
        <w:r>
          <w:rPr>
            <w:rStyle w:val="Hyperlink"/>
            <w:rFonts w:cs="Arial"/>
            <w:noProof/>
          </w:rPr>
          <w:delText>6.3</w:delText>
        </w:r>
        <w:r>
          <w:rPr>
            <w:rFonts w:eastAsiaTheme="minorEastAsia" w:cs="Arial"/>
            <w:noProof/>
            <w:kern w:val="2"/>
            <w:sz w:val="24"/>
            <w:szCs w:val="24"/>
            <w14:ligatures w14:val="standardContextual"/>
          </w:rPr>
          <w:tab/>
        </w:r>
        <w:r>
          <w:rPr>
            <w:rStyle w:val="Hyperlink"/>
            <w:rFonts w:cs="Arial"/>
            <w:noProof/>
          </w:rPr>
          <w:delText>Peer Review</w:delText>
        </w:r>
        <w:r>
          <w:rPr>
            <w:rFonts w:cs="Arial"/>
            <w:noProof/>
            <w:webHidden/>
          </w:rPr>
          <w:tab/>
          <w:fldChar w:fldCharType="begin"/>
          <w:delInstrText xml:space="preserve"> PAGEREF _Toc196309711 \h </w:delInstrText>
          <w:fldChar w:fldCharType="separate"/>
          <w:delText>31</w:delText>
          <w:fldChar w:fldCharType="end"/>
        </w:r>
        <w:r>
          <w:rPr>
            <w:rFonts w:cs="Arial"/>
          </w:rPr>
          <w:fldChar w:fldCharType="end"/>
        </w:r>
      </w:del>
    </w:p>
    <w:p w14:paraId="79EC9B9E" w14:textId="29AB165A" w:rsidR="000A22DF" w:rsidRPr="00ED1D8A" w:rsidRDefault="000A22DF" w:rsidP="000A22DF">
      <w:pPr>
        <w:pStyle w:val="TOC2"/>
        <w:rPr>
          <w:del w:id="168" w:author="Muhamad Ridho Zul Khoiri" w:date="2026-07-23T09:58:00Z" w16du:dateUtc="2026-07-23T02:58:00Z"/>
          <w:rFonts w:eastAsiaTheme="minorEastAsia" w:cs="Arial"/>
          <w:noProof/>
          <w:kern w:val="2"/>
          <w:sz w:val="24"/>
          <w:szCs w:val="24"/>
          <w14:ligatures w14:val="standardContextual"/>
        </w:rPr>
      </w:pPr>
      <w:del w:id="169" w:author="Muhamad Ridho Zul Khoiri" w:date="2026-07-23T09:58:00Z" w16du:dateUtc="2026-07-23T02:58:00Z">
        <w:r>
          <w:rPr>
            <w:rFonts w:cs="Arial"/>
          </w:rPr>
          <w:fldChar w:fldCharType="begin"/>
          <w:delInstrText>HYPERLINK \l "_Toc196309712"</w:delInstrText>
          <w:fldChar w:fldCharType="separate"/>
        </w:r>
        <w:r>
          <w:rPr>
            <w:rStyle w:val="Hyperlink"/>
            <w:rFonts w:cs="Arial"/>
            <w:noProof/>
          </w:rPr>
          <w:delText>6.4</w:delText>
        </w:r>
        <w:r>
          <w:rPr>
            <w:rFonts w:eastAsiaTheme="minorEastAsia" w:cs="Arial"/>
            <w:noProof/>
            <w:kern w:val="2"/>
            <w:sz w:val="24"/>
            <w:szCs w:val="24"/>
            <w14:ligatures w14:val="standardContextual"/>
          </w:rPr>
          <w:tab/>
        </w:r>
        <w:r>
          <w:rPr>
            <w:rStyle w:val="Hyperlink"/>
            <w:rFonts w:cs="Arial"/>
            <w:noProof/>
          </w:rPr>
          <w:delText>Business Performance Review</w:delText>
        </w:r>
        <w:r>
          <w:rPr>
            <w:rFonts w:cs="Arial"/>
            <w:noProof/>
            <w:webHidden/>
          </w:rPr>
          <w:tab/>
          <w:fldChar w:fldCharType="begin"/>
          <w:delInstrText xml:space="preserve"> PAGEREF _Toc196309712 \h </w:delInstrText>
          <w:fldChar w:fldCharType="separate"/>
          <w:delText>32</w:delText>
          <w:fldChar w:fldCharType="end"/>
        </w:r>
        <w:r>
          <w:rPr>
            <w:rFonts w:cs="Arial"/>
          </w:rPr>
          <w:fldChar w:fldCharType="end"/>
        </w:r>
      </w:del>
    </w:p>
    <w:p w14:paraId="051AE2D4" w14:textId="238541CE" w:rsidR="000A22DF" w:rsidRPr="00ED1D8A" w:rsidRDefault="000A22DF" w:rsidP="000A22DF">
      <w:pPr>
        <w:pStyle w:val="TOC2"/>
        <w:rPr>
          <w:del w:id="170" w:author="Muhamad Ridho Zul Khoiri" w:date="2026-07-23T09:58:00Z" w16du:dateUtc="2026-07-23T02:58:00Z"/>
          <w:rFonts w:eastAsiaTheme="minorEastAsia" w:cs="Arial"/>
          <w:noProof/>
          <w:kern w:val="2"/>
          <w:sz w:val="24"/>
          <w:szCs w:val="24"/>
          <w14:ligatures w14:val="standardContextual"/>
        </w:rPr>
      </w:pPr>
      <w:del w:id="171" w:author="Muhamad Ridho Zul Khoiri" w:date="2026-07-23T09:58:00Z" w16du:dateUtc="2026-07-23T02:58:00Z">
        <w:r>
          <w:rPr>
            <w:rFonts w:cs="Arial"/>
          </w:rPr>
          <w:fldChar w:fldCharType="begin"/>
          <w:delInstrText>HYPERLINK \l "_Toc196309713"</w:delInstrText>
          <w:fldChar w:fldCharType="separate"/>
        </w:r>
        <w:r>
          <w:rPr>
            <w:rStyle w:val="Hyperlink"/>
            <w:rFonts w:cs="Arial"/>
            <w:noProof/>
          </w:rPr>
          <w:delText>6.5</w:delText>
        </w:r>
        <w:r>
          <w:rPr>
            <w:rFonts w:eastAsiaTheme="minorEastAsia" w:cs="Arial"/>
            <w:noProof/>
            <w:kern w:val="2"/>
            <w:sz w:val="24"/>
            <w:szCs w:val="24"/>
            <w14:ligatures w14:val="standardContextual"/>
          </w:rPr>
          <w:tab/>
        </w:r>
        <w:r>
          <w:rPr>
            <w:rStyle w:val="Hyperlink"/>
            <w:rFonts w:cs="Arial"/>
            <w:noProof/>
          </w:rPr>
          <w:delText>Key Performance Indicator (KPI)</w:delText>
        </w:r>
        <w:r>
          <w:rPr>
            <w:rFonts w:cs="Arial"/>
            <w:noProof/>
            <w:webHidden/>
          </w:rPr>
          <w:tab/>
          <w:fldChar w:fldCharType="begin"/>
          <w:delInstrText xml:space="preserve"> PAGEREF _Toc196309713 \h </w:delInstrText>
          <w:fldChar w:fldCharType="separate"/>
          <w:delText>32</w:delText>
          <w:fldChar w:fldCharType="end"/>
        </w:r>
        <w:r>
          <w:rPr>
            <w:rFonts w:cs="Arial"/>
          </w:rPr>
          <w:fldChar w:fldCharType="end"/>
        </w:r>
      </w:del>
    </w:p>
    <w:p w14:paraId="737C9E2D" w14:textId="4A3A3DC6" w:rsidR="000A22DF" w:rsidRPr="00ED1D8A" w:rsidRDefault="000A22DF" w:rsidP="000A22DF">
      <w:pPr>
        <w:pStyle w:val="TOC2"/>
        <w:rPr>
          <w:del w:id="172" w:author="Muhamad Ridho Zul Khoiri" w:date="2026-07-23T09:58:00Z" w16du:dateUtc="2026-07-23T02:58:00Z"/>
          <w:rFonts w:eastAsiaTheme="minorEastAsia" w:cs="Arial"/>
          <w:noProof/>
          <w:kern w:val="2"/>
          <w:sz w:val="24"/>
          <w:szCs w:val="24"/>
          <w14:ligatures w14:val="standardContextual"/>
        </w:rPr>
      </w:pPr>
      <w:del w:id="173" w:author="Muhamad Ridho Zul Khoiri" w:date="2026-07-23T09:58:00Z" w16du:dateUtc="2026-07-23T02:58:00Z">
        <w:r>
          <w:rPr>
            <w:rFonts w:cs="Arial"/>
          </w:rPr>
          <w:fldChar w:fldCharType="begin"/>
          <w:delInstrText>HYPERLINK \l "_Toc196309714"</w:delInstrText>
          <w:fldChar w:fldCharType="separate"/>
        </w:r>
        <w:r>
          <w:rPr>
            <w:rStyle w:val="Hyperlink"/>
            <w:rFonts w:cs="Arial"/>
            <w:noProof/>
          </w:rPr>
          <w:delText>6.6</w:delText>
        </w:r>
        <w:r>
          <w:rPr>
            <w:rFonts w:eastAsiaTheme="minorEastAsia" w:cs="Arial"/>
            <w:noProof/>
            <w:kern w:val="2"/>
            <w:sz w:val="24"/>
            <w:szCs w:val="24"/>
            <w14:ligatures w14:val="standardContextual"/>
          </w:rPr>
          <w:tab/>
        </w:r>
        <w:r>
          <w:rPr>
            <w:rStyle w:val="Hyperlink"/>
            <w:rFonts w:cs="Arial"/>
            <w:noProof/>
          </w:rPr>
          <w:delText>Benchmarking Strategy</w:delText>
        </w:r>
        <w:r>
          <w:rPr>
            <w:rFonts w:cs="Arial"/>
            <w:noProof/>
            <w:webHidden/>
          </w:rPr>
          <w:tab/>
          <w:fldChar w:fldCharType="begin"/>
          <w:delInstrText xml:space="preserve"> PAGEREF _Toc196309714 \h </w:delInstrText>
          <w:fldChar w:fldCharType="separate"/>
          <w:delText>34</w:delText>
          <w:fldChar w:fldCharType="end"/>
        </w:r>
        <w:r>
          <w:rPr>
            <w:rFonts w:cs="Arial"/>
          </w:rPr>
          <w:fldChar w:fldCharType="end"/>
        </w:r>
      </w:del>
    </w:p>
    <w:p w14:paraId="0ECD2946" w14:textId="3760A8C6" w:rsidR="000A22DF" w:rsidRPr="00ED1D8A" w:rsidRDefault="000A22DF">
      <w:pPr>
        <w:pStyle w:val="TOC1"/>
        <w:tabs>
          <w:tab w:val="left" w:pos="1123"/>
          <w:tab w:val="right" w:leader="dot" w:pos="9350"/>
        </w:tabs>
        <w:rPr>
          <w:del w:id="174" w:author="Muhamad Ridho Zul Khoiri" w:date="2026-07-23T09:58:00Z" w16du:dateUtc="2026-07-23T02:58:00Z"/>
          <w:rFonts w:eastAsiaTheme="minorEastAsia" w:cs="Arial"/>
          <w:b w:val="0"/>
          <w:noProof/>
          <w:kern w:val="2"/>
          <w:sz w:val="24"/>
          <w:szCs w:val="24"/>
          <w14:ligatures w14:val="standardContextual"/>
        </w:rPr>
      </w:pPr>
      <w:del w:id="175" w:author="Muhamad Ridho Zul Khoiri" w:date="2026-07-23T09:58:00Z" w16du:dateUtc="2026-07-23T02:58:00Z">
        <w:r>
          <w:rPr>
            <w:rFonts w:cs="Arial"/>
          </w:rPr>
          <w:fldChar w:fldCharType="begin"/>
          <w:delInstrText>HYPERLINK \l "_Toc196309715"</w:delInstrText>
          <w:fldChar w:fldCharType="separate"/>
        </w:r>
        <w:r>
          <w:rPr>
            <w:rStyle w:val="Hyperlink"/>
            <w:rFonts w:cs="Arial"/>
            <w:noProof/>
          </w:rPr>
          <w:delText>7</w:delText>
        </w:r>
        <w:r>
          <w:rPr>
            <w:rFonts w:eastAsiaTheme="minorEastAsia" w:cs="Arial"/>
            <w:b w:val="0"/>
            <w:noProof/>
            <w:kern w:val="2"/>
            <w:sz w:val="24"/>
            <w:szCs w:val="24"/>
            <w14:ligatures w14:val="standardContextual"/>
          </w:rPr>
          <w:tab/>
        </w:r>
        <w:r>
          <w:rPr>
            <w:rStyle w:val="Hyperlink"/>
            <w:rFonts w:cs="Arial"/>
            <w:noProof/>
          </w:rPr>
          <w:delText>Planning Process Review and Adjustment</w:delText>
        </w:r>
        <w:r>
          <w:rPr>
            <w:rFonts w:cs="Arial"/>
            <w:noProof/>
            <w:webHidden/>
          </w:rPr>
          <w:tab/>
          <w:fldChar w:fldCharType="begin"/>
          <w:delInstrText xml:space="preserve"> PAGEREF _Toc196309715 \h </w:delInstrText>
          <w:fldChar w:fldCharType="separate"/>
          <w:delText>36</w:delText>
          <w:fldChar w:fldCharType="end"/>
        </w:r>
        <w:r>
          <w:rPr>
            <w:rFonts w:cs="Arial"/>
          </w:rPr>
          <w:fldChar w:fldCharType="end"/>
        </w:r>
      </w:del>
    </w:p>
    <w:p w14:paraId="6FB51EE5" w14:textId="12379796" w:rsidR="000A22DF" w:rsidRPr="00ED1D8A" w:rsidRDefault="000A22DF" w:rsidP="000A22DF">
      <w:pPr>
        <w:pStyle w:val="TOC2"/>
        <w:rPr>
          <w:del w:id="176" w:author="Muhamad Ridho Zul Khoiri" w:date="2026-07-23T09:58:00Z" w16du:dateUtc="2026-07-23T02:58:00Z"/>
          <w:rFonts w:eastAsiaTheme="minorEastAsia" w:cs="Arial"/>
          <w:noProof/>
          <w:kern w:val="2"/>
          <w:sz w:val="24"/>
          <w:szCs w:val="24"/>
          <w14:ligatures w14:val="standardContextual"/>
        </w:rPr>
      </w:pPr>
      <w:del w:id="177" w:author="Muhamad Ridho Zul Khoiri" w:date="2026-07-23T09:58:00Z" w16du:dateUtc="2026-07-23T02:58:00Z">
        <w:r>
          <w:rPr>
            <w:rFonts w:cs="Arial"/>
          </w:rPr>
          <w:fldChar w:fldCharType="begin"/>
          <w:delInstrText>HYPERLINK \l "_Toc196309716"</w:delInstrText>
          <w:fldChar w:fldCharType="separate"/>
        </w:r>
        <w:r>
          <w:rPr>
            <w:rStyle w:val="Hyperlink"/>
            <w:rFonts w:cs="Arial"/>
            <w:noProof/>
          </w:rPr>
          <w:delText>7.1</w:delText>
        </w:r>
        <w:r>
          <w:rPr>
            <w:rFonts w:eastAsiaTheme="minorEastAsia" w:cs="Arial"/>
            <w:noProof/>
            <w:kern w:val="2"/>
            <w:sz w:val="24"/>
            <w:szCs w:val="24"/>
            <w14:ligatures w14:val="standardContextual"/>
          </w:rPr>
          <w:tab/>
        </w:r>
        <w:r>
          <w:rPr>
            <w:rStyle w:val="Hyperlink"/>
            <w:rFonts w:cs="Arial"/>
            <w:noProof/>
          </w:rPr>
          <w:delText>Continuous Improvement</w:delText>
        </w:r>
        <w:r>
          <w:rPr>
            <w:rFonts w:cs="Arial"/>
            <w:noProof/>
            <w:webHidden/>
          </w:rPr>
          <w:tab/>
          <w:fldChar w:fldCharType="begin"/>
          <w:delInstrText xml:space="preserve"> PAGEREF _Toc196309716 \h </w:delInstrText>
          <w:fldChar w:fldCharType="separate"/>
          <w:delText>36</w:delText>
          <w:fldChar w:fldCharType="end"/>
        </w:r>
        <w:r>
          <w:rPr>
            <w:rFonts w:cs="Arial"/>
          </w:rPr>
          <w:fldChar w:fldCharType="end"/>
        </w:r>
      </w:del>
    </w:p>
    <w:p w14:paraId="126F2770" w14:textId="79BF1F4B" w:rsidR="000A22DF" w:rsidRPr="00ED1D8A" w:rsidRDefault="000A22DF" w:rsidP="000A22DF">
      <w:pPr>
        <w:pStyle w:val="TOC2"/>
        <w:rPr>
          <w:del w:id="178" w:author="Muhamad Ridho Zul Khoiri" w:date="2026-07-23T09:58:00Z" w16du:dateUtc="2026-07-23T02:58:00Z"/>
          <w:rFonts w:eastAsiaTheme="minorEastAsia" w:cs="Arial"/>
          <w:noProof/>
          <w:kern w:val="2"/>
          <w:sz w:val="24"/>
          <w:szCs w:val="24"/>
          <w14:ligatures w14:val="standardContextual"/>
        </w:rPr>
      </w:pPr>
      <w:del w:id="179" w:author="Muhamad Ridho Zul Khoiri" w:date="2026-07-23T09:58:00Z" w16du:dateUtc="2026-07-23T02:58:00Z">
        <w:r>
          <w:rPr>
            <w:rFonts w:cs="Arial"/>
          </w:rPr>
          <w:fldChar w:fldCharType="begin"/>
          <w:delInstrText>HYPERLINK \l "_Toc196309717"</w:delInstrText>
          <w:fldChar w:fldCharType="separate"/>
        </w:r>
        <w:r>
          <w:rPr>
            <w:rStyle w:val="Hyperlink"/>
            <w:rFonts w:cs="Arial"/>
            <w:noProof/>
          </w:rPr>
          <w:delText>7.2</w:delText>
        </w:r>
        <w:r>
          <w:rPr>
            <w:rFonts w:eastAsiaTheme="minorEastAsia" w:cs="Arial"/>
            <w:noProof/>
            <w:kern w:val="2"/>
            <w:sz w:val="24"/>
            <w:szCs w:val="24"/>
            <w14:ligatures w14:val="standardContextual"/>
          </w:rPr>
          <w:tab/>
        </w:r>
        <w:r>
          <w:rPr>
            <w:rStyle w:val="Hyperlink"/>
            <w:rFonts w:cs="Arial"/>
            <w:noProof/>
          </w:rPr>
          <w:delText>Reviews and Assessments</w:delText>
        </w:r>
        <w:r>
          <w:rPr>
            <w:rFonts w:cs="Arial"/>
            <w:noProof/>
            <w:webHidden/>
          </w:rPr>
          <w:tab/>
          <w:fldChar w:fldCharType="begin"/>
          <w:delInstrText xml:space="preserve"> PAGEREF _Toc196309717 \h </w:delInstrText>
          <w:fldChar w:fldCharType="separate"/>
          <w:delText>36</w:delText>
          <w:fldChar w:fldCharType="end"/>
        </w:r>
        <w:r>
          <w:rPr>
            <w:rFonts w:cs="Arial"/>
          </w:rPr>
          <w:fldChar w:fldCharType="end"/>
        </w:r>
      </w:del>
    </w:p>
    <w:p w14:paraId="4D48AB0F" w14:textId="34207D3A" w:rsidR="000A22DF" w:rsidRPr="00ED1D8A" w:rsidRDefault="000A22DF">
      <w:pPr>
        <w:pStyle w:val="TOC1"/>
        <w:tabs>
          <w:tab w:val="left" w:pos="1123"/>
          <w:tab w:val="right" w:leader="dot" w:pos="9350"/>
        </w:tabs>
        <w:rPr>
          <w:del w:id="180" w:author="Muhamad Ridho Zul Khoiri" w:date="2026-07-23T09:58:00Z" w16du:dateUtc="2026-07-23T02:58:00Z"/>
          <w:rFonts w:eastAsiaTheme="minorEastAsia" w:cs="Arial"/>
          <w:b w:val="0"/>
          <w:noProof/>
          <w:kern w:val="2"/>
          <w:sz w:val="24"/>
          <w:szCs w:val="24"/>
          <w14:ligatures w14:val="standardContextual"/>
        </w:rPr>
      </w:pPr>
      <w:del w:id="181" w:author="Muhamad Ridho Zul Khoiri" w:date="2026-07-23T09:58:00Z" w16du:dateUtc="2026-07-23T02:58:00Z">
        <w:r>
          <w:rPr>
            <w:rFonts w:cs="Arial"/>
          </w:rPr>
          <w:fldChar w:fldCharType="begin"/>
          <w:delInstrText>HYPERLINK \l "_Toc196309718"</w:delInstrText>
          <w:fldChar w:fldCharType="separate"/>
        </w:r>
        <w:r>
          <w:rPr>
            <w:rStyle w:val="Hyperlink"/>
            <w:rFonts w:cs="Arial"/>
            <w:noProof/>
          </w:rPr>
          <w:delText>8</w:delText>
        </w:r>
        <w:r>
          <w:rPr>
            <w:rFonts w:eastAsiaTheme="minorEastAsia" w:cs="Arial"/>
            <w:b w:val="0"/>
            <w:noProof/>
            <w:kern w:val="2"/>
            <w:sz w:val="24"/>
            <w:szCs w:val="24"/>
            <w14:ligatures w14:val="standardContextual"/>
          </w:rPr>
          <w:tab/>
        </w:r>
        <w:r>
          <w:rPr>
            <w:rStyle w:val="Hyperlink"/>
            <w:rFonts w:cs="Arial"/>
            <w:noProof/>
          </w:rPr>
          <w:delText>Alignment with Operating Cost Management</w:delText>
        </w:r>
        <w:r>
          <w:rPr>
            <w:rFonts w:cs="Arial"/>
            <w:noProof/>
            <w:webHidden/>
          </w:rPr>
          <w:tab/>
          <w:fldChar w:fldCharType="begin"/>
          <w:delInstrText xml:space="preserve"> PAGEREF _Toc196309718 \h </w:delInstrText>
          <w:fldChar w:fldCharType="separate"/>
          <w:delText>36</w:delText>
          <w:fldChar w:fldCharType="end"/>
        </w:r>
        <w:r>
          <w:rPr>
            <w:rFonts w:cs="Arial"/>
          </w:rPr>
          <w:fldChar w:fldCharType="end"/>
        </w:r>
      </w:del>
    </w:p>
    <w:p w14:paraId="77D74134" w14:textId="5D70F302" w:rsidR="000A22DF" w:rsidRPr="00ED1D8A" w:rsidRDefault="000A22DF">
      <w:pPr>
        <w:pStyle w:val="TOC1"/>
        <w:tabs>
          <w:tab w:val="left" w:pos="1123"/>
          <w:tab w:val="right" w:leader="dot" w:pos="9350"/>
        </w:tabs>
        <w:rPr>
          <w:del w:id="182" w:author="Muhamad Ridho Zul Khoiri" w:date="2026-07-23T09:58:00Z" w16du:dateUtc="2026-07-23T02:58:00Z"/>
          <w:rFonts w:eastAsiaTheme="minorEastAsia" w:cs="Arial"/>
          <w:b w:val="0"/>
          <w:noProof/>
          <w:kern w:val="2"/>
          <w:sz w:val="24"/>
          <w:szCs w:val="24"/>
          <w14:ligatures w14:val="standardContextual"/>
        </w:rPr>
      </w:pPr>
      <w:del w:id="183" w:author="Muhamad Ridho Zul Khoiri" w:date="2026-07-23T09:58:00Z" w16du:dateUtc="2026-07-23T02:58:00Z">
        <w:r>
          <w:rPr>
            <w:rFonts w:cs="Arial"/>
          </w:rPr>
          <w:fldChar w:fldCharType="begin"/>
          <w:delInstrText>HYPERLINK \l "_Toc196309719"</w:delInstrText>
          <w:fldChar w:fldCharType="separate"/>
        </w:r>
        <w:r>
          <w:rPr>
            <w:rStyle w:val="Hyperlink"/>
            <w:rFonts w:cs="Arial"/>
            <w:noProof/>
          </w:rPr>
          <w:delText>9</w:delText>
        </w:r>
        <w:r>
          <w:rPr>
            <w:rFonts w:eastAsiaTheme="minorEastAsia" w:cs="Arial"/>
            <w:b w:val="0"/>
            <w:noProof/>
            <w:kern w:val="2"/>
            <w:sz w:val="24"/>
            <w:szCs w:val="24"/>
            <w14:ligatures w14:val="standardContextual"/>
          </w:rPr>
          <w:tab/>
        </w:r>
        <w:r>
          <w:rPr>
            <w:rStyle w:val="Hyperlink"/>
            <w:rFonts w:cs="Arial"/>
            <w:noProof/>
          </w:rPr>
          <w:delText>Future State – Dynamic Plan Management</w:delText>
        </w:r>
        <w:r>
          <w:rPr>
            <w:rFonts w:cs="Arial"/>
            <w:noProof/>
            <w:webHidden/>
          </w:rPr>
          <w:tab/>
          <w:fldChar w:fldCharType="begin"/>
          <w:delInstrText xml:space="preserve"> PAGEREF _Toc196309719 \h </w:delInstrText>
          <w:fldChar w:fldCharType="separate"/>
          <w:delText>36</w:delText>
          <w:fldChar w:fldCharType="end"/>
        </w:r>
        <w:r>
          <w:rPr>
            <w:rFonts w:cs="Arial"/>
          </w:rPr>
          <w:fldChar w:fldCharType="end"/>
        </w:r>
      </w:del>
    </w:p>
    <w:p w14:paraId="17ED512B" w14:textId="512784DE" w:rsidR="000A22DF" w:rsidRPr="00ED1D8A" w:rsidRDefault="000A22DF">
      <w:pPr>
        <w:pStyle w:val="TOC1"/>
        <w:tabs>
          <w:tab w:val="right" w:leader="dot" w:pos="9350"/>
        </w:tabs>
        <w:rPr>
          <w:del w:id="184" w:author="Muhamad Ridho Zul Khoiri" w:date="2026-07-23T09:58:00Z" w16du:dateUtc="2026-07-23T02:58:00Z"/>
          <w:rFonts w:eastAsiaTheme="minorEastAsia" w:cs="Arial"/>
          <w:b w:val="0"/>
          <w:noProof/>
          <w:kern w:val="2"/>
          <w:sz w:val="24"/>
          <w:szCs w:val="24"/>
          <w14:ligatures w14:val="standardContextual"/>
        </w:rPr>
      </w:pPr>
      <w:del w:id="185" w:author="Muhamad Ridho Zul Khoiri" w:date="2026-07-23T09:58:00Z" w16du:dateUtc="2026-07-23T02:58:00Z">
        <w:r>
          <w:rPr>
            <w:rFonts w:cs="Arial"/>
          </w:rPr>
          <w:fldChar w:fldCharType="begin"/>
          <w:delInstrText>HYPERLINK \l "_Toc196309720"</w:delInstrText>
          <w:fldChar w:fldCharType="separate"/>
        </w:r>
        <w:r>
          <w:rPr>
            <w:rStyle w:val="Hyperlink"/>
            <w:rFonts w:cs="Arial"/>
            <w:noProof/>
          </w:rPr>
          <w:delText>Appendices</w:delText>
        </w:r>
        <w:r>
          <w:rPr>
            <w:rFonts w:cs="Arial"/>
            <w:noProof/>
            <w:webHidden/>
          </w:rPr>
          <w:tab/>
          <w:fldChar w:fldCharType="begin"/>
          <w:delInstrText xml:space="preserve"> PAGEREF _Toc196309720 \h </w:delInstrText>
          <w:fldChar w:fldCharType="separate"/>
          <w:delText>37</w:delText>
          <w:fldChar w:fldCharType="end"/>
        </w:r>
        <w:r>
          <w:rPr>
            <w:rFonts w:cs="Arial"/>
          </w:rPr>
          <w:fldChar w:fldCharType="end"/>
        </w:r>
      </w:del>
    </w:p>
    <w:p w14:paraId="217E06E1" w14:textId="77777777" w:rsidR="00F00438" w:rsidRPr="00ED1D8A" w:rsidRDefault="00055C84" w:rsidP="00BD290E">
      <w:pPr>
        <w:spacing w:line="360" w:lineRule="auto"/>
        <w:rPr>
          <w:rFonts w:cs="Arial"/>
        </w:rPr>
      </w:pPr>
      <w:r>
        <w:rPr>
          <w:rFonts w:cs="Arial"/>
        </w:rPr>
        <w:fldChar w:fldCharType="end"/>
      </w:r>
      <w:bookmarkStart w:id="186" w:name="_Toc132618784"/>
    </w:p>
    <w:p w14:paraId="267DF896" w14:textId="77777777" w:rsidR="00BD290E" w:rsidRPr="00ED1D8A" w:rsidRDefault="00BD290E">
      <w:pPr>
        <w:jc w:val="left"/>
        <w:rPr>
          <w:rFonts w:cs="Arial"/>
          <w:b/>
          <w:kern w:val="28"/>
          <w:sz w:val="32"/>
        </w:rPr>
      </w:pPr>
      <w:bookmarkStart w:id="187" w:name="_Toc422776422"/>
      <w:bookmarkStart w:id="188" w:name="_Toc423345541"/>
      <w:bookmarkStart w:id="189" w:name="_Toc177562818"/>
      <w:r>
        <w:rPr>
          <w:rFonts w:cs="Arial"/>
        </w:rPr>
        <w:br w:type="page"/>
      </w:r>
    </w:p>
    <w:p w14:paraId="217E06E2" w14:textId="2EBEC9B7" w:rsidR="00AA4C36" w:rsidRPr="00ED1D8A" w:rsidRDefault="00AA4C36" w:rsidP="00BD290E">
      <w:pPr>
        <w:pStyle w:val="Title"/>
        <w:spacing w:before="0" w:after="0" w:line="360" w:lineRule="auto"/>
        <w:jc w:val="left"/>
        <w:rPr>
          <w:rFonts w:cs="Arial"/>
        </w:rPr>
      </w:pPr>
      <w:bookmarkStart w:id="190" w:name="_Toc196309686"/>
      <w:bookmarkStart w:id="191" w:name="_Toc235450928"/>
      <w:r>
        <w:rPr>
          <w:rFonts w:cs="Arial"/>
        </w:rPr>
        <w:lastRenderedPageBreak/>
        <w:t>Appendices</w:t>
      </w:r>
      <w:bookmarkEnd w:id="186"/>
      <w:bookmarkEnd w:id="187"/>
      <w:bookmarkEnd w:id="188"/>
      <w:bookmarkEnd w:id="189"/>
      <w:bookmarkEnd w:id="190"/>
      <w:bookmarkEnd w:id="191"/>
    </w:p>
    <w:p w14:paraId="23EFEE09" w14:textId="74211D20" w:rsidR="007B38B4" w:rsidRPr="00ED1D8A" w:rsidRDefault="007B38B4">
      <w:pPr>
        <w:pStyle w:val="TableofFigures"/>
        <w:tabs>
          <w:tab w:val="right" w:leader="dot" w:pos="9350"/>
        </w:tabs>
        <w:rPr>
          <w:rFonts w:eastAsiaTheme="minorEastAsia" w:cs="Arial"/>
          <w:noProof/>
          <w:kern w:val="2"/>
          <w14:ligatures w14:val="standardContextual"/>
        </w:rPr>
      </w:pPr>
      <w:r>
        <w:rPr>
          <w:rFonts w:cs="Arial"/>
        </w:rPr>
        <w:fldChar w:fldCharType="begin"/>
        <w:instrText xml:space="preserve"> TOC \h \z \c "Appendix" </w:instrText>
        <w:fldChar w:fldCharType="separate"/>
      </w:r>
      <w:hyperlink w:anchor="_Toc193708136" w:history="1">
        <w:r>
          <w:rPr>
            <w:rStyle w:val="Hyperlink"/>
            <w:rFonts w:cs="Arial"/>
            <w:noProof/>
          </w:rPr>
          <w:t>Appendix A – BU Life Planning</w:t>
        </w:r>
        <w:r>
          <w:rPr>
            <w:rFonts w:cs="Arial"/>
            <w:noProof/>
            <w:webHidden/>
          </w:rPr>
          <w:tab/>
          <w:fldChar w:fldCharType="begin"/>
          <w:instrText xml:space="preserve"> PAGEREF _Toc193708136 \h </w:instrText>
          <w:fldChar w:fldCharType="separate"/>
          <w:t>37</w:t>
          <w:fldChar w:fldCharType="end"/>
        </w:r>
      </w:hyperlink>
    </w:p>
    <w:p w14:paraId="468B8C09" w14:textId="356744B8"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37" w:history="1">
        <w:r>
          <w:rPr>
            <w:rStyle w:val="Hyperlink"/>
            <w:rFonts w:cs="Arial"/>
            <w:noProof/>
          </w:rPr>
          <w:t>Appendix B – Meeting Term of Reference</w:t>
        </w:r>
        <w:r>
          <w:rPr>
            <w:rFonts w:cs="Arial"/>
            <w:noProof/>
            <w:webHidden/>
          </w:rPr>
          <w:tab/>
          <w:fldChar w:fldCharType="begin"/>
          <w:instrText xml:space="preserve"> PAGEREF _Toc193708137 \h </w:instrText>
          <w:fldChar w:fldCharType="separate"/>
          <w:t>38</w:t>
          <w:fldChar w:fldCharType="end"/>
        </w:r>
      </w:hyperlink>
    </w:p>
    <w:p w14:paraId="72881B05" w14:textId="55C4167E"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38" w:history="1">
        <w:r>
          <w:rPr>
            <w:rStyle w:val="Hyperlink"/>
            <w:rFonts w:cs="Arial"/>
            <w:noProof/>
          </w:rPr>
          <w:t>Appendix C – Planning Activity Inclusion Criteria</w:t>
        </w:r>
        <w:r>
          <w:rPr>
            <w:rFonts w:cs="Arial"/>
            <w:noProof/>
            <w:webHidden/>
          </w:rPr>
          <w:tab/>
          <w:fldChar w:fldCharType="begin"/>
          <w:instrText xml:space="preserve"> PAGEREF _Toc193708138 \h </w:instrText>
          <w:fldChar w:fldCharType="separate"/>
          <w:t>39</w:t>
          <w:fldChar w:fldCharType="end"/>
        </w:r>
      </w:hyperlink>
    </w:p>
    <w:p w14:paraId="6A818247" w14:textId="5E9FBCD5"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39" w:history="1">
        <w:r>
          <w:rPr>
            <w:rStyle w:val="Hyperlink"/>
            <w:rFonts w:cs="Arial"/>
            <w:noProof/>
          </w:rPr>
          <w:t>Appendix D – Data Input Attribute</w:t>
        </w:r>
        <w:r>
          <w:rPr>
            <w:rFonts w:cs="Arial"/>
            <w:noProof/>
            <w:webHidden/>
          </w:rPr>
          <w:tab/>
          <w:fldChar w:fldCharType="begin"/>
          <w:instrText xml:space="preserve"> PAGEREF _Toc193708139 \h </w:instrText>
          <w:fldChar w:fldCharType="separate"/>
          <w:t>44</w:t>
          <w:fldChar w:fldCharType="end"/>
        </w:r>
      </w:hyperlink>
    </w:p>
    <w:p w14:paraId="056FDA8D" w14:textId="311C2826"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40" w:history="1">
        <w:r>
          <w:rPr>
            <w:rStyle w:val="Hyperlink"/>
            <w:rFonts w:cs="Arial"/>
            <w:noProof/>
          </w:rPr>
          <w:t>Appendix E – Prioritization Matrix for Operational Horizon</w:t>
        </w:r>
        <w:r>
          <w:rPr>
            <w:rFonts w:cs="Arial"/>
            <w:noProof/>
            <w:webHidden/>
          </w:rPr>
          <w:tab/>
          <w:fldChar w:fldCharType="begin"/>
          <w:instrText xml:space="preserve"> PAGEREF _Toc193708140 \h </w:instrText>
          <w:fldChar w:fldCharType="separate"/>
          <w:t>48</w:t>
          <w:fldChar w:fldCharType="end"/>
        </w:r>
      </w:hyperlink>
    </w:p>
    <w:p w14:paraId="2F201742" w14:textId="203CFB72"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41" w:history="1">
        <w:r>
          <w:rPr>
            <w:rStyle w:val="Hyperlink"/>
            <w:rFonts w:cs="Arial"/>
            <w:noProof/>
          </w:rPr>
          <w:t>Appendix F – Activity Change Request Process</w:t>
        </w:r>
        <w:r>
          <w:rPr>
            <w:rFonts w:cs="Arial"/>
            <w:noProof/>
            <w:webHidden/>
          </w:rPr>
          <w:tab/>
          <w:fldChar w:fldCharType="begin"/>
          <w:instrText xml:space="preserve"> PAGEREF _Toc193708141 \h </w:instrText>
          <w:fldChar w:fldCharType="separate"/>
          <w:t>49</w:t>
          <w:fldChar w:fldCharType="end"/>
        </w:r>
      </w:hyperlink>
    </w:p>
    <w:p w14:paraId="7D29161D" w14:textId="5E86FC62"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42" w:history="1">
        <w:r>
          <w:rPr>
            <w:rStyle w:val="Hyperlink"/>
            <w:rFonts w:cs="Arial"/>
            <w:noProof/>
          </w:rPr>
          <w:t>Appendix G – Conducting After Action Review</w:t>
        </w:r>
        <w:r>
          <w:rPr>
            <w:rFonts w:cs="Arial"/>
            <w:noProof/>
            <w:webHidden/>
          </w:rPr>
          <w:tab/>
          <w:fldChar w:fldCharType="begin"/>
          <w:instrText xml:space="preserve"> PAGEREF _Toc193708142 \h </w:instrText>
          <w:fldChar w:fldCharType="separate"/>
          <w:t>52</w:t>
          <w:fldChar w:fldCharType="end"/>
        </w:r>
      </w:hyperlink>
    </w:p>
    <w:p w14:paraId="217E06F1" w14:textId="2C426041" w:rsidR="0000404D" w:rsidRPr="00ED1D8A" w:rsidRDefault="007B38B4" w:rsidP="00BD290E">
      <w:pPr>
        <w:spacing w:line="360" w:lineRule="auto"/>
        <w:rPr>
          <w:rFonts w:cs="Arial"/>
        </w:rPr>
      </w:pPr>
      <w:r>
        <w:rPr>
          <w:rFonts w:cs="Arial"/>
        </w:rPr>
        <w:fldChar w:fldCharType="end"/>
      </w:r>
    </w:p>
    <w:p w14:paraId="217E06F2" w14:textId="32BDECC0" w:rsidR="005D43F2" w:rsidRPr="00ED1D8A" w:rsidRDefault="00D45A2C" w:rsidP="00A81EE5">
      <w:pPr>
        <w:pStyle w:val="Heading1"/>
        <w:spacing w:after="0" w:line="360" w:lineRule="auto"/>
        <w:rPr>
          <w:rFonts w:cs="Arial"/>
        </w:rPr>
      </w:pPr>
      <w:r>
        <w:rPr>
          <w:rFonts w:cs="Arial"/>
        </w:rPr>
        <w:br w:type="page"/>
      </w:r>
      <w:bookmarkStart w:id="192" w:name="_Toc132514517"/>
      <w:bookmarkStart w:id="193" w:name="_Toc196309687"/>
      <w:bookmarkStart w:id="194" w:name="_Toc235450929"/>
      <w:r>
        <w:rPr>
          <w:rFonts w:cs="Arial"/>
        </w:rPr>
        <w:lastRenderedPageBreak/>
        <w:t>Introduction</w:t>
      </w:r>
      <w:bookmarkEnd w:id="192"/>
      <w:bookmarkEnd w:id="193"/>
      <w:bookmarkEnd w:id="194"/>
    </w:p>
    <w:p w14:paraId="217E06F3" w14:textId="32EE6810" w:rsidR="005D43F2" w:rsidRPr="00ED1D8A" w:rsidRDefault="00B005E4" w:rsidP="00A81EE5">
      <w:pPr>
        <w:pStyle w:val="Heading2"/>
        <w:spacing w:before="0" w:line="360" w:lineRule="auto"/>
        <w:rPr>
          <w:rFonts w:cs="Arial"/>
        </w:rPr>
      </w:pPr>
      <w:bookmarkStart w:id="195" w:name="_Toc196309688"/>
      <w:bookmarkStart w:id="196" w:name="_Toc235450930"/>
      <w:r>
        <w:rPr>
          <w:rFonts w:cs="Arial"/>
        </w:rPr>
        <w:t>Concept and Objectives of Integrated Planning</w:t>
      </w:r>
      <w:bookmarkEnd w:id="195"/>
      <w:bookmarkEnd w:id="196"/>
      <w:r>
        <w:rPr>
          <w:rFonts w:cs="Arial"/>
        </w:rPr>
        <w:t xml:space="preserve"> </w:t>
      </w:r>
    </w:p>
    <w:p w14:paraId="0A570D74" w14:textId="77777777" w:rsidR="00F66514" w:rsidRPr="00ED1D8A" w:rsidRDefault="007B2275" w:rsidP="00ED1D8A">
      <w:pPr>
        <w:pStyle w:val="Paragraph"/>
        <w:spacing w:after="0" w:line="360" w:lineRule="auto"/>
        <w:rPr>
          <w:rFonts w:cs="Arial"/>
        </w:rPr>
      </w:pPr>
      <w:bookmarkStart w:id="197" w:name="_Toc132514520"/>
      <w:r>
        <w:rPr>
          <w:rFonts w:cs="Arial"/>
        </w:rPr>
        <w:t xml:space="preserve">The purpose of this document is to outline the processes and governance for Integrated Planning at Medco E&amp;P Grissik Ltd (MEPG). Integrated Planning is a set of cross-functional processes designed to combine, sequence, and coordinate all activities across short-term (Operational), medium-term (Tactical), and long-term (Strategic) Horizons within the Medco Asset Plan</w:t>
      </w:r>
      <w:r>
        <w:rPr>
          <w:rFonts w:cs="Arial"/>
          <w:vertAlign w:val="superscript"/>
        </w:rPr>
        <w:t>1</w:t>
      </w:r>
      <w:r>
        <w:rPr>
          <w:rFonts w:cs="Arial"/>
        </w:rPr>
        <w:t xml:space="preserve">. </w:t>
      </w:r>
    </w:p>
    <w:p w14:paraId="57E6BF40" w14:textId="15D43DE4" w:rsidR="007B2275" w:rsidRPr="00ED1D8A" w:rsidRDefault="007B2275" w:rsidP="00ED1D8A">
      <w:pPr>
        <w:pStyle w:val="Paragraph"/>
        <w:spacing w:after="0" w:line="360" w:lineRule="auto"/>
        <w:rPr>
          <w:rFonts w:cs="Arial"/>
        </w:rPr>
      </w:pPr>
      <w:r>
        <w:rPr>
          <w:rFonts w:cs="Arial"/>
        </w:rPr>
        <w:t xml:space="preserve">The goal is to produce an approved and prioritized planning and scheduling process that maximizes stakeholder value by efficiently identifying critical activities, resolving conflicts, and managing opportunities. These processes are designed to minimize siloed thinking and promote a collaborative approach to planning.</w:t>
      </w:r>
    </w:p>
    <w:p w14:paraId="248D724C" w14:textId="2F30F663" w:rsidR="00D01769" w:rsidRPr="00ED1D8A" w:rsidRDefault="00D01769" w:rsidP="00ED1D8A">
      <w:pPr>
        <w:pStyle w:val="Caption"/>
        <w:keepNext/>
        <w:ind w:left="1080"/>
        <w:jc w:val="center"/>
        <w:rPr>
          <w:rFonts w:cs="Arial"/>
          <w:b w:val="0"/>
          <w:sz w:val="18"/>
          <w:szCs w:val="18"/>
        </w:rPr>
      </w:pPr>
      <w:r>
        <w:rPr>
          <w:rFonts w:cs="Arial"/>
          <w:sz w:val="18"/>
          <w:szCs w:val="18"/>
          <w:highlight w:val="yellow"/>
        </w:rPr>
        <w:t xml:space="preserve">Table </w:t>
        <w:fldChar w:fldCharType="begin"/>
        <w:instrText xml:space="preserve"> SEQ Table \* ARABIC </w:instrText>
        <w:fldChar w:fldCharType="separate"/>
      </w:r>
      <w:r>
        <w:rPr>
          <w:rFonts w:cs="Arial"/>
          <w:noProof/>
          <w:sz w:val="18"/>
          <w:szCs w:val="18"/>
          <w:highlight w:val="yellow"/>
        </w:rPr>
        <w:t>1</w:t>
      </w:r>
      <w:r>
        <w:rPr>
          <w:rFonts w:cs="Arial"/>
          <w:sz w:val="18"/>
          <w:szCs w:val="18"/>
          <w:highlight w:val="yellow"/>
        </w:rPr>
        <w:fldChar w:fldCharType="end"/>
        <w:t xml:space="preserve">. Integrated Planning Objectives, Expected Behaviours, and Organizational Value</w:t>
      </w:r>
    </w:p>
    <w:tbl>
      <w:tblPr>
        <w:tblStyle w:val="TableGridLight"/>
        <w:tblW w:w="4416" w:type="pct"/>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A0" w:firstRow="1" w:lastRow="0" w:firstColumn="1" w:lastColumn="0" w:noHBand="0" w:noVBand="1"/>
      </w:tblPr>
      <w:tblGrid>
        <w:gridCol w:w="538"/>
        <w:gridCol w:w="1941"/>
        <w:gridCol w:w="3102"/>
        <w:gridCol w:w="2677"/>
      </w:tblGrid>
      <w:tr w:rsidR="00324312" w:rsidRPr="00CF42A6" w14:paraId="20297072" w14:textId="77777777" w:rsidTr="00ED1D8A">
        <w:trPr>
          <w:trHeight w:val="221"/>
          <w:tblHeader/>
        </w:trPr>
        <w:tc>
          <w:tcPr>
            <w:tcW w:w="326" w:type="pct"/>
            <w:tcBorders>
              <w:bottom w:val="double" w:sz="4" w:space="0" w:color="7F7F7F" w:themeColor="text1" w:themeTint="80"/>
            </w:tcBorders>
            <w:shd w:val="clear" w:color="auto" w:fill="0F243E" w:themeFill="text2" w:themeFillShade="80"/>
            <w:vAlign w:val="center"/>
            <w:hideMark/>
          </w:tcPr>
          <w:p w14:paraId="7616DBC3" w14:textId="77777777" w:rsidR="00324312" w:rsidRPr="00ED1D8A" w:rsidRDefault="00324312" w:rsidP="00324312">
            <w:pPr>
              <w:jc w:val="center"/>
              <w:rPr>
                <w:rFonts w:cs="Arial"/>
                <w:b/>
                <w:bCs/>
                <w:i/>
                <w:iCs/>
                <w:sz w:val="18"/>
                <w:szCs w:val="18"/>
              </w:rPr>
            </w:pPr>
            <w:r>
              <w:rPr>
                <w:rFonts w:cs="Arial"/>
                <w:b/>
                <w:bCs/>
                <w:i/>
                <w:iCs/>
                <w:sz w:val="18"/>
                <w:szCs w:val="18"/>
              </w:rPr>
              <w:t>No.</w:t>
            </w:r>
          </w:p>
        </w:tc>
        <w:tc>
          <w:tcPr>
            <w:tcW w:w="1175" w:type="pct"/>
            <w:tcBorders>
              <w:bottom w:val="double" w:sz="4" w:space="0" w:color="7F7F7F" w:themeColor="text1" w:themeTint="80"/>
            </w:tcBorders>
            <w:shd w:val="clear" w:color="auto" w:fill="0F243E" w:themeFill="text2" w:themeFillShade="80"/>
            <w:vAlign w:val="center"/>
            <w:hideMark/>
          </w:tcPr>
          <w:p w14:paraId="65F9BDED" w14:textId="0C6727DA" w:rsidR="00324312" w:rsidRPr="00ED1D8A" w:rsidRDefault="00324312" w:rsidP="00324312">
            <w:pPr>
              <w:jc w:val="center"/>
              <w:rPr>
                <w:rFonts w:cs="Arial"/>
                <w:b/>
                <w:bCs/>
                <w:i/>
                <w:iCs/>
                <w:sz w:val="18"/>
                <w:szCs w:val="18"/>
              </w:rPr>
            </w:pPr>
            <w:r>
              <w:rPr>
                <w:rFonts w:cs="Arial"/>
                <w:b/>
                <w:bCs/>
                <w:i/>
                <w:iCs/>
                <w:sz w:val="18"/>
                <w:szCs w:val="18"/>
              </w:rPr>
              <w:t xml:space="preserve">Objective (goal)</w:t>
            </w:r>
          </w:p>
        </w:tc>
        <w:tc>
          <w:tcPr>
            <w:tcW w:w="1878" w:type="pct"/>
            <w:tcBorders>
              <w:bottom w:val="double" w:sz="4" w:space="0" w:color="7F7F7F" w:themeColor="text1" w:themeTint="80"/>
            </w:tcBorders>
            <w:shd w:val="clear" w:color="auto" w:fill="0F243E" w:themeFill="text2" w:themeFillShade="80"/>
            <w:vAlign w:val="center"/>
            <w:hideMark/>
          </w:tcPr>
          <w:p w14:paraId="38F81121" w14:textId="0FC5AEF7" w:rsidR="00324312" w:rsidRPr="00ED1D8A" w:rsidRDefault="00324312" w:rsidP="00324312">
            <w:pPr>
              <w:jc w:val="center"/>
              <w:rPr>
                <w:rFonts w:cs="Arial"/>
                <w:b/>
                <w:bCs/>
                <w:i/>
                <w:iCs/>
                <w:sz w:val="18"/>
                <w:szCs w:val="18"/>
              </w:rPr>
            </w:pPr>
            <w:r>
              <w:rPr>
                <w:rFonts w:cs="Arial"/>
                <w:b/>
                <w:bCs/>
                <w:i/>
                <w:iCs/>
                <w:sz w:val="18"/>
                <w:szCs w:val="18"/>
              </w:rPr>
              <w:t xml:space="preserve">Expected Behaviour (how)</w:t>
            </w:r>
          </w:p>
        </w:tc>
        <w:tc>
          <w:tcPr>
            <w:tcW w:w="1621" w:type="pct"/>
            <w:tcBorders>
              <w:bottom w:val="double" w:sz="4" w:space="0" w:color="7F7F7F" w:themeColor="text1" w:themeTint="80"/>
            </w:tcBorders>
            <w:shd w:val="clear" w:color="auto" w:fill="0F243E" w:themeFill="text2" w:themeFillShade="80"/>
            <w:vAlign w:val="center"/>
            <w:hideMark/>
          </w:tcPr>
          <w:p w14:paraId="1FB5E546" w14:textId="2B62E164" w:rsidR="00324312" w:rsidRPr="00ED1D8A" w:rsidRDefault="009B6A39" w:rsidP="00324312">
            <w:pPr>
              <w:jc w:val="center"/>
              <w:rPr>
                <w:rFonts w:cs="Arial"/>
                <w:b/>
                <w:bCs/>
                <w:i/>
                <w:iCs/>
                <w:sz w:val="18"/>
                <w:szCs w:val="18"/>
              </w:rPr>
            </w:pPr>
            <w:r>
              <w:rPr>
                <w:rFonts w:cs="Arial"/>
                <w:b/>
                <w:bCs/>
                <w:i/>
                <w:iCs/>
                <w:sz w:val="18"/>
                <w:szCs w:val="18"/>
              </w:rPr>
              <w:t xml:space="preserve">Organizational Value (why)</w:t>
            </w:r>
          </w:p>
        </w:tc>
      </w:tr>
      <w:tr w:rsidR="00324312" w:rsidRPr="00CF42A6" w14:paraId="47071687" w14:textId="77777777" w:rsidTr="00ED1D8A">
        <w:trPr>
          <w:trHeight w:val="544"/>
        </w:trPr>
        <w:tc>
          <w:tcPr>
            <w:tcW w:w="326" w:type="pct"/>
            <w:tcBorders>
              <w:top w:val="double" w:sz="4" w:space="0" w:color="7F7F7F" w:themeColor="text1" w:themeTint="80"/>
            </w:tcBorders>
            <w:shd w:val="clear" w:color="auto" w:fill="0F243E" w:themeFill="text2" w:themeFillShade="80"/>
            <w:vAlign w:val="center"/>
            <w:hideMark/>
          </w:tcPr>
          <w:p w14:paraId="70CB79DC" w14:textId="77777777" w:rsidR="00324312" w:rsidRPr="00ED1D8A" w:rsidRDefault="00324312" w:rsidP="00ED1D8A">
            <w:pPr>
              <w:jc w:val="center"/>
              <w:rPr>
                <w:rFonts w:cs="Arial"/>
                <w:sz w:val="18"/>
                <w:szCs w:val="18"/>
              </w:rPr>
            </w:pPr>
            <w:r>
              <w:rPr>
                <w:rFonts w:cs="Arial"/>
                <w:sz w:val="18"/>
                <w:szCs w:val="18"/>
              </w:rPr>
              <w:t>1</w:t>
            </w:r>
          </w:p>
        </w:tc>
        <w:tc>
          <w:tcPr>
            <w:tcW w:w="1175" w:type="pct"/>
            <w:tcBorders>
              <w:top w:val="double" w:sz="4" w:space="0" w:color="7F7F7F" w:themeColor="text1" w:themeTint="80"/>
              <w:right w:val="double" w:sz="4" w:space="0" w:color="7F7F7F" w:themeColor="text1" w:themeTint="80"/>
            </w:tcBorders>
            <w:shd w:val="clear" w:color="auto" w:fill="244061" w:themeFill="accent1" w:themeFillShade="80"/>
            <w:vAlign w:val="center"/>
            <w:hideMark/>
          </w:tcPr>
          <w:p w14:paraId="490EF2D2" w14:textId="77777777" w:rsidR="00324312" w:rsidRPr="00ED1D8A" w:rsidRDefault="00324312" w:rsidP="00ED1D8A">
            <w:pPr>
              <w:jc w:val="center"/>
              <w:rPr>
                <w:rFonts w:cs="Arial"/>
                <w:sz w:val="18"/>
                <w:szCs w:val="18"/>
              </w:rPr>
            </w:pPr>
            <w:r>
              <w:rPr>
                <w:rFonts w:cs="Arial"/>
                <w:sz w:val="18"/>
                <w:szCs w:val="18"/>
              </w:rPr>
              <w:t>Enhance HSE Performance</w:t>
            </w:r>
          </w:p>
        </w:tc>
        <w:tc>
          <w:tcPr>
            <w:tcW w:w="1878" w:type="pct"/>
            <w:tcBorders>
              <w:top w:val="double" w:sz="4" w:space="0" w:color="7F7F7F" w:themeColor="text1" w:themeTint="80"/>
              <w:left w:val="double" w:sz="4" w:space="0" w:color="7F7F7F" w:themeColor="text1" w:themeTint="80"/>
            </w:tcBorders>
            <w:shd w:val="clear" w:color="auto" w:fill="DBE5F1" w:themeFill="accent1" w:themeFillTint="33"/>
            <w:vAlign w:val="center"/>
            <w:hideMark/>
          </w:tcPr>
          <w:p w14:paraId="5D862C8B" w14:textId="16A21226" w:rsidR="00324312" w:rsidRPr="00ED1D8A" w:rsidRDefault="00324312" w:rsidP="00324312">
            <w:pPr>
              <w:jc w:val="left"/>
              <w:rPr>
                <w:rFonts w:cs="Arial"/>
                <w:sz w:val="18"/>
                <w:szCs w:val="18"/>
              </w:rPr>
            </w:pPr>
            <w:r>
              <w:rPr>
                <w:rFonts w:cs="Arial"/>
                <w:sz w:val="18"/>
                <w:szCs w:val="18"/>
              </w:rPr>
              <w:t xml:space="preserve">Proactively identify HSE risks, constraints, and readiness </w:t>
            </w:r>
          </w:p>
        </w:tc>
        <w:tc>
          <w:tcPr>
            <w:tcW w:w="1621" w:type="pct"/>
            <w:tcBorders>
              <w:top w:val="double" w:sz="4" w:space="0" w:color="7F7F7F" w:themeColor="text1" w:themeTint="80"/>
            </w:tcBorders>
            <w:shd w:val="clear" w:color="auto" w:fill="DBE5F1" w:themeFill="accent1" w:themeFillTint="33"/>
            <w:vAlign w:val="center"/>
            <w:hideMark/>
          </w:tcPr>
          <w:p w14:paraId="7F67AA8E" w14:textId="1D2E07D6" w:rsidR="00324312" w:rsidRPr="00ED1D8A" w:rsidRDefault="008511D9" w:rsidP="00324312">
            <w:pPr>
              <w:jc w:val="left"/>
              <w:rPr>
                <w:rFonts w:cs="Arial"/>
                <w:sz w:val="18"/>
                <w:szCs w:val="18"/>
              </w:rPr>
            </w:pPr>
            <w:r>
              <w:rPr>
                <w:rFonts w:cs="Arial"/>
                <w:sz w:val="18"/>
                <w:szCs w:val="18"/>
              </w:rPr>
              <w:t xml:space="preserve">Safer operations through fewer HSE incidents.</w:t>
            </w:r>
          </w:p>
        </w:tc>
      </w:tr>
      <w:tr w:rsidR="00324312" w:rsidRPr="00CF42A6" w14:paraId="55E5A27A" w14:textId="77777777" w:rsidTr="00ED1D8A">
        <w:trPr>
          <w:trHeight w:val="544"/>
        </w:trPr>
        <w:tc>
          <w:tcPr>
            <w:tcW w:w="326" w:type="pct"/>
            <w:shd w:val="clear" w:color="auto" w:fill="0F243E" w:themeFill="text2" w:themeFillShade="80"/>
            <w:vAlign w:val="center"/>
            <w:hideMark/>
          </w:tcPr>
          <w:p w14:paraId="75F80624" w14:textId="77777777" w:rsidR="00324312" w:rsidRPr="00ED1D8A" w:rsidRDefault="00324312" w:rsidP="00ED1D8A">
            <w:pPr>
              <w:jc w:val="center"/>
              <w:rPr>
                <w:rFonts w:cs="Arial"/>
                <w:sz w:val="18"/>
                <w:szCs w:val="18"/>
              </w:rPr>
            </w:pPr>
            <w:r>
              <w:rPr>
                <w:rFonts w:cs="Arial"/>
                <w:sz w:val="18"/>
                <w:szCs w:val="18"/>
              </w:rPr>
              <w:t>2</w:t>
            </w:r>
          </w:p>
        </w:tc>
        <w:tc>
          <w:tcPr>
            <w:tcW w:w="1175" w:type="pct"/>
            <w:tcBorders>
              <w:right w:val="double" w:sz="4" w:space="0" w:color="7F7F7F" w:themeColor="text1" w:themeTint="80"/>
            </w:tcBorders>
            <w:shd w:val="clear" w:color="auto" w:fill="244061" w:themeFill="accent1" w:themeFillShade="80"/>
            <w:vAlign w:val="center"/>
            <w:hideMark/>
          </w:tcPr>
          <w:p w14:paraId="35B36F2E" w14:textId="0EBCA98E" w:rsidR="00A11C3A" w:rsidRPr="00ED1D8A" w:rsidRDefault="00324312" w:rsidP="00ED1D8A">
            <w:pPr>
              <w:jc w:val="center"/>
              <w:rPr>
                <w:rFonts w:cs="Arial"/>
                <w:sz w:val="18"/>
                <w:szCs w:val="18"/>
              </w:rPr>
            </w:pPr>
            <w:r>
              <w:rPr>
                <w:rFonts w:cs="Arial"/>
                <w:sz w:val="18"/>
                <w:szCs w:val="18"/>
              </w:rPr>
              <w:t xml:space="preserve">Increase MEPG value</w:t>
            </w:r>
          </w:p>
          <w:p w14:paraId="47108FC2" w14:textId="15D20917" w:rsidR="00324312" w:rsidRPr="00ED1D8A" w:rsidRDefault="00530A68" w:rsidP="00ED1D8A">
            <w:pPr>
              <w:jc w:val="center"/>
              <w:rPr>
                <w:rFonts w:cs="Arial"/>
                <w:sz w:val="18"/>
                <w:szCs w:val="18"/>
              </w:rPr>
            </w:pPr>
            <w:r>
              <w:rPr>
                <w:rFonts w:cs="Arial"/>
                <w:sz w:val="18"/>
                <w:szCs w:val="18"/>
              </w:rPr>
              <w:t>as MEPI’s asset.</w:t>
            </w:r>
          </w:p>
        </w:tc>
        <w:tc>
          <w:tcPr>
            <w:tcW w:w="1878" w:type="pct"/>
            <w:tcBorders>
              <w:left w:val="double" w:sz="4" w:space="0" w:color="7F7F7F" w:themeColor="text1" w:themeTint="80"/>
            </w:tcBorders>
            <w:shd w:val="clear" w:color="auto" w:fill="DBE5F1" w:themeFill="accent1" w:themeFillTint="33"/>
            <w:vAlign w:val="center"/>
            <w:hideMark/>
          </w:tcPr>
          <w:p w14:paraId="6167E8E8" w14:textId="0F6C7AA0" w:rsidR="00324312" w:rsidRPr="00ED1D8A" w:rsidRDefault="008511D9" w:rsidP="00324312">
            <w:pPr>
              <w:jc w:val="left"/>
              <w:rPr>
                <w:rFonts w:cs="Arial"/>
                <w:sz w:val="18"/>
                <w:szCs w:val="18"/>
              </w:rPr>
            </w:pPr>
            <w:r>
              <w:rPr>
                <w:rFonts w:cs="Arial"/>
                <w:sz w:val="18"/>
                <w:szCs w:val="18"/>
              </w:rPr>
              <w:t>Identify critical activities, resolve conflicts, and prioritize opportunities</w:t>
            </w:r>
          </w:p>
        </w:tc>
        <w:tc>
          <w:tcPr>
            <w:tcW w:w="1621" w:type="pct"/>
            <w:shd w:val="clear" w:color="auto" w:fill="DBE5F1" w:themeFill="accent1" w:themeFillTint="33"/>
            <w:vAlign w:val="center"/>
            <w:hideMark/>
          </w:tcPr>
          <w:p w14:paraId="6A5EE78B" w14:textId="4DACE8A0" w:rsidR="00324312" w:rsidRPr="00ED1D8A" w:rsidRDefault="00760738" w:rsidP="00324312">
            <w:pPr>
              <w:jc w:val="left"/>
              <w:rPr>
                <w:rFonts w:cs="Arial"/>
                <w:sz w:val="18"/>
                <w:szCs w:val="18"/>
              </w:rPr>
            </w:pPr>
            <w:r>
              <w:rPr>
                <w:rFonts w:cs="Arial"/>
                <w:sz w:val="18"/>
                <w:szCs w:val="18"/>
              </w:rPr>
              <w:t xml:space="preserve">Improved value creation from Asset development.</w:t>
            </w:r>
          </w:p>
        </w:tc>
      </w:tr>
      <w:tr w:rsidR="00324312" w:rsidRPr="00CF42A6" w14:paraId="0EBBB3F4" w14:textId="77777777" w:rsidTr="00ED1D8A">
        <w:trPr>
          <w:trHeight w:val="544"/>
        </w:trPr>
        <w:tc>
          <w:tcPr>
            <w:tcW w:w="326" w:type="pct"/>
            <w:shd w:val="clear" w:color="auto" w:fill="0F243E" w:themeFill="text2" w:themeFillShade="80"/>
            <w:vAlign w:val="center"/>
            <w:hideMark/>
          </w:tcPr>
          <w:p w14:paraId="6596FA22" w14:textId="77777777" w:rsidR="00324312" w:rsidRPr="00ED1D8A" w:rsidRDefault="00324312" w:rsidP="00ED1D8A">
            <w:pPr>
              <w:jc w:val="center"/>
              <w:rPr>
                <w:rFonts w:cs="Arial"/>
                <w:sz w:val="18"/>
                <w:szCs w:val="18"/>
              </w:rPr>
            </w:pPr>
            <w:r>
              <w:rPr>
                <w:rFonts w:cs="Arial"/>
                <w:sz w:val="18"/>
                <w:szCs w:val="18"/>
              </w:rPr>
              <w:t>3</w:t>
            </w:r>
          </w:p>
        </w:tc>
        <w:tc>
          <w:tcPr>
            <w:tcW w:w="1175" w:type="pct"/>
            <w:tcBorders>
              <w:right w:val="double" w:sz="4" w:space="0" w:color="7F7F7F" w:themeColor="text1" w:themeTint="80"/>
            </w:tcBorders>
            <w:shd w:val="clear" w:color="auto" w:fill="244061" w:themeFill="accent1" w:themeFillShade="80"/>
            <w:vAlign w:val="center"/>
            <w:hideMark/>
          </w:tcPr>
          <w:p w14:paraId="6C06E60E" w14:textId="76C17257" w:rsidR="00324312" w:rsidRPr="00ED1D8A" w:rsidRDefault="00FA52D1" w:rsidP="00ED1D8A">
            <w:pPr>
              <w:jc w:val="center"/>
              <w:rPr>
                <w:rFonts w:cs="Arial"/>
                <w:sz w:val="18"/>
                <w:szCs w:val="18"/>
              </w:rPr>
            </w:pPr>
            <w:r>
              <w:rPr>
                <w:rFonts w:cs="Arial"/>
                <w:sz w:val="18"/>
                <w:szCs w:val="18"/>
              </w:rPr>
              <w:t>Enable Informed Decision-Making</w:t>
            </w:r>
          </w:p>
        </w:tc>
        <w:tc>
          <w:tcPr>
            <w:tcW w:w="1878" w:type="pct"/>
            <w:tcBorders>
              <w:left w:val="double" w:sz="4" w:space="0" w:color="7F7F7F" w:themeColor="text1" w:themeTint="80"/>
            </w:tcBorders>
            <w:shd w:val="clear" w:color="auto" w:fill="DBE5F1" w:themeFill="accent1" w:themeFillTint="33"/>
            <w:vAlign w:val="center"/>
            <w:hideMark/>
          </w:tcPr>
          <w:p w14:paraId="5FB4A304" w14:textId="20322CA2" w:rsidR="00324312" w:rsidRPr="00ED1D8A" w:rsidRDefault="00615891" w:rsidP="00324312">
            <w:pPr>
              <w:jc w:val="left"/>
              <w:rPr>
                <w:rFonts w:cs="Arial"/>
                <w:sz w:val="18"/>
                <w:szCs w:val="18"/>
              </w:rPr>
            </w:pPr>
            <w:r>
              <w:rPr>
                <w:rFonts w:cs="Arial"/>
                <w:sz w:val="18"/>
                <w:szCs w:val="18"/>
              </w:rPr>
              <w:t>Use reliable and timely planning to support decision making.</w:t>
            </w:r>
          </w:p>
        </w:tc>
        <w:tc>
          <w:tcPr>
            <w:tcW w:w="1621" w:type="pct"/>
            <w:shd w:val="clear" w:color="auto" w:fill="DBE5F1" w:themeFill="accent1" w:themeFillTint="33"/>
            <w:vAlign w:val="center"/>
            <w:hideMark/>
          </w:tcPr>
          <w:p w14:paraId="2FDEBB14" w14:textId="2098627F" w:rsidR="00324312" w:rsidRPr="00ED1D8A" w:rsidRDefault="00615891" w:rsidP="00324312">
            <w:pPr>
              <w:jc w:val="left"/>
              <w:rPr>
                <w:rFonts w:cs="Arial"/>
                <w:sz w:val="18"/>
                <w:szCs w:val="18"/>
              </w:rPr>
            </w:pPr>
            <w:r>
              <w:rPr>
                <w:rFonts w:cs="Arial"/>
                <w:sz w:val="18"/>
                <w:szCs w:val="18"/>
              </w:rPr>
              <w:t>Better and faster operational and business decisions.</w:t>
            </w:r>
          </w:p>
        </w:tc>
      </w:tr>
      <w:tr w:rsidR="00324312" w:rsidRPr="00CF42A6" w14:paraId="32109C0A" w14:textId="77777777" w:rsidTr="00ED1D8A">
        <w:trPr>
          <w:trHeight w:val="544"/>
        </w:trPr>
        <w:tc>
          <w:tcPr>
            <w:tcW w:w="326" w:type="pct"/>
            <w:shd w:val="clear" w:color="auto" w:fill="0F243E" w:themeFill="text2" w:themeFillShade="80"/>
            <w:vAlign w:val="center"/>
            <w:hideMark/>
          </w:tcPr>
          <w:p w14:paraId="51F34845" w14:textId="77777777" w:rsidR="00324312" w:rsidRPr="00ED1D8A" w:rsidRDefault="00324312" w:rsidP="00ED1D8A">
            <w:pPr>
              <w:jc w:val="center"/>
              <w:rPr>
                <w:rFonts w:cs="Arial"/>
                <w:sz w:val="18"/>
                <w:szCs w:val="18"/>
              </w:rPr>
            </w:pPr>
            <w:r>
              <w:rPr>
                <w:rFonts w:cs="Arial"/>
                <w:sz w:val="18"/>
                <w:szCs w:val="18"/>
              </w:rPr>
              <w:t>4</w:t>
            </w:r>
          </w:p>
        </w:tc>
        <w:tc>
          <w:tcPr>
            <w:tcW w:w="1175" w:type="pct"/>
            <w:tcBorders>
              <w:right w:val="double" w:sz="4" w:space="0" w:color="7F7F7F" w:themeColor="text1" w:themeTint="80"/>
            </w:tcBorders>
            <w:shd w:val="clear" w:color="auto" w:fill="244061" w:themeFill="accent1" w:themeFillShade="80"/>
            <w:vAlign w:val="center"/>
            <w:hideMark/>
          </w:tcPr>
          <w:p w14:paraId="7D28547B" w14:textId="77777777" w:rsidR="00324312" w:rsidRPr="00ED1D8A" w:rsidRDefault="00324312" w:rsidP="00ED1D8A">
            <w:pPr>
              <w:jc w:val="center"/>
              <w:rPr>
                <w:rFonts w:cs="Arial"/>
                <w:sz w:val="18"/>
                <w:szCs w:val="18"/>
              </w:rPr>
            </w:pPr>
            <w:r>
              <w:rPr>
                <w:rFonts w:cs="Arial"/>
                <w:sz w:val="18"/>
                <w:szCs w:val="18"/>
              </w:rPr>
              <w:t>Improve Cost and Resource Efficiency</w:t>
            </w:r>
          </w:p>
        </w:tc>
        <w:tc>
          <w:tcPr>
            <w:tcW w:w="1878" w:type="pct"/>
            <w:tcBorders>
              <w:left w:val="double" w:sz="4" w:space="0" w:color="7F7F7F" w:themeColor="text1" w:themeTint="80"/>
            </w:tcBorders>
            <w:shd w:val="clear" w:color="auto" w:fill="DBE5F1" w:themeFill="accent1" w:themeFillTint="33"/>
            <w:vAlign w:val="center"/>
            <w:hideMark/>
          </w:tcPr>
          <w:p w14:paraId="0F3DF596" w14:textId="492D4EEA" w:rsidR="00324312" w:rsidRPr="00ED1D8A" w:rsidRDefault="00A56540" w:rsidP="00324312">
            <w:pPr>
              <w:jc w:val="left"/>
              <w:rPr>
                <w:rFonts w:cs="Arial"/>
                <w:sz w:val="18"/>
                <w:szCs w:val="18"/>
              </w:rPr>
            </w:pPr>
            <w:r>
              <w:rPr>
                <w:rFonts w:cs="Arial"/>
                <w:sz w:val="18"/>
                <w:szCs w:val="18"/>
              </w:rPr>
              <w:t>Coordination of manpower, contractors, equipment, across activities.</w:t>
            </w:r>
          </w:p>
        </w:tc>
        <w:tc>
          <w:tcPr>
            <w:tcW w:w="1621" w:type="pct"/>
            <w:shd w:val="clear" w:color="auto" w:fill="DBE5F1" w:themeFill="accent1" w:themeFillTint="33"/>
            <w:vAlign w:val="center"/>
            <w:hideMark/>
          </w:tcPr>
          <w:p w14:paraId="57033B8E" w14:textId="566A023C" w:rsidR="00324312" w:rsidRPr="00ED1D8A" w:rsidRDefault="00615891" w:rsidP="00324312">
            <w:pPr>
              <w:jc w:val="left"/>
              <w:rPr>
                <w:rFonts w:cs="Arial"/>
                <w:sz w:val="18"/>
                <w:szCs w:val="18"/>
              </w:rPr>
            </w:pPr>
            <w:r>
              <w:rPr>
                <w:rFonts w:cs="Arial"/>
                <w:sz w:val="18"/>
                <w:szCs w:val="18"/>
              </w:rPr>
              <w:t>Improved resource utilization and costs efficiency</w:t>
            </w:r>
          </w:p>
        </w:tc>
      </w:tr>
      <w:tr w:rsidR="00324312" w:rsidRPr="00CF42A6" w14:paraId="0DC2386B" w14:textId="77777777" w:rsidTr="00ED1D8A">
        <w:trPr>
          <w:trHeight w:val="544"/>
        </w:trPr>
        <w:tc>
          <w:tcPr>
            <w:tcW w:w="326" w:type="pct"/>
            <w:shd w:val="clear" w:color="auto" w:fill="0F243E" w:themeFill="text2" w:themeFillShade="80"/>
            <w:vAlign w:val="center"/>
            <w:hideMark/>
          </w:tcPr>
          <w:p w14:paraId="423F0339" w14:textId="77777777" w:rsidR="00324312" w:rsidRPr="00ED1D8A" w:rsidRDefault="00324312" w:rsidP="00ED1D8A">
            <w:pPr>
              <w:jc w:val="center"/>
              <w:rPr>
                <w:rFonts w:cs="Arial"/>
                <w:sz w:val="18"/>
                <w:szCs w:val="18"/>
              </w:rPr>
            </w:pPr>
            <w:r>
              <w:rPr>
                <w:rFonts w:cs="Arial"/>
                <w:sz w:val="18"/>
                <w:szCs w:val="18"/>
              </w:rPr>
              <w:t>5</w:t>
            </w:r>
          </w:p>
        </w:tc>
        <w:tc>
          <w:tcPr>
            <w:tcW w:w="1175" w:type="pct"/>
            <w:tcBorders>
              <w:right w:val="double" w:sz="4" w:space="0" w:color="7F7F7F" w:themeColor="text1" w:themeTint="80"/>
            </w:tcBorders>
            <w:shd w:val="clear" w:color="auto" w:fill="244061" w:themeFill="accent1" w:themeFillShade="80"/>
            <w:vAlign w:val="center"/>
            <w:hideMark/>
          </w:tcPr>
          <w:p w14:paraId="066B8883" w14:textId="19BBD100" w:rsidR="00324312" w:rsidRPr="00ED1D8A" w:rsidRDefault="00615891" w:rsidP="00ED1D8A">
            <w:pPr>
              <w:jc w:val="center"/>
              <w:rPr>
                <w:rFonts w:cs="Arial"/>
                <w:sz w:val="18"/>
                <w:szCs w:val="18"/>
              </w:rPr>
            </w:pPr>
            <w:r>
              <w:rPr>
                <w:rFonts w:cs="Arial"/>
                <w:sz w:val="18"/>
                <w:szCs w:val="18"/>
              </w:rPr>
              <w:t>Improve Planning Performance</w:t>
            </w:r>
          </w:p>
        </w:tc>
        <w:tc>
          <w:tcPr>
            <w:tcW w:w="1878" w:type="pct"/>
            <w:tcBorders>
              <w:left w:val="double" w:sz="4" w:space="0" w:color="7F7F7F" w:themeColor="text1" w:themeTint="80"/>
            </w:tcBorders>
            <w:shd w:val="clear" w:color="auto" w:fill="DBE5F1" w:themeFill="accent1" w:themeFillTint="33"/>
            <w:vAlign w:val="center"/>
            <w:hideMark/>
          </w:tcPr>
          <w:p w14:paraId="6660C528" w14:textId="02405E3C" w:rsidR="00324312" w:rsidRPr="00ED1D8A" w:rsidRDefault="00B276EC" w:rsidP="00324312">
            <w:pPr>
              <w:jc w:val="left"/>
              <w:rPr>
                <w:rFonts w:cs="Arial"/>
                <w:sz w:val="18"/>
                <w:szCs w:val="18"/>
              </w:rPr>
            </w:pPr>
            <w:r>
              <w:rPr>
                <w:rFonts w:cs="Arial"/>
                <w:sz w:val="18"/>
                <w:szCs w:val="18"/>
              </w:rPr>
              <w:t>Review planning performance and learn from execution results.</w:t>
            </w:r>
          </w:p>
        </w:tc>
        <w:tc>
          <w:tcPr>
            <w:tcW w:w="1621" w:type="pct"/>
            <w:shd w:val="clear" w:color="auto" w:fill="DBE5F1" w:themeFill="accent1" w:themeFillTint="33"/>
            <w:vAlign w:val="center"/>
            <w:hideMark/>
          </w:tcPr>
          <w:p w14:paraId="297878E2" w14:textId="1789C983" w:rsidR="00324312" w:rsidRPr="00ED1D8A" w:rsidRDefault="00615891" w:rsidP="00324312">
            <w:pPr>
              <w:jc w:val="left"/>
              <w:rPr>
                <w:rFonts w:cs="Arial"/>
                <w:sz w:val="18"/>
                <w:szCs w:val="18"/>
              </w:rPr>
            </w:pPr>
            <w:r>
              <w:rPr>
                <w:rFonts w:cs="Arial"/>
                <w:sz w:val="18"/>
                <w:szCs w:val="18"/>
              </w:rPr>
              <w:t xml:space="preserve">More reliable plans and continuous improvement.</w:t>
            </w:r>
          </w:p>
        </w:tc>
      </w:tr>
      <w:tr w:rsidR="00324312" w:rsidRPr="00CF42A6" w14:paraId="749B4C62" w14:textId="77777777" w:rsidTr="00ED1D8A">
        <w:trPr>
          <w:trHeight w:val="544"/>
        </w:trPr>
        <w:tc>
          <w:tcPr>
            <w:tcW w:w="326" w:type="pct"/>
            <w:shd w:val="clear" w:color="auto" w:fill="0F243E" w:themeFill="text2" w:themeFillShade="80"/>
            <w:vAlign w:val="center"/>
            <w:hideMark/>
          </w:tcPr>
          <w:p w14:paraId="6EFB0AD4" w14:textId="77777777" w:rsidR="00324312" w:rsidRPr="00ED1D8A" w:rsidRDefault="00324312" w:rsidP="00ED1D8A">
            <w:pPr>
              <w:jc w:val="center"/>
              <w:rPr>
                <w:rFonts w:cs="Arial"/>
                <w:sz w:val="18"/>
                <w:szCs w:val="18"/>
              </w:rPr>
            </w:pPr>
            <w:r>
              <w:rPr>
                <w:rFonts w:cs="Arial"/>
                <w:sz w:val="18"/>
                <w:szCs w:val="18"/>
              </w:rPr>
              <w:t>6</w:t>
            </w:r>
          </w:p>
        </w:tc>
        <w:tc>
          <w:tcPr>
            <w:tcW w:w="1175" w:type="pct"/>
            <w:tcBorders>
              <w:right w:val="double" w:sz="4" w:space="0" w:color="7F7F7F" w:themeColor="text1" w:themeTint="80"/>
            </w:tcBorders>
            <w:shd w:val="clear" w:color="auto" w:fill="244061" w:themeFill="accent1" w:themeFillShade="80"/>
            <w:vAlign w:val="center"/>
            <w:hideMark/>
          </w:tcPr>
          <w:p w14:paraId="2FDB5C6E" w14:textId="77777777" w:rsidR="00324312" w:rsidRPr="00ED1D8A" w:rsidRDefault="00324312" w:rsidP="00ED1D8A">
            <w:pPr>
              <w:jc w:val="center"/>
              <w:rPr>
                <w:rFonts w:cs="Arial"/>
                <w:sz w:val="18"/>
                <w:szCs w:val="18"/>
              </w:rPr>
            </w:pPr>
            <w:r>
              <w:rPr>
                <w:rFonts w:cs="Arial"/>
                <w:sz w:val="18"/>
                <w:szCs w:val="18"/>
              </w:rPr>
              <w:t>Support Production Performance</w:t>
            </w:r>
          </w:p>
        </w:tc>
        <w:tc>
          <w:tcPr>
            <w:tcW w:w="1878" w:type="pct"/>
            <w:tcBorders>
              <w:left w:val="double" w:sz="4" w:space="0" w:color="7F7F7F" w:themeColor="text1" w:themeTint="80"/>
            </w:tcBorders>
            <w:shd w:val="clear" w:color="auto" w:fill="DBE5F1" w:themeFill="accent1" w:themeFillTint="33"/>
            <w:vAlign w:val="center"/>
            <w:hideMark/>
          </w:tcPr>
          <w:p w14:paraId="0D75B3B8" w14:textId="2C96E161" w:rsidR="00324312" w:rsidRPr="00ED1D8A" w:rsidRDefault="00CD73D4" w:rsidP="00324312">
            <w:pPr>
              <w:jc w:val="left"/>
              <w:rPr>
                <w:rFonts w:cs="Arial"/>
                <w:sz w:val="18"/>
                <w:szCs w:val="18"/>
              </w:rPr>
            </w:pPr>
            <w:r>
              <w:rPr>
                <w:rFonts w:cs="Arial"/>
                <w:sz w:val="18"/>
                <w:szCs w:val="18"/>
              </w:rPr>
              <w:t xml:space="preserve">Align activities to minimize downtime and capture opportunities.</w:t>
            </w:r>
          </w:p>
        </w:tc>
        <w:tc>
          <w:tcPr>
            <w:tcW w:w="1621" w:type="pct"/>
            <w:shd w:val="clear" w:color="auto" w:fill="DBE5F1" w:themeFill="accent1" w:themeFillTint="33"/>
            <w:vAlign w:val="center"/>
            <w:hideMark/>
          </w:tcPr>
          <w:p w14:paraId="777C3F74" w14:textId="0ABAD0FE" w:rsidR="00324312" w:rsidRPr="00ED1D8A" w:rsidRDefault="00B276EC" w:rsidP="00324312">
            <w:pPr>
              <w:jc w:val="left"/>
              <w:rPr>
                <w:rFonts w:cs="Arial"/>
                <w:sz w:val="18"/>
                <w:szCs w:val="18"/>
              </w:rPr>
            </w:pPr>
            <w:r>
              <w:rPr>
                <w:rFonts w:cs="Arial"/>
                <w:sz w:val="18"/>
                <w:szCs w:val="18"/>
              </w:rPr>
              <w:t>Improved production capacity and delivery to buyer.</w:t>
            </w:r>
          </w:p>
        </w:tc>
      </w:tr>
      <w:tr w:rsidR="00324312" w:rsidRPr="00CF42A6" w14:paraId="7151803F" w14:textId="77777777" w:rsidTr="00ED1D8A">
        <w:trPr>
          <w:trHeight w:val="544"/>
        </w:trPr>
        <w:tc>
          <w:tcPr>
            <w:tcW w:w="326" w:type="pct"/>
            <w:shd w:val="clear" w:color="auto" w:fill="0F243E" w:themeFill="text2" w:themeFillShade="80"/>
            <w:vAlign w:val="center"/>
            <w:hideMark/>
          </w:tcPr>
          <w:p w14:paraId="04CE4690" w14:textId="77777777" w:rsidR="00324312" w:rsidRPr="00ED1D8A" w:rsidRDefault="00324312" w:rsidP="00ED1D8A">
            <w:pPr>
              <w:jc w:val="center"/>
              <w:rPr>
                <w:rFonts w:cs="Arial"/>
                <w:sz w:val="18"/>
                <w:szCs w:val="18"/>
              </w:rPr>
            </w:pPr>
            <w:r>
              <w:rPr>
                <w:rFonts w:cs="Arial"/>
                <w:sz w:val="18"/>
                <w:szCs w:val="18"/>
              </w:rPr>
              <w:t>7</w:t>
            </w:r>
          </w:p>
        </w:tc>
        <w:tc>
          <w:tcPr>
            <w:tcW w:w="1175" w:type="pct"/>
            <w:tcBorders>
              <w:right w:val="double" w:sz="4" w:space="0" w:color="7F7F7F" w:themeColor="text1" w:themeTint="80"/>
            </w:tcBorders>
            <w:shd w:val="clear" w:color="auto" w:fill="244061" w:themeFill="accent1" w:themeFillShade="80"/>
            <w:vAlign w:val="center"/>
            <w:hideMark/>
          </w:tcPr>
          <w:p w14:paraId="7875B8A2" w14:textId="77777777" w:rsidR="00324312" w:rsidRPr="00ED1D8A" w:rsidRDefault="00324312" w:rsidP="00ED1D8A">
            <w:pPr>
              <w:jc w:val="center"/>
              <w:rPr>
                <w:rFonts w:cs="Arial"/>
                <w:sz w:val="18"/>
                <w:szCs w:val="18"/>
              </w:rPr>
            </w:pPr>
            <w:r>
              <w:rPr>
                <w:rFonts w:cs="Arial"/>
                <w:sz w:val="18"/>
                <w:szCs w:val="18"/>
              </w:rPr>
              <w:t>Improve Cross-Functional Communication</w:t>
            </w:r>
          </w:p>
        </w:tc>
        <w:tc>
          <w:tcPr>
            <w:tcW w:w="1878" w:type="pct"/>
            <w:tcBorders>
              <w:left w:val="double" w:sz="4" w:space="0" w:color="7F7F7F" w:themeColor="text1" w:themeTint="80"/>
            </w:tcBorders>
            <w:shd w:val="clear" w:color="auto" w:fill="DBE5F1" w:themeFill="accent1" w:themeFillTint="33"/>
            <w:vAlign w:val="center"/>
            <w:hideMark/>
          </w:tcPr>
          <w:p w14:paraId="57391324" w14:textId="07DEFD91" w:rsidR="00324312" w:rsidRPr="00ED1D8A" w:rsidRDefault="00B276EC" w:rsidP="00324312">
            <w:pPr>
              <w:jc w:val="left"/>
              <w:rPr>
                <w:rFonts w:cs="Arial"/>
                <w:sz w:val="18"/>
                <w:szCs w:val="18"/>
              </w:rPr>
            </w:pPr>
            <w:r>
              <w:rPr>
                <w:rFonts w:cs="Arial"/>
                <w:sz w:val="18"/>
                <w:szCs w:val="18"/>
              </w:rPr>
              <w:t xml:space="preserve">Share plans, goals, constraints and changes across relevant functions.</w:t>
            </w:r>
          </w:p>
        </w:tc>
        <w:tc>
          <w:tcPr>
            <w:tcW w:w="1621" w:type="pct"/>
            <w:shd w:val="clear" w:color="auto" w:fill="DBE5F1" w:themeFill="accent1" w:themeFillTint="33"/>
            <w:vAlign w:val="center"/>
            <w:hideMark/>
          </w:tcPr>
          <w:p w14:paraId="43A02252" w14:textId="62F837B0" w:rsidR="00324312" w:rsidRPr="00ED1D8A" w:rsidRDefault="00B276EC" w:rsidP="00324312">
            <w:pPr>
              <w:jc w:val="left"/>
              <w:rPr>
                <w:rFonts w:cs="Arial"/>
                <w:sz w:val="18"/>
                <w:szCs w:val="18"/>
              </w:rPr>
            </w:pPr>
            <w:r>
              <w:rPr>
                <w:rFonts w:cs="Arial"/>
                <w:sz w:val="18"/>
                <w:szCs w:val="18"/>
              </w:rPr>
              <w:t>Reduced conflicts and improved activity integration</w:t>
            </w:r>
          </w:p>
        </w:tc>
      </w:tr>
      <w:tr w:rsidR="00324312" w:rsidRPr="00CF42A6" w14:paraId="4BC4F4FC" w14:textId="77777777" w:rsidTr="00ED1D8A">
        <w:trPr>
          <w:trHeight w:val="544"/>
        </w:trPr>
        <w:tc>
          <w:tcPr>
            <w:tcW w:w="326" w:type="pct"/>
            <w:shd w:val="clear" w:color="auto" w:fill="0F243E" w:themeFill="text2" w:themeFillShade="80"/>
            <w:vAlign w:val="center"/>
            <w:hideMark/>
          </w:tcPr>
          <w:p w14:paraId="5EB1F6A2" w14:textId="77777777" w:rsidR="00324312" w:rsidRPr="00ED1D8A" w:rsidRDefault="00324312" w:rsidP="00ED1D8A">
            <w:pPr>
              <w:jc w:val="center"/>
              <w:rPr>
                <w:rFonts w:cs="Arial"/>
                <w:sz w:val="18"/>
                <w:szCs w:val="18"/>
              </w:rPr>
            </w:pPr>
            <w:r>
              <w:rPr>
                <w:rFonts w:cs="Arial"/>
                <w:sz w:val="18"/>
                <w:szCs w:val="18"/>
              </w:rPr>
              <w:t>8</w:t>
            </w:r>
          </w:p>
        </w:tc>
        <w:tc>
          <w:tcPr>
            <w:tcW w:w="1175" w:type="pct"/>
            <w:tcBorders>
              <w:right w:val="double" w:sz="4" w:space="0" w:color="7F7F7F" w:themeColor="text1" w:themeTint="80"/>
            </w:tcBorders>
            <w:shd w:val="clear" w:color="auto" w:fill="244061" w:themeFill="accent1" w:themeFillShade="80"/>
            <w:vAlign w:val="center"/>
            <w:hideMark/>
          </w:tcPr>
          <w:p w14:paraId="6C4F8788" w14:textId="225E2D71" w:rsidR="00324312" w:rsidRPr="00ED1D8A" w:rsidRDefault="00A11C3A" w:rsidP="00ED1D8A">
            <w:pPr>
              <w:jc w:val="center"/>
              <w:rPr>
                <w:rFonts w:cs="Arial"/>
                <w:sz w:val="18"/>
                <w:szCs w:val="18"/>
              </w:rPr>
            </w:pPr>
            <w:r>
              <w:rPr>
                <w:rFonts w:cs="Arial"/>
                <w:sz w:val="18"/>
                <w:szCs w:val="18"/>
              </w:rPr>
              <w:t xml:space="preserve">Establishing a Common Planning Framework</w:t>
            </w:r>
          </w:p>
        </w:tc>
        <w:tc>
          <w:tcPr>
            <w:tcW w:w="1878" w:type="pct"/>
            <w:tcBorders>
              <w:left w:val="double" w:sz="4" w:space="0" w:color="7F7F7F" w:themeColor="text1" w:themeTint="80"/>
            </w:tcBorders>
            <w:shd w:val="clear" w:color="auto" w:fill="DBE5F1" w:themeFill="accent1" w:themeFillTint="33"/>
            <w:vAlign w:val="center"/>
            <w:hideMark/>
          </w:tcPr>
          <w:p w14:paraId="420F4EB6" w14:textId="0FBA89FA" w:rsidR="00324312" w:rsidRPr="00ED1D8A" w:rsidRDefault="00B276EC" w:rsidP="00324312">
            <w:pPr>
              <w:jc w:val="left"/>
              <w:rPr>
                <w:rFonts w:cs="Arial"/>
                <w:sz w:val="18"/>
                <w:szCs w:val="18"/>
              </w:rPr>
            </w:pPr>
            <w:r>
              <w:rPr>
                <w:rFonts w:cs="Arial"/>
                <w:sz w:val="18"/>
                <w:szCs w:val="18"/>
              </w:rPr>
              <w:t>Use the same, agreed upon planning process, accountabilities, and business priorities</w:t>
            </w:r>
          </w:p>
        </w:tc>
        <w:tc>
          <w:tcPr>
            <w:tcW w:w="1621" w:type="pct"/>
            <w:shd w:val="clear" w:color="auto" w:fill="DBE5F1" w:themeFill="accent1" w:themeFillTint="33"/>
            <w:vAlign w:val="center"/>
            <w:hideMark/>
          </w:tcPr>
          <w:p w14:paraId="604B81F1" w14:textId="5F0F4AFE" w:rsidR="00324312" w:rsidRPr="00ED1D8A" w:rsidRDefault="00B276EC" w:rsidP="00324312">
            <w:pPr>
              <w:jc w:val="left"/>
              <w:rPr>
                <w:rFonts w:cs="Arial"/>
                <w:sz w:val="18"/>
                <w:szCs w:val="18"/>
              </w:rPr>
            </w:pPr>
            <w:r>
              <w:rPr>
                <w:rFonts w:cs="Arial"/>
                <w:sz w:val="18"/>
                <w:szCs w:val="18"/>
              </w:rPr>
              <w:t>Consistent planning and shared view across MEPG assets.</w:t>
            </w:r>
          </w:p>
        </w:tc>
      </w:tr>
      <w:tr w:rsidR="00324312" w:rsidRPr="00CF42A6" w14:paraId="544C95D4" w14:textId="77777777" w:rsidTr="00ED1D8A">
        <w:trPr>
          <w:trHeight w:val="544"/>
        </w:trPr>
        <w:tc>
          <w:tcPr>
            <w:tcW w:w="326" w:type="pct"/>
            <w:shd w:val="clear" w:color="auto" w:fill="0F243E" w:themeFill="text2" w:themeFillShade="80"/>
            <w:vAlign w:val="center"/>
            <w:hideMark/>
          </w:tcPr>
          <w:p w14:paraId="5DF739BE" w14:textId="77777777" w:rsidR="00324312" w:rsidRPr="00ED1D8A" w:rsidRDefault="00324312" w:rsidP="00ED1D8A">
            <w:pPr>
              <w:jc w:val="center"/>
              <w:rPr>
                <w:rFonts w:cs="Arial"/>
                <w:sz w:val="18"/>
                <w:szCs w:val="18"/>
              </w:rPr>
            </w:pPr>
            <w:r>
              <w:rPr>
                <w:rFonts w:cs="Arial"/>
                <w:sz w:val="18"/>
                <w:szCs w:val="18"/>
              </w:rPr>
              <w:t>9</w:t>
            </w:r>
          </w:p>
        </w:tc>
        <w:tc>
          <w:tcPr>
            <w:tcW w:w="1175" w:type="pct"/>
            <w:tcBorders>
              <w:right w:val="double" w:sz="4" w:space="0" w:color="7F7F7F" w:themeColor="text1" w:themeTint="80"/>
            </w:tcBorders>
            <w:shd w:val="clear" w:color="auto" w:fill="244061" w:themeFill="accent1" w:themeFillShade="80"/>
            <w:vAlign w:val="center"/>
            <w:hideMark/>
          </w:tcPr>
          <w:p w14:paraId="706F11D3" w14:textId="77777777" w:rsidR="00324312" w:rsidRPr="00ED1D8A" w:rsidRDefault="00324312" w:rsidP="00ED1D8A">
            <w:pPr>
              <w:jc w:val="center"/>
              <w:rPr>
                <w:rFonts w:cs="Arial"/>
                <w:sz w:val="18"/>
                <w:szCs w:val="18"/>
              </w:rPr>
            </w:pPr>
            <w:r>
              <w:rPr>
                <w:rFonts w:cs="Arial"/>
                <w:sz w:val="18"/>
                <w:szCs w:val="18"/>
              </w:rPr>
              <w:t>Ensure Workforce and Role Alignment</w:t>
            </w:r>
          </w:p>
        </w:tc>
        <w:tc>
          <w:tcPr>
            <w:tcW w:w="1878" w:type="pct"/>
            <w:tcBorders>
              <w:left w:val="double" w:sz="4" w:space="0" w:color="7F7F7F" w:themeColor="text1" w:themeTint="80"/>
            </w:tcBorders>
            <w:shd w:val="clear" w:color="auto" w:fill="DBE5F1" w:themeFill="accent1" w:themeFillTint="33"/>
            <w:vAlign w:val="center"/>
            <w:hideMark/>
          </w:tcPr>
          <w:p w14:paraId="700BC9C1" w14:textId="77777777" w:rsidR="00324312" w:rsidRPr="00ED1D8A" w:rsidRDefault="00324312" w:rsidP="00324312">
            <w:pPr>
              <w:jc w:val="left"/>
              <w:rPr>
                <w:rFonts w:cs="Arial"/>
                <w:sz w:val="18"/>
                <w:szCs w:val="18"/>
              </w:rPr>
            </w:pPr>
            <w:r>
              <w:rPr>
                <w:rFonts w:cs="Arial"/>
                <w:sz w:val="18"/>
                <w:szCs w:val="18"/>
              </w:rPr>
              <w:t>Understand and execute defined planning roles and accountabilities across planning horizons.</w:t>
            </w:r>
          </w:p>
        </w:tc>
        <w:tc>
          <w:tcPr>
            <w:tcW w:w="1621" w:type="pct"/>
            <w:shd w:val="clear" w:color="auto" w:fill="DBE5F1" w:themeFill="accent1" w:themeFillTint="33"/>
            <w:vAlign w:val="center"/>
            <w:hideMark/>
          </w:tcPr>
          <w:p w14:paraId="0F47E5EE" w14:textId="09527086" w:rsidR="00324312" w:rsidRPr="00ED1D8A" w:rsidRDefault="00B276EC" w:rsidP="00324312">
            <w:pPr>
              <w:jc w:val="left"/>
              <w:rPr>
                <w:rFonts w:cs="Arial"/>
                <w:sz w:val="18"/>
                <w:szCs w:val="18"/>
              </w:rPr>
            </w:pPr>
            <w:r>
              <w:rPr>
                <w:rFonts w:cs="Arial"/>
                <w:sz w:val="18"/>
                <w:szCs w:val="18"/>
              </w:rPr>
              <w:t>Clear ownership and alignment toward Asset objectives</w:t>
            </w:r>
          </w:p>
        </w:tc>
      </w:tr>
      <w:tr w:rsidR="00324312" w:rsidRPr="00CF42A6" w14:paraId="3D14AB94" w14:textId="77777777" w:rsidTr="00ED1D8A">
        <w:trPr>
          <w:trHeight w:val="544"/>
        </w:trPr>
        <w:tc>
          <w:tcPr>
            <w:tcW w:w="326" w:type="pct"/>
            <w:shd w:val="clear" w:color="auto" w:fill="0F243E" w:themeFill="text2" w:themeFillShade="80"/>
            <w:vAlign w:val="center"/>
            <w:hideMark/>
          </w:tcPr>
          <w:p w14:paraId="191CD2F7" w14:textId="77777777" w:rsidR="00324312" w:rsidRPr="00ED1D8A" w:rsidRDefault="00324312" w:rsidP="00ED1D8A">
            <w:pPr>
              <w:jc w:val="center"/>
              <w:rPr>
                <w:rFonts w:cs="Arial"/>
                <w:sz w:val="18"/>
                <w:szCs w:val="18"/>
              </w:rPr>
            </w:pPr>
            <w:r>
              <w:rPr>
                <w:rFonts w:cs="Arial"/>
                <w:sz w:val="18"/>
                <w:szCs w:val="18"/>
              </w:rPr>
              <w:t>10</w:t>
            </w:r>
          </w:p>
        </w:tc>
        <w:tc>
          <w:tcPr>
            <w:tcW w:w="1175" w:type="pct"/>
            <w:tcBorders>
              <w:right w:val="double" w:sz="4" w:space="0" w:color="7F7F7F" w:themeColor="text1" w:themeTint="80"/>
            </w:tcBorders>
            <w:shd w:val="clear" w:color="auto" w:fill="244061" w:themeFill="accent1" w:themeFillShade="80"/>
            <w:vAlign w:val="center"/>
            <w:hideMark/>
          </w:tcPr>
          <w:p w14:paraId="01D60542" w14:textId="77777777" w:rsidR="00324312" w:rsidRPr="00ED1D8A" w:rsidRDefault="00324312" w:rsidP="00ED1D8A">
            <w:pPr>
              <w:jc w:val="center"/>
              <w:rPr>
                <w:rFonts w:cs="Arial"/>
                <w:sz w:val="18"/>
                <w:szCs w:val="18"/>
              </w:rPr>
            </w:pPr>
            <w:r>
              <w:rPr>
                <w:rFonts w:cs="Arial"/>
                <w:sz w:val="18"/>
                <w:szCs w:val="18"/>
              </w:rPr>
              <w:t>Improve Execution Readiness and Delivery</w:t>
            </w:r>
          </w:p>
        </w:tc>
        <w:tc>
          <w:tcPr>
            <w:tcW w:w="1878" w:type="pct"/>
            <w:tcBorders>
              <w:left w:val="double" w:sz="4" w:space="0" w:color="7F7F7F" w:themeColor="text1" w:themeTint="80"/>
            </w:tcBorders>
            <w:shd w:val="clear" w:color="auto" w:fill="DBE5F1" w:themeFill="accent1" w:themeFillTint="33"/>
            <w:vAlign w:val="center"/>
            <w:hideMark/>
          </w:tcPr>
          <w:p w14:paraId="0A9458F2" w14:textId="077CB85D" w:rsidR="00324312" w:rsidRPr="00ED1D8A" w:rsidRDefault="00B276EC" w:rsidP="00324312">
            <w:pPr>
              <w:jc w:val="left"/>
              <w:rPr>
                <w:rFonts w:cs="Arial"/>
                <w:sz w:val="18"/>
                <w:szCs w:val="18"/>
              </w:rPr>
            </w:pPr>
            <w:r>
              <w:rPr>
                <w:rFonts w:cs="Arial"/>
                <w:sz w:val="18"/>
                <w:szCs w:val="18"/>
              </w:rPr>
              <w:t>Confirm key scope, materials, contract, and resources before execution.</w:t>
            </w:r>
          </w:p>
        </w:tc>
        <w:tc>
          <w:tcPr>
            <w:tcW w:w="1621" w:type="pct"/>
            <w:shd w:val="clear" w:color="auto" w:fill="DBE5F1" w:themeFill="accent1" w:themeFillTint="33"/>
            <w:vAlign w:val="center"/>
            <w:hideMark/>
          </w:tcPr>
          <w:p w14:paraId="7824F695" w14:textId="2D1C4699" w:rsidR="00324312" w:rsidRPr="00ED1D8A" w:rsidRDefault="00B276EC" w:rsidP="00324312">
            <w:pPr>
              <w:jc w:val="left"/>
              <w:rPr>
                <w:rFonts w:cs="Arial"/>
                <w:sz w:val="18"/>
                <w:szCs w:val="18"/>
              </w:rPr>
            </w:pPr>
            <w:r>
              <w:rPr>
                <w:rFonts w:cs="Arial"/>
                <w:sz w:val="18"/>
                <w:szCs w:val="18"/>
              </w:rPr>
              <w:t>More reliable and on-time field execution for activities.</w:t>
            </w:r>
          </w:p>
        </w:tc>
      </w:tr>
      <w:tr w:rsidR="00324312" w:rsidRPr="00CF42A6" w14:paraId="2E68924E" w14:textId="77777777" w:rsidTr="00ED1D8A">
        <w:trPr>
          <w:trHeight w:val="544"/>
        </w:trPr>
        <w:tc>
          <w:tcPr>
            <w:tcW w:w="326" w:type="pct"/>
            <w:shd w:val="clear" w:color="auto" w:fill="0F243E" w:themeFill="text2" w:themeFillShade="80"/>
            <w:vAlign w:val="center"/>
            <w:hideMark/>
          </w:tcPr>
          <w:p w14:paraId="5D072840" w14:textId="77777777" w:rsidR="00324312" w:rsidRPr="00ED1D8A" w:rsidRDefault="00324312" w:rsidP="00ED1D8A">
            <w:pPr>
              <w:jc w:val="center"/>
              <w:rPr>
                <w:rFonts w:cs="Arial"/>
                <w:sz w:val="18"/>
                <w:szCs w:val="18"/>
              </w:rPr>
            </w:pPr>
            <w:r>
              <w:rPr>
                <w:rFonts w:cs="Arial"/>
                <w:sz w:val="18"/>
                <w:szCs w:val="18"/>
              </w:rPr>
              <w:t>11</w:t>
            </w:r>
          </w:p>
        </w:tc>
        <w:tc>
          <w:tcPr>
            <w:tcW w:w="1175" w:type="pct"/>
            <w:tcBorders>
              <w:right w:val="double" w:sz="4" w:space="0" w:color="7F7F7F" w:themeColor="text1" w:themeTint="80"/>
            </w:tcBorders>
            <w:shd w:val="clear" w:color="auto" w:fill="244061" w:themeFill="accent1" w:themeFillShade="80"/>
            <w:vAlign w:val="center"/>
            <w:hideMark/>
          </w:tcPr>
          <w:p w14:paraId="76A01722" w14:textId="69951519" w:rsidR="00324312" w:rsidRPr="00ED1D8A" w:rsidRDefault="00324312" w:rsidP="00ED1D8A">
            <w:pPr>
              <w:jc w:val="center"/>
              <w:rPr>
                <w:rFonts w:cs="Arial"/>
                <w:sz w:val="18"/>
                <w:szCs w:val="18"/>
              </w:rPr>
            </w:pPr>
            <w:r>
              <w:rPr>
                <w:rFonts w:cs="Arial"/>
                <w:sz w:val="18"/>
                <w:szCs w:val="18"/>
              </w:rPr>
              <w:t>Minimize Non-Productive Time</w:t>
            </w:r>
          </w:p>
        </w:tc>
        <w:tc>
          <w:tcPr>
            <w:tcW w:w="1878" w:type="pct"/>
            <w:tcBorders>
              <w:left w:val="double" w:sz="4" w:space="0" w:color="7F7F7F" w:themeColor="text1" w:themeTint="80"/>
            </w:tcBorders>
            <w:shd w:val="clear" w:color="auto" w:fill="DBE5F1" w:themeFill="accent1" w:themeFillTint="33"/>
            <w:vAlign w:val="center"/>
            <w:hideMark/>
          </w:tcPr>
          <w:p w14:paraId="76A4652A" w14:textId="77777777" w:rsidR="00324312" w:rsidRPr="00ED1D8A" w:rsidRDefault="00324312" w:rsidP="00324312">
            <w:pPr>
              <w:jc w:val="left"/>
              <w:rPr>
                <w:rFonts w:cs="Arial"/>
                <w:sz w:val="18"/>
                <w:szCs w:val="18"/>
              </w:rPr>
            </w:pPr>
            <w:r>
              <w:rPr>
                <w:rFonts w:cs="Arial"/>
                <w:sz w:val="18"/>
                <w:szCs w:val="18"/>
              </w:rPr>
              <w:t>Improve work preparation, sequencing, and manpower coordination.</w:t>
            </w:r>
          </w:p>
        </w:tc>
        <w:tc>
          <w:tcPr>
            <w:tcW w:w="1621" w:type="pct"/>
            <w:shd w:val="clear" w:color="auto" w:fill="DBE5F1" w:themeFill="accent1" w:themeFillTint="33"/>
            <w:vAlign w:val="center"/>
            <w:hideMark/>
          </w:tcPr>
          <w:p w14:paraId="1BC9F92A" w14:textId="77777777" w:rsidR="00324312" w:rsidRPr="00ED1D8A" w:rsidRDefault="00324312" w:rsidP="00324312">
            <w:pPr>
              <w:jc w:val="left"/>
              <w:rPr>
                <w:rFonts w:cs="Arial"/>
                <w:sz w:val="18"/>
                <w:szCs w:val="18"/>
              </w:rPr>
            </w:pPr>
            <w:r>
              <w:rPr>
                <w:rFonts w:cs="Arial"/>
                <w:sz w:val="18"/>
                <w:szCs w:val="18"/>
              </w:rPr>
              <w:t>Reduced waiting time and manpower inefficiency.</w:t>
            </w:r>
          </w:p>
        </w:tc>
      </w:tr>
    </w:tbl>
    <w:p w14:paraId="1F293866" w14:textId="77777777" w:rsidR="008F1C4B" w:rsidRPr="00ED1D8A" w:rsidRDefault="008F1C4B" w:rsidP="00BE714D">
      <w:pPr>
        <w:pStyle w:val="Paragraph"/>
        <w:spacing w:after="0" w:line="360" w:lineRule="auto"/>
        <w:rPr>
          <w:rFonts w:cs="Arial"/>
          <w:sz w:val="2"/>
          <w:szCs w:val="2"/>
        </w:rPr>
      </w:pPr>
    </w:p>
    <w:p w14:paraId="1CD84421" w14:textId="77777777" w:rsidR="008F1C4B" w:rsidRPr="00ED1D8A" w:rsidRDefault="008F1C4B" w:rsidP="00BE714D">
      <w:pPr>
        <w:pStyle w:val="Paragraph"/>
        <w:spacing w:after="0" w:line="360" w:lineRule="auto"/>
        <w:rPr>
          <w:rFonts w:cs="Arial"/>
          <w:sz w:val="10"/>
          <w:szCs w:val="10"/>
        </w:rPr>
      </w:pPr>
    </w:p>
    <w:p w14:paraId="172B887B" w14:textId="77777777" w:rsidR="008F1C4B" w:rsidRPr="00ED1D8A" w:rsidRDefault="008F1C4B" w:rsidP="00BE714D">
      <w:pPr>
        <w:pStyle w:val="Paragraph"/>
        <w:spacing w:after="0" w:line="360" w:lineRule="auto"/>
        <w:rPr>
          <w:rFonts w:cs="Arial"/>
        </w:rPr>
      </w:pPr>
    </w:p>
    <w:p w14:paraId="30A079A9" w14:textId="77777777" w:rsidR="008F1C4B" w:rsidRPr="00ED1D8A" w:rsidRDefault="008F1C4B" w:rsidP="00BE714D">
      <w:pPr>
        <w:pStyle w:val="Paragraph"/>
        <w:spacing w:after="0" w:line="360" w:lineRule="auto"/>
        <w:rPr>
          <w:rFonts w:cs="Arial"/>
        </w:rPr>
      </w:pPr>
    </w:p>
    <w:p w14:paraId="63C6CD57" w14:textId="77777777" w:rsidR="008F1C4B" w:rsidRPr="00ED1D8A" w:rsidRDefault="008F1C4B" w:rsidP="00ED1D8A">
      <w:pPr>
        <w:pStyle w:val="Paragraph"/>
        <w:spacing w:after="0" w:line="360" w:lineRule="auto"/>
        <w:ind w:left="0"/>
        <w:rPr>
          <w:rFonts w:cs="Arial"/>
        </w:rPr>
      </w:pPr>
    </w:p>
    <w:p w14:paraId="714ABECC" w14:textId="06A785DB" w:rsidR="00BE714D" w:rsidRPr="00ED1D8A" w:rsidRDefault="00BE714D" w:rsidP="00BE714D">
      <w:pPr>
        <w:pStyle w:val="Paragraph"/>
        <w:spacing w:after="0" w:line="360" w:lineRule="auto"/>
        <w:rPr>
          <w:rFonts w:cs="Arial"/>
          <w:i/>
          <w:iCs/>
        </w:rPr>
      </w:pPr>
      <w:r>
        <w:rPr>
          <w:rFonts w:cs="Arial"/>
        </w:rPr>
        <w:lastRenderedPageBreak/>
        <w:t xml:space="preserve">Achievement of the Integrated Planning objectives shall be monitored through the applicable planning and performance indicators as defined in </w:t>
      </w:r>
      <w:r>
        <w:rPr>
          <w:rFonts w:cs="Arial"/>
          <w:i/>
          <w:iCs/>
        </w:rPr>
        <w:t xml:space="preserve">Section </w:t>
      </w:r>
      <w:del w:author="Rev4 Update" w:date="2026-07-23T00:00:00Z" w:id="9513">
        <w:r>
          <w:rPr>
            <w:rFonts w:cs="Arial"/>
            <w:i/>
            <w:iCs/>
            <w:highlight w:val="yellow"/>
          </w:rPr>
          <w:delText xml:space="preserve">x.x</w:delText>
        </w:r>
      </w:del>
      <w:ins w:author="Rev4 Update" w:date="2026-07-23T00:00:00Z" w:id="9514">
        <w:r>
          <w:rPr>
            <w:rFonts w:cs="Arial"/>
            <w:i/>
            <w:iCs/>
            <w:highlight w:val="yellow"/>
          </w:rPr>
          <w:t xml:space="preserve">6.5</w:t>
        </w:r>
      </w:ins>
      <w:r>
        <w:rPr>
          <w:rFonts w:cs="Arial"/>
          <w:i/>
          <w:iCs/>
          <w:highlight w:val="yellow"/>
        </w:rPr>
        <w:t xml:space="preserve"> – Key Performance Indicators (KPI).</w:t>
      </w:r>
    </w:p>
    <w:p w14:paraId="719C9B76" w14:textId="73EDA055" w:rsidR="00BE714D" w:rsidRPr="00ED1D8A" w:rsidRDefault="00A42B37" w:rsidP="00B276EC">
      <w:pPr>
        <w:pStyle w:val="Paragraph"/>
        <w:spacing w:after="0" w:line="360" w:lineRule="auto"/>
        <w:rPr>
          <w:rFonts w:cs="Arial"/>
        </w:rPr>
      </w:pPr>
      <w:r>
        <w:rPr>
          <w:rFonts w:cs="Arial"/>
        </w:rPr>
        <w:t xml:space="preserve">The integrated planning processes shall be applied consistently across all functions and disciplines within MEPG to provide common framework for collaboration, establish alignment/understanding across planning horizons, and set clear expectations for all stakeholders involved.</w:t>
      </w:r>
    </w:p>
    <w:bookmarkEnd w:id="197"/>
    <w:p w14:paraId="622FB259" w14:textId="77777777" w:rsidR="0078243A" w:rsidRPr="00ED1D8A" w:rsidRDefault="0078243A" w:rsidP="00FC5814">
      <w:pPr>
        <w:pStyle w:val="Paragraph"/>
        <w:spacing w:after="0" w:line="360" w:lineRule="auto"/>
        <w:ind w:left="0"/>
        <w:rPr>
          <w:rFonts w:cs="Arial"/>
        </w:rPr>
      </w:pPr>
    </w:p>
    <w:p w14:paraId="4E3548D8" w14:textId="388206EF" w:rsidR="008F1C4B" w:rsidRPr="00ED1D8A" w:rsidRDefault="008F1C4B" w:rsidP="008F1C4B">
      <w:pPr>
        <w:pStyle w:val="Paragraph"/>
        <w:spacing w:after="0" w:line="360" w:lineRule="auto"/>
        <w:ind w:left="0"/>
        <w:rPr>
          <w:rFonts w:cs="Arial"/>
        </w:rPr>
      </w:pPr>
    </w:p>
    <w:p w14:paraId="29AB13EB" w14:textId="77777777" w:rsidR="008F1C4B" w:rsidRPr="00ED1D8A" w:rsidRDefault="008F1C4B" w:rsidP="008F1C4B">
      <w:pPr>
        <w:pStyle w:val="Paragraph"/>
        <w:spacing w:after="0" w:line="360" w:lineRule="auto"/>
        <w:ind w:left="0"/>
        <w:rPr>
          <w:rFonts w:cs="Arial"/>
        </w:rPr>
      </w:pPr>
    </w:p>
    <w:p w14:paraId="7521D04E" w14:textId="77777777" w:rsidR="008F1C4B" w:rsidRPr="00ED1D8A" w:rsidRDefault="008F1C4B" w:rsidP="008F1C4B">
      <w:pPr>
        <w:pStyle w:val="Paragraph"/>
        <w:spacing w:after="0" w:line="360" w:lineRule="auto"/>
        <w:ind w:left="0"/>
        <w:rPr>
          <w:rFonts w:cs="Arial"/>
        </w:rPr>
      </w:pPr>
    </w:p>
    <w:p w14:paraId="39A9733A" w14:textId="77777777" w:rsidR="008F1C4B" w:rsidRPr="00ED1D8A" w:rsidRDefault="008F1C4B" w:rsidP="008F1C4B">
      <w:pPr>
        <w:pStyle w:val="Paragraph"/>
        <w:spacing w:after="0" w:line="360" w:lineRule="auto"/>
        <w:ind w:left="0"/>
        <w:rPr>
          <w:rFonts w:cs="Arial"/>
        </w:rPr>
      </w:pPr>
    </w:p>
    <w:p w14:paraId="47701242" w14:textId="77777777" w:rsidR="008F1C4B" w:rsidRPr="00ED1D8A" w:rsidRDefault="008F1C4B" w:rsidP="008F1C4B">
      <w:pPr>
        <w:pStyle w:val="Paragraph"/>
        <w:spacing w:after="0" w:line="360" w:lineRule="auto"/>
        <w:ind w:left="0"/>
        <w:rPr>
          <w:rFonts w:cs="Arial"/>
        </w:rPr>
      </w:pPr>
    </w:p>
    <w:p w14:paraId="215B56D4" w14:textId="77777777" w:rsidR="008F1C4B" w:rsidRPr="00ED1D8A" w:rsidRDefault="008F1C4B" w:rsidP="008F1C4B">
      <w:pPr>
        <w:pStyle w:val="Paragraph"/>
        <w:spacing w:after="0" w:line="360" w:lineRule="auto"/>
        <w:ind w:left="0"/>
        <w:rPr>
          <w:rFonts w:cs="Arial"/>
        </w:rPr>
      </w:pPr>
    </w:p>
    <w:p w14:paraId="7A82C124" w14:textId="28EFA1C9" w:rsidR="008F1C4B" w:rsidRDefault="008F1C4B" w:rsidP="008F1C4B">
      <w:pPr>
        <w:pStyle w:val="Paragraph"/>
        <w:spacing w:after="0" w:line="360" w:lineRule="auto"/>
        <w:ind w:left="0"/>
        <w:rPr>
          <w:rFonts w:cs="Arial"/>
        </w:rPr>
      </w:pPr>
    </w:p>
    <w:p w14:paraId="279BB418" w14:textId="77777777" w:rsidR="00526DF0" w:rsidRPr="00ED1D8A" w:rsidRDefault="00526DF0" w:rsidP="008F1C4B">
      <w:pPr>
        <w:pStyle w:val="Paragraph"/>
        <w:spacing w:after="0" w:line="360" w:lineRule="auto"/>
        <w:ind w:left="0"/>
        <w:rPr>
          <w:rFonts w:cs="Arial"/>
        </w:rPr>
      </w:pPr>
    </w:p>
    <w:p w14:paraId="4E6FDD01" w14:textId="77777777" w:rsidR="008F1C4B" w:rsidRPr="00ED1D8A" w:rsidRDefault="008F1C4B" w:rsidP="008F1C4B">
      <w:pPr>
        <w:pStyle w:val="Paragraph"/>
        <w:spacing w:after="0" w:line="360" w:lineRule="auto"/>
        <w:ind w:left="0"/>
        <w:rPr>
          <w:rFonts w:cs="Arial"/>
        </w:rPr>
      </w:pPr>
    </w:p>
    <w:p w14:paraId="498FEAE4" w14:textId="77777777" w:rsidR="008F1C4B" w:rsidRPr="00ED1D8A" w:rsidRDefault="008F1C4B" w:rsidP="008F1C4B">
      <w:pPr>
        <w:pStyle w:val="Paragraph"/>
        <w:spacing w:after="0" w:line="360" w:lineRule="auto"/>
        <w:ind w:left="0"/>
        <w:rPr>
          <w:rFonts w:cs="Arial"/>
        </w:rPr>
      </w:pPr>
    </w:p>
    <w:p w14:paraId="2BA855E0" w14:textId="77777777" w:rsidR="008F1C4B" w:rsidRPr="00ED1D8A" w:rsidRDefault="008F1C4B" w:rsidP="008F1C4B">
      <w:pPr>
        <w:pStyle w:val="Paragraph"/>
        <w:spacing w:after="0" w:line="360" w:lineRule="auto"/>
        <w:ind w:left="0"/>
        <w:rPr>
          <w:rFonts w:cs="Arial"/>
        </w:rPr>
      </w:pPr>
    </w:p>
    <w:p w14:paraId="13FE633C" w14:textId="77777777" w:rsidR="008F1C4B" w:rsidRPr="00ED1D8A" w:rsidRDefault="008F1C4B" w:rsidP="00ED1D8A">
      <w:pPr>
        <w:pStyle w:val="Paragraph"/>
        <w:spacing w:after="0" w:line="360" w:lineRule="auto"/>
        <w:ind w:left="0"/>
        <w:rPr>
          <w:rFonts w:cs="Arial"/>
        </w:rPr>
      </w:pPr>
    </w:p>
    <w:p w14:paraId="108BDA43" w14:textId="1BE290A7" w:rsidR="00406FE4" w:rsidRPr="00ED1D8A" w:rsidRDefault="00406FE4" w:rsidP="00406FE4">
      <w:pPr>
        <w:pStyle w:val="Paragraph"/>
        <w:spacing w:after="0" w:line="360" w:lineRule="auto"/>
        <w:ind w:left="0"/>
        <w:rPr>
          <w:rFonts w:cs="Arial"/>
        </w:rPr>
      </w:pPr>
      <w:r>
        <w:rPr>
          <w:rFonts w:cs="Arial"/>
        </w:rPr>
        <w:t>_________________________</w:t>
      </w:r>
    </w:p>
    <w:p w14:paraId="377088C3" w14:textId="5B7BE494" w:rsidR="00406FE4" w:rsidRPr="00ED1D8A" w:rsidRDefault="00C474BD" w:rsidP="00FE7166">
      <w:pPr>
        <w:pStyle w:val="Paragraph"/>
        <w:spacing w:after="0"/>
        <w:ind w:left="0"/>
        <w:rPr>
          <w:rFonts w:cs="Arial"/>
        </w:rPr>
      </w:pPr>
      <w:r>
        <w:rPr>
          <w:rFonts w:cs="Arial"/>
          <w:vertAlign w:val="superscript"/>
        </w:rPr>
        <w:t>1</w:t>
      </w:r>
      <w:r>
        <w:rPr>
          <w:rFonts w:cs="Arial"/>
        </w:rPr>
        <w:t xml:space="preserve">Within this document, items are referred to and interchanged as BU life / </w:t>
      </w:r>
      <w:commentRangeStart w:id="198"/>
      <w:commentRangeStart w:id="199"/>
      <w:commentRangeStart w:id="200"/>
      <w:r>
        <w:rPr>
          <w:rFonts w:cs="Arial"/>
          <w:highlight w:val="yellow"/>
        </w:rPr>
        <w:t>Asset Development Plan (ADP),</w:t>
      </w:r>
      <w:r>
        <w:rPr>
          <w:rFonts w:cs="Arial"/>
        </w:rPr>
        <w:t xml:space="preserve"> </w:t>
      </w:r>
      <w:commentRangeEnd w:id="198"/>
      <w:r>
        <w:rPr>
          <w:rStyle w:val="CommentReference"/>
          <w:rFonts w:cs="Arial"/>
          <w:sz w:val="20"/>
          <w:szCs w:val="20"/>
        </w:rPr>
        <w:commentReference w:id="198"/>
      </w:r>
      <w:commentRangeEnd w:id="199"/>
      <w:r>
        <w:rPr>
          <w:rStyle w:val="CommentReference"/>
          <w:rFonts w:cs="Arial"/>
          <w:sz w:val="20"/>
          <w:szCs w:val="20"/>
        </w:rPr>
        <w:commentReference w:id="199"/>
      </w:r>
      <w:commentRangeEnd w:id="200"/>
      <w:r>
        <w:rPr>
          <w:rStyle w:val="CommentReference"/>
          <w:rFonts w:cs="Arial"/>
          <w:sz w:val="20"/>
          <w:szCs w:val="20"/>
        </w:rPr>
        <w:commentReference w:id="200"/>
      </w:r>
      <w:r>
        <w:rPr>
          <w:rFonts w:cs="Arial"/>
        </w:rPr>
        <w:t xml:space="preserve">10-year plan / Long Term Planning (LTP), </w:t>
      </w:r>
      <w:r>
        <w:rPr>
          <w:rFonts w:cs="Arial"/>
          <w:highlight w:val="yellow"/>
        </w:rPr>
        <w:t>Medium or Tactical or 24-Month plan</w:t>
      </w:r>
      <w:r>
        <w:rPr>
          <w:rFonts w:cs="Arial"/>
        </w:rPr>
        <w:t xml:space="preserve">, Short-Term Production Forecast (STPF) and the Operational or 30/90-day plan. </w:t>
      </w:r>
    </w:p>
    <w:p w14:paraId="16265702" w14:textId="77777777" w:rsidR="00DC0503" w:rsidRPr="00ED1D8A" w:rsidRDefault="00DC0503" w:rsidP="00FE7166">
      <w:pPr>
        <w:pStyle w:val="Paragraph"/>
        <w:spacing w:after="0"/>
        <w:ind w:left="0"/>
        <w:rPr>
          <w:rFonts w:cs="Arial"/>
        </w:rPr>
      </w:pPr>
    </w:p>
    <w:p w14:paraId="217E0700" w14:textId="77777777" w:rsidR="002E11CC" w:rsidRPr="00ED1D8A" w:rsidRDefault="00E62DEA" w:rsidP="00BD290E">
      <w:pPr>
        <w:pStyle w:val="Paragraph"/>
        <w:spacing w:after="0" w:line="360" w:lineRule="auto"/>
        <w:jc w:val="center"/>
        <w:rPr>
          <w:rFonts w:cs="Arial"/>
        </w:rPr>
      </w:pPr>
      <w:r>
        <w:rPr>
          <w:rFonts w:cs="Arial"/>
          <w:noProof/>
        </w:rPr>
        <w:drawing>
          <wp:inline distT="0" distB="0" distL="0" distR="0" wp14:anchorId="217E11FC" wp14:editId="4A256AF7">
            <wp:extent cx="4922920" cy="34138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36534" cy="3423313"/>
                    </a:xfrm>
                    <a:prstGeom prst="rect">
                      <a:avLst/>
                    </a:prstGeom>
                    <a:noFill/>
                    <a:ln>
                      <a:noFill/>
                    </a:ln>
                  </pic:spPr>
                </pic:pic>
              </a:graphicData>
            </a:graphic>
          </wp:inline>
        </w:drawing>
      </w:r>
    </w:p>
    <w:p w14:paraId="217E0703" w14:textId="505BC4D1" w:rsidR="00E40020" w:rsidRPr="00ED1D8A" w:rsidRDefault="00A74B43" w:rsidP="00407DF5">
      <w:pPr>
        <w:pStyle w:val="Paragraph"/>
        <w:spacing w:after="0" w:line="360" w:lineRule="auto"/>
        <w:jc w:val="center"/>
        <w:rPr>
          <w:rFonts w:cs="Arial"/>
          <w:b/>
        </w:rPr>
      </w:pPr>
      <w:commentRangeStart w:id="201"/>
      <w:commentRangeStart w:id="202"/>
      <w:commentRangeStart w:id="203"/>
      <w:commentRangeStart w:id="204"/>
      <w:r>
        <w:rPr>
          <w:rFonts w:cs="Arial"/>
          <w:b/>
        </w:rPr>
        <w:t xml:space="preserve">Figure 1.   Integrated Planning Concept</w:t>
      </w:r>
      <w:commentRangeEnd w:id="201"/>
      <w:r>
        <w:rPr>
          <w:rStyle w:val="CommentReference"/>
          <w:rFonts w:cs="Arial"/>
          <w:b/>
          <w:sz w:val="20"/>
          <w:szCs w:val="20"/>
        </w:rPr>
        <w:commentReference w:id="201"/>
      </w:r>
      <w:commentRangeEnd w:id="202"/>
      <w:r>
        <w:rPr>
          <w:rStyle w:val="CommentReference"/>
          <w:rFonts w:cs="Arial"/>
          <w:b/>
          <w:sz w:val="20"/>
          <w:szCs w:val="20"/>
        </w:rPr>
        <w:commentReference w:id="202"/>
      </w:r>
      <w:commentRangeEnd w:id="203"/>
      <w:r>
        <w:rPr>
          <w:rStyle w:val="CommentReference"/>
          <w:rFonts w:cs="Arial"/>
          <w:b/>
          <w:sz w:val="20"/>
          <w:szCs w:val="20"/>
        </w:rPr>
        <w:commentReference w:id="203"/>
      </w:r>
      <w:commentRangeEnd w:id="204"/>
      <w:r>
        <w:rPr>
          <w:rStyle w:val="CommentReference"/>
          <w:rFonts w:cs="Arial"/>
          <w:b/>
          <w:sz w:val="20"/>
          <w:szCs w:val="20"/>
        </w:rPr>
        <w:commentReference w:id="204"/>
      </w:r>
    </w:p>
    <w:p w14:paraId="380E8EFC" w14:textId="77777777" w:rsidR="00C474BD" w:rsidRPr="00ED1D8A" w:rsidRDefault="00C474BD" w:rsidP="00407DF5">
      <w:pPr>
        <w:pStyle w:val="Paragraph"/>
        <w:spacing w:after="0" w:line="360" w:lineRule="auto"/>
        <w:jc w:val="center"/>
        <w:rPr>
          <w:rFonts w:cs="Arial"/>
          <w:b/>
        </w:rPr>
      </w:pPr>
    </w:p>
    <w:p w14:paraId="217E0704" w14:textId="77777777" w:rsidR="005D43F2" w:rsidRPr="00ED1D8A" w:rsidRDefault="002E11CC" w:rsidP="00407DF5">
      <w:pPr>
        <w:pStyle w:val="Heading2"/>
        <w:spacing w:before="0" w:line="360" w:lineRule="auto"/>
        <w:rPr>
          <w:rFonts w:cs="Arial"/>
        </w:rPr>
      </w:pPr>
      <w:bookmarkStart w:id="205" w:name="_Toc196309689"/>
      <w:bookmarkStart w:id="206" w:name="_Toc235450931"/>
      <w:r>
        <w:rPr>
          <w:rFonts w:cs="Arial"/>
        </w:rPr>
        <w:t>Scope</w:t>
      </w:r>
      <w:bookmarkEnd w:id="205"/>
      <w:bookmarkEnd w:id="206"/>
    </w:p>
    <w:p w14:paraId="72D43B0C" w14:textId="5DC49F91" w:rsidR="002741EA" w:rsidRPr="00ED1D8A" w:rsidRDefault="002741EA" w:rsidP="004A1EA4">
      <w:pPr>
        <w:pStyle w:val="Paragraph"/>
        <w:spacing w:after="0" w:line="360" w:lineRule="auto"/>
        <w:rPr>
          <w:rFonts w:cs="Arial"/>
        </w:rPr>
      </w:pPr>
      <w:r>
        <w:rPr>
          <w:rFonts w:cs="Arial"/>
        </w:rPr>
        <w:t xml:space="preserve">The guidelines apply to the Integrated Planning and Scheduling (P&amp;S) activities for MEPG Asset-operated PSCs, Exploration, and Development activities. It covers the integration and alignment of planning activities across the following planning horizons and processes:</w:t>
      </w:r>
    </w:p>
    <w:p w14:paraId="7A5CCAD2" w14:textId="5FD65C32" w:rsidR="00D36980" w:rsidRPr="00ED1D8A" w:rsidRDefault="00D36980" w:rsidP="00D36980">
      <w:pPr>
        <w:pStyle w:val="Paragraph"/>
        <w:numPr>
          <w:ilvl w:val="0"/>
          <w:numId w:val="73"/>
        </w:numPr>
        <w:spacing w:after="0" w:line="360" w:lineRule="auto"/>
        <w:rPr>
          <w:rFonts w:cs="Arial"/>
        </w:rPr>
      </w:pPr>
      <w:r>
        <w:rPr>
          <w:rFonts w:cs="Arial"/>
        </w:rPr>
        <w:t>Asset Development Plan (ADP);</w:t>
      </w:r>
    </w:p>
    <w:p w14:paraId="37995B22" w14:textId="418A58B1" w:rsidR="00D36980" w:rsidRPr="00ED1D8A" w:rsidRDefault="00D36980" w:rsidP="00D36980">
      <w:pPr>
        <w:pStyle w:val="Paragraph"/>
        <w:numPr>
          <w:ilvl w:val="0"/>
          <w:numId w:val="73"/>
        </w:numPr>
        <w:spacing w:after="0" w:line="360" w:lineRule="auto"/>
        <w:rPr>
          <w:rFonts w:cs="Arial"/>
        </w:rPr>
      </w:pPr>
      <w:r>
        <w:rPr>
          <w:rFonts w:cs="Arial"/>
        </w:rPr>
        <w:t>Field Depletion Plan (FDP);</w:t>
      </w:r>
    </w:p>
    <w:p w14:paraId="672E8012" w14:textId="4CEB95A1" w:rsidR="00D36980" w:rsidRPr="00ED1D8A" w:rsidRDefault="00D36980" w:rsidP="00D36980">
      <w:pPr>
        <w:pStyle w:val="Paragraph"/>
        <w:numPr>
          <w:ilvl w:val="0"/>
          <w:numId w:val="73"/>
        </w:numPr>
        <w:spacing w:after="0" w:line="360" w:lineRule="auto"/>
        <w:rPr>
          <w:rFonts w:cs="Arial"/>
        </w:rPr>
      </w:pPr>
      <w:r>
        <w:rPr>
          <w:rFonts w:cs="Arial"/>
        </w:rPr>
        <w:t>Long-Term Plan (LTP), which includes the 24-month and outer-years planning processes;</w:t>
      </w:r>
    </w:p>
    <w:p w14:paraId="419F66FC" w14:textId="0D334B41" w:rsidR="002741EA" w:rsidRPr="00ED1D8A" w:rsidRDefault="00D36980" w:rsidP="00ED1D8A">
      <w:pPr>
        <w:pStyle w:val="Paragraph"/>
        <w:numPr>
          <w:ilvl w:val="0"/>
          <w:numId w:val="73"/>
        </w:numPr>
        <w:spacing w:after="0" w:line="360" w:lineRule="auto"/>
        <w:rPr>
          <w:rFonts w:cs="Arial"/>
        </w:rPr>
      </w:pPr>
      <w:r>
        <w:rPr>
          <w:rFonts w:cs="Arial"/>
        </w:rPr>
        <w:t xml:space="preserve">Short-term Planning, which includes 12-month, 90-day, 30-day and 7-day planning processes.</w:t>
      </w:r>
    </w:p>
    <w:p w14:paraId="2B3FAC90" w14:textId="225F0C39" w:rsidR="00D36980" w:rsidRPr="00ED1D8A" w:rsidRDefault="001F7490" w:rsidP="00407DF5">
      <w:pPr>
        <w:pStyle w:val="Paragraph"/>
        <w:spacing w:after="0" w:line="360" w:lineRule="auto"/>
        <w:rPr>
          <w:rFonts w:cs="Arial"/>
        </w:rPr>
      </w:pPr>
      <w:r>
        <w:rPr>
          <w:rFonts w:cs="Arial"/>
        </w:rPr>
        <w:t xml:space="preserve">This guideline is meant to establish the planning principles, processes, and governance required to integrate activities across relevant MEPG functions and disciplines. Function-specific planning and execution practices shall remain governed by their respective applicable procedures and guidelines, while maintaining alignment with relevant scope of requirements established in this guideline.</w:t>
      </w:r>
    </w:p>
    <w:p w14:paraId="7E5A62EC" w14:textId="77777777" w:rsidR="00D36980" w:rsidRPr="00ED1D8A" w:rsidRDefault="00D36980" w:rsidP="00407DF5">
      <w:pPr>
        <w:pStyle w:val="Paragraph"/>
        <w:spacing w:after="0" w:line="360" w:lineRule="auto"/>
        <w:rPr>
          <w:rFonts w:cs="Arial"/>
          <w:strike/>
        </w:rPr>
      </w:pPr>
    </w:p>
    <w:p w14:paraId="567ABF87" w14:textId="77777777" w:rsidR="00407DF5" w:rsidRPr="00ED1D8A" w:rsidRDefault="00407DF5" w:rsidP="00ED1D8A">
      <w:pPr>
        <w:pStyle w:val="Paragraph"/>
        <w:spacing w:line="360" w:lineRule="auto"/>
        <w:ind w:left="0"/>
        <w:rPr>
          <w:rFonts w:cs="Arial"/>
        </w:rPr>
      </w:pPr>
    </w:p>
    <w:p w14:paraId="68562558" w14:textId="77777777" w:rsidR="009E5B00" w:rsidRPr="00ED1D8A" w:rsidRDefault="009E5B00">
      <w:pPr>
        <w:jc w:val="left"/>
        <w:rPr>
          <w:rFonts w:cs="Arial"/>
          <w:b/>
          <w:kern w:val="28"/>
          <w:sz w:val="28"/>
        </w:rPr>
      </w:pPr>
      <w:r>
        <w:rPr>
          <w:rFonts w:cs="Arial"/>
        </w:rPr>
        <w:br w:type="page"/>
      </w:r>
    </w:p>
    <w:p w14:paraId="217E0707" w14:textId="5230F2BA" w:rsidR="002E11CC" w:rsidRPr="00ED1D8A" w:rsidRDefault="00414663" w:rsidP="00BD290E">
      <w:pPr>
        <w:pStyle w:val="Heading1"/>
        <w:spacing w:before="0" w:after="0" w:line="360" w:lineRule="auto"/>
        <w:rPr>
          <w:rFonts w:cs="Arial"/>
          <w:highlight w:val="yellow"/>
        </w:rPr>
      </w:pPr>
      <w:bookmarkStart w:id="207" w:name="_Toc235450932"/>
      <w:r>
        <w:rPr>
          <w:rFonts w:cs="Arial"/>
          <w:highlight w:val="yellow"/>
        </w:rPr>
        <w:lastRenderedPageBreak/>
        <w:t xml:space="preserve">Philosophy &amp; Principles</w:t>
      </w:r>
      <w:bookmarkEnd w:id="207"/>
    </w:p>
    <w:p w14:paraId="217E0708" w14:textId="77777777" w:rsidR="009D674B" w:rsidRPr="00ED1D8A" w:rsidRDefault="00F00438" w:rsidP="00A81EE5">
      <w:pPr>
        <w:pStyle w:val="Heading2"/>
        <w:spacing w:before="0" w:line="360" w:lineRule="auto"/>
        <w:rPr>
          <w:rFonts w:cs="Arial"/>
        </w:rPr>
      </w:pPr>
      <w:bookmarkStart w:id="208" w:name="_Toc196309691"/>
      <w:bookmarkStart w:id="209" w:name="_Toc235450933"/>
      <w:r>
        <w:rPr>
          <w:rFonts w:cs="Arial"/>
        </w:rPr>
        <w:t xml:space="preserve">Integrated Planning Philosophy</w:t>
      </w:r>
      <w:bookmarkEnd w:id="208"/>
      <w:bookmarkEnd w:id="209"/>
    </w:p>
    <w:p w14:paraId="7D1918C2" w14:textId="36BA13FA" w:rsidR="001161EC" w:rsidRPr="00ED1D8A" w:rsidRDefault="001161EC" w:rsidP="001161EC">
      <w:pPr>
        <w:spacing w:after="240" w:line="360" w:lineRule="auto"/>
        <w:ind w:left="1080"/>
        <w:rPr>
          <w:rFonts w:cs="Arial"/>
        </w:rPr>
      </w:pPr>
      <w:r>
        <w:rPr>
          <w:rFonts w:cs="Arial"/>
        </w:rPr>
        <w:t>At MEPG, Integrated Planning uses a cross-functional and collaborative approach to align activities across three planning horizons: (1) Strategic, (2) Tactical, and (3) Operational. Activities are integrated and prioritized based on risk, business value, readiness, and available resources to support informed decision-making and effective execution.</w:t>
      </w:r>
    </w:p>
    <w:p w14:paraId="39907BA3" w14:textId="53A5F6AD" w:rsidR="008903D7" w:rsidRPr="00ED1D8A" w:rsidRDefault="0062116C" w:rsidP="00486080">
      <w:pPr>
        <w:spacing w:after="240" w:line="360" w:lineRule="auto"/>
        <w:ind w:left="1080"/>
        <w:rPr>
          <w:rFonts w:cs="Arial"/>
        </w:rPr>
      </w:pPr>
      <w:r>
        <w:rPr>
          <w:rFonts w:cs="Arial"/>
        </w:rPr>
        <w:t xml:space="preserve">Integrated Planning provides a common framework to align functions and identify constraints, opportunities, and ownership early in the planning process. The process aims to produce coordinated, resourced, prioritized, and approved plans and schedules, while continuously improving planning and execution performance.</w:t>
      </w:r>
    </w:p>
    <w:p w14:paraId="217E070B" w14:textId="2C4B3F3C" w:rsidR="005F2D31" w:rsidRPr="00ED1D8A" w:rsidRDefault="00F00438" w:rsidP="00BD290E">
      <w:pPr>
        <w:pStyle w:val="Heading2"/>
        <w:spacing w:line="360" w:lineRule="auto"/>
        <w:rPr>
          <w:rFonts w:cs="Arial"/>
        </w:rPr>
      </w:pPr>
      <w:bookmarkStart w:id="210" w:name="_Toc196309692"/>
      <w:bookmarkStart w:id="211" w:name="_Toc235450934"/>
      <w:bookmarkStart w:id="212" w:name="_Toc235450935"/>
      <w:bookmarkEnd w:id="211"/>
      <w:r>
        <w:rPr>
          <w:rFonts w:cs="Arial"/>
        </w:rPr>
        <w:t xml:space="preserve">Integrated Planning </w:t>
      </w:r>
      <w:bookmarkEnd w:id="210"/>
      <w:r>
        <w:rPr>
          <w:rFonts w:cs="Arial"/>
        </w:rPr>
        <w:t>Strategy</w:t>
      </w:r>
      <w:bookmarkEnd w:id="212"/>
    </w:p>
    <w:p w14:paraId="253CE9D4" w14:textId="51E6FD0E" w:rsidR="00306F8C" w:rsidRPr="00ED1D8A" w:rsidRDefault="009A6EDD">
      <w:pPr>
        <w:pStyle w:val="ListParagraph"/>
        <w:numPr>
          <w:ilvl w:val="0"/>
          <w:numId w:val="36"/>
        </w:numPr>
        <w:spacing w:line="360" w:lineRule="auto"/>
      </w:pPr>
      <w:r>
        <w:rPr>
          <w:b/>
          <w:bCs/>
        </w:rPr>
        <w:t xml:space="preserve">Organization and Ownership</w:t>
      </w:r>
      <w:r>
        <w:t xml:space="preserve">. </w:t>
      </w:r>
    </w:p>
    <w:p w14:paraId="3E913E67" w14:textId="2D29A3D5" w:rsidR="00D12F25" w:rsidRPr="00ED1D8A" w:rsidRDefault="00D12F25" w:rsidP="00D12F25">
      <w:pPr>
        <w:spacing w:line="360" w:lineRule="auto"/>
        <w:ind w:left="1440"/>
        <w:rPr>
          <w:rFonts w:cs="Arial"/>
        </w:rPr>
      </w:pPr>
      <w:r>
        <w:rPr>
          <w:rFonts w:cs="Arial"/>
          <w:highlight w:val="yellow"/>
        </w:rPr>
        <w:t xml:space="preserve">Planning process in MEPG shall be supported by competent planning resources at both the Asset and Functional levels. Each planning time horizon (strategic, tactical, and operational) shall have clearly defined ownership, responsibilities, and authority of approvals.</w:t>
      </w:r>
    </w:p>
    <w:p w14:paraId="2555DE3E" w14:textId="1F63BA02" w:rsidR="00306F8C" w:rsidRPr="00ED1D8A" w:rsidRDefault="00D12F25">
      <w:pPr>
        <w:pStyle w:val="ListParagraph"/>
        <w:numPr>
          <w:ilvl w:val="0"/>
          <w:numId w:val="36"/>
        </w:numPr>
        <w:spacing w:line="360" w:lineRule="auto"/>
      </w:pPr>
      <w:r>
        <w:rPr>
          <w:b/>
          <w:bCs/>
        </w:rPr>
        <w:t>Goal Alignment</w:t>
      </w:r>
    </w:p>
    <w:p w14:paraId="76433D31" w14:textId="420BC587" w:rsidR="00353850" w:rsidRPr="00ED1D8A" w:rsidRDefault="00705897" w:rsidP="00ED1D8A">
      <w:pPr>
        <w:pStyle w:val="ListParagraph"/>
        <w:spacing w:line="360" w:lineRule="auto"/>
        <w:ind w:left="1440"/>
        <w:rPr>
          <w:rFonts w:eastAsia="Times New Roman"/>
        </w:rPr>
      </w:pPr>
      <w:r>
        <w:rPr>
          <w:rFonts w:eastAsia="Times New Roman"/>
          <w:highlight w:val="yellow"/>
        </w:rPr>
        <w:t xml:space="preserve">All MEPG Assets, Functions, and relevant stakeholders shall align their activities with agreed short, medium, and long-term agreed-upon business goals and Planning and Scheduling (P&amp;S) objectives.</w:t>
      </w:r>
    </w:p>
    <w:p w14:paraId="0EE3F098" w14:textId="77777777" w:rsidR="00306F8C" w:rsidRPr="00ED1D8A" w:rsidRDefault="009A6EDD">
      <w:pPr>
        <w:numPr>
          <w:ilvl w:val="0"/>
          <w:numId w:val="36"/>
        </w:numPr>
        <w:spacing w:line="360" w:lineRule="auto"/>
        <w:rPr>
          <w:rFonts w:cs="Arial"/>
        </w:rPr>
      </w:pPr>
      <w:r>
        <w:rPr>
          <w:rFonts w:cs="Arial"/>
          <w:b/>
          <w:bCs/>
        </w:rPr>
        <w:t>Integrated Planning and Scheduling</w:t>
      </w:r>
      <w:r>
        <w:rPr>
          <w:rFonts w:cs="Arial"/>
        </w:rPr>
        <w:t xml:space="preserve">.  </w:t>
      </w:r>
    </w:p>
    <w:p w14:paraId="179AB923" w14:textId="58A5ADF9" w:rsidR="00B950F3" w:rsidRPr="00ED1D8A" w:rsidRDefault="00B950F3" w:rsidP="00BD290E">
      <w:pPr>
        <w:spacing w:line="360" w:lineRule="auto"/>
        <w:ind w:left="1440"/>
        <w:rPr>
          <w:rFonts w:cs="Arial"/>
        </w:rPr>
      </w:pPr>
      <w:r>
        <w:rPr>
          <w:rFonts w:cs="Arial"/>
        </w:rPr>
        <w:t xml:space="preserve">All activities, including contractors, </w:t>
      </w:r>
      <w:r>
        <w:rPr>
          <w:rFonts w:cs="Arial"/>
          <w:highlight w:val="yellow"/>
        </w:rPr>
        <w:t>shall</w:t>
      </w:r>
      <w:r>
        <w:rPr>
          <w:rFonts w:cs="Arial"/>
        </w:rPr>
        <w:t xml:space="preserve"> be planned, scheduled, and assessed in alignment with the Integrated Planning process.</w:t>
      </w:r>
    </w:p>
    <w:p w14:paraId="15219F98" w14:textId="6EAE5182" w:rsidR="00621CDF" w:rsidRPr="00ED1D8A" w:rsidRDefault="00C22E0D">
      <w:pPr>
        <w:numPr>
          <w:ilvl w:val="0"/>
          <w:numId w:val="36"/>
        </w:numPr>
        <w:spacing w:line="360" w:lineRule="auto"/>
        <w:rPr>
          <w:rFonts w:cs="Arial"/>
        </w:rPr>
      </w:pPr>
      <w:r>
        <w:rPr>
          <w:rFonts w:cs="Arial"/>
          <w:b/>
          <w:bCs/>
        </w:rPr>
        <w:t>Integration Across Planning Horizon</w:t>
      </w:r>
    </w:p>
    <w:p w14:paraId="129146CD" w14:textId="4148B921" w:rsidR="00B950F3" w:rsidRPr="00ED1D8A" w:rsidRDefault="00B950F3" w:rsidP="00BD290E">
      <w:pPr>
        <w:spacing w:line="360" w:lineRule="auto"/>
        <w:ind w:left="1440"/>
        <w:rPr>
          <w:rFonts w:cs="Arial"/>
        </w:rPr>
      </w:pPr>
      <w:r>
        <w:rPr>
          <w:rFonts w:cs="Arial"/>
        </w:rPr>
        <w:t xml:space="preserve">The Strategic, Tactical, and Operational horizons shall remained aligned. Any changes of plan, priorities, and decisions shall be communicated and assessed between horizon to maintain consistency from long-term planning to field execution.</w:t>
      </w:r>
    </w:p>
    <w:p w14:paraId="48064F48" w14:textId="77777777" w:rsidR="00621CDF" w:rsidRPr="00ED1D8A" w:rsidRDefault="009A6EDD">
      <w:pPr>
        <w:numPr>
          <w:ilvl w:val="0"/>
          <w:numId w:val="36"/>
        </w:numPr>
        <w:spacing w:line="360" w:lineRule="auto"/>
        <w:rPr>
          <w:rFonts w:cs="Arial"/>
        </w:rPr>
      </w:pPr>
      <w:r>
        <w:rPr>
          <w:rFonts w:cs="Arial"/>
          <w:b/>
          <w:bCs/>
        </w:rPr>
        <w:t>Planning tools, visualization and communication</w:t>
      </w:r>
      <w:r>
        <w:rPr>
          <w:rFonts w:cs="Arial"/>
        </w:rPr>
        <w:t xml:space="preserve">.  </w:t>
      </w:r>
    </w:p>
    <w:p w14:paraId="20F054C2" w14:textId="6C646EF9" w:rsidR="00C657F6" w:rsidRPr="00ED1D8A" w:rsidRDefault="00C657F6" w:rsidP="00BD290E">
      <w:pPr>
        <w:spacing w:line="360" w:lineRule="auto"/>
        <w:ind w:left="1440"/>
        <w:rPr>
          <w:rFonts w:cs="Arial"/>
        </w:rPr>
      </w:pPr>
      <w:r>
        <w:rPr>
          <w:rFonts w:cs="Arial"/>
        </w:rPr>
        <w:t xml:space="preserve">Planning tools, visualization and communication methods shall provide clear and consistent planning information. The methods use may be adjusted to meet stakeholders needs while maintaining a common view of the Planning &amp; Scheduling (P&amp;S) objectives.</w:t>
      </w:r>
    </w:p>
    <w:p w14:paraId="1B4DC5CB" w14:textId="77777777" w:rsidR="00621CDF" w:rsidRPr="00ED1D8A" w:rsidRDefault="009A6EDD">
      <w:pPr>
        <w:numPr>
          <w:ilvl w:val="0"/>
          <w:numId w:val="36"/>
        </w:numPr>
        <w:spacing w:line="360" w:lineRule="auto"/>
        <w:rPr>
          <w:rFonts w:cs="Arial"/>
        </w:rPr>
      </w:pPr>
      <w:r>
        <w:rPr>
          <w:rFonts w:cs="Arial"/>
          <w:b/>
          <w:bCs/>
        </w:rPr>
        <w:t>Continuous Improvement</w:t>
      </w:r>
      <w:r>
        <w:rPr>
          <w:rFonts w:cs="Arial"/>
        </w:rPr>
        <w:t xml:space="preserve">.  </w:t>
      </w:r>
    </w:p>
    <w:p w14:paraId="2A22198E" w14:textId="4E6EC75F" w:rsidR="00B950F3" w:rsidRPr="00ED1D8A" w:rsidRDefault="00B950F3" w:rsidP="00BD290E">
      <w:pPr>
        <w:spacing w:line="360" w:lineRule="auto"/>
        <w:ind w:left="1440"/>
        <w:rPr>
          <w:rFonts w:cs="Arial"/>
        </w:rPr>
      </w:pPr>
      <w:r>
        <w:rPr>
          <w:rFonts w:cs="Arial"/>
        </w:rPr>
        <w:t xml:space="preserve">Regular and consistent reviews of planning performance shall be conducted to identify gaps, capture lesson learned, refine and maintain the relevancy of business processes.</w:t>
      </w:r>
    </w:p>
    <w:p w14:paraId="39106764" w14:textId="46C668D4" w:rsidR="00621CDF" w:rsidRPr="00ED1D8A" w:rsidRDefault="00AA444F">
      <w:pPr>
        <w:numPr>
          <w:ilvl w:val="0"/>
          <w:numId w:val="36"/>
        </w:numPr>
        <w:spacing w:line="360" w:lineRule="auto"/>
        <w:rPr>
          <w:rFonts w:cs="Arial"/>
        </w:rPr>
      </w:pPr>
      <w:r>
        <w:rPr>
          <w:rFonts w:cs="Arial"/>
          <w:b/>
          <w:bCs/>
        </w:rPr>
        <w:t xml:space="preserve">Structured Planning Process</w:t>
      </w:r>
      <w:r>
        <w:rPr>
          <w:rFonts w:cs="Arial"/>
        </w:rPr>
        <w:t xml:space="preserve">.  </w:t>
      </w:r>
    </w:p>
    <w:p w14:paraId="1F69AF02" w14:textId="50FAC147" w:rsidR="00B950F3" w:rsidRPr="00ED1D8A" w:rsidRDefault="00B950F3" w:rsidP="00BD290E">
      <w:pPr>
        <w:spacing w:line="360" w:lineRule="auto"/>
        <w:ind w:left="1440"/>
        <w:rPr>
          <w:rFonts w:cs="Arial"/>
        </w:rPr>
      </w:pPr>
      <w:r>
        <w:rPr>
          <w:rFonts w:cs="Arial"/>
        </w:rPr>
        <w:t xml:space="preserve">Each planning horizon shall adhere to a structured business process, which includes:</w:t>
      </w:r>
    </w:p>
    <w:p w14:paraId="326CCE3F" w14:textId="77777777" w:rsidR="006F08AE" w:rsidRPr="00ED1D8A" w:rsidRDefault="006F08AE" w:rsidP="006F08AE">
      <w:pPr>
        <w:pStyle w:val="ListParagraph"/>
        <w:numPr>
          <w:ilvl w:val="0"/>
          <w:numId w:val="35"/>
        </w:numPr>
        <w:spacing w:line="360" w:lineRule="auto"/>
      </w:pPr>
      <w:r>
        <w:t>Integration of activities across different functions to ensure a unified approach.</w:t>
      </w:r>
    </w:p>
    <w:p w14:paraId="6E40B32E" w14:textId="18AE9B75" w:rsidR="00CF1D86" w:rsidRPr="00ED1D8A" w:rsidRDefault="00CF1D86" w:rsidP="00CF1D86">
      <w:pPr>
        <w:pStyle w:val="ListParagraph"/>
        <w:numPr>
          <w:ilvl w:val="0"/>
          <w:numId w:val="35"/>
        </w:numPr>
        <w:spacing w:line="360" w:lineRule="auto"/>
      </w:pPr>
      <w:r>
        <w:lastRenderedPageBreak/>
        <w:t>Establishment of a baseline plan that accounts for key constraints, synergies, and potential conflicts for each time horizon.</w:t>
      </w:r>
    </w:p>
    <w:p w14:paraId="4962A653" w14:textId="5F689FCB" w:rsidR="00CF1D86" w:rsidRPr="00ED1D8A" w:rsidRDefault="00CF1D86">
      <w:pPr>
        <w:pStyle w:val="ListParagraph"/>
        <w:numPr>
          <w:ilvl w:val="0"/>
          <w:numId w:val="35"/>
        </w:numPr>
        <w:spacing w:line="360" w:lineRule="auto"/>
      </w:pPr>
      <w:r>
        <w:t xml:space="preserve">Differentiation between activities requires high certainty and strict control from activities that can remain flexible for future adjustments.</w:t>
      </w:r>
    </w:p>
    <w:p w14:paraId="1757E482" w14:textId="0916685C" w:rsidR="00B163F5" w:rsidRPr="00ED1D8A" w:rsidRDefault="00961BC3">
      <w:pPr>
        <w:pStyle w:val="ListParagraph"/>
        <w:numPr>
          <w:ilvl w:val="0"/>
          <w:numId w:val="35"/>
        </w:numPr>
        <w:spacing w:line="360" w:lineRule="auto"/>
      </w:pPr>
      <w:r>
        <w:t xml:space="preserve">Formal approval of the integrated plan by the designated ownership level for each planning horizon.</w:t>
      </w:r>
    </w:p>
    <w:p w14:paraId="5230764D" w14:textId="7E335078" w:rsidR="0076107A" w:rsidRPr="00ED1D8A" w:rsidRDefault="0076107A">
      <w:pPr>
        <w:pStyle w:val="ListParagraph"/>
        <w:numPr>
          <w:ilvl w:val="0"/>
          <w:numId w:val="35"/>
        </w:numPr>
        <w:spacing w:line="360" w:lineRule="auto"/>
      </w:pPr>
      <w:r>
        <w:t>Feedback and alignment mechanisms between planning horizons to ensure changes in one horizon are reflected in the others where needed.</w:t>
      </w:r>
    </w:p>
    <w:p w14:paraId="217E071A" w14:textId="267C49E7" w:rsidR="009A6EDD" w:rsidRPr="00ED1D8A" w:rsidRDefault="00B163F5" w:rsidP="00ED1D8A">
      <w:pPr>
        <w:pStyle w:val="ListParagraph"/>
        <w:numPr>
          <w:ilvl w:val="0"/>
          <w:numId w:val="35"/>
        </w:numPr>
        <w:spacing w:line="360" w:lineRule="auto"/>
      </w:pPr>
      <w:r>
        <w:t xml:space="preserve">Regular review of planning performance to identify gaps, and opportunities for continuous improvement.</w:t>
      </w:r>
    </w:p>
    <w:p w14:paraId="266C633D" w14:textId="228011AB" w:rsidR="003D36EE" w:rsidRPr="00ED1D8A" w:rsidRDefault="003D36EE" w:rsidP="00ED1D8A">
      <w:pPr>
        <w:pStyle w:val="Heading2"/>
        <w:spacing w:before="0" w:line="360" w:lineRule="auto"/>
        <w:rPr>
          <w:rFonts w:cs="Arial"/>
          <w:highlight w:val="yellow"/>
        </w:rPr>
      </w:pPr>
      <w:bookmarkStart w:id="213" w:name="_Toc235450936"/>
      <w:bookmarkStart w:id="214" w:name="_Toc235450937"/>
      <w:bookmarkEnd w:id="213"/>
      <w:r>
        <w:rPr>
          <w:rFonts w:cs="Arial"/>
          <w:highlight w:val="yellow"/>
        </w:rPr>
        <w:t>Function-Specific Practices</w:t>
      </w:r>
      <w:bookmarkEnd w:id="214"/>
    </w:p>
    <w:p w14:paraId="1C069F22" w14:textId="2727B16C" w:rsidR="00871B00" w:rsidRPr="00ED1D8A" w:rsidRDefault="00871B00" w:rsidP="00B02547">
      <w:pPr>
        <w:spacing w:line="360" w:lineRule="auto"/>
        <w:ind w:left="1080"/>
        <w:rPr>
          <w:rFonts w:cs="Arial"/>
        </w:rPr>
      </w:pPr>
      <w:r>
        <w:rPr>
          <w:rFonts w:cs="Arial"/>
        </w:rPr>
        <w:t xml:space="preserve">In addition to Integrated Planning Principles mentioned in section 2.2 that apply across MEPG, certain functions may apply tailored practices for P&amp;S. These practices shall remain aligned with this guideline and function’s own procedures and standards.</w:t>
      </w:r>
    </w:p>
    <w:p w14:paraId="3E60F6D2" w14:textId="77777777" w:rsidR="00BA2ABC" w:rsidRPr="00ED1D8A" w:rsidRDefault="009A6EDD">
      <w:pPr>
        <w:pStyle w:val="ListParagraph"/>
        <w:numPr>
          <w:ilvl w:val="0"/>
          <w:numId w:val="26"/>
        </w:numPr>
        <w:spacing w:line="360" w:lineRule="auto"/>
        <w:rPr>
          <w:color w:val="000000"/>
        </w:rPr>
      </w:pPr>
      <w:r>
        <w:rPr>
          <w:b/>
          <w:bCs/>
          <w:color w:val="000000"/>
        </w:rPr>
        <w:t>Operations</w:t>
      </w:r>
    </w:p>
    <w:p w14:paraId="1DCECA03" w14:textId="01C505B4" w:rsidR="00CB3BCE" w:rsidRPr="00ED1D8A" w:rsidRDefault="009A6EDD">
      <w:pPr>
        <w:pStyle w:val="ListParagraph"/>
        <w:numPr>
          <w:ilvl w:val="0"/>
          <w:numId w:val="37"/>
        </w:numPr>
        <w:spacing w:line="360" w:lineRule="auto"/>
        <w:rPr>
          <w:color w:val="000000"/>
        </w:rPr>
      </w:pPr>
      <w:r>
        <w:rPr>
          <w:b/>
          <w:bCs/>
          <w:color w:val="000000"/>
        </w:rPr>
        <w:t>Shutdown Planning</w:t>
      </w:r>
      <w:r>
        <w:rPr>
          <w:color w:val="000000"/>
        </w:rPr>
        <w:t xml:space="preserve">.  Shutdown activities shall be coordinated with other functional activities and aligned with the maintenance schedules of both internal and external stakeholders, including buyers.</w:t>
      </w:r>
    </w:p>
    <w:p w14:paraId="217E071E" w14:textId="77777777" w:rsidR="009A6EDD" w:rsidRPr="00ED1D8A" w:rsidRDefault="009A6EDD">
      <w:pPr>
        <w:numPr>
          <w:ilvl w:val="0"/>
          <w:numId w:val="26"/>
        </w:numPr>
        <w:spacing w:line="360" w:lineRule="auto"/>
        <w:rPr>
          <w:rFonts w:cs="Arial"/>
          <w:color w:val="000000"/>
        </w:rPr>
      </w:pPr>
      <w:r>
        <w:rPr>
          <w:rFonts w:cs="Arial"/>
          <w:b/>
          <w:bCs/>
          <w:color w:val="000000"/>
        </w:rPr>
        <w:t xml:space="preserve">Projects </w:t>
      </w:r>
    </w:p>
    <w:p w14:paraId="3321E266" w14:textId="318F6C1D" w:rsidR="00D370B6" w:rsidRPr="00ED1D8A" w:rsidRDefault="009A6EDD">
      <w:pPr>
        <w:pStyle w:val="ListParagraph"/>
        <w:numPr>
          <w:ilvl w:val="0"/>
          <w:numId w:val="38"/>
        </w:numPr>
        <w:tabs>
          <w:tab w:val="num" w:pos="1800"/>
        </w:tabs>
        <w:spacing w:line="360" w:lineRule="auto"/>
        <w:rPr>
          <w:color w:val="000000"/>
        </w:rPr>
      </w:pPr>
      <w:r>
        <w:rPr>
          <w:b/>
          <w:bCs/>
          <w:color w:val="000000"/>
        </w:rPr>
        <w:t>Portfolio Management and Operability Execution</w:t>
      </w:r>
      <w:r>
        <w:rPr>
          <w:color w:val="000000"/>
        </w:rPr>
        <w:t xml:space="preserve">.  The portfolio management of facilities and wells, from the pre-development through to execution, including contractor activities, shall follow the Integrated Planning process and comply with the applicable Medco Project Excellence Process (MPEP)</w:t>
      </w:r>
    </w:p>
    <w:p w14:paraId="11387180" w14:textId="5ADC900D" w:rsidR="00801BBA" w:rsidRPr="00ED1D8A" w:rsidRDefault="009A6EDD" w:rsidP="00FB0583">
      <w:pPr>
        <w:numPr>
          <w:ilvl w:val="0"/>
          <w:numId w:val="38"/>
        </w:numPr>
        <w:spacing w:line="360" w:lineRule="auto"/>
        <w:rPr>
          <w:rFonts w:cs="Arial"/>
          <w:color w:val="000000"/>
          <w:highlight w:val="yellow"/>
        </w:rPr>
      </w:pPr>
      <w:r>
        <w:rPr>
          <w:rFonts w:cs="Arial"/>
          <w:b/>
          <w:bCs/>
          <w:color w:val="000000"/>
          <w:highlight w:val="yellow"/>
        </w:rPr>
        <w:t xml:space="preserve">Operability Assurance (OA</w:t>
      </w:r>
      <w:r>
        <w:rPr>
          <w:rFonts w:cs="Arial"/>
          <w:color w:val="000000"/>
          <w:highlight w:val="yellow"/>
        </w:rPr>
        <w:t xml:space="preserve">). Operability assurance shall support operations engagement in portfolio management, facilitating adequate input during project development. During execution, the Operations Readiness Review process will support operations teams in preparation for startup, ensuring seamless handover and project closeout phases.</w:t>
      </w:r>
    </w:p>
    <w:p w14:paraId="217E0723" w14:textId="77777777" w:rsidR="009A6EDD" w:rsidRPr="00ED1D8A" w:rsidRDefault="009A6EDD">
      <w:pPr>
        <w:numPr>
          <w:ilvl w:val="0"/>
          <w:numId w:val="26"/>
        </w:numPr>
        <w:spacing w:line="360" w:lineRule="auto"/>
        <w:rPr>
          <w:rFonts w:cs="Arial"/>
          <w:color w:val="000000"/>
        </w:rPr>
      </w:pPr>
      <w:r>
        <w:rPr>
          <w:rFonts w:cs="Arial"/>
          <w:b/>
          <w:bCs/>
          <w:color w:val="000000"/>
        </w:rPr>
        <w:t>Well Operations and Services</w:t>
      </w:r>
    </w:p>
    <w:p w14:paraId="167F96D5" w14:textId="216FD904" w:rsidR="00CB3BCE" w:rsidRPr="00ED1D8A" w:rsidRDefault="008A05E4">
      <w:pPr>
        <w:pStyle w:val="ListParagraph"/>
        <w:numPr>
          <w:ilvl w:val="0"/>
          <w:numId w:val="39"/>
        </w:numPr>
        <w:tabs>
          <w:tab w:val="num" w:pos="1800"/>
        </w:tabs>
        <w:spacing w:line="360" w:lineRule="auto"/>
        <w:rPr>
          <w:color w:val="000000"/>
        </w:rPr>
      </w:pPr>
      <w:r>
        <w:rPr>
          <w:b/>
          <w:bCs/>
          <w:color w:val="000000"/>
        </w:rPr>
        <w:t>Procurement</w:t>
      </w:r>
      <w:r>
        <w:rPr>
          <w:color w:val="000000"/>
        </w:rPr>
        <w:t xml:space="preserve"> </w:t>
      </w:r>
      <w:r>
        <w:rPr>
          <w:b/>
          <w:bCs/>
          <w:color w:val="000000"/>
        </w:rPr>
        <w:t>Planning</w:t>
      </w:r>
      <w:r>
        <w:rPr>
          <w:color w:val="000000"/>
        </w:rPr>
        <w:t xml:space="preserve">. Procurement activities shall commence early during the strategic planning phase to account for possible and contingencies in the tactical period.</w:t>
      </w:r>
    </w:p>
    <w:p w14:paraId="5673747E" w14:textId="7FA7DD6D" w:rsidR="00CB3BCE" w:rsidRPr="00ED1D8A" w:rsidRDefault="00CB3BCE">
      <w:pPr>
        <w:pStyle w:val="ListParagraph"/>
        <w:numPr>
          <w:ilvl w:val="0"/>
          <w:numId w:val="39"/>
        </w:numPr>
        <w:tabs>
          <w:tab w:val="num" w:pos="1800"/>
        </w:tabs>
        <w:spacing w:line="360" w:lineRule="auto"/>
        <w:rPr>
          <w:color w:val="000000"/>
        </w:rPr>
      </w:pPr>
      <w:r>
        <w:rPr>
          <w:b/>
          <w:bCs/>
          <w:color w:val="000000"/>
        </w:rPr>
        <w:t>Well Delivery and Drilling Plan (WDDP)</w:t>
      </w:r>
      <w:r>
        <w:rPr>
          <w:color w:val="000000"/>
        </w:rPr>
        <w:t xml:space="preserve">. This processes shall be utilized to establish and regularly review baseline plans, with the objective of minimizing late-stage changes.</w:t>
      </w:r>
    </w:p>
    <w:p w14:paraId="217E0728" w14:textId="77777777" w:rsidR="009A6EDD" w:rsidRPr="00ED1D8A" w:rsidRDefault="009A6EDD">
      <w:pPr>
        <w:numPr>
          <w:ilvl w:val="0"/>
          <w:numId w:val="26"/>
        </w:numPr>
        <w:spacing w:line="360" w:lineRule="auto"/>
        <w:rPr>
          <w:rFonts w:cs="Arial"/>
          <w:color w:val="000000"/>
        </w:rPr>
      </w:pPr>
      <w:r>
        <w:rPr>
          <w:rFonts w:cs="Arial"/>
          <w:b/>
          <w:bCs/>
          <w:color w:val="000000"/>
        </w:rPr>
        <w:t>Commercial</w:t>
      </w:r>
    </w:p>
    <w:p w14:paraId="47825319" w14:textId="65E697AE" w:rsidR="000E4197" w:rsidRPr="00ED1D8A" w:rsidRDefault="008A05E4">
      <w:pPr>
        <w:pStyle w:val="ListParagraph"/>
        <w:numPr>
          <w:ilvl w:val="0"/>
          <w:numId w:val="40"/>
        </w:numPr>
        <w:tabs>
          <w:tab w:val="num" w:pos="1800"/>
        </w:tabs>
        <w:spacing w:line="360" w:lineRule="auto"/>
      </w:pPr>
      <w:r>
        <w:rPr>
          <w:b/>
          <w:bCs/>
        </w:rPr>
        <w:t>Sales Agreement Alignment</w:t>
      </w:r>
      <w:r>
        <w:t xml:space="preserve">. Contractual events, rights, and obligations outlined in each sales agreement shall be integrated across relevant functions to optimize, protect, and/or create value for the company.</w:t>
      </w:r>
    </w:p>
    <w:p w14:paraId="07C07175" w14:textId="302CCB98" w:rsidR="000E4197" w:rsidRPr="00ED1D8A" w:rsidRDefault="00A76925">
      <w:pPr>
        <w:pStyle w:val="ListParagraph"/>
        <w:numPr>
          <w:ilvl w:val="0"/>
          <w:numId w:val="40"/>
        </w:numPr>
        <w:tabs>
          <w:tab w:val="num" w:pos="1800"/>
        </w:tabs>
        <w:spacing w:after="240" w:line="360" w:lineRule="auto"/>
      </w:pPr>
      <w:r>
        <w:rPr>
          <w:b/>
          <w:bCs/>
        </w:rPr>
        <w:lastRenderedPageBreak/>
        <w:t>Market</w:t>
      </w:r>
      <w:r>
        <w:t xml:space="preserve"> </w:t>
      </w:r>
      <w:r>
        <w:rPr>
          <w:b/>
          <w:bCs/>
        </w:rPr>
        <w:t>Alignment</w:t>
      </w:r>
      <w:r>
        <w:t xml:space="preserve">. Market drivers shall be regularly reviewed and reflected in production planning to to keep P&amp;S aligned with commercial conditions.</w:t>
      </w:r>
    </w:p>
    <w:p w14:paraId="70440765" w14:textId="2313D4F5" w:rsidR="003D36EE" w:rsidRPr="00ED1D8A" w:rsidRDefault="003D36EE" w:rsidP="003D36EE">
      <w:pPr>
        <w:pStyle w:val="Heading1"/>
        <w:spacing w:before="0" w:after="0" w:line="360" w:lineRule="auto"/>
        <w:rPr>
          <w:rFonts w:cs="Arial"/>
          <w:highlight w:val="yellow"/>
        </w:rPr>
      </w:pPr>
      <w:bookmarkStart w:id="215" w:name="_Toc235450938"/>
      <w:r>
        <w:rPr>
          <w:rFonts w:cs="Arial"/>
          <w:highlight w:val="yellow"/>
        </w:rPr>
        <w:t>Planning System &amp; Horizon</w:t>
      </w:r>
      <w:bookmarkEnd w:id="215"/>
    </w:p>
    <w:p w14:paraId="2D3548CB" w14:textId="77777777" w:rsidR="006F3168" w:rsidRPr="00ED1D8A" w:rsidRDefault="006F3168" w:rsidP="00ED1D8A">
      <w:pPr>
        <w:spacing w:line="360" w:lineRule="auto"/>
        <w:ind w:left="1080"/>
        <w:rPr>
          <w:rFonts w:cs="Arial"/>
        </w:rPr>
      </w:pPr>
      <w:r>
        <w:rPr>
          <w:rFonts w:cs="Arial"/>
        </w:rPr>
        <w:t>MEPG Integrated Planning connects long-term Asset planning with short-term operational planning and field execution. The planning system consists of different planning horizons, with the level of detail, readiness, and planning certainty increasing as activities move closer to execution.</w:t>
      </w:r>
    </w:p>
    <w:p w14:paraId="1C92E0E2" w14:textId="28B64EFA" w:rsidR="00EC57F4" w:rsidRPr="00ED1D8A" w:rsidRDefault="00EC57F4" w:rsidP="00ED1D8A">
      <w:pPr>
        <w:spacing w:line="360" w:lineRule="auto"/>
        <w:ind w:left="1080"/>
      </w:pPr>
      <w:r>
        <w:rPr>
          <w:rFonts w:cs="Arial"/>
        </w:rPr>
        <w:t xml:space="preserve">Each planning horizon is connected and should not be managed independently. Changes in Asset priorities, assumptions, constraints, or activity status may require review and alignment across related planning horizons. The planning horizons and their relationship are described in Section 3.1 below.</w:t>
      </w:r>
    </w:p>
    <w:p w14:paraId="217E072D" w14:textId="2101B59D" w:rsidR="002E11CC" w:rsidRPr="00ED1D8A" w:rsidRDefault="003D36EE" w:rsidP="00BD290E">
      <w:pPr>
        <w:pStyle w:val="Heading2"/>
        <w:spacing w:line="360" w:lineRule="auto"/>
        <w:rPr>
          <w:rFonts w:cs="Arial"/>
          <w:highlight w:val="yellow"/>
        </w:rPr>
      </w:pPr>
      <w:bookmarkStart w:id="216" w:name="_Toc235450939"/>
      <w:r>
        <w:rPr>
          <w:rFonts w:cs="Arial"/>
          <w:highlight w:val="yellow"/>
        </w:rPr>
        <w:t>Horizon Breakdown</w:t>
      </w:r>
      <w:bookmarkEnd w:id="216"/>
    </w:p>
    <w:p w14:paraId="0CE5E291" w14:textId="631EADF9" w:rsidR="000A47DA" w:rsidRPr="00ED1D8A" w:rsidRDefault="000A47DA" w:rsidP="00ED1D8A">
      <w:pPr>
        <w:pStyle w:val="Paragraph"/>
        <w:spacing w:after="0" w:line="360" w:lineRule="auto"/>
        <w:rPr>
          <w:rFonts w:cs="Arial"/>
          <w:highlight w:val="yellow"/>
        </w:rPr>
      </w:pPr>
      <w:r>
        <w:rPr>
          <w:rFonts w:cs="Arial"/>
        </w:rPr>
        <w:t>The MEPG Integrated Planning system covers the following planning processes and horizons:</w:t>
      </w:r>
    </w:p>
    <w:p w14:paraId="72C07103" w14:textId="0413F68B" w:rsidR="003D36EE" w:rsidRPr="00ED1D8A" w:rsidRDefault="003D36EE" w:rsidP="003D36EE">
      <w:pPr>
        <w:pStyle w:val="Paragraph"/>
        <w:numPr>
          <w:ilvl w:val="0"/>
          <w:numId w:val="16"/>
        </w:numPr>
        <w:spacing w:after="0" w:line="360" w:lineRule="auto"/>
        <w:rPr>
          <w:rFonts w:cs="Arial"/>
          <w:highlight w:val="yellow"/>
        </w:rPr>
      </w:pPr>
      <w:r>
        <w:rPr>
          <w:rFonts w:cs="Arial"/>
          <w:b/>
          <w:highlight w:val="yellow"/>
        </w:rPr>
        <w:t xml:space="preserve">Field Depletion Plan (FDP) </w:t>
      </w:r>
    </w:p>
    <w:p w14:paraId="106EE656" w14:textId="21FF0D19" w:rsidR="006A0A81" w:rsidRPr="00ED1D8A" w:rsidRDefault="00915512" w:rsidP="006A0A81">
      <w:pPr>
        <w:pStyle w:val="Paragraph"/>
        <w:spacing w:line="360" w:lineRule="auto"/>
        <w:ind w:left="1440"/>
        <w:rPr>
          <w:rFonts w:cs="Arial"/>
        </w:rPr>
      </w:pPr>
      <w:r>
        <w:rPr>
          <w:rFonts w:cs="Arial"/>
        </w:rPr>
        <w:t xml:space="preserve">The Field Depletion Plan (FDP) provided the integrated technical basis for field depletion and development planning. It is prepared at field level and integrated relevant subsurface, wells, facilities, operations, and other technical considerations.  The FDP process and approval requirements shall follow the applicable MEPI’s </w:t>
      </w:r>
      <w:r>
        <w:rPr>
          <w:rFonts w:cs="Arial"/>
          <w:i/>
          <w:iCs/>
        </w:rPr>
        <w:t>Field Depletion Plan Guideline (Doc. No: GL-001/06.2021/MEDC/RESV-TA).</w:t>
      </w:r>
    </w:p>
    <w:p w14:paraId="30015D3D" w14:textId="3D586D4D" w:rsidR="006A0A81" w:rsidRPr="00ED1D8A" w:rsidRDefault="006A0A81" w:rsidP="006A0A81">
      <w:pPr>
        <w:pStyle w:val="Paragraph"/>
        <w:spacing w:line="360" w:lineRule="auto"/>
        <w:ind w:left="1440"/>
        <w:rPr>
          <w:rFonts w:cs="Arial"/>
        </w:rPr>
      </w:pPr>
      <w:r>
        <w:rPr>
          <w:rFonts w:cs="Arial"/>
        </w:rPr>
        <w:t xml:space="preserve">The FDP processes reviews field and reservoir performance, reserves and resources, production outlook, depletion and operational strategies, existing and future well activities, surveillance requirements, facility requirements, and technical feasibility. The resulting technical evaluation and identified opportunities provide inputs to the Asset Development Plan (ADP). </w:t>
      </w:r>
    </w:p>
    <w:p w14:paraId="060856A7" w14:textId="6932CFB1" w:rsidR="003D36EE" w:rsidRPr="00ED1D8A" w:rsidRDefault="003D36EE" w:rsidP="003D36EE">
      <w:pPr>
        <w:pStyle w:val="Paragraph"/>
        <w:numPr>
          <w:ilvl w:val="0"/>
          <w:numId w:val="16"/>
        </w:numPr>
        <w:spacing w:after="0" w:line="360" w:lineRule="auto"/>
        <w:rPr>
          <w:rFonts w:cs="Arial"/>
        </w:rPr>
      </w:pPr>
      <w:r>
        <w:rPr>
          <w:rFonts w:cs="Arial"/>
          <w:b/>
        </w:rPr>
        <w:t xml:space="preserve">Asset Development Plan (ADP) </w:t>
      </w:r>
    </w:p>
    <w:p w14:paraId="41563B35" w14:textId="0DC7D704" w:rsidR="00915512" w:rsidRPr="00ED1D8A" w:rsidRDefault="00915512" w:rsidP="00215CD1">
      <w:pPr>
        <w:pStyle w:val="Paragraph"/>
        <w:spacing w:line="360" w:lineRule="auto"/>
        <w:ind w:left="1440"/>
        <w:rPr>
          <w:rFonts w:cs="Arial"/>
          <w:highlight w:val="yellow"/>
        </w:rPr>
      </w:pPr>
      <w:r>
        <w:rPr>
          <w:rFonts w:cs="Arial"/>
        </w:rPr>
        <w:t xml:space="preserve">The Asset Development Plan (ADP) is created to establish the long-term development direction of the Asset. It builds on the FDP and integrates technical, commercial, economic, and business considerations at Block or Asset level. The ADP process and approval requirements shall follow the applicable MEPI’s </w:t>
      </w:r>
      <w:r>
        <w:rPr>
          <w:rFonts w:cs="Arial"/>
          <w:i/>
          <w:iCs/>
        </w:rPr>
        <w:t>Asset Development Plan Guideline (No. GL-002/06.2021/MEDC/RESV-TA).</w:t>
      </w:r>
    </w:p>
    <w:p w14:paraId="37B2B55E" w14:textId="76983186" w:rsidR="00915512" w:rsidRDefault="00AD16EC" w:rsidP="005A75F6">
      <w:pPr>
        <w:pStyle w:val="Paragraph"/>
        <w:spacing w:line="360" w:lineRule="auto"/>
        <w:ind w:left="1440"/>
        <w:rPr>
          <w:rFonts w:cs="Arial"/>
        </w:rPr>
      </w:pPr>
      <w:r>
        <w:rPr>
          <w:rFonts w:cs="Arial"/>
        </w:rPr>
        <w:t xml:space="preserve">The ADP processes reviews: 1) Asset scenario planning, 2) long-term growth 3) divestment planning, 4) end-of-life, 5) resource base &amp; development options, 6) production profiles &amp; DOE and 7) commercial considerations. The selected Asset strategy and development scenarios is then used to provide inputs to the Long-Term Plan (LTP) working horizon who then serves as a reflection of vision and mission of MEPG.</w:t>
      </w:r>
    </w:p>
    <w:p w14:paraId="10FB9268" w14:textId="77777777" w:rsidR="00526DF0" w:rsidRDefault="00526DF0" w:rsidP="005A75F6">
      <w:pPr>
        <w:pStyle w:val="Paragraph"/>
        <w:spacing w:line="360" w:lineRule="auto"/>
        <w:ind w:left="1440"/>
        <w:rPr>
          <w:rFonts w:cs="Arial"/>
        </w:rPr>
      </w:pPr>
    </w:p>
    <w:p w14:paraId="67361B98" w14:textId="77777777" w:rsidR="00526DF0" w:rsidRPr="00ED1D8A" w:rsidRDefault="00526DF0" w:rsidP="005A75F6">
      <w:pPr>
        <w:pStyle w:val="Paragraph"/>
        <w:spacing w:line="360" w:lineRule="auto"/>
        <w:ind w:left="1440"/>
        <w:rPr>
          <w:rFonts w:cs="Arial"/>
        </w:rPr>
      </w:pPr>
    </w:p>
    <w:p w14:paraId="10F601E8" w14:textId="77777777" w:rsidR="00DF1BF0" w:rsidRPr="00ED1D8A" w:rsidRDefault="003D36EE" w:rsidP="00DF1BF0">
      <w:pPr>
        <w:pStyle w:val="Paragraph"/>
        <w:numPr>
          <w:ilvl w:val="0"/>
          <w:numId w:val="16"/>
        </w:numPr>
        <w:spacing w:after="0" w:line="360" w:lineRule="auto"/>
        <w:rPr>
          <w:rFonts w:cs="Arial"/>
        </w:rPr>
      </w:pPr>
      <w:r>
        <w:rPr>
          <w:rFonts w:cs="Arial"/>
          <w:b/>
        </w:rPr>
        <w:lastRenderedPageBreak/>
        <w:t xml:space="preserve">Long-Term Plan (LTP)</w:t>
      </w:r>
    </w:p>
    <w:p w14:paraId="52F43872" w14:textId="60CF6F84" w:rsidR="007A38A2" w:rsidRPr="00ED1D8A" w:rsidRDefault="00461417" w:rsidP="00ED1D8A">
      <w:pPr>
        <w:pStyle w:val="Paragraph"/>
        <w:spacing w:after="0" w:line="360" w:lineRule="auto"/>
        <w:ind w:left="1440"/>
        <w:rPr>
          <w:rFonts w:cs="Arial"/>
        </w:rPr>
      </w:pPr>
      <w:r>
        <w:rPr>
          <w:rFonts w:cs="Arial"/>
        </w:rPr>
        <w:t xml:space="preserve">Long-Term Plan (LTP) translates the Asset strategy and ADP scenarios into an integrated long-term business plan, covering a ten-year outlook. It combines production, subsurface opportunities, development activities, operating assumptions, commercial considerations, manpower, and cost spending (CAPEX/OPEX) outlook. The LTP process and approval requirements shall follow the applicable </w:t>
      </w:r>
      <w:r>
        <w:rPr>
          <w:rFonts w:cs="Arial"/>
          <w:i/>
          <w:iCs/>
        </w:rPr>
        <w:t>Integrated Business Planning Guideline – E&amp;P  (No. ID-G-BU-GG0-GUI-GN-00-3005).</w:t>
      </w:r>
    </w:p>
    <w:p w14:paraId="59DFBB0C" w14:textId="7AC40E34" w:rsidR="00CD55A6" w:rsidRPr="00ED1D8A" w:rsidRDefault="00CD55A6" w:rsidP="007A38A2">
      <w:pPr>
        <w:pStyle w:val="Paragraph"/>
        <w:spacing w:line="360" w:lineRule="auto"/>
        <w:ind w:left="1440"/>
        <w:rPr>
          <w:rFonts w:cs="Arial"/>
        </w:rPr>
      </w:pPr>
      <w:r>
        <w:rPr>
          <w:rFonts w:cs="Arial"/>
        </w:rPr>
        <w:t xml:space="preserve">This horizon is developed through the annual MEPI’s Integrated Business Planning cycle and updated in accordance with the applicable cycle set (Updated LTP) by E&amp;P Planning division. For integrated planning purposes, LTP horizon consists of two distinct timelines:</w:t>
      </w:r>
    </w:p>
    <w:p w14:paraId="312C4781" w14:textId="2092AFF1" w:rsidR="00AF0910" w:rsidRPr="00ED1D8A" w:rsidRDefault="003D36EE" w:rsidP="00ED1D8A">
      <w:pPr>
        <w:pStyle w:val="Paragraph"/>
        <w:numPr>
          <w:ilvl w:val="1"/>
          <w:numId w:val="76"/>
        </w:numPr>
        <w:spacing w:after="0" w:line="360" w:lineRule="auto"/>
        <w:rPr>
          <w:rFonts w:cs="Arial"/>
        </w:rPr>
      </w:pPr>
      <w:r>
        <w:rPr>
          <w:rFonts w:cs="Arial"/>
          <w:b/>
        </w:rPr>
        <w:t xml:space="preserve">24-Month Planning Period</w:t>
      </w:r>
      <w:r>
        <w:rPr>
          <w:rFonts w:cs="Arial"/>
        </w:rPr>
        <w:t xml:space="preserve">. This timeline period provides a more detailed short to medium-term activities and major milestones in assets. Planning within this period timeline requires early cross-functional alignments activities such as 1) shutdown, 2) major maintenance, 3) projects, 4) drilling, 5) well activities, 6) major procurement, and 7) key contractual or commercial requirements. </w:t>
      </w:r>
    </w:p>
    <w:p w14:paraId="1E4457E6" w14:textId="383A9989" w:rsidR="00A53832" w:rsidRPr="00ED1D8A" w:rsidRDefault="00A53832" w:rsidP="00ED1D8A">
      <w:pPr>
        <w:pStyle w:val="Paragraph"/>
        <w:spacing w:line="360" w:lineRule="auto"/>
        <w:ind w:left="2160"/>
        <w:rPr>
          <w:rFonts w:cs="Arial"/>
        </w:rPr>
      </w:pPr>
      <w:r>
        <w:rPr>
          <w:rFonts w:cs="Arial"/>
        </w:rPr>
        <w:t xml:space="preserve">Activities within this period are then reviewed for their timing, dependencies, constraint, interfaces, and alignment with the approved ADP plan. Relevant activities are then detailed progressively into the 12-month plan.</w:t>
      </w:r>
    </w:p>
    <w:p w14:paraId="1D687378" w14:textId="6D605E2D" w:rsidR="00495FAC" w:rsidRPr="00ED1D8A" w:rsidRDefault="00AF0910" w:rsidP="00ED1D8A">
      <w:pPr>
        <w:pStyle w:val="Paragraph"/>
        <w:numPr>
          <w:ilvl w:val="1"/>
          <w:numId w:val="76"/>
        </w:numPr>
        <w:spacing w:after="0" w:line="360" w:lineRule="auto"/>
        <w:rPr>
          <w:rFonts w:cs="Arial"/>
        </w:rPr>
      </w:pPr>
      <w:r>
        <w:rPr>
          <w:rFonts w:cs="Arial"/>
          <w:b/>
        </w:rPr>
        <w:t>Outer-Years Period</w:t>
      </w:r>
      <w:r>
        <w:rPr>
          <w:rFonts w:cs="Arial"/>
        </w:rPr>
        <w:t xml:space="preserve">. This timeline period covers the remaining LTP planning horizon beyond the first 24 months. It also provides a longer-term view of Asset development, production, major spendings (CAPEX/OPEX), opportunities, and key business milestones.</w:t>
      </w:r>
    </w:p>
    <w:p w14:paraId="572C850E" w14:textId="51CAB415" w:rsidR="003D36EE" w:rsidRPr="00ED1D8A" w:rsidRDefault="00AF0910" w:rsidP="00ED1D8A">
      <w:pPr>
        <w:pStyle w:val="Paragraph"/>
        <w:spacing w:line="360" w:lineRule="auto"/>
        <w:ind w:left="2160"/>
        <w:rPr>
          <w:rFonts w:cs="Arial"/>
        </w:rPr>
      </w:pPr>
      <w:r>
        <w:rPr>
          <w:rFonts w:cs="Arial"/>
        </w:rPr>
        <w:t xml:space="preserve">Within this timeline period, the focus is more towards strategic direction, major assumptions, scenarios, and longer-term constraints. Relevant activities should be reviewed more thoroughly as they move closer to the 24-month planning period.</w:t>
      </w:r>
    </w:p>
    <w:p w14:paraId="560BC274" w14:textId="3ECB9E9B" w:rsidR="005A75F6" w:rsidRPr="00ED1D8A" w:rsidRDefault="003D36EE" w:rsidP="005A75F6">
      <w:pPr>
        <w:pStyle w:val="Paragraph"/>
        <w:numPr>
          <w:ilvl w:val="0"/>
          <w:numId w:val="16"/>
        </w:numPr>
        <w:spacing w:after="0" w:line="360" w:lineRule="auto"/>
        <w:rPr>
          <w:rFonts w:cs="Arial"/>
          <w:b/>
          <w:bCs/>
        </w:rPr>
      </w:pPr>
      <w:r>
        <w:rPr>
          <w:rFonts w:cs="Arial"/>
          <w:b/>
          <w:bCs/>
        </w:rPr>
        <w:t>12-Month Plan (12M)</w:t>
      </w:r>
    </w:p>
    <w:p w14:paraId="452866F7" w14:textId="4B37B70F" w:rsidR="00AF0910" w:rsidRPr="00ED1D8A" w:rsidRDefault="00AF0910" w:rsidP="00AF0910">
      <w:pPr>
        <w:pStyle w:val="Paragraph"/>
        <w:spacing w:after="0" w:line="360" w:lineRule="auto"/>
        <w:ind w:left="1440"/>
        <w:rPr>
          <w:rFonts w:cs="Arial"/>
        </w:rPr>
      </w:pPr>
      <w:r>
        <w:rPr>
          <w:rFonts w:cs="Arial"/>
        </w:rPr>
        <w:t xml:space="preserve">The 12-Month Plan (12M) is a rolling outlook of operationally impacting activities expected within the next 12 months. 12M provides early visibility of future activities and helped with the initial screening stage for short-term operational planning. 12M plan may include major operations, maintenance programs, planned shutdowns, projects, well activities, and other activities that may impact operational capacity or needing field execution.</w:t>
      </w:r>
    </w:p>
    <w:p w14:paraId="04050610" w14:textId="78480139" w:rsidR="00AF0910" w:rsidRPr="00ED1D8A" w:rsidRDefault="00AF0910" w:rsidP="00AF0910">
      <w:pPr>
        <w:pStyle w:val="Paragraph"/>
        <w:spacing w:after="0" w:line="360" w:lineRule="auto"/>
        <w:ind w:left="1440"/>
        <w:rPr>
          <w:rFonts w:cs="Arial"/>
        </w:rPr>
      </w:pPr>
      <w:r>
        <w:rPr>
          <w:rFonts w:cs="Arial"/>
        </w:rPr>
        <w:t xml:space="preserve">Activities are reviewed at a high-level for priority, risk and mitigation plan, major constraint/blocker, interfaces, and resource requirements. After approval, 12M planned activities may progress into 90-Day Plan (90D) for further planning and prioritization.</w:t>
      </w:r>
    </w:p>
    <w:p w14:paraId="07FA12A2" w14:textId="74FA109A" w:rsidR="003D36EE" w:rsidRPr="00ED1D8A" w:rsidRDefault="003D36EE" w:rsidP="003D36EE">
      <w:pPr>
        <w:pStyle w:val="Paragraph"/>
        <w:numPr>
          <w:ilvl w:val="0"/>
          <w:numId w:val="16"/>
        </w:numPr>
        <w:spacing w:after="0" w:line="360" w:lineRule="auto"/>
        <w:rPr>
          <w:rFonts w:cs="Arial"/>
          <w:b/>
          <w:bCs/>
        </w:rPr>
      </w:pPr>
      <w:r>
        <w:rPr>
          <w:rFonts w:cs="Arial"/>
          <w:b/>
          <w:bCs/>
        </w:rPr>
        <w:t xml:space="preserve">90-Day Plan (90D)</w:t>
      </w:r>
    </w:p>
    <w:p w14:paraId="1C5D6CB0" w14:textId="498EF43D" w:rsidR="00155576" w:rsidRPr="00ED1D8A" w:rsidRDefault="00C160C8" w:rsidP="00ED1D8A">
      <w:pPr>
        <w:pStyle w:val="Paragraph"/>
        <w:spacing w:after="0" w:line="360" w:lineRule="auto"/>
        <w:ind w:left="1440"/>
        <w:rPr>
          <w:rFonts w:cs="Arial"/>
        </w:rPr>
      </w:pPr>
      <w:r>
        <w:rPr>
          <w:rFonts w:cs="Arial"/>
        </w:rPr>
        <w:t xml:space="preserve">The 90-Day Plan (90D) is a rolling outlook of activities anticipated within the next 90 days. It consolidates and prioritizes activities before detailed execution readiness validation. Activities are reviewed for priority, risk and mitigation plan, readiness, execution feasibility, resource and capacity requirements, SIMOPS, and cross-functional alignment.</w:t>
      </w:r>
    </w:p>
    <w:p w14:paraId="7A651097" w14:textId="45F6D2E7" w:rsidR="00AF0910" w:rsidRPr="00ED1D8A" w:rsidRDefault="00FA2C46" w:rsidP="00ED1D8A">
      <w:pPr>
        <w:pStyle w:val="Paragraph"/>
        <w:spacing w:after="0" w:line="360" w:lineRule="auto"/>
        <w:ind w:left="1440"/>
        <w:rPr>
          <w:rFonts w:cs="Arial"/>
        </w:rPr>
      </w:pPr>
      <w:r>
        <w:rPr>
          <w:rFonts w:cs="Arial"/>
        </w:rPr>
        <w:lastRenderedPageBreak/>
        <w:t>Activities approved are Gate 1 during this stage become planned candidates and may proceed to detailed readiness validation for the 30-Day Plan. Gate 1 approval does not represent execution commitment.</w:t>
      </w:r>
    </w:p>
    <w:p w14:paraId="433430E8" w14:textId="602C74A8" w:rsidR="003D36EE" w:rsidRPr="00ED1D8A" w:rsidRDefault="003D36EE" w:rsidP="003D36EE">
      <w:pPr>
        <w:pStyle w:val="Paragraph"/>
        <w:numPr>
          <w:ilvl w:val="0"/>
          <w:numId w:val="16"/>
        </w:numPr>
        <w:spacing w:after="0" w:line="360" w:lineRule="auto"/>
        <w:rPr>
          <w:rFonts w:cs="Arial"/>
          <w:b/>
          <w:bCs/>
        </w:rPr>
      </w:pPr>
      <w:r>
        <w:rPr>
          <w:rFonts w:cs="Arial"/>
          <w:b/>
          <w:bCs/>
        </w:rPr>
        <w:t xml:space="preserve">30 Day plan (30D)</w:t>
      </w:r>
    </w:p>
    <w:p w14:paraId="02CBA712" w14:textId="77777777" w:rsidR="003722E4" w:rsidRPr="00ED1D8A" w:rsidRDefault="00FA2C46" w:rsidP="003722E4">
      <w:pPr>
        <w:pStyle w:val="Paragraph"/>
        <w:spacing w:after="0" w:line="360" w:lineRule="auto"/>
        <w:ind w:left="1440"/>
        <w:rPr>
          <w:rFonts w:cs="Arial"/>
        </w:rPr>
      </w:pPr>
      <w:r>
        <w:rPr>
          <w:rFonts w:cs="Arial"/>
        </w:rPr>
        <w:t xml:space="preserve">The 30-Day Plan (30D) is the execution commitment horizon. It is a rolling 30-day plan covering activities that have progressed through Gate 1 readiness review and are proposed for execution.</w:t>
      </w:r>
    </w:p>
    <w:p w14:paraId="30952C53" w14:textId="77777777" w:rsidR="003722E4" w:rsidRPr="00ED1D8A" w:rsidRDefault="003722E4" w:rsidP="003722E4">
      <w:pPr>
        <w:pStyle w:val="Paragraph"/>
        <w:spacing w:after="0" w:line="360" w:lineRule="auto"/>
        <w:ind w:left="1440"/>
        <w:rPr>
          <w:rFonts w:cs="Arial"/>
        </w:rPr>
      </w:pPr>
      <w:r>
        <w:rPr>
          <w:rFonts w:cs="Arial"/>
        </w:rPr>
        <w:t>Activities are reviewed for the defined scope, manpower, materials, equipment, contracts, permits, HSE requirements, Management of Change (MOC), SIMOPS, resource availability, and other applicable execution constraints.</w:t>
      </w:r>
    </w:p>
    <w:p w14:paraId="193D48EB" w14:textId="022DC2C2" w:rsidR="00FA2C46" w:rsidRPr="00ED1D8A" w:rsidRDefault="003722E4" w:rsidP="00ED1D8A">
      <w:pPr>
        <w:pStyle w:val="Paragraph"/>
        <w:spacing w:after="0" w:line="360" w:lineRule="auto"/>
        <w:ind w:left="1440"/>
        <w:rPr>
          <w:rFonts w:cs="Arial"/>
        </w:rPr>
      </w:pPr>
      <w:r>
        <w:rPr>
          <w:rFonts w:cs="Arial"/>
        </w:rPr>
        <w:t xml:space="preserve">Activities that meet the applicable readiness requirements and receive Gate 2 approval are committed for execution and declared </w:t>
      </w:r>
      <w:r>
        <w:rPr>
          <w:rFonts w:cs="Arial"/>
          <w:b/>
          <w:bCs/>
          <w:u w:val="single"/>
        </w:rPr>
        <w:t>Frozen</w:t>
      </w:r>
      <w:r>
        <w:rPr>
          <w:rFonts w:cs="Arial"/>
        </w:rPr>
        <w:t>. Changes to committed activities shall follow the applicable break-in or change control process.</w:t>
      </w:r>
    </w:p>
    <w:p w14:paraId="6C47558C" w14:textId="20C934A6" w:rsidR="003D36EE" w:rsidRPr="00ED1D8A" w:rsidRDefault="005A75F6" w:rsidP="003D36EE">
      <w:pPr>
        <w:pStyle w:val="Paragraph"/>
        <w:numPr>
          <w:ilvl w:val="0"/>
          <w:numId w:val="16"/>
        </w:numPr>
        <w:spacing w:after="0" w:line="360" w:lineRule="auto"/>
        <w:rPr>
          <w:rFonts w:cs="Arial"/>
          <w:b/>
          <w:bCs/>
        </w:rPr>
      </w:pPr>
      <w:r>
        <w:rPr>
          <w:rFonts w:cs="Arial"/>
          <w:b/>
          <w:bCs/>
        </w:rPr>
        <w:t>7 Day Plan/Plan Control (7D)</w:t>
      </w:r>
    </w:p>
    <w:p w14:paraId="2F3B117F" w14:textId="77777777" w:rsidR="005B148B" w:rsidRPr="00ED1D8A" w:rsidRDefault="004F06CE" w:rsidP="005B148B">
      <w:pPr>
        <w:pStyle w:val="Paragraph"/>
        <w:spacing w:after="0" w:line="360" w:lineRule="auto"/>
        <w:ind w:left="1440"/>
        <w:rPr>
          <w:rFonts w:cs="Arial"/>
        </w:rPr>
      </w:pPr>
      <w:r>
        <w:rPr>
          <w:rFonts w:cs="Arial"/>
        </w:rPr>
        <w:t xml:space="preserve">The 7-Day Plan is the detailed weekly execution control plan derived from the approved 30-Day Plan. It provides the activity sequencing and coordination required for day-to-day field execution. 7D planning process confirms final readiness, site coordination, manpower and resource deployment, SIMOPS, execution sequencing, and short-term constraints.</w:t>
      </w:r>
    </w:p>
    <w:p w14:paraId="70724D52" w14:textId="10916E2A" w:rsidR="000B51B9" w:rsidRPr="00ED1D8A" w:rsidRDefault="005B148B" w:rsidP="00A64D38">
      <w:pPr>
        <w:pStyle w:val="Paragraph"/>
        <w:spacing w:after="0" w:line="360" w:lineRule="auto"/>
        <w:ind w:left="1440"/>
        <w:rPr>
          <w:rFonts w:cs="Arial"/>
        </w:rPr>
      </w:pPr>
      <w:r>
        <w:rPr>
          <w:rFonts w:cs="Arial"/>
        </w:rPr>
        <w:t>Gate 3 approval authorizes weekly execution of approved activities within the Frozen execution window. New scope, additional activities, or significant method changes shall not be introduced without the applicable break-in or change control process.</w:t>
      </w:r>
    </w:p>
    <w:p w14:paraId="7C787616" w14:textId="67DB7676" w:rsidR="005B148B" w:rsidRPr="00ED1D8A" w:rsidRDefault="000B51B9" w:rsidP="00ED1D8A">
      <w:pPr>
        <w:pStyle w:val="Heading2"/>
        <w:spacing w:line="360" w:lineRule="auto"/>
        <w:rPr>
          <w:rFonts w:cs="Arial"/>
          <w:b w:val="0"/>
          <w:highlight w:val="yellow"/>
        </w:rPr>
      </w:pPr>
      <w:bookmarkStart w:id="217" w:name="_Toc235450940"/>
      <w:r>
        <w:rPr>
          <w:rFonts w:cs="Arial"/>
          <w:highlight w:val="yellow"/>
        </w:rPr>
        <w:t>Activity-Based Planning Processes</w:t>
      </w:r>
      <w:bookmarkEnd w:id="217"/>
    </w:p>
    <w:p w14:paraId="14A1C91A" w14:textId="01815B51" w:rsidR="008D7D8F" w:rsidRPr="00ED1D8A" w:rsidRDefault="008D7D8F" w:rsidP="005A75F6">
      <w:pPr>
        <w:pStyle w:val="Paragraph"/>
        <w:spacing w:line="360" w:lineRule="auto"/>
        <w:rPr>
          <w:rFonts w:cs="Arial"/>
          <w:color w:val="000000"/>
        </w:rPr>
      </w:pPr>
      <w:r>
        <w:rPr>
          <w:rFonts w:cs="Arial"/>
          <w:color w:val="000000"/>
        </w:rPr>
        <w:t>In addition to planning horizons described in Section 3.1, MEPG applies activity-based planning processes for specific types of work. These processes are not separate planning horizons, but provides the function-specific planning, assurance, and readiness requirements needed for activities to be integrated into the applicable planning horizons.</w:t>
      </w:r>
    </w:p>
    <w:p w14:paraId="30D11E42" w14:textId="68FC087D" w:rsidR="008D7D8F" w:rsidRPr="00ED1D8A" w:rsidRDefault="008D7D8F" w:rsidP="005A75F6">
      <w:pPr>
        <w:pStyle w:val="Paragraph"/>
        <w:spacing w:line="360" w:lineRule="auto"/>
        <w:rPr>
          <w:rFonts w:cs="Arial"/>
          <w:color w:val="000000"/>
        </w:rPr>
      </w:pPr>
      <w:r>
        <w:rPr>
          <w:rFonts w:cs="Arial"/>
          <w:color w:val="000000"/>
        </w:rPr>
        <w:t>Activities from these processes shall be aligned with the Integrated Planning &amp; Scheduling (P&amp;S) process based on their timing, operational impact, stakeholders, constraint, and execution requirements.</w:t>
      </w:r>
    </w:p>
    <w:p w14:paraId="2C4ACCD2" w14:textId="5175A259" w:rsidR="008D7D8F" w:rsidRPr="00ED1D8A" w:rsidRDefault="008D7D8F" w:rsidP="00ED1D8A">
      <w:pPr>
        <w:pStyle w:val="Paragraph"/>
        <w:numPr>
          <w:ilvl w:val="0"/>
          <w:numId w:val="77"/>
        </w:numPr>
        <w:spacing w:after="0" w:line="360" w:lineRule="auto"/>
        <w:rPr>
          <w:rFonts w:cs="Arial"/>
          <w:b/>
          <w:bCs/>
        </w:rPr>
      </w:pPr>
      <w:r>
        <w:rPr>
          <w:rFonts w:cs="Arial"/>
          <w:b/>
          <w:bCs/>
        </w:rPr>
        <w:t>Maintenance Planning</w:t>
      </w:r>
    </w:p>
    <w:p w14:paraId="68838711" w14:textId="34962507" w:rsidR="00321F2D" w:rsidRDefault="00321F2D" w:rsidP="007C036D">
      <w:pPr>
        <w:pStyle w:val="Paragraph"/>
        <w:spacing w:after="0" w:line="360" w:lineRule="auto"/>
        <w:ind w:left="1440"/>
        <w:rPr>
          <w:rFonts w:cs="Arial"/>
        </w:rPr>
      </w:pPr>
      <w:r>
        <w:rPr>
          <w:rFonts w:cs="Arial"/>
        </w:rPr>
        <w:t xml:space="preserve">This process covers the preparation, and coordination of preventive, corrective, and other maintenance activities required to maintain reliability, asset integrity, and operational performance of MEPG’s asset. The process includes: 1) work scope and work order preparation, 2) maintenance timing, 3) material and equipment requirements, 4) procurement and delivery status, 5) manpower and contractor requirements, and 6) operational constraints. Relevant maintenance activities shall be integrated into the applicable 12M, 90D, 30D, and 7D plans based on their criticality, readiness, and impact on operations.</w:t>
      </w:r>
    </w:p>
    <w:p w14:paraId="41E8140C" w14:textId="77777777" w:rsidR="00526DF0" w:rsidRPr="00ED1D8A" w:rsidRDefault="00526DF0" w:rsidP="007C036D">
      <w:pPr>
        <w:pStyle w:val="Paragraph"/>
        <w:spacing w:after="0" w:line="360" w:lineRule="auto"/>
        <w:ind w:left="1440"/>
        <w:rPr>
          <w:rFonts w:cs="Arial"/>
        </w:rPr>
      </w:pPr>
    </w:p>
    <w:p w14:paraId="4B9B7AC3" w14:textId="0D90144C" w:rsidR="000308A7" w:rsidRPr="00ED1D8A" w:rsidRDefault="000308A7" w:rsidP="000308A7">
      <w:pPr>
        <w:pStyle w:val="Paragraph"/>
        <w:numPr>
          <w:ilvl w:val="0"/>
          <w:numId w:val="77"/>
        </w:numPr>
        <w:spacing w:after="0" w:line="360" w:lineRule="auto"/>
        <w:rPr>
          <w:rFonts w:cs="Arial"/>
          <w:b/>
          <w:bCs/>
        </w:rPr>
      </w:pPr>
      <w:r>
        <w:rPr>
          <w:rFonts w:cs="Arial"/>
          <w:b/>
          <w:bCs/>
        </w:rPr>
        <w:lastRenderedPageBreak/>
        <w:t>Project Planning</w:t>
      </w:r>
    </w:p>
    <w:p w14:paraId="3289C3BD" w14:textId="5EBBF3EA" w:rsidR="007D3E3D" w:rsidRPr="00ED1D8A" w:rsidRDefault="000308A7" w:rsidP="00ED1D8A">
      <w:pPr>
        <w:pStyle w:val="Paragraph"/>
        <w:spacing w:after="0" w:line="360" w:lineRule="auto"/>
        <w:ind w:left="1440"/>
        <w:rPr>
          <w:rFonts w:cs="Arial"/>
        </w:rPr>
      </w:pPr>
      <w:r>
        <w:rPr>
          <w:rFonts w:cs="Arial"/>
        </w:rPr>
        <w:t xml:space="preserve">This process covers the development, planning, and execution preparation of applicable facility and development projects. This process shall be performed in accordance with the applicable</w:t>
      </w:r>
      <w:r>
        <w:rPr>
          <w:rFonts w:cs="Arial"/>
          <w:i/>
          <w:iCs/>
        </w:rPr>
        <w:t xml:space="preserve"> Medco Project Excellence Process (MPEP) (Doc No. MPEP-PM-GUI-03)</w:t>
      </w:r>
      <w:r>
        <w:rPr>
          <w:rFonts w:cs="Arial"/>
        </w:rPr>
        <w:t xml:space="preserve"> where applicable. The project process shall establish the required project scope, schedule, technical readiness, cost, contracting and procurement requirements, resources, risks, and key project milestones.</w:t>
      </w:r>
    </w:p>
    <w:p w14:paraId="702F43D0" w14:textId="5BD2C80F" w:rsidR="000308A7" w:rsidRPr="00ED1D8A" w:rsidRDefault="007D3E3D" w:rsidP="00ED1D8A">
      <w:pPr>
        <w:pStyle w:val="Paragraph"/>
        <w:spacing w:line="360" w:lineRule="auto"/>
        <w:ind w:left="1440"/>
        <w:rPr>
          <w:rFonts w:cs="Arial"/>
        </w:rPr>
      </w:pPr>
      <w:r>
        <w:rPr>
          <w:rFonts w:cs="Arial"/>
        </w:rPr>
        <w:t xml:space="preserve">Project activities and milestones that affect production, Operations, shutdown windows, SIMOPS, field resources, logistics, or other functions shall be included in the applicable planning horizons. This guideline governs the coordination of those interfaces and execution requirements without replacing the applicable MPEP project governance. </w:t>
      </w:r>
    </w:p>
    <w:p w14:paraId="523D48E0" w14:textId="70E0CE64" w:rsidR="00EC58B6" w:rsidRPr="00ED1D8A" w:rsidRDefault="00EC58B6" w:rsidP="00EC58B6">
      <w:pPr>
        <w:pStyle w:val="Paragraph"/>
        <w:numPr>
          <w:ilvl w:val="0"/>
          <w:numId w:val="77"/>
        </w:numPr>
        <w:spacing w:after="0" w:line="360" w:lineRule="auto"/>
        <w:rPr>
          <w:rFonts w:cs="Arial"/>
          <w:b/>
          <w:bCs/>
        </w:rPr>
      </w:pPr>
      <w:r>
        <w:rPr>
          <w:rFonts w:cs="Arial"/>
          <w:b/>
          <w:bCs/>
        </w:rPr>
        <w:t>Shutdown Planning</w:t>
      </w:r>
    </w:p>
    <w:p w14:paraId="6B852E91" w14:textId="489834DF" w:rsidR="00AF0BF6" w:rsidRPr="00ED1D8A" w:rsidRDefault="00AF0BF6" w:rsidP="00ED1D8A">
      <w:pPr>
        <w:pStyle w:val="Paragraph"/>
        <w:spacing w:after="0" w:line="360" w:lineRule="auto"/>
        <w:ind w:left="1440"/>
        <w:rPr>
          <w:rFonts w:cs="Arial"/>
        </w:rPr>
      </w:pPr>
      <w:r>
        <w:rPr>
          <w:rFonts w:cs="Arial"/>
        </w:rPr>
        <w:t xml:space="preserve">This process covers the preparation, and coordination of planned activities requiring facility shutdown, production reduction, or significant operational intervention. This process shall integrate the work requirements of Operations, Maintenance, Projects, Wells, and other relevant functions. The planning process shall consider: 1) shutdown scope, 2) production impact (through LPO), 3) activity sequencing, 4) SIMOPS, 5) manpower and contractors, materials, 6) equipment, logistics, and 7) any applicable commercial or external stakeholder requirements.</w:t>
      </w:r>
    </w:p>
    <w:p w14:paraId="6F5872E6" w14:textId="4E1FBA86" w:rsidR="00AF0BF6" w:rsidRPr="00ED1D8A" w:rsidRDefault="00AF0BF6" w:rsidP="002C1D29">
      <w:pPr>
        <w:pStyle w:val="Paragraph"/>
        <w:spacing w:line="360" w:lineRule="auto"/>
        <w:ind w:left="1440"/>
        <w:rPr>
          <w:rFonts w:cs="Arial"/>
        </w:rPr>
      </w:pPr>
      <w:r>
        <w:rPr>
          <w:rFonts w:cs="Arial"/>
        </w:rPr>
        <w:t xml:space="preserve">Major shutdown and resource requirements shall be identified in the applicable LTP and 12M timeline periods. Individual shutdown activities shall be progressively detailed, inspected for activities, and scheduled through the 90D, 30D, and 7D planning horizons as execution approaches.</w:t>
      </w:r>
    </w:p>
    <w:p w14:paraId="184F80B4" w14:textId="5FE0EB9A" w:rsidR="00344E93" w:rsidRPr="00ED1D8A" w:rsidRDefault="00344E93" w:rsidP="00344E93">
      <w:pPr>
        <w:pStyle w:val="Paragraph"/>
        <w:numPr>
          <w:ilvl w:val="0"/>
          <w:numId w:val="77"/>
        </w:numPr>
        <w:spacing w:after="0" w:line="360" w:lineRule="auto"/>
        <w:rPr>
          <w:rFonts w:cs="Arial"/>
          <w:b/>
          <w:bCs/>
        </w:rPr>
      </w:pPr>
      <w:r>
        <w:rPr>
          <w:rFonts w:cs="Arial"/>
          <w:b/>
          <w:bCs/>
        </w:rPr>
        <w:t>Early Operations Planning</w:t>
      </w:r>
    </w:p>
    <w:p w14:paraId="1B4E02F3" w14:textId="260B1180" w:rsidR="002C1D29" w:rsidRPr="00ED1D8A" w:rsidRDefault="002C1D29" w:rsidP="00ED1D8A">
      <w:pPr>
        <w:pStyle w:val="Paragraph"/>
        <w:spacing w:after="0" w:line="360" w:lineRule="auto"/>
        <w:ind w:left="1440"/>
        <w:rPr>
          <w:rFonts w:cs="Arial"/>
        </w:rPr>
      </w:pPr>
      <w:r>
        <w:rPr>
          <w:rFonts w:cs="Arial"/>
        </w:rPr>
        <w:t xml:space="preserve">This process covers Operations involvement during project development to ensure operability, reliability, maintainability, and operational requirements are considered before startup and handover. Early Operations involvement shall follow the applicable Operability Assurance (OA) requirements, including </w:t>
      </w:r>
      <w:r>
        <w:rPr>
          <w:rFonts w:cs="Arial"/>
          <w:i/>
          <w:iCs/>
        </w:rPr>
        <w:t>MPEP-PD-GUI-01</w:t>
      </w:r>
      <w:r>
        <w:rPr>
          <w:rFonts w:cs="Arial"/>
        </w:rPr>
        <w:t xml:space="preserve"> where applicable. Operations shall provide relevant input to operating requirements, maintenance needs, operational risks, and future readiness requirements during project development.</w:t>
      </w:r>
    </w:p>
    <w:p w14:paraId="355CF63B" w14:textId="3038A714" w:rsidR="002C1D29" w:rsidRPr="00ED1D8A" w:rsidRDefault="002C1D29" w:rsidP="002C1D29">
      <w:pPr>
        <w:pStyle w:val="Paragraph"/>
        <w:spacing w:after="0" w:line="360" w:lineRule="auto"/>
        <w:ind w:left="1440"/>
        <w:rPr>
          <w:rFonts w:cs="Arial"/>
        </w:rPr>
      </w:pPr>
      <w:r>
        <w:rPr>
          <w:rFonts w:cs="Arial"/>
        </w:rPr>
        <w:t xml:space="preserve">As the project approaches execution, startup, and handover, relevant Operations readiness activities shall be included in the applicable planning horizons. This includes, where applicable, manpower, operating procedures, training, maintenance requirements, materials, operational constraint, and startup support.</w:t>
      </w:r>
    </w:p>
    <w:p w14:paraId="31B48CF2" w14:textId="4B190497" w:rsidR="00874EE5" w:rsidRPr="00ED1D8A" w:rsidRDefault="00874EE5" w:rsidP="00874EE5">
      <w:pPr>
        <w:pStyle w:val="Heading2"/>
        <w:spacing w:line="360" w:lineRule="auto"/>
        <w:rPr>
          <w:rFonts w:cs="Arial"/>
          <w:highlight w:val="yellow"/>
        </w:rPr>
      </w:pPr>
      <w:bookmarkStart w:id="218" w:name="_Toc235450941"/>
      <w:bookmarkStart w:id="219" w:name="_Toc235450942"/>
      <w:bookmarkStart w:id="220" w:name="_Toc235450943"/>
      <w:bookmarkStart w:id="221" w:name="_Toc235450944"/>
      <w:bookmarkStart w:id="222" w:name="_Toc235450945"/>
      <w:bookmarkStart w:id="223" w:name="_Toc235450946"/>
      <w:bookmarkStart w:id="224" w:name="_Toc235450947"/>
      <w:bookmarkStart w:id="225" w:name="_Toc235450948"/>
      <w:bookmarkStart w:id="226" w:name="_Toc235450949"/>
      <w:bookmarkStart w:id="227" w:name="_Toc235450950"/>
      <w:bookmarkStart w:id="228" w:name="_Toc235450951"/>
      <w:bookmarkStart w:id="229" w:name="_Toc235450952"/>
      <w:bookmarkStart w:id="230" w:name="_Toc235450953"/>
      <w:bookmarkStart w:id="231" w:name="_Toc235450954"/>
      <w:bookmarkStart w:id="232" w:name="_Toc235450955"/>
      <w:bookmarkStart w:id="233" w:name="_Toc235450956"/>
      <w:bookmarkStart w:id="234" w:name="_Toc235450957"/>
      <w:bookmarkStart w:id="235" w:name="_Toc235450958"/>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rPr>
          <w:rFonts w:cs="Arial"/>
          <w:highlight w:val="yellow"/>
        </w:rPr>
        <w:t>Work Process/Flow</w:t>
      </w:r>
      <w:bookmarkEnd w:id="235"/>
    </w:p>
    <w:p w14:paraId="0C90B6AB" w14:textId="251F9089" w:rsidR="005B1DF5" w:rsidRPr="00ED1D8A" w:rsidRDefault="005B1DF5" w:rsidP="00874EE5">
      <w:pPr>
        <w:pStyle w:val="Paragraph"/>
        <w:spacing w:after="0" w:line="360" w:lineRule="auto"/>
        <w:rPr>
          <w:rFonts w:cs="Arial"/>
        </w:rPr>
      </w:pPr>
      <w:r>
        <w:rPr>
          <w:rFonts w:cs="Arial"/>
        </w:rPr>
        <w:t xml:space="preserve">The Integrated Planning work process establishes a common flow for developing, reviewing, approving, and monitoring plans across the planning horizons described in </w:t>
      </w:r>
      <w:r>
        <w:rPr>
          <w:rFonts w:cs="Arial"/>
          <w:highlight w:val="yellow"/>
        </w:rPr>
        <w:t>Section 3.1.</w:t>
      </w:r>
      <w:r>
        <w:rPr>
          <w:rFonts w:cs="Arial"/>
        </w:rPr>
        <w:t xml:space="preserve"> The process is iterative, allowing assumptions, priorities, constraints, and execution results to be reviewed and reflected in the relevant planning horizons.</w:t>
      </w:r>
    </w:p>
    <w:p w14:paraId="23FE7F21" w14:textId="5F969D42" w:rsidR="00B0549D" w:rsidRPr="00ED1D8A" w:rsidRDefault="00B0549D" w:rsidP="00B0549D">
      <w:pPr>
        <w:pStyle w:val="Paragraph"/>
        <w:spacing w:line="360" w:lineRule="auto"/>
        <w:rPr>
          <w:rFonts w:cs="Arial"/>
        </w:rPr>
      </w:pPr>
      <w:r>
        <w:rPr>
          <w:rFonts w:cs="Arial"/>
        </w:rPr>
        <w:lastRenderedPageBreak/>
        <w:t>Each planning horizon shall, at minimum, include the following process stages:</w:t>
      </w:r>
    </w:p>
    <w:p w14:paraId="2210701B" w14:textId="77777777" w:rsidR="00B0549D" w:rsidRPr="00ED1D8A" w:rsidRDefault="00B0549D" w:rsidP="00B0549D">
      <w:pPr>
        <w:pStyle w:val="Paragraph"/>
        <w:numPr>
          <w:ilvl w:val="0"/>
          <w:numId w:val="78"/>
        </w:numPr>
        <w:spacing w:line="360" w:lineRule="auto"/>
        <w:rPr>
          <w:rFonts w:cs="Arial"/>
        </w:rPr>
      </w:pPr>
      <w:r>
        <w:rPr>
          <w:rFonts w:cs="Arial"/>
          <w:b/>
          <w:bCs/>
        </w:rPr>
        <w:t>Initiation and Input.</w:t>
      </w:r>
      <w:r>
        <w:rPr>
          <w:rFonts w:cs="Arial"/>
        </w:rPr>
        <w:t xml:space="preserve"> The planning process is initiated based on the applicable planning cycle, business requirement, operational need, or previous planning horizon output. Relevant functions shall identify and submit the required activities, assumptions, opportunities, and planning information.</w:t>
      </w:r>
    </w:p>
    <w:p w14:paraId="309B706B" w14:textId="77777777" w:rsidR="00B0549D" w:rsidRPr="00ED1D8A" w:rsidRDefault="00B0549D" w:rsidP="00B0549D">
      <w:pPr>
        <w:pStyle w:val="Paragraph"/>
        <w:numPr>
          <w:ilvl w:val="0"/>
          <w:numId w:val="78"/>
        </w:numPr>
        <w:spacing w:line="360" w:lineRule="auto"/>
        <w:rPr>
          <w:rFonts w:cs="Arial"/>
        </w:rPr>
      </w:pPr>
      <w:r>
        <w:rPr>
          <w:rFonts w:cs="Arial"/>
          <w:b/>
          <w:bCs/>
        </w:rPr>
        <w:t>Integration and Review.</w:t>
      </w:r>
      <w:r>
        <w:rPr>
          <w:rFonts w:cs="Arial"/>
        </w:rPr>
        <w:t xml:space="preserve"> Planning inputs shall be consolidated and reviewed across relevant functions. The review shall consider priorities, risks, dependencies, constraints, resource requirements, readiness, and potential conflicts based on the level of detail required for the respective planning horizon.</w:t>
      </w:r>
    </w:p>
    <w:p w14:paraId="6ED90586" w14:textId="2FC4810D" w:rsidR="00B0549D" w:rsidRPr="00ED1D8A" w:rsidRDefault="00B0549D" w:rsidP="00B0549D">
      <w:pPr>
        <w:pStyle w:val="Paragraph"/>
        <w:numPr>
          <w:ilvl w:val="0"/>
          <w:numId w:val="78"/>
        </w:numPr>
        <w:spacing w:line="360" w:lineRule="auto"/>
        <w:rPr>
          <w:rFonts w:cs="Arial"/>
        </w:rPr>
      </w:pPr>
      <w:r>
        <w:rPr>
          <w:rFonts w:cs="Arial"/>
          <w:b/>
          <w:bCs/>
        </w:rPr>
        <w:t>Decision and Approval</w:t>
      </w:r>
      <w:r>
        <w:rPr>
          <w:rFonts w:cs="Arial"/>
        </w:rPr>
        <w:t xml:space="preserve">. The integrated plan shall be reviewed and approved by the designated Plan Owner or approval authority for the respective planning horizons. Activities that do not meet the applicable requirements shall be revised, deferred, or returned for further development.</w:t>
      </w:r>
    </w:p>
    <w:p w14:paraId="102259BA" w14:textId="77777777" w:rsidR="00B0549D" w:rsidRPr="00ED1D8A" w:rsidRDefault="00B0549D" w:rsidP="00B0549D">
      <w:pPr>
        <w:pStyle w:val="Paragraph"/>
        <w:numPr>
          <w:ilvl w:val="0"/>
          <w:numId w:val="78"/>
        </w:numPr>
        <w:spacing w:line="360" w:lineRule="auto"/>
        <w:rPr>
          <w:rFonts w:cs="Arial"/>
        </w:rPr>
      </w:pPr>
      <w:r>
        <w:rPr>
          <w:rFonts w:cs="Arial"/>
          <w:b/>
          <w:bCs/>
        </w:rPr>
        <w:t>Plan Hand-Off and Progression</w:t>
      </w:r>
      <w:r>
        <w:rPr>
          <w:rFonts w:cs="Arial"/>
        </w:rPr>
        <w:t>. Approved plans and relevant activities shall provide inputs to the next applicable planning horizon. The level of activity detail, readiness, and execution certainty shall progressively increase as activities move closer to execution.</w:t>
      </w:r>
    </w:p>
    <w:p w14:paraId="37B66470" w14:textId="77777777" w:rsidR="00B0549D" w:rsidRPr="00ED1D8A" w:rsidRDefault="00B0549D" w:rsidP="00B0549D">
      <w:pPr>
        <w:pStyle w:val="Paragraph"/>
        <w:numPr>
          <w:ilvl w:val="0"/>
          <w:numId w:val="78"/>
        </w:numPr>
        <w:spacing w:line="360" w:lineRule="auto"/>
        <w:rPr>
          <w:rFonts w:cs="Arial"/>
        </w:rPr>
      </w:pPr>
      <w:r>
        <w:rPr>
          <w:rFonts w:cs="Arial"/>
          <w:b/>
          <w:bCs/>
        </w:rPr>
        <w:t>Performance Monitoring and Control.</w:t>
      </w:r>
      <w:r>
        <w:rPr>
          <w:rFonts w:cs="Arial"/>
        </w:rPr>
        <w:t xml:space="preserve"> Plan progress, changes, constraints, and performance shall be monitored by the responsible planning and functional teams. Significant deviations or changes shall be reviewed and managed through the applicable plan administration, change control, or break-in process.</w:t>
      </w:r>
    </w:p>
    <w:p w14:paraId="12499C84" w14:textId="0BBCA694" w:rsidR="00B0549D" w:rsidRPr="00ED1D8A" w:rsidRDefault="00B0549D" w:rsidP="00ED1D8A">
      <w:pPr>
        <w:pStyle w:val="Paragraph"/>
        <w:numPr>
          <w:ilvl w:val="0"/>
          <w:numId w:val="78"/>
        </w:numPr>
        <w:spacing w:line="360" w:lineRule="auto"/>
        <w:rPr>
          <w:rFonts w:cs="Arial"/>
        </w:rPr>
      </w:pPr>
      <w:r>
        <w:rPr>
          <w:rFonts w:cs="Arial"/>
          <w:b/>
          <w:bCs/>
        </w:rPr>
        <w:t>Feedback and Adjustment.</w:t>
      </w:r>
      <w:r>
        <w:rPr>
          <w:rFonts w:cs="Arial"/>
        </w:rPr>
        <w:t xml:space="preserve"> Planning and execution results, updated assumptions, and lessons learned shall be used to update the relevant planning horizon. Feedback may result in changes to activity timing, priorities, assumptions, or future to maintain alignment across planning horizons.</w:t>
      </w:r>
    </w:p>
    <w:p w14:paraId="09AE2C38" w14:textId="113DA621" w:rsidR="00E0217F" w:rsidRPr="00ED1D8A" w:rsidRDefault="00E0217F" w:rsidP="00881C63">
      <w:pPr>
        <w:pStyle w:val="Paragraph"/>
        <w:spacing w:after="0" w:line="360" w:lineRule="auto"/>
        <w:rPr>
          <w:rFonts w:cs="Arial"/>
        </w:rPr>
      </w:pPr>
      <w:r>
        <w:rPr>
          <w:rFonts w:cs="Arial"/>
        </w:rPr>
        <w:t>The planning flow is not strictly linear. Updated technical information, changes in business or operational priorities, emerging constraints, and execution results may require plans to be reviewed and adjusted at the relevant planning horizons.</w:t>
      </w:r>
    </w:p>
    <w:p w14:paraId="6D75C94B" w14:textId="5F0625E9" w:rsidR="00536A90" w:rsidRPr="00ED1D8A" w:rsidRDefault="00881C63" w:rsidP="00B0549D">
      <w:pPr>
        <w:pStyle w:val="Paragraph"/>
        <w:spacing w:after="0" w:line="360" w:lineRule="auto"/>
        <w:rPr>
          <w:rFonts w:cs="Arial"/>
        </w:rPr>
      </w:pPr>
      <w:r>
        <w:rPr>
          <w:rFonts w:cs="Arial"/>
          <w:i/>
          <w:iCs/>
        </w:rPr>
        <w:t>Figure 2 – Multi-Horizon Planning Work Process (Horizon Overview)</w:t>
      </w:r>
      <w:r>
        <w:rPr>
          <w:rFonts w:cs="Arial"/>
        </w:rPr>
        <w:t xml:space="preserve"> illustrates the planning flow across horizons, including each horizon's planning focus, review forum and cadence, designated chair, and approval authority. The figure also shows the progression of planning detail and certainty toward execution and the feedback of planning and execution results in the relevant planning cycles.</w:t>
      </w:r>
    </w:p>
    <w:p w14:paraId="5E0EEFF2" w14:textId="77777777" w:rsidR="00536A90" w:rsidRPr="00ED1D8A" w:rsidRDefault="00536A90" w:rsidP="00874EE5">
      <w:pPr>
        <w:pStyle w:val="Paragraph"/>
        <w:spacing w:after="0" w:line="360" w:lineRule="auto"/>
        <w:rPr>
          <w:rFonts w:cs="Arial"/>
        </w:rPr>
      </w:pPr>
      <w:r>
        <w:rPr>
          <w:rFonts w:cs="Arial"/>
        </w:rPr>
        <w:t>Detailed process requirements, planning criteria, approval authorities, roles and responsibilities, and monitoring and control requirements are described in the relevant sections of this guideline and applicable planning guidelines and procedures.</w:t>
      </w:r>
    </w:p>
    <w:p w14:paraId="12B4FECA" w14:textId="1CD44E23" w:rsidR="006C57BE" w:rsidRPr="00ED1D8A" w:rsidRDefault="00A0538B" w:rsidP="00ED1D8A">
      <w:pPr>
        <w:pStyle w:val="Paragraph"/>
        <w:spacing w:after="0" w:line="360" w:lineRule="auto"/>
        <w:ind w:left="-90"/>
        <w:rPr>
          <w:rFonts w:cs="Arial"/>
        </w:rPr>
      </w:pPr>
      <w:r>
        <w:rPr>
          <w:rFonts w:cs="Arial"/>
          <w:noProof/>
        </w:rPr>
        <w:lastRenderedPageBreak/>
        <mc:AlternateContent>
          <mc:Choice Requires="wps">
            <w:drawing>
              <wp:anchor distT="0" distB="0" distL="114300" distR="114300" simplePos="0" relativeHeight="251657216" behindDoc="0" locked="0" layoutInCell="1" allowOverlap="1" wp14:anchorId="217E1204" wp14:editId="716D4C2E">
                <wp:simplePos x="0" y="0"/>
                <wp:positionH relativeFrom="column">
                  <wp:posOffset>4739005</wp:posOffset>
                </wp:positionH>
                <wp:positionV relativeFrom="paragraph">
                  <wp:posOffset>3359785</wp:posOffset>
                </wp:positionV>
                <wp:extent cx="358140" cy="3402330"/>
                <wp:effectExtent l="0" t="0" r="0" b="635"/>
                <wp:wrapNone/>
                <wp:docPr id="40"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402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E125F" w14:textId="073FC60A" w:rsidR="007C0753" w:rsidRPr="00ED1D8A" w:rsidRDefault="00FE1B49" w:rsidP="002D7FAF">
                            <w:pPr>
                              <w:jc w:val="center"/>
                              <w:rPr>
                                <w:rFonts w:cs="Arial"/>
                                <w:bCs/>
                              </w:rPr>
                            </w:pPr>
                            <w:r>
                              <w:rPr>
                                <w:rFonts w:cs="Arial"/>
                                <w:bCs/>
                              </w:rPr>
                              <w:t xml:space="preserve">Figure 2  Multi horizons Planning Work Process</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7E1204" id="_x0000_t202" coordsize="21600,21600" o:spt="202" path="m,l,21600r21600,l21600,xe">
                <v:stroke joinstyle="miter"/>
                <v:path gradientshapeok="t" o:connecttype="rect"/>
              </v:shapetype>
              <v:shape id="Text Box 104" o:spid="_x0000_s1026" type="#_x0000_t202" style="position:absolute;left:0;text-align:left;margin-left:373.15pt;margin-top:264.55pt;width:28.2pt;height:26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jXE8wEAAM0DAAAOAAAAZHJzL2Uyb0RvYy54bWysU9tu2zAMfR+wfxD0vti5dO2MOEWXIsOA 7gK0+wBZlm1hsqhRSuz8/Sg5TYPurZgfCFGkDnkO6fXt2Bt2UOg12JLPZzlnykqotW1L/utp9+GG Mx+ErYUBq0p+VJ7fbt6/Ww+uUAvowNQKGYFYXwyu5F0IrsgyLzvVCz8DpywFG8BeBHKxzWoUA6H3 Jlvk+cdsAKwdglTe0+39FOSbhN80SoYfTeNVYKbk1FtIFpOtos02a1G0KFyn5akN8YYueqEtFT1D 3Ysg2B71P1C9lggemjCT0GfQNFqqxIHYzPNXbB474VTiQuJ4d5bJ/z9Y+f3w6H4iC+NnGGmAiYR3 DyB/e2Zh2wnbqjtEGDolaio8j5Jlg/PF6WmU2hc+glTDN6hpyGIfIAGNDfZRFeLJCJ0GcDyLrsbA JF0ur27mK4pICi1X+WK5TFPJRPH82qEPXxT0LB5KjjTUhC4ODz7EbkTxnBKLeTC63mljkoNttTXI DoIWYJe+ROBVmrEx2UJ8NiHGm0QzMps4hrEaKRjpVlAfiTDCtFD0A9Ah2sU1URlon0ru/+wFKs7M V0u6fZqvIsuQnNXV9YIcvIxUlxFhZQe0poGz6bgN09LuHeq2o2LTpCzckdaNTjK8NHZqnXYmqXPa 77iUl37KevkLN38BAAD//wMAUEsDBBQABgAIAAAAIQBM6ueC4QAAAAwBAAAPAAAAZHJzL2Rvd25y ZXYueG1sTI/BTsMwEETvSPyDtUjcqN20pG2IUxUkTkiVKBFnN1ni0HgdxW4a+HqWExxX8zTzNt9O rhMjDqH1pGE+UyCQKl+31Ggo357v1iBCNFSbzhNq+MIA2+L6KjdZ7S/0iuMhNoJLKGRGg42xz6QM lUVnwsz3SJx9+MGZyOfQyHowFy53nUyUSqUzLfGCNT0+WaxOh7PTMKrvsloYL1/2n2l52tnkcdy/ a317M+0eQESc4h8Mv/qsDgU7Hf2Z6iA6DatlumBUw32ymYNgYq2SFYgjoypdbkAWufz/RPEDAAD/ /wMAUEsBAi0AFAAGAAgAAAAhALaDOJL+AAAA4QEAABMAAAAAAAAAAAAAAAAAAAAAAFtDb250ZW50 X1R5cGVzXS54bWxQSwECLQAUAAYACAAAACEAOP0h/9YAAACUAQAACwAAAAAAAAAAAAAAAAAvAQAA X3JlbHMvLnJlbHNQSwECLQAUAAYACAAAACEA4II1xPMBAADNAwAADgAAAAAAAAAAAAAAAAAuAgAA ZHJzL2Uyb0RvYy54bWxQSwECLQAUAAYACAAAACEATOrnguEAAAAMAQAADwAAAAAAAAAAAAAAAABN BAAAZHJzL2Rvd25yZXYueG1sUEsFBgAAAAAEAAQA8wAAAFsFAAAAAA== " stroked="f">
                <v:textbox style="layout-flow:vertical;mso-layout-flow-alt:bottom-to-top">
                  <w:txbxContent>
                    <w:p w14:paraId="217E125F" w14:textId="073FC60A" w:rsidR="007C0753" w:rsidRPr="00ED1D8A" w:rsidRDefault="00FE1B49" w:rsidP="002D7FAF">
                      <w:pPr>
                        <w:jc w:val="center"/>
                        <w:rPr>
                          <w:rFonts w:cs="Arial"/>
                          <w:bCs/>
                        </w:rPr>
                      </w:pPr>
                      <w:r>
                        <w:rPr>
                          <w:rFonts w:cs="Arial"/>
                          <w:bCs/>
                        </w:rPr>
                        <w:t xml:space="preserve">Figure 2  Multi horizons Planning Work Process</w:t>
                      </w:r>
                    </w:p>
                  </w:txbxContent>
                </v:textbox>
              </v:shape>
            </w:pict>
          </mc:Fallback>
        </mc:AlternateContent>
        <w:drawing>
          <wp:inline distT="0" distB="0" distL="0" distR="0" wp14:anchorId="122CA86B" wp14:editId="36C30FFE">
            <wp:extent cx="8659136" cy="4853940"/>
            <wp:effectExtent l="0" t="2540" r="6350" b="6350"/>
            <wp:docPr id="18470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4826"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912" t="1239" r="1229" b="1239"/>
                    <a:stretch>
                      <a:fillRect/>
                    </a:stretch>
                  </pic:blipFill>
                  <pic:spPr bwMode="auto">
                    <a:xfrm rot="16200000">
                      <a:off x="0" y="0"/>
                      <a:ext cx="8660370" cy="4854632"/>
                    </a:xfrm>
                    <a:prstGeom prst="rect">
                      <a:avLst/>
                    </a:prstGeom>
                    <a:noFill/>
                    <a:ln>
                      <a:noFill/>
                    </a:ln>
                    <a:extLst>
                      <a:ext uri="{53640926-AAD7-44D8-BBD7-CCE9431645EC}">
                        <a14:shadowObscured xmlns:a14="http://schemas.microsoft.com/office/drawing/2010/main"/>
                      </a:ext>
                    </a:extLst>
                  </pic:spPr>
                </pic:pic>
              </a:graphicData>
            </a:graphic>
          </wp:inline>
        </w:drawing>
      </w:r>
    </w:p>
    <w:p w14:paraId="45212E4F" w14:textId="41D600E6" w:rsidR="00162DEB" w:rsidRPr="00ED1D8A" w:rsidRDefault="00162DEB" w:rsidP="00162DEB">
      <w:pPr>
        <w:pStyle w:val="Heading2"/>
        <w:spacing w:line="360" w:lineRule="auto"/>
        <w:rPr>
          <w:rFonts w:cs="Arial"/>
          <w:highlight w:val="yellow"/>
        </w:rPr>
      </w:pPr>
      <w:bookmarkStart w:id="236" w:name="_Toc419482501"/>
      <w:bookmarkStart w:id="237" w:name="_Toc419482555"/>
      <w:bookmarkStart w:id="238" w:name="_Toc419483534"/>
      <w:bookmarkStart w:id="239" w:name="_Toc419489134"/>
      <w:bookmarkStart w:id="240" w:name="_Toc419660104"/>
      <w:bookmarkStart w:id="241" w:name="_Toc421825214"/>
      <w:bookmarkStart w:id="242" w:name="_Toc422165300"/>
      <w:bookmarkStart w:id="243" w:name="_Toc422769165"/>
      <w:bookmarkStart w:id="244" w:name="_Toc422774376"/>
      <w:bookmarkStart w:id="245" w:name="_Toc422775229"/>
      <w:bookmarkStart w:id="246" w:name="_Toc422775325"/>
      <w:bookmarkStart w:id="247" w:name="_Toc422775413"/>
      <w:bookmarkStart w:id="248" w:name="_Toc422775534"/>
      <w:bookmarkStart w:id="249" w:name="_Toc422776430"/>
      <w:bookmarkStart w:id="250" w:name="_Toc422779383"/>
      <w:bookmarkStart w:id="251" w:name="_Toc422841143"/>
      <w:bookmarkStart w:id="252" w:name="_Toc422951503"/>
      <w:bookmarkStart w:id="253" w:name="_Toc422991536"/>
      <w:bookmarkStart w:id="254" w:name="_Toc422991622"/>
      <w:bookmarkStart w:id="255" w:name="_Toc422991708"/>
      <w:bookmarkStart w:id="256" w:name="_Toc422991793"/>
      <w:bookmarkStart w:id="257" w:name="_Toc422991879"/>
      <w:bookmarkStart w:id="258" w:name="_Toc422991965"/>
      <w:bookmarkStart w:id="259" w:name="_Toc422992296"/>
      <w:bookmarkStart w:id="260" w:name="_Toc422993399"/>
      <w:bookmarkStart w:id="261" w:name="_Toc423085587"/>
      <w:bookmarkStart w:id="262" w:name="_Toc423345549"/>
      <w:bookmarkStart w:id="263" w:name="_Toc419482502"/>
      <w:bookmarkStart w:id="264" w:name="_Toc419482556"/>
      <w:bookmarkStart w:id="265" w:name="_Toc419483535"/>
      <w:bookmarkStart w:id="266" w:name="_Toc419489135"/>
      <w:bookmarkStart w:id="267" w:name="_Toc419660105"/>
      <w:bookmarkStart w:id="268" w:name="_Toc421825215"/>
      <w:bookmarkStart w:id="269" w:name="_Toc422165301"/>
      <w:bookmarkStart w:id="270" w:name="_Toc422769166"/>
      <w:bookmarkStart w:id="271" w:name="_Toc422774377"/>
      <w:bookmarkStart w:id="272" w:name="_Toc422775230"/>
      <w:bookmarkStart w:id="273" w:name="_Toc422775326"/>
      <w:bookmarkStart w:id="274" w:name="_Toc422775414"/>
      <w:bookmarkStart w:id="275" w:name="_Toc422775535"/>
      <w:bookmarkStart w:id="276" w:name="_Toc422776431"/>
      <w:bookmarkStart w:id="277" w:name="_Toc422779384"/>
      <w:bookmarkStart w:id="278" w:name="_Toc422841144"/>
      <w:bookmarkStart w:id="279" w:name="_Toc422951504"/>
      <w:bookmarkStart w:id="280" w:name="_Toc422991537"/>
      <w:bookmarkStart w:id="281" w:name="_Toc422991623"/>
      <w:bookmarkStart w:id="282" w:name="_Toc422991709"/>
      <w:bookmarkStart w:id="283" w:name="_Toc422991794"/>
      <w:bookmarkStart w:id="284" w:name="_Toc422991880"/>
      <w:bookmarkStart w:id="285" w:name="_Toc422991966"/>
      <w:bookmarkStart w:id="286" w:name="_Toc422992297"/>
      <w:bookmarkStart w:id="287" w:name="_Toc422993400"/>
      <w:bookmarkStart w:id="288" w:name="_Toc423085588"/>
      <w:bookmarkStart w:id="289" w:name="_Toc423345550"/>
      <w:bookmarkStart w:id="290" w:name="_Toc419482503"/>
      <w:bookmarkStart w:id="291" w:name="_Toc419482557"/>
      <w:bookmarkStart w:id="292" w:name="_Toc419483536"/>
      <w:bookmarkStart w:id="293" w:name="_Toc419489136"/>
      <w:bookmarkStart w:id="294" w:name="_Toc419660106"/>
      <w:bookmarkStart w:id="295" w:name="_Toc421825216"/>
      <w:bookmarkStart w:id="296" w:name="_Toc422165302"/>
      <w:bookmarkStart w:id="297" w:name="_Toc422769167"/>
      <w:bookmarkStart w:id="298" w:name="_Toc422774378"/>
      <w:bookmarkStart w:id="299" w:name="_Toc422775231"/>
      <w:bookmarkStart w:id="300" w:name="_Toc422775327"/>
      <w:bookmarkStart w:id="301" w:name="_Toc422775415"/>
      <w:bookmarkStart w:id="302" w:name="_Toc422775536"/>
      <w:bookmarkStart w:id="303" w:name="_Toc422776432"/>
      <w:bookmarkStart w:id="304" w:name="_Toc422779385"/>
      <w:bookmarkStart w:id="305" w:name="_Toc422841145"/>
      <w:bookmarkStart w:id="306" w:name="_Toc422951505"/>
      <w:bookmarkStart w:id="307" w:name="_Toc422991538"/>
      <w:bookmarkStart w:id="308" w:name="_Toc422991624"/>
      <w:bookmarkStart w:id="309" w:name="_Toc422991710"/>
      <w:bookmarkStart w:id="310" w:name="_Toc422991795"/>
      <w:bookmarkStart w:id="311" w:name="_Toc422991881"/>
      <w:bookmarkStart w:id="312" w:name="_Toc422991967"/>
      <w:bookmarkStart w:id="313" w:name="_Toc422992298"/>
      <w:bookmarkStart w:id="314" w:name="_Toc422993401"/>
      <w:bookmarkStart w:id="315" w:name="_Toc423085589"/>
      <w:bookmarkStart w:id="316" w:name="_Toc423345551"/>
      <w:bookmarkStart w:id="317" w:name="_Toc196309694"/>
      <w:bookmarkStart w:id="318" w:name="_Toc235450959"/>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Pr>
          <w:rFonts w:cs="Arial"/>
          <w:highlight w:val="yellow"/>
        </w:rPr>
        <w:lastRenderedPageBreak/>
        <w:t xml:space="preserve">Tools, System &amp; References</w:t>
      </w:r>
      <w:bookmarkEnd w:id="318"/>
    </w:p>
    <w:p w14:paraId="0914D7CB" w14:textId="29AAA11E" w:rsidR="00722579" w:rsidRPr="00ED1D8A" w:rsidRDefault="00722579" w:rsidP="00ED1D8A">
      <w:pPr>
        <w:pStyle w:val="Paragraph"/>
        <w:spacing w:after="0" w:line="360" w:lineRule="auto"/>
        <w:rPr>
          <w:rFonts w:cs="Arial"/>
        </w:rPr>
      </w:pPr>
      <w:r>
        <w:rPr>
          <w:rFonts w:cs="Arial"/>
        </w:rPr>
        <w:t xml:space="preserve">Integrated Planning Processes in MEPG use various tools, systems, and corporate references to support its planning, data management, performance monitoring, activity coordination, and reporting across the planning horizons.</w:t>
      </w:r>
    </w:p>
    <w:p w14:paraId="4FBBD3FF" w14:textId="605DF35E" w:rsidR="00722579" w:rsidRPr="00ED1D8A" w:rsidRDefault="00722579" w:rsidP="00ED1D8A">
      <w:pPr>
        <w:pStyle w:val="Paragraph"/>
        <w:spacing w:after="0" w:line="360" w:lineRule="auto"/>
        <w:rPr>
          <w:rFonts w:cs="Arial"/>
        </w:rPr>
      </w:pPr>
      <w:r>
        <w:rPr>
          <w:rFonts w:cs="Arial"/>
        </w:rPr>
        <w:t xml:space="preserve">The tools and systems used may differ depending on the planning horizons, function, and type of activity. Where multiple systems are used, all stakeholders involved shall ensure that information remains consistent, current, and traceable across the relevant planning process.</w:t>
      </w:r>
    </w:p>
    <w:p w14:paraId="43BE8FD2" w14:textId="2DA4078A" w:rsidR="00722579" w:rsidRPr="00ED1D8A" w:rsidRDefault="00722579" w:rsidP="00ED1D8A">
      <w:pPr>
        <w:pStyle w:val="Paragraph"/>
        <w:spacing w:after="0" w:line="360" w:lineRule="auto"/>
        <w:rPr>
          <w:rFonts w:cs="Arial"/>
        </w:rPr>
      </w:pPr>
      <w:r>
        <w:rPr>
          <w:rFonts w:cs="Arial"/>
        </w:rPr>
        <w:t>The main tools, systems, and planning references used in MEPG’s Integrated Planning may include:</w:t>
      </w:r>
    </w:p>
    <w:p w14:paraId="00A03972" w14:textId="52D558D0" w:rsidR="00722579" w:rsidRPr="00ED1D8A" w:rsidRDefault="00B81EB9" w:rsidP="00ED1D8A">
      <w:pPr>
        <w:pStyle w:val="Paragraph"/>
        <w:numPr>
          <w:ilvl w:val="1"/>
          <w:numId w:val="80"/>
        </w:numPr>
        <w:spacing w:after="0" w:line="360" w:lineRule="auto"/>
        <w:rPr>
          <w:rFonts w:cs="Arial"/>
        </w:rPr>
      </w:pPr>
      <w:r>
        <w:rPr>
          <w:rFonts w:cs="Arial"/>
          <w:b/>
          <w:bCs/>
        </w:rPr>
        <w:t>Integrated Business Planning (IBP) module in Medco BPM.</w:t>
      </w:r>
      <w:r>
        <w:rPr>
          <w:rFonts w:cs="Arial"/>
        </w:rPr>
        <w:t xml:space="preserve"> Used to support business planning, budgeting, forecasting, and consolidation of planning information.</w:t>
      </w:r>
    </w:p>
    <w:p w14:paraId="1DC868D6" w14:textId="5D473A3C" w:rsidR="00722579" w:rsidRPr="00ED1D8A" w:rsidRDefault="00722579" w:rsidP="00ED1D8A">
      <w:pPr>
        <w:pStyle w:val="Paragraph"/>
        <w:numPr>
          <w:ilvl w:val="1"/>
          <w:numId w:val="80"/>
        </w:numPr>
        <w:spacing w:after="0" w:line="360" w:lineRule="auto"/>
        <w:rPr>
          <w:rFonts w:cs="Arial"/>
        </w:rPr>
      </w:pPr>
      <w:r>
        <w:rPr>
          <w:rFonts w:cs="Arial"/>
          <w:b/>
          <w:bCs/>
        </w:rPr>
        <w:t>SAP.</w:t>
      </w:r>
      <w:r>
        <w:rPr>
          <w:rFonts w:cs="Arial"/>
        </w:rPr>
        <w:t xml:space="preserve"> Used to support cost planning, cost allocation, budget monitoring, and tracking of expenditure against the applicable organizational and activity structure.</w:t>
      </w:r>
    </w:p>
    <w:p w14:paraId="2C6AA9D8" w14:textId="77777777" w:rsidR="00722579" w:rsidRPr="00ED1D8A" w:rsidRDefault="00722579" w:rsidP="00ED1D8A">
      <w:pPr>
        <w:pStyle w:val="Paragraph"/>
        <w:numPr>
          <w:ilvl w:val="1"/>
          <w:numId w:val="80"/>
        </w:numPr>
        <w:spacing w:after="0" w:line="360" w:lineRule="auto"/>
        <w:rPr>
          <w:rFonts w:cs="Arial"/>
          <w:highlight w:val="yellow"/>
        </w:rPr>
      </w:pPr>
      <w:commentRangeStart w:id="319"/>
      <w:r>
        <w:rPr>
          <w:rFonts w:cs="Arial"/>
          <w:b/>
          <w:bCs/>
          <w:highlight w:val="yellow"/>
        </w:rPr>
        <w:t>ARIS</w:t>
      </w:r>
      <w:r>
        <w:rPr>
          <w:rFonts w:cs="Arial"/>
          <w:highlight w:val="yellow"/>
        </w:rPr>
        <w:t>. Used to document and map applicable business processes, workflows, and process interfaces.</w:t>
      </w:r>
    </w:p>
    <w:p w14:paraId="1302891E" w14:textId="77777777" w:rsidR="00722579" w:rsidRPr="00ED1D8A" w:rsidRDefault="00722579" w:rsidP="00ED1D8A">
      <w:pPr>
        <w:pStyle w:val="Paragraph"/>
        <w:numPr>
          <w:ilvl w:val="1"/>
          <w:numId w:val="80"/>
        </w:numPr>
        <w:spacing w:after="0" w:line="360" w:lineRule="auto"/>
        <w:rPr>
          <w:rFonts w:cs="Arial"/>
          <w:highlight w:val="yellow"/>
        </w:rPr>
      </w:pPr>
      <w:r>
        <w:rPr>
          <w:rFonts w:cs="Arial"/>
          <w:b/>
          <w:bCs/>
          <w:highlight w:val="yellow"/>
        </w:rPr>
        <w:t>MCRS</w:t>
      </w:r>
      <w:r>
        <w:rPr>
          <w:rFonts w:cs="Arial"/>
          <w:highlight w:val="yellow"/>
        </w:rPr>
        <w:t>. Used to support applicable cost, resource, or management reporting requirements within the planning process.</w:t>
      </w:r>
      <w:commentRangeEnd w:id="319"/>
      <w:r>
        <w:rPr>
          <w:rStyle w:val="CommentReference"/>
          <w:rFonts w:cs="Arial"/>
          <w:sz w:val="20"/>
          <w:szCs w:val="20"/>
          <w:highlight w:val="yellow"/>
        </w:rPr>
        <w:commentReference w:id="319"/>
      </w:r>
    </w:p>
    <w:p w14:paraId="63530439" w14:textId="5EFAE97F" w:rsidR="00722579" w:rsidRPr="00ED1D8A" w:rsidRDefault="00722579" w:rsidP="00ED1D8A">
      <w:pPr>
        <w:pStyle w:val="Paragraph"/>
        <w:numPr>
          <w:ilvl w:val="1"/>
          <w:numId w:val="80"/>
        </w:numPr>
        <w:spacing w:after="0" w:line="360" w:lineRule="auto"/>
        <w:rPr>
          <w:rFonts w:cs="Arial"/>
        </w:rPr>
      </w:pPr>
      <w:r>
        <w:rPr>
          <w:rFonts w:cs="Arial"/>
          <w:b/>
          <w:bCs/>
        </w:rPr>
        <w:t>SharePoint</w:t>
      </w:r>
      <w:r>
        <w:rPr>
          <w:rFonts w:cs="Arial"/>
        </w:rPr>
        <w:t>. Used as a common document and information-sharing platform for files, documents, and controlled planning information.</w:t>
      </w:r>
    </w:p>
    <w:p w14:paraId="02D5E95F" w14:textId="77777777" w:rsidR="00722579" w:rsidRPr="00ED1D8A" w:rsidRDefault="00722579" w:rsidP="00ED1D8A">
      <w:pPr>
        <w:pStyle w:val="Paragraph"/>
        <w:numPr>
          <w:ilvl w:val="1"/>
          <w:numId w:val="80"/>
        </w:numPr>
        <w:spacing w:after="0" w:line="360" w:lineRule="auto"/>
        <w:rPr>
          <w:rFonts w:cs="Arial"/>
        </w:rPr>
      </w:pPr>
      <w:r>
        <w:rPr>
          <w:rFonts w:cs="Arial"/>
          <w:b/>
          <w:bCs/>
        </w:rPr>
        <w:t>Well Delivery and Drilling Plan (WDDP).</w:t>
      </w:r>
      <w:r>
        <w:rPr>
          <w:rFonts w:cs="Arial"/>
        </w:rPr>
        <w:t xml:space="preserve"> Provides the applicable planning framework and baseline planning reference for well delivery and drilling activities.</w:t>
      </w:r>
    </w:p>
    <w:p w14:paraId="63669775" w14:textId="77777777" w:rsidR="00722579" w:rsidRPr="00ED1D8A" w:rsidRDefault="00722579" w:rsidP="00ED1D8A">
      <w:pPr>
        <w:pStyle w:val="Paragraph"/>
        <w:numPr>
          <w:ilvl w:val="1"/>
          <w:numId w:val="80"/>
        </w:numPr>
        <w:spacing w:after="0" w:line="360" w:lineRule="auto"/>
        <w:rPr>
          <w:rFonts w:cs="Arial"/>
        </w:rPr>
      </w:pPr>
      <w:r>
        <w:rPr>
          <w:rFonts w:cs="Arial"/>
          <w:b/>
          <w:bCs/>
        </w:rPr>
        <w:t>Medco Project Excellence Process (MPEP).</w:t>
      </w:r>
      <w:r>
        <w:rPr>
          <w:rFonts w:cs="Arial"/>
        </w:rPr>
        <w:t xml:space="preserve"> Provides the applicable project governance, assurance, and planning requirements for projects across the relevant project lifecycle.</w:t>
      </w:r>
    </w:p>
    <w:p w14:paraId="71CD5B50" w14:textId="6889E27C" w:rsidR="00722579" w:rsidRPr="00ED1D8A" w:rsidRDefault="00722579" w:rsidP="00ED1D8A">
      <w:pPr>
        <w:pStyle w:val="Paragraph"/>
        <w:numPr>
          <w:ilvl w:val="1"/>
          <w:numId w:val="80"/>
        </w:numPr>
        <w:spacing w:after="0" w:line="360" w:lineRule="auto"/>
        <w:rPr>
          <w:rFonts w:cs="Arial"/>
        </w:rPr>
      </w:pPr>
      <w:r>
        <w:rPr>
          <w:rFonts w:cs="Arial"/>
          <w:b/>
          <w:bCs/>
        </w:rPr>
        <w:t>Production Forecasting Tools</w:t>
      </w:r>
      <w:r>
        <w:rPr>
          <w:rFonts w:cs="Arial"/>
        </w:rPr>
        <w:t>/</w:t>
      </w:r>
      <w:r>
        <w:rPr>
          <w:rFonts w:cs="Arial"/>
          <w:b/>
          <w:bCs/>
        </w:rPr>
        <w:t>Gas Processing Tools (GPT)</w:t>
      </w:r>
      <w:r>
        <w:rPr>
          <w:rFonts w:cs="Arial"/>
        </w:rPr>
        <w:t>. Applicable forecasting tools and models may be used to support Short-Term Production Forecasting (STPF), production outlook, and planning assumptions.</w:t>
      </w:r>
    </w:p>
    <w:p w14:paraId="4D31EDE3" w14:textId="1FDEF70D" w:rsidR="005972A1" w:rsidRPr="00ED1D8A" w:rsidRDefault="00722579" w:rsidP="00ED1D8A">
      <w:pPr>
        <w:pStyle w:val="Paragraph"/>
        <w:numPr>
          <w:ilvl w:val="1"/>
          <w:numId w:val="80"/>
        </w:numPr>
        <w:spacing w:after="0" w:line="360" w:lineRule="auto"/>
        <w:rPr>
          <w:rFonts w:cs="Arial"/>
        </w:rPr>
      </w:pPr>
      <w:r>
        <w:rPr>
          <w:rFonts w:cs="Arial"/>
          <w:b/>
          <w:bCs/>
        </w:rPr>
        <w:t>Other Applicable Tools and Systems.</w:t>
      </w:r>
      <w:r>
        <w:rPr>
          <w:rFonts w:cs="Arial"/>
        </w:rPr>
        <w:t xml:space="preserve"> Other function-specific tools, systems, templates, or planning references may be used where required to support the applicable planning and execution process.</w:t>
      </w:r>
    </w:p>
    <w:p w14:paraId="3CB4EC32" w14:textId="77777777" w:rsidR="005972A1" w:rsidRPr="00ED1D8A" w:rsidRDefault="005972A1" w:rsidP="00162DEB">
      <w:pPr>
        <w:pStyle w:val="Paragraph"/>
        <w:spacing w:after="0" w:line="360" w:lineRule="auto"/>
        <w:rPr>
          <w:rFonts w:cs="Arial"/>
        </w:rPr>
      </w:pPr>
    </w:p>
    <w:p w14:paraId="7D90DAA1" w14:textId="0BE6161D" w:rsidR="00162DEB" w:rsidRPr="00ED1D8A" w:rsidRDefault="00162DEB" w:rsidP="00162DEB">
      <w:pPr>
        <w:pStyle w:val="Heading1"/>
        <w:spacing w:before="0" w:after="0" w:line="360" w:lineRule="auto"/>
        <w:rPr>
          <w:rFonts w:cs="Arial"/>
          <w:highlight w:val="yellow"/>
        </w:rPr>
      </w:pPr>
      <w:bookmarkStart w:id="320" w:name="_Toc235450960"/>
      <w:r>
        <w:rPr>
          <w:rFonts w:cs="Arial"/>
          <w:highlight w:val="yellow"/>
        </w:rPr>
        <w:t>Roles, Approvals &amp; Governance</w:t>
      </w:r>
      <w:bookmarkEnd w:id="320"/>
    </w:p>
    <w:p w14:paraId="217E074F" w14:textId="3EBE409B" w:rsidR="00316D84" w:rsidRPr="00ED1D8A" w:rsidRDefault="00486BC9" w:rsidP="00BD290E">
      <w:pPr>
        <w:pStyle w:val="Heading2"/>
        <w:spacing w:line="360" w:lineRule="auto"/>
        <w:rPr>
          <w:rFonts w:cs="Arial"/>
        </w:rPr>
      </w:pPr>
      <w:bookmarkStart w:id="321" w:name="_Toc235450961"/>
      <w:r>
        <w:rPr>
          <w:rFonts w:cs="Arial"/>
        </w:rPr>
        <w:t xml:space="preserve">Plan Ownership and Approval</w:t>
      </w:r>
      <w:bookmarkEnd w:id="317"/>
      <w:bookmarkEnd w:id="321"/>
    </w:p>
    <w:p w14:paraId="2DA7C1C4" w14:textId="7BACFF34" w:rsidR="00EF13DC" w:rsidRPr="00ED1D8A" w:rsidRDefault="00EF13DC" w:rsidP="00EF13DC">
      <w:pPr>
        <w:pStyle w:val="Paragraph"/>
        <w:spacing w:line="360" w:lineRule="auto"/>
        <w:rPr>
          <w:rFonts w:cs="Arial"/>
        </w:rPr>
      </w:pPr>
      <w:r>
        <w:rPr>
          <w:rFonts w:cs="Arial"/>
        </w:rPr>
        <w:t xml:space="preserve">Each planning horizon, plan, program, or any grouped set of activities shall have defined planning ownership and approval authority appropriate to its scope and level of decision-making.</w:t>
      </w:r>
    </w:p>
    <w:p w14:paraId="17C1579E" w14:textId="77777777" w:rsidR="00EF13DC" w:rsidRPr="00ED1D8A" w:rsidRDefault="00EF13DC" w:rsidP="00EF13DC">
      <w:pPr>
        <w:pStyle w:val="Paragraph"/>
        <w:spacing w:line="360" w:lineRule="auto"/>
        <w:rPr>
          <w:rFonts w:cs="Arial"/>
        </w:rPr>
      </w:pPr>
      <w:r>
        <w:rPr>
          <w:rFonts w:cs="Arial"/>
        </w:rPr>
        <w:t>The Plan Owner is accountable for the planning outcome and progression of the plan within the applicable planning horizon. Plan ownership may reside with Subsurface, Asset Management, E&amp;P Planning, Operations, or other designated functional leadership, depending on the nature and scope of the plan.</w:t>
      </w:r>
    </w:p>
    <w:p w14:paraId="6F4B12F3" w14:textId="77777777" w:rsidR="00EF13DC" w:rsidRPr="00ED1D8A" w:rsidRDefault="00EF13DC" w:rsidP="00EF13DC">
      <w:pPr>
        <w:pStyle w:val="Paragraph"/>
        <w:spacing w:line="360" w:lineRule="auto"/>
        <w:rPr>
          <w:rFonts w:cs="Arial"/>
        </w:rPr>
      </w:pPr>
    </w:p>
    <w:p w14:paraId="0C80163A" w14:textId="719C3DC5" w:rsidR="00EF13DC" w:rsidRPr="00ED1D8A" w:rsidRDefault="00EF13DC" w:rsidP="00EF13DC">
      <w:pPr>
        <w:pStyle w:val="Paragraph"/>
        <w:spacing w:line="360" w:lineRule="auto"/>
        <w:rPr>
          <w:rFonts w:cs="Arial"/>
        </w:rPr>
      </w:pPr>
      <w:r>
        <w:rPr>
          <w:rFonts w:cs="Arial"/>
        </w:rPr>
        <w:t>Supporting functions, including Projects, Well Operations, Engineering, Commercial, Relations, HSE, and other relevant functions, shall provide the required planning inputs and support the delivery of their respective activities.</w:t>
      </w:r>
    </w:p>
    <w:p w14:paraId="69F30201" w14:textId="4D0D2BFB" w:rsidR="00EF13DC" w:rsidRPr="00ED1D8A" w:rsidRDefault="00EF13DC" w:rsidP="00EF13DC">
      <w:pPr>
        <w:pStyle w:val="Paragraph"/>
        <w:spacing w:line="360" w:lineRule="auto"/>
        <w:rPr>
          <w:rFonts w:cs="Arial"/>
        </w:rPr>
      </w:pPr>
      <w:r>
        <w:rPr>
          <w:rFonts w:cs="Arial"/>
        </w:rPr>
        <w:t>In general, the Plan Owner is accountable for:</w:t>
      </w:r>
    </w:p>
    <w:p w14:paraId="2AA0C2F8" w14:textId="77777777" w:rsidR="00EF13DC" w:rsidRPr="00ED1D8A" w:rsidRDefault="00EF13DC" w:rsidP="00ED1D8A">
      <w:pPr>
        <w:pStyle w:val="Paragraph"/>
        <w:numPr>
          <w:ilvl w:val="0"/>
          <w:numId w:val="81"/>
        </w:numPr>
        <w:spacing w:after="0" w:line="360" w:lineRule="auto"/>
        <w:rPr>
          <w:rFonts w:cs="Arial"/>
        </w:rPr>
      </w:pPr>
      <w:r>
        <w:rPr>
          <w:rFonts w:cs="Arial"/>
        </w:rPr>
        <w:t>planning performance and delivery of the agreed work program;</w:t>
      </w:r>
    </w:p>
    <w:p w14:paraId="74647F6E" w14:textId="77777777" w:rsidR="00EF13DC" w:rsidRPr="00ED1D8A" w:rsidRDefault="00EF13DC" w:rsidP="00ED1D8A">
      <w:pPr>
        <w:pStyle w:val="Paragraph"/>
        <w:numPr>
          <w:ilvl w:val="0"/>
          <w:numId w:val="81"/>
        </w:numPr>
        <w:spacing w:after="0" w:line="360" w:lineRule="auto"/>
        <w:rPr>
          <w:rFonts w:cs="Arial"/>
        </w:rPr>
      </w:pPr>
      <w:r>
        <w:rPr>
          <w:rFonts w:cs="Arial"/>
        </w:rPr>
        <w:t>key planning assumptions, premises, and material changes;</w:t>
      </w:r>
    </w:p>
    <w:p w14:paraId="4E7988E9" w14:textId="77777777" w:rsidR="00EF13DC" w:rsidRPr="00ED1D8A" w:rsidRDefault="00EF13DC" w:rsidP="00ED1D8A">
      <w:pPr>
        <w:pStyle w:val="Paragraph"/>
        <w:numPr>
          <w:ilvl w:val="0"/>
          <w:numId w:val="81"/>
        </w:numPr>
        <w:spacing w:after="0" w:line="360" w:lineRule="auto"/>
        <w:rPr>
          <w:rFonts w:cs="Arial"/>
        </w:rPr>
      </w:pPr>
      <w:r>
        <w:rPr>
          <w:rFonts w:cs="Arial"/>
        </w:rPr>
        <w:t>resolution or escalation of conflicts, constraints, issues, and opportunities;</w:t>
      </w:r>
    </w:p>
    <w:p w14:paraId="2786267E" w14:textId="77777777" w:rsidR="00EF13DC" w:rsidRPr="00ED1D8A" w:rsidRDefault="00EF13DC" w:rsidP="00ED1D8A">
      <w:pPr>
        <w:pStyle w:val="Paragraph"/>
        <w:numPr>
          <w:ilvl w:val="0"/>
          <w:numId w:val="81"/>
        </w:numPr>
        <w:spacing w:after="0" w:line="360" w:lineRule="auto"/>
        <w:rPr>
          <w:rFonts w:cs="Arial"/>
        </w:rPr>
      </w:pPr>
      <w:r>
        <w:rPr>
          <w:rFonts w:cs="Arial"/>
        </w:rPr>
        <w:t>milestone and plan status updates; and</w:t>
      </w:r>
    </w:p>
    <w:p w14:paraId="1387EEFC" w14:textId="2E16B39F" w:rsidR="00EF13DC" w:rsidRPr="00ED1D8A" w:rsidRDefault="00EF13DC" w:rsidP="00ED1D8A">
      <w:pPr>
        <w:pStyle w:val="Paragraph"/>
        <w:numPr>
          <w:ilvl w:val="0"/>
          <w:numId w:val="81"/>
        </w:numPr>
        <w:spacing w:after="0" w:line="360" w:lineRule="auto"/>
        <w:rPr>
          <w:rFonts w:cs="Arial"/>
        </w:rPr>
      </w:pPr>
      <w:r>
        <w:rPr>
          <w:rFonts w:cs="Arial"/>
        </w:rPr>
        <w:t>review of resource requirements and constraints applicable to the plan.</w:t>
      </w:r>
    </w:p>
    <w:p w14:paraId="3C01366A" w14:textId="5F44B375" w:rsidR="00EF13DC" w:rsidRPr="00ED1D8A" w:rsidRDefault="00EF13DC" w:rsidP="00EF13DC">
      <w:pPr>
        <w:pStyle w:val="Paragraph"/>
        <w:spacing w:line="360" w:lineRule="auto"/>
        <w:rPr>
          <w:rFonts w:cs="Arial"/>
          <w:highlight w:val="yellow"/>
        </w:rPr>
      </w:pPr>
      <w:r>
        <w:rPr>
          <w:rFonts w:cs="Arial"/>
          <w:highlight w:val="yellow"/>
        </w:rPr>
        <w:t>Each planning horizon shall establish the following governance roles, as applicable:</w:t>
      </w:r>
    </w:p>
    <w:p w14:paraId="15914B4A" w14:textId="77777777" w:rsidR="00EF13DC" w:rsidRPr="00ED1D8A" w:rsidRDefault="00EF13DC" w:rsidP="00ED1D8A">
      <w:pPr>
        <w:pStyle w:val="Paragraph"/>
        <w:numPr>
          <w:ilvl w:val="0"/>
          <w:numId w:val="82"/>
        </w:numPr>
        <w:spacing w:after="0" w:line="360" w:lineRule="auto"/>
        <w:rPr>
          <w:rFonts w:cs="Arial"/>
          <w:highlight w:val="yellow"/>
        </w:rPr>
      </w:pPr>
      <w:r>
        <w:rPr>
          <w:rFonts w:cs="Arial"/>
          <w:b/>
          <w:bCs/>
          <w:highlight w:val="yellow"/>
        </w:rPr>
        <w:t>Plan</w:t>
      </w:r>
      <w:r>
        <w:rPr>
          <w:rFonts w:cs="Arial"/>
          <w:highlight w:val="yellow"/>
        </w:rPr>
        <w:t xml:space="preserve"> </w:t>
      </w:r>
      <w:r>
        <w:rPr>
          <w:rFonts w:cs="Arial"/>
          <w:b/>
          <w:bCs/>
          <w:highlight w:val="yellow"/>
        </w:rPr>
        <w:t>Owner</w:t>
      </w:r>
      <w:r>
        <w:rPr>
          <w:rFonts w:cs="Arial"/>
          <w:highlight w:val="yellow"/>
        </w:rPr>
        <w:t>. Accountable for the overall planning outcome, key planning decisions, and progression of the plan.</w:t>
      </w:r>
    </w:p>
    <w:p w14:paraId="02021401" w14:textId="77777777" w:rsidR="00EF13DC" w:rsidRPr="00ED1D8A" w:rsidRDefault="00EF13DC" w:rsidP="00ED1D8A">
      <w:pPr>
        <w:pStyle w:val="Paragraph"/>
        <w:numPr>
          <w:ilvl w:val="0"/>
          <w:numId w:val="82"/>
        </w:numPr>
        <w:spacing w:after="0" w:line="360" w:lineRule="auto"/>
        <w:rPr>
          <w:rFonts w:cs="Arial"/>
          <w:highlight w:val="yellow"/>
        </w:rPr>
      </w:pPr>
      <w:r>
        <w:rPr>
          <w:rFonts w:cs="Arial"/>
          <w:b/>
          <w:bCs/>
          <w:highlight w:val="yellow"/>
        </w:rPr>
        <w:t>Planning Process Focal Point.</w:t>
      </w:r>
      <w:r>
        <w:rPr>
          <w:rFonts w:cs="Arial"/>
          <w:highlight w:val="yellow"/>
        </w:rPr>
        <w:t xml:space="preserve"> Coordinates the applicable planning cycle, planning inputs, review forum, hand-offs, and implementation of the planning process.</w:t>
      </w:r>
    </w:p>
    <w:p w14:paraId="24C60DBB" w14:textId="77777777" w:rsidR="00EF13DC" w:rsidRPr="00ED1D8A" w:rsidRDefault="00EF13DC" w:rsidP="00ED1D8A">
      <w:pPr>
        <w:pStyle w:val="Paragraph"/>
        <w:numPr>
          <w:ilvl w:val="0"/>
          <w:numId w:val="82"/>
        </w:numPr>
        <w:spacing w:after="0" w:line="360" w:lineRule="auto"/>
        <w:rPr>
          <w:rFonts w:cs="Arial"/>
          <w:highlight w:val="yellow"/>
        </w:rPr>
      </w:pPr>
      <w:r>
        <w:rPr>
          <w:rFonts w:cs="Arial"/>
          <w:b/>
          <w:bCs/>
          <w:highlight w:val="yellow"/>
        </w:rPr>
        <w:t>Planning Administrator</w:t>
      </w:r>
      <w:r>
        <w:rPr>
          <w:rFonts w:cs="Arial"/>
          <w:highlight w:val="yellow"/>
        </w:rPr>
        <w:t>. Consolidates, updates, and maintains the required planning information and supports alignment of cross-functional activity schedules.</w:t>
      </w:r>
    </w:p>
    <w:p w14:paraId="52AFDE31" w14:textId="4619DF18" w:rsidR="00EF13DC" w:rsidRPr="00ED1D8A" w:rsidRDefault="00EF13DC" w:rsidP="00ED1D8A">
      <w:pPr>
        <w:pStyle w:val="Paragraph"/>
        <w:numPr>
          <w:ilvl w:val="0"/>
          <w:numId w:val="82"/>
        </w:numPr>
        <w:spacing w:line="360" w:lineRule="auto"/>
        <w:rPr>
          <w:rFonts w:cs="Arial"/>
          <w:highlight w:val="yellow"/>
        </w:rPr>
      </w:pPr>
      <w:r>
        <w:rPr>
          <w:rFonts w:cs="Arial"/>
          <w:b/>
          <w:bCs/>
          <w:highlight w:val="yellow"/>
        </w:rPr>
        <w:t>Approval Authority</w:t>
      </w:r>
      <w:r>
        <w:rPr>
          <w:rFonts w:cs="Arial"/>
          <w:highlight w:val="yellow"/>
        </w:rPr>
        <w:t>. Reviews and authorizes the plan or planning decision within the assigned level of authority.</w:t>
      </w:r>
    </w:p>
    <w:p w14:paraId="57D04853" w14:textId="30C80E9F" w:rsidR="00EF13DC" w:rsidRPr="00ED1D8A" w:rsidRDefault="00EF13DC" w:rsidP="00EF13DC">
      <w:pPr>
        <w:pStyle w:val="Paragraph"/>
        <w:spacing w:line="360" w:lineRule="auto"/>
        <w:rPr>
          <w:rFonts w:cs="Arial"/>
          <w:highlight w:val="yellow"/>
        </w:rPr>
      </w:pPr>
      <w:r>
        <w:rPr>
          <w:rFonts w:cs="Arial"/>
          <w:highlight w:val="yellow"/>
        </w:rPr>
        <w:t>The Planning Process Focal Point facilitates the planning process but does not replace the accountability of the Plan Owner or individual activity owners. Similarly, the Planning Administrator supports plan development and control but remains dependent on timely and accurate inputs from the responsible functions and activity owners.</w:t>
      </w:r>
    </w:p>
    <w:p w14:paraId="24928751" w14:textId="49A2DCF7" w:rsidR="00EF13DC" w:rsidRPr="00ED1D8A" w:rsidRDefault="00EF13DC" w:rsidP="00EF13DC">
      <w:pPr>
        <w:pStyle w:val="Paragraph"/>
        <w:spacing w:line="360" w:lineRule="auto"/>
        <w:rPr>
          <w:rFonts w:cs="Arial"/>
        </w:rPr>
      </w:pPr>
      <w:r>
        <w:rPr>
          <w:rFonts w:cs="Arial"/>
          <w:highlight w:val="yellow"/>
        </w:rPr>
        <w:t>Approval shall be performed at the appropriate organizational level for each planning horizon. As plans progress toward execution, the approval focus shifts from technical and strategic direction to prioritization, execution commitment, and field execution control</w:t>
      </w:r>
      <w:r>
        <w:rPr>
          <w:rFonts w:cs="Arial"/>
        </w:rPr>
        <w:t>.</w:t>
      </w:r>
    </w:p>
    <w:p w14:paraId="44704165" w14:textId="4F504ADF" w:rsidR="00EF13DC" w:rsidRPr="00ED1D8A" w:rsidRDefault="00EF13DC" w:rsidP="00EF13DC">
      <w:pPr>
        <w:pStyle w:val="Paragraph"/>
        <w:spacing w:line="360" w:lineRule="auto"/>
        <w:rPr>
          <w:rFonts w:cs="Arial"/>
        </w:rPr>
      </w:pPr>
      <w:commentRangeStart w:id="322"/>
      <w:r>
        <w:rPr>
          <w:rFonts w:cs="Arial"/>
          <w:highlight w:val="yellow"/>
        </w:rPr>
        <w:t>Approval of an integrated plan does not transfer accountability for individual activities. The respective activity or work owners remain accountable for the completeness, readiness, progress updates, and delivery of their assigned scope.</w:t>
      </w:r>
      <w:commentRangeEnd w:id="322"/>
      <w:r>
        <w:rPr>
          <w:rStyle w:val="CommentReference"/>
          <w:rFonts w:cs="Arial"/>
          <w:sz w:val="20"/>
          <w:szCs w:val="20"/>
        </w:rPr>
        <w:commentReference w:id="322"/>
      </w:r>
    </w:p>
    <w:p w14:paraId="66184593" w14:textId="5C4337F0" w:rsidR="009E79C3" w:rsidRPr="00ED1D8A" w:rsidRDefault="00EF13DC" w:rsidP="00EF13DC">
      <w:pPr>
        <w:pStyle w:val="Paragraph"/>
        <w:spacing w:line="360" w:lineRule="auto"/>
        <w:rPr>
          <w:rFonts w:cs="Arial"/>
        </w:rPr>
      </w:pPr>
      <w:r>
        <w:rPr>
          <w:rFonts w:cs="Arial"/>
        </w:rPr>
        <w:t xml:space="preserve">The general planning ownership, approval, focal point, and administration structure is summarized in </w:t>
      </w:r>
      <w:del w:author="Rev4 Update" w:date="2026-07-23T00:00:00Z" w:id="9503">
        <w:r>
          <w:rPr>
            <w:rFonts w:cs="Arial"/>
          </w:rPr>
          <w:delText xml:space="preserve">Table 1</w:delText>
        </w:r>
      </w:del>
      <w:ins w:author="Rev4 Update" w:date="2026-07-23T00:00:00Z" w:id="9504">
        <w:r>
          <w:rPr>
            <w:rFonts w:cs="Arial"/>
          </w:rPr>
          <w:t xml:space="preserve">Table 2</w:t>
        </w:r>
      </w:ins>
      <w:r>
        <w:rPr>
          <w:rFonts w:cs="Arial"/>
        </w:rPr>
        <w:t xml:space="preserve"> and aligned with the multi-horizon planning work process shown in Figure 2.</w:t>
      </w:r>
    </w:p>
    <w:p w14:paraId="45893FC0" w14:textId="77777777" w:rsidR="002E7161" w:rsidRPr="00ED1D8A" w:rsidRDefault="002E7161" w:rsidP="00EF13DC">
      <w:pPr>
        <w:pStyle w:val="Paragraph"/>
        <w:spacing w:line="360" w:lineRule="auto"/>
        <w:rPr>
          <w:rFonts w:cs="Arial"/>
        </w:rPr>
      </w:pPr>
    </w:p>
    <w:p w14:paraId="2A4EAA65" w14:textId="77777777" w:rsidR="002E7161" w:rsidRPr="00ED1D8A" w:rsidRDefault="002E7161" w:rsidP="00EF13DC">
      <w:pPr>
        <w:pStyle w:val="Paragraph"/>
        <w:spacing w:line="360" w:lineRule="auto"/>
        <w:rPr>
          <w:rFonts w:cs="Arial"/>
        </w:rPr>
      </w:pPr>
    </w:p>
    <w:p w14:paraId="211936F8" w14:textId="77777777" w:rsidR="002E7161" w:rsidRPr="00ED1D8A" w:rsidRDefault="002E7161" w:rsidP="00EF13DC">
      <w:pPr>
        <w:pStyle w:val="Paragraph"/>
        <w:spacing w:line="360" w:lineRule="auto"/>
        <w:rPr>
          <w:rFonts w:cs="Arial"/>
        </w:rPr>
      </w:pPr>
    </w:p>
    <w:p w14:paraId="4E68CC70" w14:textId="77777777" w:rsidR="002E7161" w:rsidRPr="00ED1D8A" w:rsidRDefault="002E7161" w:rsidP="00EF13DC">
      <w:pPr>
        <w:pStyle w:val="Paragraph"/>
        <w:spacing w:line="360" w:lineRule="auto"/>
        <w:rPr>
          <w:rFonts w:cs="Arial"/>
        </w:rPr>
      </w:pPr>
    </w:p>
    <w:p w14:paraId="1A7A57E9" w14:textId="77777777" w:rsidR="002E7161" w:rsidRPr="00ED1D8A" w:rsidRDefault="002E7161" w:rsidP="00EF13DC">
      <w:pPr>
        <w:pStyle w:val="Paragraph"/>
        <w:spacing w:line="360" w:lineRule="auto"/>
        <w:rPr>
          <w:rFonts w:cs="Arial"/>
        </w:rPr>
      </w:pPr>
    </w:p>
    <w:p w14:paraId="644BFB44" w14:textId="77777777" w:rsidR="002E7161" w:rsidRPr="00ED1D8A" w:rsidRDefault="002E7161" w:rsidP="00EF13DC">
      <w:pPr>
        <w:pStyle w:val="Paragraph"/>
        <w:spacing w:line="360" w:lineRule="auto"/>
        <w:rPr>
          <w:rFonts w:cs="Arial"/>
        </w:rPr>
      </w:pPr>
    </w:p>
    <w:p w14:paraId="758BEFC7" w14:textId="247B4F0A" w:rsidR="00763991" w:rsidRPr="00ED1D8A" w:rsidRDefault="00AB1AF1" w:rsidP="00ED1D8A">
      <w:pPr>
        <w:pStyle w:val="Paragraph"/>
        <w:spacing w:after="0" w:line="360" w:lineRule="auto"/>
        <w:ind w:firstLine="360"/>
        <w:jc w:val="center"/>
        <w:rPr>
          <w:rFonts w:cs="Arial"/>
        </w:rPr>
      </w:pPr>
      <w:commentRangeStart w:id="323"/>
      <w:del w:author="Rev4 Update" w:date="2026-07-23T00:00:00Z" w:id="9501">
        <w:r>
          <w:rPr>
            <w:rFonts w:cs="Arial"/>
            <w:b/>
            <w:highlight w:val="yellow"/>
          </w:rPr>
          <w:delText xml:space="preserve">Table 1</w:delText>
        </w:r>
      </w:del>
      <w:ins w:author="Rev4 Update" w:date="2026-07-23T00:00:00Z" w:id="9502">
        <w:r>
          <w:rPr>
            <w:rFonts w:cs="Arial"/>
            <w:b/>
            <w:highlight w:val="yellow"/>
          </w:rPr>
          <w:t xml:space="preserve">Table 2</w:t>
        </w:r>
      </w:ins>
      <w:r>
        <w:rPr>
          <w:rFonts w:cs="Arial"/>
          <w:b/>
          <w:highlight w:val="yellow"/>
        </w:rPr>
        <w:t xml:space="preserve">.  Plan Approval and Administration</w:t>
      </w:r>
      <w:commentRangeEnd w:id="323"/>
      <w:r>
        <w:rPr>
          <w:rStyle w:val="CommentReference"/>
          <w:rFonts w:cs="Arial"/>
          <w:sz w:val="20"/>
          <w:szCs w:val="20"/>
        </w:rPr>
        <w:commentReference w:id="323"/>
      </w:r>
    </w:p>
    <w:tbl>
      <w:tblPr>
        <w:tblStyle w:val="TableGrid"/>
        <w:tblW w:w="4332" w:type="pct"/>
        <w:tblInd w:w="1165" w:type="dxa"/>
        <w:tblCellMar>
          <w:left w:w="43" w:type="dxa"/>
          <w:right w:w="43" w:type="dxa"/>
        </w:tblCellMar>
        <w:tblLook w:val="06A0" w:firstRow="1" w:lastRow="0" w:firstColumn="1" w:lastColumn="0" w:noHBand="1" w:noVBand="1"/>
      </w:tblPr>
      <w:tblGrid>
        <w:gridCol w:w="1529"/>
        <w:gridCol w:w="1314"/>
        <w:gridCol w:w="1314"/>
        <w:gridCol w:w="1314"/>
        <w:gridCol w:w="1314"/>
        <w:gridCol w:w="1316"/>
      </w:tblGrid>
      <w:tr w:rsidR="00132EEB" w:rsidRPr="00CF42A6" w14:paraId="7A76606D" w14:textId="77777777" w:rsidTr="00ED1D8A">
        <w:trPr>
          <w:trHeight w:val="720"/>
          <w:tblHeader/>
        </w:trPr>
        <w:tc>
          <w:tcPr>
            <w:tcW w:w="944" w:type="pct"/>
            <w:tcBorders>
              <w:bottom w:val="double" w:sz="4" w:space="0" w:color="auto"/>
            </w:tcBorders>
            <w:shd w:val="clear" w:color="auto" w:fill="0F243E" w:themeFill="text2" w:themeFillShade="80"/>
            <w:vAlign w:val="center"/>
            <w:hideMark/>
          </w:tcPr>
          <w:p w14:paraId="5D9A6D5C" w14:textId="35B75C9C" w:rsidR="00132EEB" w:rsidRPr="00ED1D8A" w:rsidRDefault="00DA01EE" w:rsidP="00ED1D8A">
            <w:pPr>
              <w:ind w:left="-35"/>
              <w:jc w:val="center"/>
              <w:rPr>
                <w:rFonts w:cs="Arial"/>
                <w:b/>
                <w:bCs/>
                <w:i/>
                <w:iCs/>
                <w:sz w:val="18"/>
                <w:szCs w:val="18"/>
              </w:rPr>
            </w:pPr>
            <w:r>
              <w:rPr>
                <w:rFonts w:cs="Arial"/>
                <w:b/>
                <w:bCs/>
                <w:i/>
                <w:iCs/>
                <w:sz w:val="18"/>
                <w:szCs w:val="18"/>
              </w:rPr>
              <w:t>Planning Horizon</w:t>
            </w:r>
          </w:p>
        </w:tc>
        <w:tc>
          <w:tcPr>
            <w:tcW w:w="811" w:type="pct"/>
            <w:tcBorders>
              <w:bottom w:val="double" w:sz="4" w:space="0" w:color="auto"/>
            </w:tcBorders>
            <w:shd w:val="clear" w:color="auto" w:fill="0F243E" w:themeFill="text2" w:themeFillShade="80"/>
            <w:vAlign w:val="center"/>
            <w:hideMark/>
          </w:tcPr>
          <w:p w14:paraId="08625CC9" w14:textId="77777777" w:rsidR="00132EEB" w:rsidRPr="00ED1D8A" w:rsidRDefault="00132EEB" w:rsidP="00ED1D8A">
            <w:pPr>
              <w:ind w:left="-35"/>
              <w:jc w:val="center"/>
              <w:rPr>
                <w:rFonts w:cs="Arial"/>
                <w:b/>
                <w:bCs/>
                <w:i/>
                <w:iCs/>
                <w:sz w:val="18"/>
                <w:szCs w:val="18"/>
              </w:rPr>
            </w:pPr>
            <w:r>
              <w:rPr>
                <w:rFonts w:cs="Arial"/>
                <w:b/>
                <w:bCs/>
                <w:i/>
                <w:iCs/>
                <w:sz w:val="18"/>
                <w:szCs w:val="18"/>
              </w:rPr>
              <w:t>Coverage</w:t>
            </w:r>
          </w:p>
        </w:tc>
        <w:tc>
          <w:tcPr>
            <w:tcW w:w="811" w:type="pct"/>
            <w:tcBorders>
              <w:bottom w:val="double" w:sz="4" w:space="0" w:color="auto"/>
            </w:tcBorders>
            <w:shd w:val="clear" w:color="auto" w:fill="0F243E" w:themeFill="text2" w:themeFillShade="80"/>
            <w:vAlign w:val="center"/>
            <w:hideMark/>
          </w:tcPr>
          <w:p w14:paraId="408E2FE2" w14:textId="77777777" w:rsidR="00132EEB" w:rsidRPr="00ED1D8A" w:rsidRDefault="00132EEB" w:rsidP="00ED1D8A">
            <w:pPr>
              <w:ind w:left="-35"/>
              <w:jc w:val="center"/>
              <w:rPr>
                <w:rFonts w:cs="Arial"/>
                <w:b/>
                <w:bCs/>
                <w:i/>
                <w:iCs/>
                <w:sz w:val="18"/>
                <w:szCs w:val="18"/>
              </w:rPr>
            </w:pPr>
            <w:r>
              <w:rPr>
                <w:rFonts w:cs="Arial"/>
                <w:b/>
                <w:bCs/>
                <w:i/>
                <w:iCs/>
                <w:sz w:val="18"/>
                <w:szCs w:val="18"/>
              </w:rPr>
              <w:t>Plan Ownership</w:t>
            </w:r>
          </w:p>
        </w:tc>
        <w:tc>
          <w:tcPr>
            <w:tcW w:w="811" w:type="pct"/>
            <w:tcBorders>
              <w:bottom w:val="double" w:sz="4" w:space="0" w:color="auto"/>
            </w:tcBorders>
            <w:shd w:val="clear" w:color="auto" w:fill="0F243E" w:themeFill="text2" w:themeFillShade="80"/>
            <w:vAlign w:val="center"/>
            <w:hideMark/>
          </w:tcPr>
          <w:p w14:paraId="29CFD907" w14:textId="77777777" w:rsidR="00132EEB" w:rsidRPr="00ED1D8A" w:rsidRDefault="00132EEB" w:rsidP="00ED1D8A">
            <w:pPr>
              <w:ind w:left="-35"/>
              <w:jc w:val="center"/>
              <w:rPr>
                <w:rFonts w:cs="Arial"/>
                <w:b/>
                <w:bCs/>
                <w:i/>
                <w:iCs/>
                <w:sz w:val="18"/>
                <w:szCs w:val="18"/>
              </w:rPr>
            </w:pPr>
            <w:r>
              <w:rPr>
                <w:rFonts w:cs="Arial"/>
                <w:b/>
                <w:bCs/>
                <w:i/>
                <w:iCs/>
                <w:sz w:val="18"/>
                <w:szCs w:val="18"/>
              </w:rPr>
              <w:t>Approval Authority</w:t>
            </w:r>
          </w:p>
        </w:tc>
        <w:tc>
          <w:tcPr>
            <w:tcW w:w="811" w:type="pct"/>
            <w:tcBorders>
              <w:bottom w:val="double" w:sz="4" w:space="0" w:color="auto"/>
            </w:tcBorders>
            <w:shd w:val="clear" w:color="auto" w:fill="0F243E" w:themeFill="text2" w:themeFillShade="80"/>
            <w:vAlign w:val="center"/>
            <w:hideMark/>
          </w:tcPr>
          <w:p w14:paraId="25C5B8E9" w14:textId="1F6EE0E0" w:rsidR="00132EEB" w:rsidRPr="00ED1D8A" w:rsidRDefault="00132EEB" w:rsidP="00ED1D8A">
            <w:pPr>
              <w:ind w:left="-35"/>
              <w:jc w:val="center"/>
              <w:rPr>
                <w:rFonts w:cs="Arial"/>
                <w:b/>
                <w:bCs/>
                <w:i/>
                <w:iCs/>
                <w:sz w:val="18"/>
                <w:szCs w:val="18"/>
              </w:rPr>
            </w:pPr>
            <w:r>
              <w:rPr>
                <w:rFonts w:cs="Arial"/>
                <w:b/>
                <w:bCs/>
                <w:i/>
                <w:iCs/>
                <w:sz w:val="18"/>
                <w:szCs w:val="18"/>
              </w:rPr>
              <w:t>Planning Focal Point</w:t>
            </w:r>
          </w:p>
        </w:tc>
        <w:tc>
          <w:tcPr>
            <w:tcW w:w="812" w:type="pct"/>
            <w:tcBorders>
              <w:bottom w:val="double" w:sz="4" w:space="0" w:color="auto"/>
            </w:tcBorders>
            <w:shd w:val="clear" w:color="auto" w:fill="0F243E" w:themeFill="text2" w:themeFillShade="80"/>
            <w:vAlign w:val="center"/>
            <w:hideMark/>
          </w:tcPr>
          <w:p w14:paraId="2D53948B" w14:textId="330E4882" w:rsidR="00132EEB" w:rsidRPr="00ED1D8A" w:rsidRDefault="00132EEB" w:rsidP="00ED1D8A">
            <w:pPr>
              <w:ind w:left="-35"/>
              <w:jc w:val="center"/>
              <w:rPr>
                <w:rFonts w:cs="Arial"/>
                <w:b/>
                <w:bCs/>
                <w:i/>
                <w:iCs/>
                <w:sz w:val="18"/>
                <w:szCs w:val="18"/>
              </w:rPr>
            </w:pPr>
            <w:r>
              <w:rPr>
                <w:rFonts w:cs="Arial"/>
                <w:b/>
                <w:bCs/>
                <w:i/>
                <w:iCs/>
                <w:sz w:val="18"/>
                <w:szCs w:val="18"/>
              </w:rPr>
              <w:t>Planning Admin.</w:t>
            </w:r>
          </w:p>
        </w:tc>
      </w:tr>
      <w:tr w:rsidR="002125EF" w:rsidRPr="00CF42A6" w14:paraId="0D92F50B" w14:textId="77777777" w:rsidTr="00ED1D8A">
        <w:trPr>
          <w:trHeight w:val="720"/>
        </w:trPr>
        <w:tc>
          <w:tcPr>
            <w:tcW w:w="944" w:type="pct"/>
            <w:tcBorders>
              <w:top w:val="double" w:sz="4" w:space="0" w:color="auto"/>
              <w:right w:val="double" w:sz="4" w:space="0" w:color="auto"/>
            </w:tcBorders>
            <w:shd w:val="clear" w:color="auto" w:fill="0F243E" w:themeFill="text2" w:themeFillShade="80"/>
            <w:vAlign w:val="center"/>
            <w:hideMark/>
          </w:tcPr>
          <w:p w14:paraId="2A5E1DD3" w14:textId="07AF13E5" w:rsidR="002125EF" w:rsidRPr="00ED1D8A" w:rsidRDefault="002125EF" w:rsidP="00ED1D8A">
            <w:pPr>
              <w:ind w:left="-35"/>
              <w:jc w:val="center"/>
              <w:rPr>
                <w:rFonts w:cs="Arial"/>
                <w:i/>
                <w:iCs/>
                <w:sz w:val="18"/>
                <w:szCs w:val="18"/>
              </w:rPr>
            </w:pPr>
            <w:r>
              <w:rPr>
                <w:rStyle w:val="Strong"/>
                <w:rFonts w:cs="Arial"/>
                <w:i/>
                <w:iCs/>
                <w:sz w:val="18"/>
                <w:szCs w:val="18"/>
              </w:rPr>
              <w:t xml:space="preserve">Field Depletion Plan </w:t>
              <w:br/>
              <w:t>(FDP)</w:t>
            </w:r>
          </w:p>
        </w:tc>
        <w:tc>
          <w:tcPr>
            <w:tcW w:w="811" w:type="pct"/>
            <w:tcBorders>
              <w:top w:val="double" w:sz="4" w:space="0" w:color="auto"/>
              <w:left w:val="double" w:sz="4" w:space="0" w:color="auto"/>
            </w:tcBorders>
            <w:shd w:val="clear" w:color="auto" w:fill="DBE5F1" w:themeFill="accent1" w:themeFillTint="33"/>
            <w:vAlign w:val="center"/>
          </w:tcPr>
          <w:p w14:paraId="77AAF49A" w14:textId="3BAE9DC1" w:rsidR="002125EF" w:rsidRPr="00ED1D8A" w:rsidRDefault="002125EF" w:rsidP="00ED1D8A">
            <w:pPr>
              <w:ind w:left="-35"/>
              <w:jc w:val="center"/>
              <w:rPr>
                <w:rFonts w:cs="Arial"/>
                <w:sz w:val="18"/>
                <w:szCs w:val="18"/>
              </w:rPr>
            </w:pPr>
            <w:r>
              <w:rPr>
                <w:rFonts w:cs="Arial"/>
                <w:sz w:val="18"/>
                <w:szCs w:val="18"/>
              </w:rPr>
              <w:t>Field technical planning</w:t>
            </w:r>
          </w:p>
        </w:tc>
        <w:tc>
          <w:tcPr>
            <w:tcW w:w="811" w:type="pct"/>
            <w:tcBorders>
              <w:top w:val="double" w:sz="4" w:space="0" w:color="auto"/>
            </w:tcBorders>
            <w:shd w:val="clear" w:color="auto" w:fill="DBE5F1" w:themeFill="accent1" w:themeFillTint="33"/>
            <w:vAlign w:val="center"/>
          </w:tcPr>
          <w:p w14:paraId="7476A6B0" w14:textId="1409A21E" w:rsidR="002125EF" w:rsidRPr="00ED1D8A" w:rsidRDefault="002125EF" w:rsidP="00ED1D8A">
            <w:pPr>
              <w:ind w:left="-35"/>
              <w:jc w:val="center"/>
              <w:rPr>
                <w:rFonts w:cs="Arial"/>
                <w:sz w:val="18"/>
                <w:szCs w:val="18"/>
              </w:rPr>
            </w:pPr>
            <w:r>
              <w:rPr>
                <w:rFonts w:cs="Arial"/>
                <w:sz w:val="18"/>
                <w:szCs w:val="18"/>
              </w:rPr>
              <w:t>SM</w:t>
              <w:br/>
              <w:t>Subsurface</w:t>
            </w:r>
          </w:p>
        </w:tc>
        <w:tc>
          <w:tcPr>
            <w:tcW w:w="811" w:type="pct"/>
            <w:tcBorders>
              <w:top w:val="double" w:sz="4" w:space="0" w:color="auto"/>
            </w:tcBorders>
            <w:shd w:val="clear" w:color="auto" w:fill="DBE5F1" w:themeFill="accent1" w:themeFillTint="33"/>
            <w:vAlign w:val="center"/>
          </w:tcPr>
          <w:p w14:paraId="06E599C3" w14:textId="21481827" w:rsidR="002125EF" w:rsidRPr="00ED1D8A" w:rsidRDefault="002125EF" w:rsidP="00ED1D8A">
            <w:pPr>
              <w:ind w:left="-35"/>
              <w:jc w:val="center"/>
              <w:rPr>
                <w:rFonts w:cs="Arial"/>
                <w:sz w:val="18"/>
                <w:szCs w:val="18"/>
              </w:rPr>
            </w:pPr>
            <w:r>
              <w:rPr>
                <w:rFonts w:cs="Arial"/>
                <w:sz w:val="18"/>
                <w:szCs w:val="18"/>
              </w:rPr>
              <w:t>Sr. VP Asset</w:t>
            </w:r>
          </w:p>
        </w:tc>
        <w:tc>
          <w:tcPr>
            <w:tcW w:w="811" w:type="pct"/>
            <w:tcBorders>
              <w:top w:val="double" w:sz="4" w:space="0" w:color="auto"/>
            </w:tcBorders>
            <w:shd w:val="clear" w:color="auto" w:fill="DBE5F1" w:themeFill="accent1" w:themeFillTint="33"/>
            <w:vAlign w:val="center"/>
          </w:tcPr>
          <w:p w14:paraId="31489001" w14:textId="0C9A3303" w:rsidR="002125EF" w:rsidRPr="00ED1D8A" w:rsidRDefault="002125EF" w:rsidP="00ED1D8A">
            <w:pPr>
              <w:ind w:left="-35"/>
              <w:jc w:val="center"/>
              <w:rPr>
                <w:rFonts w:cs="Arial"/>
                <w:sz w:val="18"/>
                <w:szCs w:val="18"/>
              </w:rPr>
            </w:pPr>
            <w:r>
              <w:rPr>
                <w:rFonts w:cs="Arial"/>
                <w:i/>
                <w:iCs/>
                <w:sz w:val="18"/>
                <w:szCs w:val="18"/>
              </w:rPr>
              <w:t>As per FDP guidelines</w:t>
            </w:r>
          </w:p>
        </w:tc>
        <w:tc>
          <w:tcPr>
            <w:tcW w:w="812" w:type="pct"/>
            <w:tcBorders>
              <w:top w:val="double" w:sz="4" w:space="0" w:color="auto"/>
            </w:tcBorders>
            <w:shd w:val="clear" w:color="auto" w:fill="DBE5F1" w:themeFill="accent1" w:themeFillTint="33"/>
            <w:vAlign w:val="center"/>
          </w:tcPr>
          <w:p w14:paraId="47C938C0" w14:textId="5543B42B" w:rsidR="002125EF" w:rsidRPr="00ED1D8A" w:rsidRDefault="002125EF" w:rsidP="00ED1D8A">
            <w:pPr>
              <w:ind w:left="-35"/>
              <w:jc w:val="center"/>
              <w:rPr>
                <w:rFonts w:cs="Arial"/>
                <w:i/>
                <w:iCs/>
                <w:sz w:val="18"/>
                <w:szCs w:val="18"/>
              </w:rPr>
            </w:pPr>
            <w:r>
              <w:rPr>
                <w:rFonts w:cs="Arial"/>
                <w:i/>
                <w:iCs/>
                <w:sz w:val="18"/>
                <w:szCs w:val="18"/>
              </w:rPr>
              <w:t>As per FDP guidelines</w:t>
            </w:r>
          </w:p>
        </w:tc>
      </w:tr>
      <w:tr w:rsidR="002E7161" w:rsidRPr="00CF42A6" w14:paraId="53D11E68" w14:textId="77777777" w:rsidTr="00ED1D8A">
        <w:trPr>
          <w:trHeight w:val="720"/>
        </w:trPr>
        <w:tc>
          <w:tcPr>
            <w:tcW w:w="944" w:type="pct"/>
            <w:tcBorders>
              <w:right w:val="double" w:sz="4" w:space="0" w:color="auto"/>
            </w:tcBorders>
            <w:shd w:val="clear" w:color="auto" w:fill="0F243E" w:themeFill="text2" w:themeFillShade="80"/>
            <w:vAlign w:val="center"/>
            <w:hideMark/>
          </w:tcPr>
          <w:p w14:paraId="59CF71EC" w14:textId="0CA54CB7" w:rsidR="002E7161" w:rsidRPr="00ED1D8A" w:rsidRDefault="002E7161" w:rsidP="00ED1D8A">
            <w:pPr>
              <w:ind w:left="-35"/>
              <w:jc w:val="center"/>
              <w:rPr>
                <w:rFonts w:cs="Arial"/>
                <w:i/>
                <w:iCs/>
                <w:sz w:val="18"/>
                <w:szCs w:val="18"/>
              </w:rPr>
            </w:pPr>
            <w:r>
              <w:rPr>
                <w:rStyle w:val="Strong"/>
                <w:rFonts w:cs="Arial"/>
                <w:i/>
                <w:iCs/>
                <w:sz w:val="18"/>
                <w:szCs w:val="18"/>
              </w:rPr>
              <w:t>Asset Dev. Plan (ADP)</w:t>
            </w:r>
          </w:p>
        </w:tc>
        <w:tc>
          <w:tcPr>
            <w:tcW w:w="811" w:type="pct"/>
            <w:tcBorders>
              <w:left w:val="double" w:sz="4" w:space="0" w:color="auto"/>
            </w:tcBorders>
            <w:shd w:val="clear" w:color="auto" w:fill="DBE5F1" w:themeFill="accent1" w:themeFillTint="33"/>
            <w:vAlign w:val="center"/>
          </w:tcPr>
          <w:p w14:paraId="06525D27" w14:textId="501A78D1" w:rsidR="002E7161" w:rsidRPr="00ED1D8A" w:rsidRDefault="002E7161" w:rsidP="00ED1D8A">
            <w:pPr>
              <w:ind w:left="-35"/>
              <w:jc w:val="center"/>
              <w:rPr>
                <w:rFonts w:cs="Arial"/>
                <w:sz w:val="18"/>
                <w:szCs w:val="18"/>
              </w:rPr>
            </w:pPr>
            <w:r>
              <w:rPr>
                <w:rFonts w:cs="Arial"/>
                <w:sz w:val="18"/>
                <w:szCs w:val="18"/>
              </w:rPr>
              <w:t>Block / Asset Developments</w:t>
            </w:r>
          </w:p>
        </w:tc>
        <w:tc>
          <w:tcPr>
            <w:tcW w:w="811" w:type="pct"/>
            <w:shd w:val="clear" w:color="auto" w:fill="DBE5F1" w:themeFill="accent1" w:themeFillTint="33"/>
            <w:vAlign w:val="center"/>
          </w:tcPr>
          <w:p w14:paraId="20CC62A8" w14:textId="63B98705" w:rsidR="002E7161" w:rsidRPr="00ED1D8A" w:rsidRDefault="002E7161" w:rsidP="00ED1D8A">
            <w:pPr>
              <w:ind w:left="-35"/>
              <w:jc w:val="center"/>
              <w:rPr>
                <w:rFonts w:cs="Arial"/>
                <w:sz w:val="18"/>
                <w:szCs w:val="18"/>
              </w:rPr>
            </w:pPr>
            <w:r>
              <w:rPr>
                <w:rFonts w:cs="Arial"/>
                <w:sz w:val="18"/>
                <w:szCs w:val="18"/>
              </w:rPr>
              <w:t>Sr. VP Asset</w:t>
            </w:r>
          </w:p>
        </w:tc>
        <w:tc>
          <w:tcPr>
            <w:tcW w:w="811" w:type="pct"/>
            <w:shd w:val="clear" w:color="auto" w:fill="DBE5F1" w:themeFill="accent1" w:themeFillTint="33"/>
            <w:vAlign w:val="center"/>
          </w:tcPr>
          <w:p w14:paraId="5BF1976E" w14:textId="011F6AA0" w:rsidR="002E7161" w:rsidRPr="00ED1D8A" w:rsidRDefault="002E7161" w:rsidP="00ED1D8A">
            <w:pPr>
              <w:ind w:left="-35"/>
              <w:jc w:val="center"/>
              <w:rPr>
                <w:rFonts w:cs="Arial"/>
                <w:sz w:val="18"/>
                <w:szCs w:val="18"/>
              </w:rPr>
            </w:pPr>
            <w:r>
              <w:rPr>
                <w:rFonts w:cs="Arial"/>
                <w:sz w:val="18"/>
                <w:szCs w:val="18"/>
              </w:rPr>
              <w:t>CEO/COO</w:t>
            </w:r>
          </w:p>
        </w:tc>
        <w:tc>
          <w:tcPr>
            <w:tcW w:w="811" w:type="pct"/>
            <w:shd w:val="clear" w:color="auto" w:fill="DBE5F1" w:themeFill="accent1" w:themeFillTint="33"/>
            <w:vAlign w:val="center"/>
          </w:tcPr>
          <w:p w14:paraId="5E4B2CFA" w14:textId="773B6A7F" w:rsidR="002E7161" w:rsidRPr="00ED1D8A" w:rsidRDefault="002E7161" w:rsidP="00ED1D8A">
            <w:pPr>
              <w:ind w:left="-35"/>
              <w:jc w:val="center"/>
              <w:rPr>
                <w:rFonts w:cs="Arial"/>
                <w:i/>
                <w:iCs/>
                <w:sz w:val="18"/>
                <w:szCs w:val="18"/>
              </w:rPr>
            </w:pPr>
            <w:r>
              <w:rPr>
                <w:rFonts w:cs="Arial"/>
                <w:i/>
                <w:iCs/>
                <w:sz w:val="18"/>
                <w:szCs w:val="18"/>
              </w:rPr>
              <w:t xml:space="preserve">As per ADP guidelines</w:t>
            </w:r>
          </w:p>
        </w:tc>
        <w:tc>
          <w:tcPr>
            <w:tcW w:w="812" w:type="pct"/>
            <w:shd w:val="clear" w:color="auto" w:fill="DBE5F1" w:themeFill="accent1" w:themeFillTint="33"/>
            <w:vAlign w:val="center"/>
          </w:tcPr>
          <w:p w14:paraId="050960BE" w14:textId="186CE9A6" w:rsidR="002E7161" w:rsidRPr="00ED1D8A" w:rsidRDefault="002E7161" w:rsidP="00ED1D8A">
            <w:pPr>
              <w:ind w:left="-35"/>
              <w:jc w:val="center"/>
              <w:rPr>
                <w:rFonts w:cs="Arial"/>
                <w:i/>
                <w:iCs/>
                <w:sz w:val="18"/>
                <w:szCs w:val="18"/>
              </w:rPr>
            </w:pPr>
            <w:r>
              <w:rPr>
                <w:rFonts w:cs="Arial"/>
                <w:i/>
                <w:iCs/>
                <w:sz w:val="18"/>
                <w:szCs w:val="18"/>
              </w:rPr>
              <w:t xml:space="preserve">As per ADP guidelines</w:t>
            </w:r>
          </w:p>
        </w:tc>
      </w:tr>
      <w:tr w:rsidR="002125EF" w:rsidRPr="00CF42A6" w14:paraId="10942488" w14:textId="77777777" w:rsidTr="00ED1D8A">
        <w:trPr>
          <w:trHeight w:val="720"/>
        </w:trPr>
        <w:tc>
          <w:tcPr>
            <w:tcW w:w="944" w:type="pct"/>
            <w:tcBorders>
              <w:right w:val="double" w:sz="4" w:space="0" w:color="auto"/>
            </w:tcBorders>
            <w:shd w:val="clear" w:color="auto" w:fill="244061" w:themeFill="accent1" w:themeFillShade="80"/>
            <w:vAlign w:val="center"/>
            <w:hideMark/>
          </w:tcPr>
          <w:p w14:paraId="18885D44" w14:textId="501B462A" w:rsidR="002125EF" w:rsidRPr="00ED1D8A" w:rsidRDefault="002125EF" w:rsidP="00ED1D8A">
            <w:pPr>
              <w:ind w:left="-35"/>
              <w:jc w:val="center"/>
              <w:rPr>
                <w:rFonts w:cs="Arial"/>
                <w:i/>
                <w:iCs/>
                <w:sz w:val="18"/>
                <w:szCs w:val="18"/>
              </w:rPr>
            </w:pPr>
            <w:r>
              <w:rPr>
                <w:rStyle w:val="Strong"/>
                <w:rFonts w:cs="Arial"/>
                <w:i/>
                <w:iCs/>
                <w:sz w:val="18"/>
                <w:szCs w:val="18"/>
              </w:rPr>
              <w:t xml:space="preserve">LTP </w:t>
              <w:br/>
              <w:t>(Outer Years)</w:t>
            </w:r>
          </w:p>
        </w:tc>
        <w:tc>
          <w:tcPr>
            <w:tcW w:w="811" w:type="pct"/>
            <w:tcBorders>
              <w:left w:val="double" w:sz="4" w:space="0" w:color="auto"/>
            </w:tcBorders>
            <w:shd w:val="clear" w:color="auto" w:fill="DBE5F1" w:themeFill="accent1" w:themeFillTint="33"/>
            <w:vAlign w:val="center"/>
          </w:tcPr>
          <w:p w14:paraId="426EB93E" w14:textId="6DD0C26E" w:rsidR="002125EF" w:rsidRPr="00ED1D8A" w:rsidRDefault="002125EF" w:rsidP="00ED1D8A">
            <w:pPr>
              <w:ind w:left="-35"/>
              <w:jc w:val="center"/>
              <w:rPr>
                <w:rFonts w:cs="Arial"/>
                <w:sz w:val="18"/>
                <w:szCs w:val="18"/>
              </w:rPr>
            </w:pPr>
            <w:r>
              <w:rPr>
                <w:rFonts w:cs="Arial"/>
                <w:sz w:val="18"/>
                <w:szCs w:val="18"/>
              </w:rPr>
              <w:t>10-years+ business outlook</w:t>
            </w:r>
          </w:p>
        </w:tc>
        <w:tc>
          <w:tcPr>
            <w:tcW w:w="811" w:type="pct"/>
            <w:shd w:val="clear" w:color="auto" w:fill="DBE5F1" w:themeFill="accent1" w:themeFillTint="33"/>
            <w:vAlign w:val="center"/>
          </w:tcPr>
          <w:p w14:paraId="2CC55A90" w14:textId="1F0F6A51" w:rsidR="002125EF" w:rsidRPr="00ED1D8A" w:rsidRDefault="002125EF" w:rsidP="00ED1D8A">
            <w:pPr>
              <w:ind w:left="-35"/>
              <w:jc w:val="center"/>
              <w:rPr>
                <w:rFonts w:cs="Arial"/>
                <w:sz w:val="18"/>
                <w:szCs w:val="18"/>
              </w:rPr>
            </w:pPr>
            <w:r>
              <w:rPr>
                <w:rFonts w:cs="Arial"/>
                <w:sz w:val="18"/>
                <w:szCs w:val="18"/>
              </w:rPr>
              <w:t>Asset Management</w:t>
            </w:r>
          </w:p>
        </w:tc>
        <w:tc>
          <w:tcPr>
            <w:tcW w:w="811" w:type="pct"/>
            <w:shd w:val="clear" w:color="auto" w:fill="DBE5F1" w:themeFill="accent1" w:themeFillTint="33"/>
            <w:vAlign w:val="center"/>
          </w:tcPr>
          <w:p w14:paraId="2A301464" w14:textId="031F6971" w:rsidR="002125EF" w:rsidRPr="00ED1D8A" w:rsidRDefault="002125EF" w:rsidP="00ED1D8A">
            <w:pPr>
              <w:ind w:left="-35"/>
              <w:jc w:val="center"/>
              <w:rPr>
                <w:rFonts w:cs="Arial"/>
                <w:sz w:val="18"/>
                <w:szCs w:val="18"/>
              </w:rPr>
            </w:pPr>
            <w:r>
              <w:rPr>
                <w:rFonts w:cs="Arial"/>
                <w:sz w:val="18"/>
                <w:szCs w:val="18"/>
              </w:rPr>
              <w:t>CEO/COO + Sr. VP Asset</w:t>
            </w:r>
          </w:p>
        </w:tc>
        <w:tc>
          <w:tcPr>
            <w:tcW w:w="811" w:type="pct"/>
            <w:shd w:val="clear" w:color="auto" w:fill="DBE5F1" w:themeFill="accent1" w:themeFillTint="33"/>
            <w:vAlign w:val="center"/>
          </w:tcPr>
          <w:p w14:paraId="118AFE26" w14:textId="580B18BC" w:rsidR="002125EF" w:rsidRPr="00ED1D8A" w:rsidRDefault="002125EF" w:rsidP="00ED1D8A">
            <w:pPr>
              <w:ind w:left="-35"/>
              <w:jc w:val="center"/>
              <w:rPr>
                <w:rFonts w:cs="Arial"/>
                <w:sz w:val="18"/>
                <w:szCs w:val="18"/>
              </w:rPr>
            </w:pPr>
            <w:r>
              <w:rPr>
                <w:rFonts w:cs="Arial"/>
                <w:sz w:val="18"/>
                <w:szCs w:val="18"/>
              </w:rPr>
              <w:t>Asset Management</w:t>
            </w:r>
          </w:p>
        </w:tc>
        <w:tc>
          <w:tcPr>
            <w:tcW w:w="812" w:type="pct"/>
            <w:shd w:val="clear" w:color="auto" w:fill="DBE5F1" w:themeFill="accent1" w:themeFillTint="33"/>
            <w:vAlign w:val="center"/>
          </w:tcPr>
          <w:p w14:paraId="1C44A5AA" w14:textId="266CD80C" w:rsidR="002125EF" w:rsidRPr="00ED1D8A" w:rsidRDefault="002125EF" w:rsidP="00ED1D8A">
            <w:pPr>
              <w:jc w:val="center"/>
              <w:rPr>
                <w:rFonts w:cs="Arial"/>
                <w:sz w:val="18"/>
                <w:szCs w:val="18"/>
              </w:rPr>
            </w:pPr>
            <w:r>
              <w:rPr>
                <w:rFonts w:cs="Arial"/>
                <w:sz w:val="18"/>
                <w:szCs w:val="18"/>
              </w:rPr>
              <w:t>E&amp;P Planning</w:t>
            </w:r>
          </w:p>
        </w:tc>
      </w:tr>
      <w:tr w:rsidR="00B05CE8" w:rsidRPr="00CF42A6" w14:paraId="4695A99C" w14:textId="77777777" w:rsidTr="00ED1D8A">
        <w:trPr>
          <w:trHeight w:val="720"/>
        </w:trPr>
        <w:tc>
          <w:tcPr>
            <w:tcW w:w="944" w:type="pct"/>
            <w:tcBorders>
              <w:right w:val="double" w:sz="4" w:space="0" w:color="auto"/>
            </w:tcBorders>
            <w:shd w:val="clear" w:color="auto" w:fill="244061" w:themeFill="accent1" w:themeFillShade="80"/>
            <w:vAlign w:val="center"/>
            <w:hideMark/>
          </w:tcPr>
          <w:p w14:paraId="1E4A2A9C" w14:textId="1CD27443" w:rsidR="00B05CE8" w:rsidRPr="00ED1D8A" w:rsidRDefault="00B05CE8" w:rsidP="00ED1D8A">
            <w:pPr>
              <w:ind w:left="-35"/>
              <w:jc w:val="center"/>
              <w:rPr>
                <w:rFonts w:cs="Arial"/>
                <w:i/>
                <w:iCs/>
                <w:sz w:val="18"/>
                <w:szCs w:val="18"/>
              </w:rPr>
            </w:pPr>
            <w:r>
              <w:rPr>
                <w:rStyle w:val="Strong"/>
                <w:rFonts w:cs="Arial"/>
                <w:i/>
                <w:iCs/>
                <w:sz w:val="18"/>
                <w:szCs w:val="18"/>
              </w:rPr>
              <w:t xml:space="preserve">LTP  </w:t>
              <w:br/>
              <w:t>(24-Month)</w:t>
            </w:r>
          </w:p>
        </w:tc>
        <w:tc>
          <w:tcPr>
            <w:tcW w:w="811" w:type="pct"/>
            <w:tcBorders>
              <w:left w:val="double" w:sz="4" w:space="0" w:color="auto"/>
            </w:tcBorders>
            <w:shd w:val="clear" w:color="auto" w:fill="DBE5F1" w:themeFill="accent1" w:themeFillTint="33"/>
            <w:vAlign w:val="center"/>
          </w:tcPr>
          <w:p w14:paraId="1E5154CD" w14:textId="74714696" w:rsidR="00B05CE8" w:rsidRPr="00ED1D8A" w:rsidRDefault="00B05CE8" w:rsidP="00ED1D8A">
            <w:pPr>
              <w:ind w:left="-35"/>
              <w:jc w:val="center"/>
              <w:rPr>
                <w:rFonts w:cs="Arial"/>
                <w:sz w:val="18"/>
                <w:szCs w:val="18"/>
              </w:rPr>
            </w:pPr>
            <w:r>
              <w:rPr>
                <w:rFonts w:cs="Arial"/>
                <w:sz w:val="18"/>
                <w:szCs w:val="18"/>
              </w:rPr>
              <w:t>Major asset activities and milestones</w:t>
            </w:r>
          </w:p>
        </w:tc>
        <w:tc>
          <w:tcPr>
            <w:tcW w:w="811" w:type="pct"/>
            <w:shd w:val="clear" w:color="auto" w:fill="DBE5F1" w:themeFill="accent1" w:themeFillTint="33"/>
            <w:vAlign w:val="center"/>
          </w:tcPr>
          <w:p w14:paraId="312F03CE" w14:textId="51C62D7B" w:rsidR="00B05CE8" w:rsidRPr="00ED1D8A" w:rsidRDefault="002125EF" w:rsidP="00ED1D8A">
            <w:pPr>
              <w:ind w:left="-35"/>
              <w:jc w:val="center"/>
              <w:rPr>
                <w:rFonts w:cs="Arial"/>
                <w:sz w:val="18"/>
                <w:szCs w:val="18"/>
              </w:rPr>
            </w:pPr>
            <w:r>
              <w:rPr>
                <w:rFonts w:cs="Arial"/>
                <w:sz w:val="18"/>
                <w:szCs w:val="18"/>
              </w:rPr>
              <w:t>Asset Management</w:t>
            </w:r>
          </w:p>
        </w:tc>
        <w:tc>
          <w:tcPr>
            <w:tcW w:w="811" w:type="pct"/>
            <w:shd w:val="clear" w:color="auto" w:fill="DBE5F1" w:themeFill="accent1" w:themeFillTint="33"/>
            <w:vAlign w:val="center"/>
          </w:tcPr>
          <w:p w14:paraId="73B1CCAD" w14:textId="3F5851C4" w:rsidR="00B05CE8" w:rsidRPr="00ED1D8A" w:rsidRDefault="00B05CE8" w:rsidP="00ED1D8A">
            <w:pPr>
              <w:ind w:left="-35"/>
              <w:jc w:val="center"/>
              <w:rPr>
                <w:rFonts w:cs="Arial"/>
                <w:sz w:val="18"/>
                <w:szCs w:val="18"/>
              </w:rPr>
            </w:pPr>
            <w:r>
              <w:rPr>
                <w:rFonts w:cs="Arial"/>
                <w:sz w:val="18"/>
                <w:szCs w:val="18"/>
              </w:rPr>
              <w:t>CEO/COO + Sr. VP Asset</w:t>
            </w:r>
          </w:p>
        </w:tc>
        <w:tc>
          <w:tcPr>
            <w:tcW w:w="811" w:type="pct"/>
            <w:shd w:val="clear" w:color="auto" w:fill="DBE5F1" w:themeFill="accent1" w:themeFillTint="33"/>
            <w:vAlign w:val="center"/>
          </w:tcPr>
          <w:p w14:paraId="0705F6B2" w14:textId="1D6CCBEB" w:rsidR="00B05CE8" w:rsidRPr="00ED1D8A" w:rsidRDefault="00B05CE8" w:rsidP="00ED1D8A">
            <w:pPr>
              <w:ind w:left="-35"/>
              <w:jc w:val="center"/>
              <w:rPr>
                <w:rFonts w:cs="Arial"/>
                <w:sz w:val="18"/>
                <w:szCs w:val="18"/>
              </w:rPr>
            </w:pPr>
            <w:r>
              <w:rPr>
                <w:rFonts w:cs="Arial"/>
                <w:sz w:val="18"/>
                <w:szCs w:val="18"/>
              </w:rPr>
              <w:t>Asset Management</w:t>
            </w:r>
          </w:p>
        </w:tc>
        <w:tc>
          <w:tcPr>
            <w:tcW w:w="812" w:type="pct"/>
            <w:shd w:val="clear" w:color="auto" w:fill="DBE5F1" w:themeFill="accent1" w:themeFillTint="33"/>
            <w:vAlign w:val="center"/>
          </w:tcPr>
          <w:p w14:paraId="0AD5C93C" w14:textId="6A863142" w:rsidR="00B05CE8" w:rsidRPr="00ED1D8A" w:rsidRDefault="00B05CE8" w:rsidP="00ED1D8A">
            <w:pPr>
              <w:ind w:left="-35"/>
              <w:jc w:val="center"/>
              <w:rPr>
                <w:rFonts w:cs="Arial"/>
                <w:sz w:val="18"/>
                <w:szCs w:val="18"/>
              </w:rPr>
            </w:pPr>
            <w:r>
              <w:rPr>
                <w:rFonts w:cs="Arial"/>
                <w:sz w:val="18"/>
                <w:szCs w:val="18"/>
              </w:rPr>
              <w:t>E&amp;P Planning</w:t>
            </w:r>
          </w:p>
        </w:tc>
      </w:tr>
      <w:tr w:rsidR="002125EF" w:rsidRPr="00CF42A6" w14:paraId="231E9325" w14:textId="77777777" w:rsidTr="00ED1D8A">
        <w:trPr>
          <w:trHeight w:val="720"/>
        </w:trPr>
        <w:tc>
          <w:tcPr>
            <w:tcW w:w="944" w:type="pct"/>
            <w:tcBorders>
              <w:right w:val="double" w:sz="4" w:space="0" w:color="auto"/>
            </w:tcBorders>
            <w:shd w:val="clear" w:color="auto" w:fill="0F243E" w:themeFill="text2" w:themeFillShade="80"/>
            <w:vAlign w:val="center"/>
            <w:hideMark/>
          </w:tcPr>
          <w:p w14:paraId="7698A2F4" w14:textId="29732D27" w:rsidR="002125EF" w:rsidRPr="00ED1D8A" w:rsidRDefault="002125EF" w:rsidP="00ED1D8A">
            <w:pPr>
              <w:ind w:left="-35"/>
              <w:jc w:val="center"/>
              <w:rPr>
                <w:rFonts w:cs="Arial"/>
                <w:i/>
                <w:iCs/>
                <w:sz w:val="18"/>
                <w:szCs w:val="18"/>
              </w:rPr>
            </w:pPr>
            <w:r>
              <w:rPr>
                <w:rStyle w:val="Strong"/>
                <w:rFonts w:cs="Arial"/>
                <w:i/>
                <w:iCs/>
                <w:sz w:val="18"/>
                <w:szCs w:val="18"/>
              </w:rPr>
              <w:t>12-Month Plan (12M)</w:t>
            </w:r>
          </w:p>
        </w:tc>
        <w:tc>
          <w:tcPr>
            <w:tcW w:w="811" w:type="pct"/>
            <w:tcBorders>
              <w:left w:val="double" w:sz="4" w:space="0" w:color="auto"/>
            </w:tcBorders>
            <w:shd w:val="clear" w:color="auto" w:fill="DBE5F1" w:themeFill="accent1" w:themeFillTint="33"/>
            <w:vAlign w:val="center"/>
          </w:tcPr>
          <w:p w14:paraId="58B07050" w14:textId="089BCEAA" w:rsidR="002125EF" w:rsidRPr="00ED1D8A" w:rsidRDefault="002125EF" w:rsidP="00ED1D8A">
            <w:pPr>
              <w:ind w:left="-35"/>
              <w:jc w:val="center"/>
              <w:rPr>
                <w:rFonts w:cs="Arial"/>
                <w:sz w:val="18"/>
                <w:szCs w:val="18"/>
              </w:rPr>
            </w:pPr>
            <w:r>
              <w:rPr>
                <w:rFonts w:cs="Arial"/>
                <w:sz w:val="18"/>
                <w:szCs w:val="18"/>
              </w:rPr>
              <w:t>Operationally impacting activities</w:t>
            </w:r>
          </w:p>
        </w:tc>
        <w:tc>
          <w:tcPr>
            <w:tcW w:w="811" w:type="pct"/>
            <w:shd w:val="clear" w:color="auto" w:fill="DBE5F1" w:themeFill="accent1" w:themeFillTint="33"/>
            <w:vAlign w:val="center"/>
          </w:tcPr>
          <w:p w14:paraId="03D188B4" w14:textId="65572E89" w:rsidR="002125EF" w:rsidRPr="00ED1D8A" w:rsidRDefault="002125EF" w:rsidP="00ED1D8A">
            <w:pPr>
              <w:ind w:left="-35"/>
              <w:jc w:val="center"/>
              <w:rPr>
                <w:rFonts w:cs="Arial"/>
                <w:sz w:val="18"/>
                <w:szCs w:val="18"/>
                <w:highlight w:val="yellow"/>
              </w:rPr>
            </w:pPr>
            <w:r>
              <w:rPr>
                <w:rFonts w:cs="Arial"/>
                <w:sz w:val="18"/>
                <w:szCs w:val="18"/>
                <w:highlight w:val="yellow"/>
              </w:rPr>
              <w:t>OIM/OM + relevant owners</w:t>
            </w:r>
          </w:p>
        </w:tc>
        <w:tc>
          <w:tcPr>
            <w:tcW w:w="811" w:type="pct"/>
            <w:shd w:val="clear" w:color="auto" w:fill="DBE5F1" w:themeFill="accent1" w:themeFillTint="33"/>
            <w:vAlign w:val="center"/>
          </w:tcPr>
          <w:p w14:paraId="18761A7D" w14:textId="4ED9C550" w:rsidR="002125EF" w:rsidRPr="00ED1D8A" w:rsidRDefault="002125EF" w:rsidP="00ED1D8A">
            <w:pPr>
              <w:ind w:left="-35"/>
              <w:jc w:val="center"/>
              <w:rPr>
                <w:rFonts w:cs="Arial"/>
                <w:sz w:val="18"/>
                <w:szCs w:val="18"/>
              </w:rPr>
            </w:pPr>
            <w:r>
              <w:rPr>
                <w:rFonts w:cs="Arial"/>
                <w:sz w:val="18"/>
                <w:szCs w:val="18"/>
              </w:rPr>
              <w:t>VP Operations</w:t>
            </w:r>
          </w:p>
        </w:tc>
        <w:tc>
          <w:tcPr>
            <w:tcW w:w="811" w:type="pct"/>
            <w:shd w:val="clear" w:color="auto" w:fill="DBE5F1" w:themeFill="accent1" w:themeFillTint="33"/>
            <w:vAlign w:val="center"/>
          </w:tcPr>
          <w:p w14:paraId="05E2F0A0" w14:textId="1D47A63C" w:rsidR="002125EF" w:rsidRPr="00ED1D8A" w:rsidRDefault="002125EF" w:rsidP="00ED1D8A">
            <w:pPr>
              <w:ind w:left="-35"/>
              <w:jc w:val="center"/>
              <w:rPr>
                <w:rFonts w:cs="Arial"/>
                <w:sz w:val="18"/>
                <w:szCs w:val="18"/>
              </w:rPr>
            </w:pPr>
            <w:del w:author="Rev4 Update" w:date="2026-07-23T00:00:00Z" w:id="9001">
              <w:r>
                <w:rPr>
                  <w:rFonts w:cs="Arial"/>
                  <w:sz w:val="18"/>
                  <w:szCs w:val="18"/>
                </w:rPr>
                <w:delText xml:space="preserve">P&amp;S Team</w:delText>
              </w:r>
            </w:del>
            <w:ins w:author="Rev4 Update" w:date="2026-07-23T00:00:00Z" w:id="9002">
              <w:r>
                <w:rPr>
                  <w:rFonts w:cs="Arial"/>
                  <w:sz w:val="18"/>
                  <w:szCs w:val="18"/>
                </w:rPr>
                <w:t xml:space="preserve">OPAA</w:t>
              </w:r>
            </w:ins>
          </w:p>
        </w:tc>
        <w:tc>
          <w:tcPr>
            <w:tcW w:w="812" w:type="pct"/>
            <w:shd w:val="clear" w:color="auto" w:fill="DBE5F1" w:themeFill="accent1" w:themeFillTint="33"/>
            <w:vAlign w:val="center"/>
          </w:tcPr>
          <w:p w14:paraId="6E35DAFA" w14:textId="520D96A9" w:rsidR="002125EF" w:rsidRPr="00ED1D8A" w:rsidRDefault="002125EF" w:rsidP="00ED1D8A">
            <w:pPr>
              <w:ind w:left="-35"/>
              <w:jc w:val="center"/>
              <w:rPr>
                <w:rFonts w:cs="Arial"/>
                <w:sz w:val="18"/>
                <w:szCs w:val="18"/>
              </w:rPr>
            </w:pPr>
            <w:r>
              <w:rPr>
                <w:rFonts w:cs="Arial"/>
                <w:sz w:val="18"/>
                <w:szCs w:val="18"/>
              </w:rPr>
              <w:t>Integrated Planner</w:t>
            </w:r>
          </w:p>
        </w:tc>
      </w:tr>
      <w:tr w:rsidR="002125EF" w:rsidRPr="00CF42A6" w14:paraId="0B1CB7B6" w14:textId="77777777" w:rsidTr="00ED1D8A">
        <w:trPr>
          <w:trHeight w:val="720"/>
        </w:trPr>
        <w:tc>
          <w:tcPr>
            <w:tcW w:w="944" w:type="pct"/>
            <w:tcBorders>
              <w:right w:val="double" w:sz="4" w:space="0" w:color="auto"/>
            </w:tcBorders>
            <w:shd w:val="clear" w:color="auto" w:fill="0F243E" w:themeFill="text2" w:themeFillShade="80"/>
            <w:vAlign w:val="center"/>
            <w:hideMark/>
          </w:tcPr>
          <w:p w14:paraId="66FFC2B0" w14:textId="23BBF498" w:rsidR="002125EF" w:rsidRPr="00ED1D8A" w:rsidRDefault="002125EF" w:rsidP="00ED1D8A">
            <w:pPr>
              <w:ind w:left="-35"/>
              <w:jc w:val="center"/>
              <w:rPr>
                <w:rFonts w:cs="Arial"/>
                <w:i/>
                <w:iCs/>
                <w:sz w:val="18"/>
                <w:szCs w:val="18"/>
              </w:rPr>
            </w:pPr>
            <w:r>
              <w:rPr>
                <w:rStyle w:val="Strong"/>
                <w:rFonts w:cs="Arial"/>
                <w:i/>
                <w:iCs/>
                <w:sz w:val="18"/>
                <w:szCs w:val="18"/>
              </w:rPr>
              <w:t>90-Day Plan (90D)</w:t>
            </w:r>
          </w:p>
        </w:tc>
        <w:tc>
          <w:tcPr>
            <w:tcW w:w="811" w:type="pct"/>
            <w:tcBorders>
              <w:left w:val="double" w:sz="4" w:space="0" w:color="auto"/>
            </w:tcBorders>
            <w:shd w:val="clear" w:color="auto" w:fill="DBE5F1" w:themeFill="accent1" w:themeFillTint="33"/>
            <w:vAlign w:val="center"/>
          </w:tcPr>
          <w:p w14:paraId="7CDCC861" w14:textId="4D0CF3C4" w:rsidR="002125EF" w:rsidRPr="00ED1D8A" w:rsidRDefault="002125EF" w:rsidP="00ED1D8A">
            <w:pPr>
              <w:ind w:left="-35"/>
              <w:jc w:val="center"/>
              <w:rPr>
                <w:rFonts w:cs="Arial"/>
                <w:sz w:val="18"/>
                <w:szCs w:val="18"/>
              </w:rPr>
            </w:pPr>
            <w:r>
              <w:rPr>
                <w:rFonts w:cs="Arial"/>
                <w:sz w:val="18"/>
                <w:szCs w:val="18"/>
              </w:rPr>
              <w:t>Prioritized planning candidates</w:t>
            </w:r>
          </w:p>
        </w:tc>
        <w:tc>
          <w:tcPr>
            <w:tcW w:w="811" w:type="pct"/>
            <w:shd w:val="clear" w:color="auto" w:fill="DBE5F1" w:themeFill="accent1" w:themeFillTint="33"/>
            <w:vAlign w:val="center"/>
          </w:tcPr>
          <w:p w14:paraId="3D002767" w14:textId="3E0EF944" w:rsidR="002125EF" w:rsidRPr="00ED1D8A" w:rsidRDefault="002125EF" w:rsidP="00ED1D8A">
            <w:pPr>
              <w:ind w:left="-35"/>
              <w:jc w:val="center"/>
              <w:rPr>
                <w:rFonts w:cs="Arial"/>
                <w:sz w:val="18"/>
                <w:szCs w:val="18"/>
                <w:highlight w:val="yellow"/>
              </w:rPr>
            </w:pPr>
            <w:r>
              <w:rPr>
                <w:rFonts w:cs="Arial"/>
                <w:sz w:val="18"/>
                <w:szCs w:val="18"/>
                <w:highlight w:val="yellow"/>
              </w:rPr>
              <w:t>OIM/OM and Superintendent</w:t>
            </w:r>
          </w:p>
        </w:tc>
        <w:tc>
          <w:tcPr>
            <w:tcW w:w="811" w:type="pct"/>
            <w:shd w:val="clear" w:color="auto" w:fill="DBE5F1" w:themeFill="accent1" w:themeFillTint="33"/>
            <w:vAlign w:val="center"/>
          </w:tcPr>
          <w:p w14:paraId="43036060" w14:textId="288B655D" w:rsidR="002125EF" w:rsidRPr="00ED1D8A" w:rsidRDefault="002125EF" w:rsidP="00ED1D8A">
            <w:pPr>
              <w:ind w:left="-35"/>
              <w:jc w:val="center"/>
              <w:rPr>
                <w:rFonts w:cs="Arial"/>
                <w:sz w:val="18"/>
                <w:szCs w:val="18"/>
              </w:rPr>
            </w:pPr>
            <w:r>
              <w:rPr>
                <w:rFonts w:cs="Arial"/>
                <w:sz w:val="18"/>
                <w:szCs w:val="18"/>
              </w:rPr>
              <w:t>VP Operations</w:t>
            </w:r>
          </w:p>
          <w:p w14:paraId="49F45F20" w14:textId="6C9C092B" w:rsidR="002125EF" w:rsidRPr="00ED1D8A" w:rsidRDefault="002125EF" w:rsidP="00ED1D8A">
            <w:pPr>
              <w:ind w:left="-35"/>
              <w:jc w:val="center"/>
              <w:rPr>
                <w:rFonts w:cs="Arial"/>
                <w:sz w:val="18"/>
                <w:szCs w:val="18"/>
              </w:rPr>
            </w:pPr>
            <w:r>
              <w:rPr>
                <w:rFonts w:cs="Arial"/>
                <w:sz w:val="18"/>
                <w:szCs w:val="18"/>
              </w:rPr>
              <w:t>(Gate 1)</w:t>
            </w:r>
          </w:p>
        </w:tc>
        <w:tc>
          <w:tcPr>
            <w:tcW w:w="811" w:type="pct"/>
            <w:shd w:val="clear" w:color="auto" w:fill="DBE5F1" w:themeFill="accent1" w:themeFillTint="33"/>
            <w:vAlign w:val="center"/>
          </w:tcPr>
          <w:p w14:paraId="3EF23E1E" w14:textId="3050CBB0" w:rsidR="002125EF" w:rsidRPr="00ED1D8A" w:rsidRDefault="002125EF" w:rsidP="00ED1D8A">
            <w:pPr>
              <w:ind w:left="-35"/>
              <w:jc w:val="center"/>
              <w:rPr>
                <w:rFonts w:cs="Arial"/>
                <w:sz w:val="18"/>
                <w:szCs w:val="18"/>
              </w:rPr>
            </w:pPr>
            <w:del w:author="Rev4 Update" w:date="2026-07-23T00:00:00Z" w:id="9003">
              <w:r>
                <w:rPr>
                  <w:rFonts w:cs="Arial"/>
                  <w:sz w:val="18"/>
                  <w:szCs w:val="18"/>
                </w:rPr>
                <w:delText xml:space="preserve">P&amp;S Team</w:delText>
              </w:r>
            </w:del>
            <w:ins w:author="Rev4 Update" w:date="2026-07-23T00:00:00Z" w:id="9004">
              <w:r>
                <w:rPr>
                  <w:rFonts w:cs="Arial"/>
                  <w:sz w:val="18"/>
                  <w:szCs w:val="18"/>
                </w:rPr>
                <w:t xml:space="preserve">OPAA</w:t>
              </w:r>
            </w:ins>
          </w:p>
        </w:tc>
        <w:tc>
          <w:tcPr>
            <w:tcW w:w="812" w:type="pct"/>
            <w:shd w:val="clear" w:color="auto" w:fill="DBE5F1" w:themeFill="accent1" w:themeFillTint="33"/>
            <w:vAlign w:val="center"/>
          </w:tcPr>
          <w:p w14:paraId="6E45E986" w14:textId="0828F8A3" w:rsidR="002125EF" w:rsidRPr="00ED1D8A" w:rsidRDefault="002125EF" w:rsidP="00ED1D8A">
            <w:pPr>
              <w:ind w:left="-35"/>
              <w:jc w:val="center"/>
              <w:rPr>
                <w:rFonts w:cs="Arial"/>
                <w:sz w:val="18"/>
                <w:szCs w:val="18"/>
              </w:rPr>
            </w:pPr>
            <w:r>
              <w:rPr>
                <w:rFonts w:cs="Arial"/>
                <w:sz w:val="18"/>
                <w:szCs w:val="18"/>
              </w:rPr>
              <w:t>Functional / Asset Planner</w:t>
            </w:r>
          </w:p>
        </w:tc>
      </w:tr>
      <w:tr w:rsidR="002125EF" w:rsidRPr="00CF42A6" w14:paraId="390B147C" w14:textId="77777777" w:rsidTr="00ED1D8A">
        <w:trPr>
          <w:trHeight w:val="720"/>
        </w:trPr>
        <w:tc>
          <w:tcPr>
            <w:tcW w:w="944" w:type="pct"/>
            <w:tcBorders>
              <w:right w:val="double" w:sz="4" w:space="0" w:color="auto"/>
            </w:tcBorders>
            <w:shd w:val="clear" w:color="auto" w:fill="0F243E" w:themeFill="text2" w:themeFillShade="80"/>
            <w:vAlign w:val="center"/>
            <w:hideMark/>
          </w:tcPr>
          <w:p w14:paraId="67C088AC" w14:textId="458D7C6D" w:rsidR="002125EF" w:rsidRPr="00ED1D8A" w:rsidRDefault="002125EF" w:rsidP="00ED1D8A">
            <w:pPr>
              <w:ind w:left="-35"/>
              <w:jc w:val="center"/>
              <w:rPr>
                <w:rFonts w:cs="Arial"/>
                <w:i/>
                <w:iCs/>
                <w:sz w:val="18"/>
                <w:szCs w:val="18"/>
              </w:rPr>
            </w:pPr>
            <w:r>
              <w:rPr>
                <w:rStyle w:val="Strong"/>
                <w:rFonts w:cs="Arial"/>
                <w:i/>
                <w:iCs/>
                <w:sz w:val="18"/>
                <w:szCs w:val="18"/>
              </w:rPr>
              <w:t>30-Day Plan (30D)</w:t>
            </w:r>
          </w:p>
        </w:tc>
        <w:tc>
          <w:tcPr>
            <w:tcW w:w="811" w:type="pct"/>
            <w:tcBorders>
              <w:left w:val="double" w:sz="4" w:space="0" w:color="auto"/>
            </w:tcBorders>
            <w:shd w:val="clear" w:color="auto" w:fill="DBE5F1" w:themeFill="accent1" w:themeFillTint="33"/>
            <w:vAlign w:val="center"/>
          </w:tcPr>
          <w:p w14:paraId="60481A3B" w14:textId="5F3DD918" w:rsidR="002125EF" w:rsidRPr="00ED1D8A" w:rsidRDefault="002125EF" w:rsidP="00ED1D8A">
            <w:pPr>
              <w:ind w:left="-35"/>
              <w:jc w:val="center"/>
              <w:rPr>
                <w:rFonts w:cs="Arial"/>
                <w:sz w:val="18"/>
                <w:szCs w:val="18"/>
              </w:rPr>
            </w:pPr>
            <w:r>
              <w:rPr>
                <w:rFonts w:cs="Arial"/>
                <w:sz w:val="18"/>
                <w:szCs w:val="18"/>
              </w:rPr>
              <w:t>Execution commitment</w:t>
            </w:r>
          </w:p>
        </w:tc>
        <w:tc>
          <w:tcPr>
            <w:tcW w:w="811" w:type="pct"/>
            <w:shd w:val="clear" w:color="auto" w:fill="DBE5F1" w:themeFill="accent1" w:themeFillTint="33"/>
            <w:vAlign w:val="center"/>
          </w:tcPr>
          <w:p w14:paraId="49232AEA" w14:textId="3A83D128" w:rsidR="002125EF" w:rsidRPr="00ED1D8A" w:rsidRDefault="002125EF" w:rsidP="00ED1D8A">
            <w:pPr>
              <w:ind w:left="-35"/>
              <w:jc w:val="center"/>
              <w:rPr>
                <w:rFonts w:cs="Arial"/>
                <w:sz w:val="18"/>
                <w:szCs w:val="18"/>
                <w:highlight w:val="yellow"/>
              </w:rPr>
            </w:pPr>
            <w:r>
              <w:rPr>
                <w:rFonts w:cs="Arial"/>
                <w:sz w:val="18"/>
                <w:szCs w:val="18"/>
                <w:highlight w:val="yellow"/>
              </w:rPr>
              <w:t>OIM/OM and Superintendent</w:t>
            </w:r>
          </w:p>
        </w:tc>
        <w:tc>
          <w:tcPr>
            <w:tcW w:w="811" w:type="pct"/>
            <w:shd w:val="clear" w:color="auto" w:fill="DBE5F1" w:themeFill="accent1" w:themeFillTint="33"/>
            <w:vAlign w:val="center"/>
          </w:tcPr>
          <w:p w14:paraId="653238E9" w14:textId="35E6AC04" w:rsidR="002125EF" w:rsidRPr="00ED1D8A" w:rsidRDefault="002125EF" w:rsidP="00ED1D8A">
            <w:pPr>
              <w:ind w:left="-35"/>
              <w:jc w:val="center"/>
              <w:rPr>
                <w:rFonts w:cs="Arial"/>
                <w:sz w:val="18"/>
                <w:szCs w:val="18"/>
              </w:rPr>
            </w:pPr>
            <w:r>
              <w:rPr>
                <w:rFonts w:cs="Arial"/>
                <w:sz w:val="18"/>
                <w:szCs w:val="18"/>
              </w:rPr>
              <w:t xml:space="preserve">OIM/OM </w:t>
              <w:br/>
              <w:t>(Gate 2)</w:t>
            </w:r>
          </w:p>
        </w:tc>
        <w:tc>
          <w:tcPr>
            <w:tcW w:w="811" w:type="pct"/>
            <w:shd w:val="clear" w:color="auto" w:fill="DBE5F1" w:themeFill="accent1" w:themeFillTint="33"/>
            <w:vAlign w:val="center"/>
          </w:tcPr>
          <w:p w14:paraId="52BE1DAE" w14:textId="381557E8" w:rsidR="002125EF" w:rsidRPr="00ED1D8A" w:rsidRDefault="002125EF" w:rsidP="00ED1D8A">
            <w:pPr>
              <w:ind w:left="-35"/>
              <w:jc w:val="center"/>
              <w:rPr>
                <w:rFonts w:cs="Arial"/>
                <w:sz w:val="18"/>
                <w:szCs w:val="18"/>
              </w:rPr>
            </w:pPr>
            <w:del w:author="Rev4 Update" w:date="2026-07-23T00:00:00Z" w:id="9005">
              <w:r>
                <w:rPr>
                  <w:rFonts w:cs="Arial"/>
                  <w:sz w:val="18"/>
                  <w:szCs w:val="18"/>
                </w:rPr>
                <w:delText xml:space="preserve">P&amp;S Team</w:delText>
              </w:r>
            </w:del>
            <w:ins w:author="Rev4 Update" w:date="2026-07-23T00:00:00Z" w:id="9006">
              <w:r>
                <w:rPr>
                  <w:rFonts w:cs="Arial"/>
                  <w:sz w:val="18"/>
                  <w:szCs w:val="18"/>
                </w:rPr>
                <w:t xml:space="preserve">OPAA</w:t>
              </w:r>
            </w:ins>
          </w:p>
        </w:tc>
        <w:tc>
          <w:tcPr>
            <w:tcW w:w="812" w:type="pct"/>
            <w:shd w:val="clear" w:color="auto" w:fill="DBE5F1" w:themeFill="accent1" w:themeFillTint="33"/>
            <w:vAlign w:val="center"/>
          </w:tcPr>
          <w:p w14:paraId="628590A6" w14:textId="2753AABF" w:rsidR="002125EF" w:rsidRPr="00ED1D8A" w:rsidRDefault="002125EF" w:rsidP="00ED1D8A">
            <w:pPr>
              <w:ind w:left="-35"/>
              <w:jc w:val="center"/>
              <w:rPr>
                <w:rFonts w:cs="Arial"/>
                <w:sz w:val="18"/>
                <w:szCs w:val="18"/>
              </w:rPr>
            </w:pPr>
            <w:r>
              <w:rPr>
                <w:rFonts w:cs="Arial"/>
                <w:sz w:val="18"/>
                <w:szCs w:val="18"/>
              </w:rPr>
              <w:t>Functional / Asset Planner</w:t>
            </w:r>
          </w:p>
        </w:tc>
      </w:tr>
      <w:tr w:rsidR="002125EF" w:rsidRPr="00CF42A6" w14:paraId="1944E286" w14:textId="77777777" w:rsidTr="00ED1D8A">
        <w:trPr>
          <w:trHeight w:val="720"/>
        </w:trPr>
        <w:tc>
          <w:tcPr>
            <w:tcW w:w="944" w:type="pct"/>
            <w:tcBorders>
              <w:right w:val="double" w:sz="4" w:space="0" w:color="auto"/>
            </w:tcBorders>
            <w:shd w:val="clear" w:color="auto" w:fill="0F243E" w:themeFill="text2" w:themeFillShade="80"/>
            <w:vAlign w:val="center"/>
            <w:hideMark/>
          </w:tcPr>
          <w:p w14:paraId="791DAD43" w14:textId="77777777" w:rsidR="002125EF" w:rsidRPr="00ED1D8A" w:rsidRDefault="002125EF" w:rsidP="00ED1D8A">
            <w:pPr>
              <w:ind w:left="-35"/>
              <w:jc w:val="center"/>
              <w:rPr>
                <w:rFonts w:cs="Arial"/>
                <w:i/>
                <w:iCs/>
                <w:sz w:val="18"/>
                <w:szCs w:val="18"/>
              </w:rPr>
            </w:pPr>
            <w:r>
              <w:rPr>
                <w:rStyle w:val="Strong"/>
                <w:rFonts w:cs="Arial"/>
                <w:i/>
                <w:iCs/>
                <w:sz w:val="18"/>
                <w:szCs w:val="18"/>
              </w:rPr>
              <w:t>7-Day Plan / Plan Control</w:t>
            </w:r>
          </w:p>
        </w:tc>
        <w:tc>
          <w:tcPr>
            <w:tcW w:w="811" w:type="pct"/>
            <w:tcBorders>
              <w:left w:val="double" w:sz="4" w:space="0" w:color="auto"/>
            </w:tcBorders>
            <w:shd w:val="clear" w:color="auto" w:fill="DBE5F1" w:themeFill="accent1" w:themeFillTint="33"/>
            <w:vAlign w:val="center"/>
          </w:tcPr>
          <w:p w14:paraId="028CE9D7" w14:textId="28C4C3BE" w:rsidR="002125EF" w:rsidRPr="00ED1D8A" w:rsidRDefault="002125EF" w:rsidP="00ED1D8A">
            <w:pPr>
              <w:ind w:left="-35"/>
              <w:jc w:val="center"/>
              <w:rPr>
                <w:rFonts w:cs="Arial"/>
                <w:sz w:val="18"/>
                <w:szCs w:val="18"/>
              </w:rPr>
            </w:pPr>
            <w:r>
              <w:rPr>
                <w:rFonts w:cs="Arial"/>
                <w:sz w:val="18"/>
                <w:szCs w:val="18"/>
              </w:rPr>
              <w:t>Weekly field execution</w:t>
            </w:r>
          </w:p>
        </w:tc>
        <w:tc>
          <w:tcPr>
            <w:tcW w:w="811" w:type="pct"/>
            <w:shd w:val="clear" w:color="auto" w:fill="DBE5F1" w:themeFill="accent1" w:themeFillTint="33"/>
            <w:vAlign w:val="center"/>
          </w:tcPr>
          <w:p w14:paraId="72F39260" w14:textId="64DC3E4A" w:rsidR="002125EF" w:rsidRPr="00ED1D8A" w:rsidRDefault="002125EF" w:rsidP="00ED1D8A">
            <w:pPr>
              <w:ind w:left="-35"/>
              <w:jc w:val="center"/>
              <w:rPr>
                <w:rFonts w:cs="Arial"/>
                <w:sz w:val="18"/>
                <w:szCs w:val="18"/>
              </w:rPr>
            </w:pPr>
            <w:commentRangeStart w:id="324"/>
            <w:r>
              <w:rPr>
                <w:rFonts w:cs="Arial"/>
                <w:sz w:val="18"/>
                <w:szCs w:val="18"/>
              </w:rPr>
              <w:t>Superintendent / SPV</w:t>
            </w:r>
            <w:commentRangeEnd w:id="324"/>
            <w:r>
              <w:rPr>
                <w:rStyle w:val="CommentReference"/>
                <w:rFonts w:cs="Arial"/>
                <w:sz w:val="18"/>
                <w:szCs w:val="18"/>
              </w:rPr>
              <w:commentReference w:id="324"/>
            </w:r>
          </w:p>
        </w:tc>
        <w:tc>
          <w:tcPr>
            <w:tcW w:w="811" w:type="pct"/>
            <w:shd w:val="clear" w:color="auto" w:fill="DBE5F1" w:themeFill="accent1" w:themeFillTint="33"/>
            <w:vAlign w:val="center"/>
          </w:tcPr>
          <w:p w14:paraId="054372B4" w14:textId="6072F3F6" w:rsidR="002125EF" w:rsidRPr="00ED1D8A" w:rsidRDefault="002125EF" w:rsidP="00ED1D8A">
            <w:pPr>
              <w:ind w:left="-35"/>
              <w:jc w:val="center"/>
              <w:rPr>
                <w:rFonts w:cs="Arial"/>
                <w:sz w:val="18"/>
                <w:szCs w:val="18"/>
              </w:rPr>
            </w:pPr>
            <w:r>
              <w:rPr>
                <w:rFonts w:cs="Arial"/>
                <w:sz w:val="18"/>
                <w:szCs w:val="18"/>
              </w:rPr>
              <w:t>Superintendent (Gate 3)</w:t>
            </w:r>
          </w:p>
        </w:tc>
        <w:tc>
          <w:tcPr>
            <w:tcW w:w="811" w:type="pct"/>
            <w:shd w:val="clear" w:color="auto" w:fill="DBE5F1" w:themeFill="accent1" w:themeFillTint="33"/>
            <w:vAlign w:val="center"/>
          </w:tcPr>
          <w:p w14:paraId="07941752" w14:textId="044DFF17" w:rsidR="002125EF" w:rsidRPr="00ED1D8A" w:rsidRDefault="00BB10CE" w:rsidP="00ED1D8A">
            <w:pPr>
              <w:ind w:left="-35"/>
              <w:jc w:val="center"/>
              <w:rPr>
                <w:rFonts w:cs="Arial"/>
                <w:sz w:val="18"/>
                <w:szCs w:val="18"/>
              </w:rPr>
            </w:pPr>
            <w:r>
              <w:rPr>
                <w:rFonts w:cs="Arial"/>
                <w:sz w:val="18"/>
                <w:szCs w:val="18"/>
              </w:rPr>
              <w:t>Functional Planner</w:t>
            </w:r>
          </w:p>
        </w:tc>
        <w:tc>
          <w:tcPr>
            <w:tcW w:w="812" w:type="pct"/>
            <w:shd w:val="clear" w:color="auto" w:fill="DBE5F1" w:themeFill="accent1" w:themeFillTint="33"/>
            <w:vAlign w:val="center"/>
          </w:tcPr>
          <w:p w14:paraId="574F538B" w14:textId="391F29BD" w:rsidR="002125EF" w:rsidRPr="00ED1D8A" w:rsidRDefault="002125EF" w:rsidP="00ED1D8A">
            <w:pPr>
              <w:ind w:left="-35"/>
              <w:jc w:val="center"/>
              <w:rPr>
                <w:rFonts w:cs="Arial"/>
                <w:sz w:val="18"/>
                <w:szCs w:val="18"/>
              </w:rPr>
            </w:pPr>
            <w:r>
              <w:rPr>
                <w:rFonts w:cs="Arial"/>
                <w:sz w:val="18"/>
                <w:szCs w:val="18"/>
              </w:rPr>
              <w:t>Activity / Functional Planner</w:t>
            </w:r>
          </w:p>
        </w:tc>
      </w:tr>
    </w:tbl>
    <w:p w14:paraId="799D2107" w14:textId="77777777" w:rsidR="009E5B00" w:rsidRPr="00CF42A6" w:rsidRDefault="009E5B00" w:rsidP="009E5B00">
      <w:pPr>
        <w:rPr>
          <w:rStyle w:val="Emphasis"/>
          <w:rFonts w:cs="Arial"/>
        </w:rPr>
      </w:pPr>
      <w:bookmarkStart w:id="325" w:name="_Toc419482505"/>
      <w:bookmarkStart w:id="326" w:name="_Toc419482559"/>
      <w:bookmarkStart w:id="327" w:name="_Toc419483538"/>
      <w:bookmarkStart w:id="328" w:name="_Toc419489138"/>
      <w:bookmarkStart w:id="329" w:name="_Toc419660108"/>
      <w:bookmarkStart w:id="330" w:name="_Toc421825218"/>
      <w:bookmarkStart w:id="331" w:name="_Toc422165304"/>
      <w:bookmarkStart w:id="332" w:name="_Toc422769169"/>
      <w:bookmarkStart w:id="333" w:name="_Toc422774380"/>
      <w:bookmarkStart w:id="334" w:name="_Toc422775233"/>
      <w:bookmarkStart w:id="335" w:name="_Toc422775329"/>
      <w:bookmarkStart w:id="336" w:name="_Toc422775417"/>
      <w:bookmarkStart w:id="337" w:name="_Toc422775538"/>
      <w:bookmarkStart w:id="338" w:name="_Toc422776434"/>
      <w:bookmarkStart w:id="339" w:name="_Toc422779387"/>
      <w:bookmarkStart w:id="340" w:name="_Toc422841147"/>
      <w:bookmarkStart w:id="341" w:name="_Toc422951507"/>
      <w:bookmarkStart w:id="342" w:name="_Toc422991540"/>
      <w:bookmarkStart w:id="343" w:name="_Toc422991626"/>
      <w:bookmarkStart w:id="344" w:name="_Toc422991712"/>
      <w:bookmarkStart w:id="345" w:name="_Toc422991797"/>
      <w:bookmarkStart w:id="346" w:name="_Toc422991883"/>
      <w:bookmarkStart w:id="347" w:name="_Toc422991969"/>
      <w:bookmarkStart w:id="348" w:name="_Toc422992300"/>
      <w:bookmarkStart w:id="349" w:name="_Toc422993403"/>
      <w:bookmarkStart w:id="350" w:name="_Toc423085591"/>
      <w:bookmarkStart w:id="351" w:name="_Toc423345553"/>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217E0784" w14:textId="540C5EC9" w:rsidR="00486BC9" w:rsidRPr="00ED1D8A" w:rsidRDefault="00486BC9" w:rsidP="000769CA">
      <w:pPr>
        <w:pStyle w:val="Heading2"/>
        <w:spacing w:line="360" w:lineRule="auto"/>
        <w:rPr>
          <w:rFonts w:cs="Arial"/>
        </w:rPr>
      </w:pPr>
      <w:bookmarkStart w:id="352" w:name="_Toc196309695"/>
      <w:bookmarkStart w:id="353" w:name="_Toc235450962"/>
      <w:r>
        <w:rPr>
          <w:rFonts w:cs="Arial"/>
        </w:rPr>
        <w:t>Roles and Responsibilities</w:t>
      </w:r>
      <w:bookmarkEnd w:id="352"/>
      <w:bookmarkEnd w:id="353"/>
      <w:r>
        <w:rPr>
          <w:rFonts w:cs="Arial"/>
        </w:rPr>
        <w:t xml:space="preserve"> </w:t>
      </w:r>
    </w:p>
    <w:p w14:paraId="56419F04" w14:textId="05EC44A7" w:rsidR="00F94B44" w:rsidRPr="00F94B44" w:rsidRDefault="00F94B44" w:rsidP="00F94B44">
      <w:pPr>
        <w:pStyle w:val="Paragraph"/>
        <w:spacing w:line="360" w:lineRule="auto"/>
        <w:rPr>
          <w:rFonts w:cs="Arial"/>
        </w:rPr>
      </w:pPr>
      <w:r>
        <w:rPr>
          <w:rFonts w:cs="Arial"/>
        </w:rPr>
        <w:t xml:space="preserve">Integrated Planning involves both governance roles and organizational roles. </w:t>
      </w:r>
      <w:r>
        <w:rPr>
          <w:rFonts w:cs="Arial"/>
          <w:i/>
          <w:iCs/>
          <w:highlight w:val="yellow"/>
        </w:rPr>
        <w:t>Section 4.1</w:t>
      </w:r>
      <w:r>
        <w:rPr>
          <w:rFonts w:cs="Arial"/>
        </w:rPr>
        <w:t xml:space="preserve"> defines the governance roles for each planning horizon. This section describes the main responsibilities of the organizational roles that support and execute Integrated Planning across the Asset.</w:t>
      </w:r>
    </w:p>
    <w:p w14:paraId="0AD15178" w14:textId="69BAD1DB" w:rsidR="00F94B44" w:rsidRDefault="00F94B44" w:rsidP="00F94B44">
      <w:pPr>
        <w:pStyle w:val="Paragraph"/>
        <w:spacing w:line="360" w:lineRule="auto"/>
        <w:rPr>
          <w:rFonts w:cs="Arial"/>
          <w:highlight w:val="yellow"/>
        </w:rPr>
      </w:pPr>
      <w:r>
        <w:rPr>
          <w:rFonts w:cs="Arial"/>
        </w:rPr>
        <w:t>The roles below may perform different governance functions depending on the planning horizon. In general, planning functions facilitate, coordinate, consolidate, and challenge the plan, while work owners and execution owners remain responsible for scope, readiness, updates, and delivery.</w:t>
      </w:r>
    </w:p>
    <w:p w14:paraId="217E0787" w14:textId="0EFBECEB" w:rsidR="00316D84" w:rsidRPr="00ED1D8A" w:rsidRDefault="00DE5B4F" w:rsidP="00BD290E">
      <w:pPr>
        <w:pStyle w:val="Heading3"/>
        <w:spacing w:before="0" w:after="0" w:line="360" w:lineRule="auto"/>
        <w:rPr>
          <w:rFonts w:cs="Arial"/>
          <w:u w:val="none"/>
        </w:rPr>
      </w:pPr>
      <w:r>
        <w:rPr>
          <w:rFonts w:cs="Arial"/>
          <w:u w:val="none"/>
        </w:rPr>
        <w:t xml:space="preserve">Chief Executive Officer (CEO) &amp; Chief Operating Officer (COO)</w:t>
      </w:r>
    </w:p>
    <w:p w14:paraId="0A195CBC" w14:textId="17B394DC" w:rsidR="00F94B44" w:rsidRPr="00ED1D8A" w:rsidRDefault="00F94B44">
      <w:pPr>
        <w:pStyle w:val="Paragraph"/>
        <w:numPr>
          <w:ilvl w:val="0"/>
          <w:numId w:val="27"/>
        </w:numPr>
        <w:spacing w:after="0" w:line="360" w:lineRule="auto"/>
        <w:rPr>
          <w:rFonts w:cs="Arial"/>
          <w:color w:val="000000"/>
        </w:rPr>
      </w:pPr>
      <w:r>
        <w:rPr>
          <w:rFonts w:cs="Arial"/>
          <w:color w:val="000000"/>
        </w:rPr>
        <w:t>Provide overall business direction for strategic and long-term planning.</w:t>
      </w:r>
    </w:p>
    <w:p w14:paraId="6B9EE4AF" w14:textId="6DC3FFB7" w:rsidR="00F94B44" w:rsidRPr="00ED1D8A" w:rsidRDefault="00F94B44">
      <w:pPr>
        <w:pStyle w:val="Paragraph"/>
        <w:numPr>
          <w:ilvl w:val="0"/>
          <w:numId w:val="27"/>
        </w:numPr>
        <w:spacing w:after="0" w:line="360" w:lineRule="auto"/>
        <w:rPr>
          <w:rFonts w:cs="Arial"/>
          <w:color w:val="000000"/>
        </w:rPr>
      </w:pPr>
      <w:r>
        <w:rPr>
          <w:rFonts w:cs="Arial"/>
          <w:color w:val="000000"/>
        </w:rPr>
        <w:t xml:space="preserve">Review and approves the long-term planning outputs (ADP, FDP, LTP) within the assigned authority.</w:t>
      </w:r>
    </w:p>
    <w:p w14:paraId="5714DBD5" w14:textId="1C1B7D4A" w:rsidR="00826CFB" w:rsidRPr="00ED1D8A" w:rsidRDefault="00F94B44">
      <w:pPr>
        <w:pStyle w:val="Paragraph"/>
        <w:numPr>
          <w:ilvl w:val="0"/>
          <w:numId w:val="27"/>
        </w:numPr>
        <w:spacing w:after="0" w:line="360" w:lineRule="auto"/>
        <w:rPr>
          <w:rFonts w:cs="Arial"/>
          <w:color w:val="000000"/>
        </w:rPr>
      </w:pPr>
      <w:r>
        <w:rPr>
          <w:rFonts w:cs="Arial"/>
          <w:color w:val="000000"/>
        </w:rPr>
        <w:t xml:space="preserve">Ensure major planning outcomes remain aligned with corporate strategic objectives.</w:t>
      </w:r>
    </w:p>
    <w:p w14:paraId="376FF5A5" w14:textId="65A23F45" w:rsidR="00826CFB" w:rsidRPr="00ED1D8A" w:rsidRDefault="003E2625">
      <w:pPr>
        <w:pStyle w:val="Paragraph"/>
        <w:numPr>
          <w:ilvl w:val="0"/>
          <w:numId w:val="27"/>
        </w:numPr>
        <w:spacing w:line="360" w:lineRule="auto"/>
        <w:rPr>
          <w:rFonts w:cs="Arial"/>
          <w:color w:val="000000"/>
        </w:rPr>
      </w:pPr>
      <w:r>
        <w:rPr>
          <w:rFonts w:cs="Arial"/>
          <w:color w:val="000000"/>
        </w:rPr>
        <w:t>Provide direction on significant assumptions, constraints, and portfolio decisions requiring executive alignment.</w:t>
      </w:r>
    </w:p>
    <w:p w14:paraId="217E078D" w14:textId="3DCBDCEF" w:rsidR="004C1C63" w:rsidRPr="00ED1D8A" w:rsidRDefault="00DE5B4F" w:rsidP="00BD290E">
      <w:pPr>
        <w:pStyle w:val="Heading3"/>
        <w:spacing w:before="0" w:after="0" w:line="360" w:lineRule="auto"/>
        <w:rPr>
          <w:rFonts w:cs="Arial"/>
          <w:u w:val="none"/>
        </w:rPr>
      </w:pPr>
      <w:r>
        <w:rPr>
          <w:rFonts w:cs="Arial"/>
          <w:u w:val="none"/>
        </w:rPr>
        <w:lastRenderedPageBreak/>
        <w:t xml:space="preserve">Senior Vice President (SVP)</w:t>
      </w:r>
    </w:p>
    <w:p w14:paraId="4B9249B9" w14:textId="00C0FD61" w:rsidR="003E2625" w:rsidRPr="00ED1D8A" w:rsidRDefault="003E2625">
      <w:pPr>
        <w:pStyle w:val="Paragraph"/>
        <w:numPr>
          <w:ilvl w:val="0"/>
          <w:numId w:val="41"/>
        </w:numPr>
        <w:spacing w:after="0" w:line="360" w:lineRule="auto"/>
        <w:ind w:left="1440"/>
        <w:rPr>
          <w:rFonts w:cs="Arial"/>
          <w:color w:val="000000"/>
        </w:rPr>
      </w:pPr>
      <w:r>
        <w:rPr>
          <w:rFonts w:cs="Arial"/>
          <w:color w:val="000000"/>
        </w:rPr>
        <w:t xml:space="preserve">Provide overall direction for MEPG asset development and long-term planning.</w:t>
      </w:r>
    </w:p>
    <w:p w14:paraId="0323BB19" w14:textId="3D9055A1" w:rsidR="003E2625" w:rsidRPr="00ED1D8A" w:rsidRDefault="003E2625">
      <w:pPr>
        <w:pStyle w:val="Paragraph"/>
        <w:numPr>
          <w:ilvl w:val="0"/>
          <w:numId w:val="41"/>
        </w:numPr>
        <w:spacing w:after="0" w:line="360" w:lineRule="auto"/>
        <w:ind w:left="1440"/>
        <w:rPr>
          <w:rFonts w:cs="Arial"/>
          <w:color w:val="000000"/>
        </w:rPr>
      </w:pPr>
      <w:r>
        <w:rPr>
          <w:rFonts w:cs="Arial"/>
          <w:color w:val="000000"/>
        </w:rPr>
        <w:t xml:space="preserve">Review and approve applicable FDP, ADP, and LTP outputs within the assigned authority</w:t>
      </w:r>
    </w:p>
    <w:p w14:paraId="55372E33" w14:textId="4E91F643" w:rsidR="003E2625" w:rsidRDefault="003E2625">
      <w:pPr>
        <w:pStyle w:val="Paragraph"/>
        <w:numPr>
          <w:ilvl w:val="0"/>
          <w:numId w:val="41"/>
        </w:numPr>
        <w:spacing w:after="0" w:line="360" w:lineRule="auto"/>
        <w:ind w:left="1440"/>
        <w:rPr>
          <w:rFonts w:cs="Arial"/>
          <w:color w:val="000000"/>
        </w:rPr>
      </w:pPr>
      <w:r>
        <w:rPr>
          <w:rFonts w:cs="Arial"/>
          <w:color w:val="000000"/>
        </w:rPr>
        <w:t>Ensure asset strategies, priorities, and major assumptions are reflected in the relevant planning horizon</w:t>
      </w:r>
    </w:p>
    <w:p w14:paraId="66A0E0DF" w14:textId="3D058C15" w:rsidR="003E2625" w:rsidRDefault="003E2625">
      <w:pPr>
        <w:pStyle w:val="Paragraph"/>
        <w:numPr>
          <w:ilvl w:val="0"/>
          <w:numId w:val="41"/>
        </w:numPr>
        <w:spacing w:after="0" w:line="360" w:lineRule="auto"/>
        <w:ind w:left="1440"/>
        <w:rPr>
          <w:rFonts w:cs="Arial"/>
          <w:color w:val="000000"/>
        </w:rPr>
      </w:pPr>
      <w:r>
        <w:rPr>
          <w:rFonts w:cs="Arial"/>
          <w:color w:val="000000"/>
        </w:rPr>
        <w:t>Resolve or escalate major cross-functional conflicts, constraints, and opportunities affecting asset objectives.</w:t>
      </w:r>
    </w:p>
    <w:p w14:paraId="3B591B17" w14:textId="33D0048E" w:rsidR="00826CFB" w:rsidRPr="00ED1D8A" w:rsidRDefault="003E2625">
      <w:pPr>
        <w:pStyle w:val="Paragraph"/>
        <w:numPr>
          <w:ilvl w:val="0"/>
          <w:numId w:val="41"/>
        </w:numPr>
        <w:spacing w:after="0" w:line="360" w:lineRule="auto"/>
        <w:ind w:left="1440"/>
        <w:rPr>
          <w:rFonts w:cs="Arial"/>
          <w:color w:val="000000"/>
        </w:rPr>
      </w:pPr>
      <w:r>
        <w:rPr>
          <w:rFonts w:cs="Arial"/>
          <w:color w:val="000000"/>
        </w:rPr>
        <w:t>Ensure relevant functions support the approved Asset plans.</w:t>
      </w:r>
    </w:p>
    <w:p w14:paraId="0A3CC358" w14:textId="64710C22" w:rsidR="00826CFB" w:rsidRDefault="00826CFB">
      <w:pPr>
        <w:pStyle w:val="Paragraph"/>
        <w:numPr>
          <w:ilvl w:val="0"/>
          <w:numId w:val="41"/>
        </w:numPr>
        <w:spacing w:line="360" w:lineRule="auto"/>
        <w:ind w:left="1440"/>
        <w:rPr>
          <w:rFonts w:cs="Arial"/>
          <w:color w:val="000000"/>
        </w:rPr>
      </w:pPr>
      <w:r>
        <w:rPr>
          <w:rFonts w:cs="Arial"/>
          <w:color w:val="000000"/>
        </w:rPr>
        <w:t>Holds accountability for their respective functions in delivering to the Plan Owner.</w:t>
      </w:r>
    </w:p>
    <w:p w14:paraId="0EE4C358" w14:textId="2C777BD4" w:rsidR="007B2FD7" w:rsidRPr="00FC721A" w:rsidRDefault="007B2FD7" w:rsidP="007B2FD7">
      <w:pPr>
        <w:pStyle w:val="Heading3"/>
        <w:spacing w:before="0" w:after="0" w:line="360" w:lineRule="auto"/>
        <w:rPr>
          <w:rFonts w:cs="Arial"/>
          <w:u w:val="none"/>
        </w:rPr>
      </w:pPr>
      <w:r>
        <w:rPr>
          <w:rFonts w:cs="Arial"/>
          <w:u w:val="none"/>
        </w:rPr>
        <w:t xml:space="preserve">Vice President of Operations (VP Ops)</w:t>
      </w:r>
    </w:p>
    <w:p w14:paraId="45826E5D" w14:textId="2E2C0702" w:rsidR="007B2FD7" w:rsidRPr="007B2FD7" w:rsidRDefault="007B2FD7" w:rsidP="00ED1D8A">
      <w:pPr>
        <w:pStyle w:val="Paragraph"/>
        <w:numPr>
          <w:ilvl w:val="0"/>
          <w:numId w:val="42"/>
        </w:numPr>
        <w:spacing w:after="0" w:line="360" w:lineRule="auto"/>
        <w:rPr>
          <w:rFonts w:cs="Arial"/>
          <w:color w:val="000000"/>
        </w:rPr>
      </w:pPr>
      <w:r>
        <w:rPr>
          <w:rFonts w:cs="Arial"/>
          <w:color w:val="000000"/>
        </w:rPr>
        <w:t>Provide overall direction and priorities for operational planning.</w:t>
      </w:r>
    </w:p>
    <w:p w14:paraId="37D0C1DF" w14:textId="77777777" w:rsidR="007B2FD7" w:rsidRPr="007B2FD7" w:rsidRDefault="007B2FD7" w:rsidP="00ED1D8A">
      <w:pPr>
        <w:pStyle w:val="Paragraph"/>
        <w:numPr>
          <w:ilvl w:val="0"/>
          <w:numId w:val="42"/>
        </w:numPr>
        <w:spacing w:after="0" w:line="360" w:lineRule="auto"/>
        <w:rPr>
          <w:rFonts w:cs="Arial"/>
          <w:color w:val="000000"/>
        </w:rPr>
      </w:pPr>
      <w:r>
        <w:rPr>
          <w:rFonts w:cs="Arial"/>
          <w:color w:val="000000"/>
        </w:rPr>
        <w:t>Review operational priorities, major constraints, and cross-functional issues affecting the short-term planning horizons.</w:t>
      </w:r>
    </w:p>
    <w:p w14:paraId="5EAA6AEA" w14:textId="77777777" w:rsidR="007B2FD7" w:rsidRPr="007B2FD7" w:rsidRDefault="007B2FD7" w:rsidP="00ED1D8A">
      <w:pPr>
        <w:pStyle w:val="Paragraph"/>
        <w:numPr>
          <w:ilvl w:val="0"/>
          <w:numId w:val="42"/>
        </w:numPr>
        <w:spacing w:after="0" w:line="360" w:lineRule="auto"/>
        <w:rPr>
          <w:rFonts w:cs="Arial"/>
          <w:color w:val="000000"/>
        </w:rPr>
      </w:pPr>
      <w:r>
        <w:rPr>
          <w:rFonts w:cs="Arial"/>
          <w:color w:val="000000"/>
        </w:rPr>
        <w:t>Ensure operational planning remains aligned with Asset and business priorities.</w:t>
      </w:r>
    </w:p>
    <w:p w14:paraId="4AD48A38" w14:textId="1607A1D4" w:rsidR="007B2FD7" w:rsidRPr="007B2FD7" w:rsidRDefault="007B2FD7" w:rsidP="00ED1D8A">
      <w:pPr>
        <w:pStyle w:val="Paragraph"/>
        <w:numPr>
          <w:ilvl w:val="0"/>
          <w:numId w:val="42"/>
        </w:numPr>
        <w:spacing w:after="0" w:line="360" w:lineRule="auto"/>
        <w:rPr>
          <w:rFonts w:cs="Arial"/>
          <w:color w:val="000000"/>
        </w:rPr>
      </w:pPr>
      <w:r>
        <w:rPr>
          <w:rFonts w:cs="Arial"/>
          <w:color w:val="000000"/>
        </w:rPr>
        <w:t>Resolve or escalate significant operational, production, resource, and capacity conflicts.</w:t>
      </w:r>
    </w:p>
    <w:p w14:paraId="6C0CA8BA" w14:textId="56C75FCF" w:rsidR="007B2FD7" w:rsidRPr="00ED1D8A" w:rsidRDefault="007B2FD7" w:rsidP="00ED1D8A">
      <w:pPr>
        <w:pStyle w:val="Paragraph"/>
        <w:numPr>
          <w:ilvl w:val="0"/>
          <w:numId w:val="42"/>
        </w:numPr>
        <w:spacing w:line="360" w:lineRule="auto"/>
        <w:rPr>
          <w:rFonts w:cs="Arial"/>
          <w:color w:val="000000"/>
        </w:rPr>
      </w:pPr>
      <w:r>
        <w:rPr>
          <w:rFonts w:cs="Arial"/>
          <w:color w:val="000000"/>
        </w:rPr>
        <w:t xml:space="preserve">Provide executive support for operational planning discipline and execution readiness </w:t>
      </w:r>
    </w:p>
    <w:p w14:paraId="01A32BC2" w14:textId="67FB3A92" w:rsidR="00462800" w:rsidRPr="00ED1D8A" w:rsidRDefault="001932A6" w:rsidP="00BD290E">
      <w:pPr>
        <w:pStyle w:val="Heading3"/>
        <w:spacing w:before="0" w:after="0" w:line="360" w:lineRule="auto"/>
        <w:rPr>
          <w:rFonts w:cs="Arial"/>
          <w:u w:val="none"/>
        </w:rPr>
      </w:pPr>
      <w:r>
        <w:rPr>
          <w:rFonts w:cs="Arial"/>
          <w:u w:val="none"/>
        </w:rPr>
        <w:t xml:space="preserve">Asset Management </w:t>
      </w:r>
    </w:p>
    <w:p w14:paraId="54CCE826" w14:textId="77777777" w:rsidR="00826CFB" w:rsidRPr="00ED1D8A" w:rsidRDefault="00826CFB" w:rsidP="00ED1D8A">
      <w:pPr>
        <w:pStyle w:val="Paragraph"/>
        <w:numPr>
          <w:ilvl w:val="0"/>
          <w:numId w:val="84"/>
        </w:numPr>
        <w:spacing w:after="0" w:line="360" w:lineRule="auto"/>
        <w:rPr>
          <w:rFonts w:cs="Arial"/>
          <w:color w:val="000000"/>
        </w:rPr>
      </w:pPr>
      <w:r>
        <w:rPr>
          <w:rFonts w:cs="Arial"/>
          <w:color w:val="000000"/>
        </w:rPr>
        <w:t>Ensure that approved plan changes are thoroughly assessed with a disciplined and rigorous approach.</w:t>
      </w:r>
    </w:p>
    <w:p w14:paraId="53F2E52D" w14:textId="3A54187D" w:rsidR="00826CFB" w:rsidRPr="00ED1D8A" w:rsidRDefault="00826CFB" w:rsidP="00ED1D8A">
      <w:pPr>
        <w:pStyle w:val="Paragraph"/>
        <w:numPr>
          <w:ilvl w:val="0"/>
          <w:numId w:val="84"/>
        </w:numPr>
        <w:spacing w:after="0" w:line="360" w:lineRule="auto"/>
        <w:rPr>
          <w:rFonts w:cs="Arial"/>
          <w:color w:val="000000"/>
        </w:rPr>
      </w:pPr>
      <w:r>
        <w:rPr>
          <w:rFonts w:cs="Arial"/>
          <w:color w:val="000000"/>
        </w:rPr>
        <w:t xml:space="preserve">Monitor Key Performance Indicators (KPIs) for planning and implement improvements where necessary.</w:t>
      </w:r>
    </w:p>
    <w:p w14:paraId="284ED45A" w14:textId="77777777" w:rsidR="00826CFB" w:rsidRPr="00ED1D8A" w:rsidRDefault="00826CFB" w:rsidP="00ED1D8A">
      <w:pPr>
        <w:pStyle w:val="Paragraph"/>
        <w:numPr>
          <w:ilvl w:val="0"/>
          <w:numId w:val="84"/>
        </w:numPr>
        <w:spacing w:after="0" w:line="360" w:lineRule="auto"/>
        <w:rPr>
          <w:rFonts w:cs="Arial"/>
          <w:color w:val="000000"/>
        </w:rPr>
      </w:pPr>
      <w:r>
        <w:rPr>
          <w:rFonts w:cs="Arial"/>
          <w:color w:val="000000"/>
        </w:rPr>
        <w:t>Coordinate with all functions to ensure their support and alignment with the planned objectives.</w:t>
      </w:r>
    </w:p>
    <w:p w14:paraId="733554D6" w14:textId="77777777" w:rsidR="00826CFB" w:rsidRPr="00ED1D8A" w:rsidRDefault="00826CFB" w:rsidP="00ED1D8A">
      <w:pPr>
        <w:pStyle w:val="Paragraph"/>
        <w:numPr>
          <w:ilvl w:val="0"/>
          <w:numId w:val="84"/>
        </w:numPr>
        <w:spacing w:after="0" w:line="360" w:lineRule="auto"/>
        <w:rPr>
          <w:rFonts w:cs="Arial"/>
          <w:color w:val="000000"/>
        </w:rPr>
      </w:pPr>
      <w:r>
        <w:rPr>
          <w:rFonts w:cs="Arial"/>
          <w:color w:val="000000"/>
        </w:rPr>
        <w:t>Ensure that engineering studies and execution plans are structured and managed in accordance with Integrated Planning processes.</w:t>
      </w:r>
    </w:p>
    <w:p w14:paraId="4E2A493C" w14:textId="5FBFB4C7" w:rsidR="004D7FAC" w:rsidRDefault="00826CFB" w:rsidP="00ED1D8A">
      <w:pPr>
        <w:pStyle w:val="Paragraph"/>
        <w:numPr>
          <w:ilvl w:val="0"/>
          <w:numId w:val="84"/>
        </w:numPr>
        <w:spacing w:line="360" w:lineRule="auto"/>
        <w:rPr>
          <w:rFonts w:cs="Arial"/>
          <w:color w:val="000000"/>
        </w:rPr>
      </w:pPr>
      <w:r>
        <w:rPr>
          <w:rFonts w:cs="Arial"/>
          <w:color w:val="000000"/>
        </w:rPr>
        <w:t>Facilitate input from various groups into the plan and assist in resolving conflicts among stakeholders.</w:t>
      </w:r>
    </w:p>
    <w:p w14:paraId="09FBC3A4" w14:textId="7242E424" w:rsidR="00087165" w:rsidRPr="00FC721A" w:rsidRDefault="00087165" w:rsidP="00087165">
      <w:pPr>
        <w:pStyle w:val="Heading3"/>
        <w:spacing w:before="0" w:after="0" w:line="360" w:lineRule="auto"/>
        <w:rPr>
          <w:rFonts w:cs="Arial"/>
          <w:u w:val="none"/>
        </w:rPr>
      </w:pPr>
      <w:r>
        <w:rPr>
          <w:rFonts w:cs="Arial"/>
          <w:u w:val="none"/>
        </w:rPr>
        <w:t>E&amp;P Planning</w:t>
      </w:r>
    </w:p>
    <w:p w14:paraId="3755575E" w14:textId="77777777" w:rsidR="00087165" w:rsidRDefault="00087165" w:rsidP="001E5954">
      <w:pPr>
        <w:pStyle w:val="Paragraph"/>
        <w:numPr>
          <w:ilvl w:val="0"/>
          <w:numId w:val="83"/>
        </w:numPr>
        <w:spacing w:after="0" w:line="360" w:lineRule="auto"/>
        <w:rPr>
          <w:rFonts w:cs="Arial"/>
          <w:color w:val="000000"/>
        </w:rPr>
      </w:pPr>
      <w:r>
        <w:rPr>
          <w:rFonts w:cs="Arial"/>
          <w:color w:val="000000"/>
        </w:rPr>
        <w:t>Coordinate the applicable LTP and Integrated Business Planning processes.</w:t>
      </w:r>
    </w:p>
    <w:p w14:paraId="17E7B9DB" w14:textId="77777777" w:rsidR="00087165" w:rsidRDefault="00087165" w:rsidP="001E5954">
      <w:pPr>
        <w:pStyle w:val="Paragraph"/>
        <w:numPr>
          <w:ilvl w:val="0"/>
          <w:numId w:val="83"/>
        </w:numPr>
        <w:spacing w:after="0" w:line="360" w:lineRule="auto"/>
        <w:rPr>
          <w:rFonts w:cs="Arial"/>
          <w:color w:val="000000"/>
        </w:rPr>
      </w:pPr>
      <w:r>
        <w:rPr>
          <w:rFonts w:cs="Arial"/>
          <w:color w:val="000000"/>
        </w:rPr>
        <w:t>Consolidate planning information and planning packages required for the LTP cycle.</w:t>
      </w:r>
    </w:p>
    <w:p w14:paraId="0A5AA935" w14:textId="77777777" w:rsidR="009C2F38" w:rsidRDefault="009C2F38" w:rsidP="00087165">
      <w:pPr>
        <w:pStyle w:val="Paragraph"/>
        <w:numPr>
          <w:ilvl w:val="0"/>
          <w:numId w:val="83"/>
        </w:numPr>
        <w:spacing w:after="0" w:line="360" w:lineRule="auto"/>
        <w:rPr>
          <w:rFonts w:cs="Arial"/>
          <w:color w:val="000000"/>
        </w:rPr>
      </w:pPr>
      <w:r>
        <w:rPr>
          <w:rFonts w:cs="Arial"/>
          <w:color w:val="000000"/>
        </w:rPr>
        <w:t>Coordinate planning assumptions, reviews, updates, and hand-offs within the LTP process.</w:t>
      </w:r>
    </w:p>
    <w:p w14:paraId="58652578" w14:textId="007058FF" w:rsidR="00087165" w:rsidRDefault="00D05C2B" w:rsidP="00ED1D8A">
      <w:pPr>
        <w:pStyle w:val="Paragraph"/>
        <w:numPr>
          <w:ilvl w:val="0"/>
          <w:numId w:val="83"/>
        </w:numPr>
        <w:spacing w:after="0" w:line="360" w:lineRule="auto"/>
        <w:rPr>
          <w:rFonts w:cs="Arial"/>
          <w:color w:val="000000"/>
        </w:rPr>
      </w:pPr>
      <w:r>
        <w:rPr>
          <w:rFonts w:cs="Arial"/>
          <w:color w:val="000000"/>
        </w:rPr>
        <w:t>Support the alignment of Asset plans across the E&amp;P planning process.</w:t>
      </w:r>
    </w:p>
    <w:p w14:paraId="329560B6" w14:textId="32C29772" w:rsidR="00087165" w:rsidRDefault="00D05C2B" w:rsidP="00087165">
      <w:pPr>
        <w:pStyle w:val="Paragraph"/>
        <w:numPr>
          <w:ilvl w:val="0"/>
          <w:numId w:val="83"/>
        </w:numPr>
        <w:spacing w:line="360" w:lineRule="auto"/>
        <w:rPr>
          <w:rFonts w:cs="Arial"/>
          <w:color w:val="000000"/>
        </w:rPr>
      </w:pPr>
      <w:r>
        <w:rPr>
          <w:rFonts w:cs="Arial"/>
          <w:color w:val="000000"/>
        </w:rPr>
        <w:t>Maintain the applicable long-term planning outputs and planning information.</w:t>
      </w:r>
    </w:p>
    <w:p w14:paraId="7EEE0C98" w14:textId="76D9F6C6" w:rsidR="008A174F" w:rsidRPr="00ED1D8A" w:rsidRDefault="008A174F" w:rsidP="008A174F">
      <w:pPr>
        <w:pStyle w:val="Heading3"/>
        <w:spacing w:before="0" w:after="0" w:line="360" w:lineRule="auto"/>
        <w:rPr>
          <w:rFonts w:cs="Arial"/>
          <w:highlight w:val="yellow"/>
          <w:u w:val="none"/>
        </w:rPr>
      </w:pPr>
      <w:r>
        <w:rPr>
          <w:rFonts w:cs="Arial"/>
          <w:highlight w:val="yellow"/>
          <w:u w:val="none"/>
        </w:rPr>
        <w:t>Operations Planning and Activities Assurance (OPAA)</w:t>
      </w:r>
    </w:p>
    <w:p w14:paraId="21F5BE9A" w14:textId="528BC514" w:rsidR="008A174F" w:rsidRPr="00ED1D8A" w:rsidRDefault="00DB6FE8" w:rsidP="00ED1D8A">
      <w:pPr>
        <w:pStyle w:val="Paragraph"/>
        <w:numPr>
          <w:ilvl w:val="0"/>
          <w:numId w:val="43"/>
        </w:numPr>
        <w:spacing w:after="0" w:line="360" w:lineRule="auto"/>
        <w:rPr>
          <w:rFonts w:cs="Arial"/>
          <w:color w:val="000000"/>
          <w:highlight w:val="yellow"/>
        </w:rPr>
      </w:pPr>
      <w:r>
        <w:rPr>
          <w:rFonts w:cs="Arial"/>
          <w:color w:val="000000"/>
          <w:highlight w:val="yellow"/>
        </w:rPr>
        <w:t xml:space="preserve">Coordinate planning cycle, inputs, review forums, and hand-offs for the 12M, 90D, and 30D horizon.</w:t>
      </w:r>
    </w:p>
    <w:p w14:paraId="6B9DCC25" w14:textId="77777777" w:rsidR="008A174F" w:rsidRPr="00ED1D8A" w:rsidRDefault="008A174F" w:rsidP="00ED1D8A">
      <w:pPr>
        <w:pStyle w:val="Paragraph"/>
        <w:numPr>
          <w:ilvl w:val="0"/>
          <w:numId w:val="43"/>
        </w:numPr>
        <w:spacing w:after="0" w:line="360" w:lineRule="auto"/>
        <w:rPr>
          <w:rFonts w:cs="Arial"/>
          <w:color w:val="000000"/>
          <w:highlight w:val="yellow"/>
        </w:rPr>
      </w:pPr>
      <w:r>
        <w:rPr>
          <w:rFonts w:cs="Arial"/>
          <w:color w:val="000000"/>
          <w:highlight w:val="yellow"/>
        </w:rPr>
        <w:t>Consolidate and maintain operational planning information, priorities, readiness inputs, and scheduling details.</w:t>
      </w:r>
    </w:p>
    <w:p w14:paraId="1FAD9C1B" w14:textId="77777777" w:rsidR="008A174F" w:rsidRPr="00ED1D8A" w:rsidRDefault="008A174F" w:rsidP="00ED1D8A">
      <w:pPr>
        <w:pStyle w:val="Paragraph"/>
        <w:numPr>
          <w:ilvl w:val="0"/>
          <w:numId w:val="43"/>
        </w:numPr>
        <w:spacing w:after="0" w:line="360" w:lineRule="auto"/>
        <w:rPr>
          <w:rFonts w:cs="Arial"/>
          <w:color w:val="000000"/>
          <w:highlight w:val="yellow"/>
        </w:rPr>
      </w:pPr>
      <w:r>
        <w:rPr>
          <w:rFonts w:cs="Arial"/>
          <w:color w:val="000000"/>
          <w:highlight w:val="yellow"/>
        </w:rPr>
        <w:lastRenderedPageBreak/>
        <w:t>Review planning inputs for completeness, dependencies, constraints, conflicts, and readiness requirements.</w:t>
      </w:r>
    </w:p>
    <w:p w14:paraId="60B42B22" w14:textId="3B164299" w:rsidR="008A174F" w:rsidRPr="00ED1D8A" w:rsidRDefault="008A174F" w:rsidP="00ED1D8A">
      <w:pPr>
        <w:pStyle w:val="Paragraph"/>
        <w:numPr>
          <w:ilvl w:val="0"/>
          <w:numId w:val="43"/>
        </w:numPr>
        <w:spacing w:after="0" w:line="360" w:lineRule="auto"/>
        <w:rPr>
          <w:rFonts w:cs="Arial"/>
          <w:color w:val="000000"/>
          <w:highlight w:val="yellow"/>
        </w:rPr>
      </w:pPr>
      <w:r>
        <w:rPr>
          <w:rFonts w:cs="Arial"/>
          <w:color w:val="000000"/>
          <w:highlight w:val="yellow"/>
        </w:rPr>
        <w:t xml:space="preserve">Identify and escalate planning conflicts, capacity issues, and significant deviations to the relevant Plan Owner or approval authority.</w:t>
      </w:r>
    </w:p>
    <w:p w14:paraId="45AC7ACE" w14:textId="77777777" w:rsidR="00570093" w:rsidRPr="00ED1D8A" w:rsidRDefault="008A174F" w:rsidP="00ED1D8A">
      <w:pPr>
        <w:pStyle w:val="Paragraph"/>
        <w:numPr>
          <w:ilvl w:val="0"/>
          <w:numId w:val="43"/>
        </w:numPr>
        <w:spacing w:after="0" w:line="360" w:lineRule="auto"/>
        <w:rPr>
          <w:rFonts w:cs="Arial"/>
          <w:color w:val="000000"/>
          <w:highlight w:val="yellow"/>
        </w:rPr>
      </w:pPr>
      <w:r>
        <w:rPr>
          <w:rFonts w:cs="Arial"/>
          <w:color w:val="000000"/>
          <w:highlight w:val="yellow"/>
        </w:rPr>
        <w:t>Support the implementation of planning standards, templates, and planning records for operational planning.</w:t>
      </w:r>
    </w:p>
    <w:p w14:paraId="71643A9B" w14:textId="2AB3901D" w:rsidR="00570093" w:rsidRPr="00ED1D8A" w:rsidRDefault="00570093" w:rsidP="00ED1D8A">
      <w:pPr>
        <w:pStyle w:val="Paragraph"/>
        <w:numPr>
          <w:ilvl w:val="0"/>
          <w:numId w:val="43"/>
        </w:numPr>
        <w:spacing w:after="0" w:line="360" w:lineRule="auto"/>
        <w:rPr>
          <w:rFonts w:cs="Arial"/>
          <w:color w:val="000000"/>
          <w:highlight w:val="yellow"/>
        </w:rPr>
      </w:pPr>
      <w:r>
        <w:rPr>
          <w:rFonts w:cs="Arial"/>
          <w:color w:val="000000"/>
          <w:highlight w:val="yellow"/>
        </w:rPr>
        <w:t>Maintain applicable operational planning processes, templates, records, and planning information.</w:t>
      </w:r>
    </w:p>
    <w:p w14:paraId="11209978" w14:textId="2DBF4E0F" w:rsidR="00570093" w:rsidRPr="00ED1D8A" w:rsidRDefault="00570093" w:rsidP="00ED1D8A">
      <w:pPr>
        <w:pStyle w:val="Paragraph"/>
        <w:numPr>
          <w:ilvl w:val="0"/>
          <w:numId w:val="43"/>
        </w:numPr>
        <w:spacing w:line="360" w:lineRule="auto"/>
        <w:rPr>
          <w:rFonts w:cs="Arial"/>
          <w:color w:val="000000"/>
          <w:highlight w:val="yellow"/>
        </w:rPr>
      </w:pPr>
      <w:r>
        <w:rPr>
          <w:rFonts w:cs="Arial"/>
          <w:color w:val="000000"/>
          <w:highlight w:val="yellow"/>
        </w:rPr>
        <w:t>Monitor and communicate operational planning performance indicators and support process improvement.</w:t>
      </w:r>
    </w:p>
    <w:p w14:paraId="217E0792" w14:textId="60992F28" w:rsidR="00316D84" w:rsidRPr="00ED1D8A" w:rsidRDefault="00DC1BE1" w:rsidP="00BD290E">
      <w:pPr>
        <w:pStyle w:val="Heading3"/>
        <w:spacing w:before="0" w:after="0" w:line="360" w:lineRule="auto"/>
        <w:rPr>
          <w:rFonts w:cs="Arial"/>
          <w:u w:val="none"/>
        </w:rPr>
      </w:pPr>
      <w:r>
        <w:rPr>
          <w:rFonts w:cs="Arial"/>
          <w:u w:val="none"/>
        </w:rPr>
        <w:t xml:space="preserve">Plan Owners </w:t>
      </w:r>
    </w:p>
    <w:p w14:paraId="7883F706" w14:textId="51354FD0" w:rsidR="00DB731E" w:rsidRPr="005A5CE4" w:rsidRDefault="00413CAB" w:rsidP="005A5CE4">
      <w:pPr>
        <w:pStyle w:val="Paragraph"/>
        <w:numPr>
          <w:ilvl w:val="0"/>
          <w:numId w:val="85"/>
        </w:numPr>
        <w:spacing w:after="0" w:line="360" w:lineRule="auto"/>
        <w:rPr>
          <w:rFonts w:cs="Arial"/>
          <w:color w:val="000000"/>
        </w:rPr>
      </w:pPr>
      <w:r>
        <w:rPr>
          <w:rFonts w:cs="Arial"/>
          <w:color w:val="000000"/>
        </w:rPr>
        <w:t xml:space="preserve">Hold accountability for the planning process, progression, and outcome of their respective plan, program, or grouped activities.</w:t>
      </w:r>
    </w:p>
    <w:p w14:paraId="6ACA1790" w14:textId="3348A3F2" w:rsidR="004D7FAC" w:rsidRPr="00ED1D8A" w:rsidRDefault="00413CAB" w:rsidP="00ED1D8A">
      <w:pPr>
        <w:pStyle w:val="Paragraph"/>
        <w:numPr>
          <w:ilvl w:val="0"/>
          <w:numId w:val="85"/>
        </w:numPr>
        <w:spacing w:line="360" w:lineRule="auto"/>
        <w:rPr>
          <w:rFonts w:cs="Arial"/>
          <w:color w:val="000000"/>
        </w:rPr>
      </w:pPr>
      <w:r>
        <w:rPr>
          <w:rFonts w:cs="Arial"/>
          <w:color w:val="000000"/>
        </w:rPr>
        <w:t>Review and incorporate salient information from external sources that may influence planning decisions.</w:t>
      </w:r>
    </w:p>
    <w:p w14:paraId="6879EF5F" w14:textId="77777777" w:rsidR="0093183C" w:rsidRPr="00ED1D8A" w:rsidRDefault="0093183C" w:rsidP="0093183C">
      <w:pPr>
        <w:pStyle w:val="Heading3"/>
        <w:spacing w:after="0" w:line="360" w:lineRule="auto"/>
        <w:rPr>
          <w:rFonts w:cs="Arial"/>
          <w:u w:val="none"/>
        </w:rPr>
      </w:pPr>
      <w:r>
        <w:rPr>
          <w:rFonts w:cs="Arial"/>
          <w:u w:val="none"/>
        </w:rPr>
        <w:t>Managers (Field, Drilling, Project, Exploration, Engineering, Support Functions)</w:t>
      </w:r>
    </w:p>
    <w:p w14:paraId="132EB520" w14:textId="415A8EAE" w:rsidR="0093183C" w:rsidRPr="00ED1D8A" w:rsidRDefault="0093183C">
      <w:pPr>
        <w:pStyle w:val="ListParagraph"/>
        <w:numPr>
          <w:ilvl w:val="0"/>
          <w:numId w:val="54"/>
        </w:numPr>
        <w:spacing w:line="360" w:lineRule="auto"/>
        <w:ind w:left="1440"/>
        <w:rPr>
          <w:color w:val="000000"/>
        </w:rPr>
      </w:pPr>
      <w:r>
        <w:rPr>
          <w:color w:val="000000"/>
        </w:rPr>
        <w:t xml:space="preserve">Ensure approved plan changes are rigorously assessed to maintain alignment with objectives, </w:t>
      </w:r>
      <w:r>
        <w:rPr>
          <w:color w:val="000000"/>
          <w:highlight w:val="yellow"/>
        </w:rPr>
        <w:t>priorities</w:t>
      </w:r>
      <w:r>
        <w:rPr>
          <w:color w:val="000000"/>
        </w:rPr>
        <w:t xml:space="preserve">, and constraints.</w:t>
      </w:r>
    </w:p>
    <w:p w14:paraId="738A9086" w14:textId="62E637C1" w:rsidR="0093183C" w:rsidRPr="00ED1D8A" w:rsidRDefault="0093183C">
      <w:pPr>
        <w:pStyle w:val="ListParagraph"/>
        <w:numPr>
          <w:ilvl w:val="0"/>
          <w:numId w:val="54"/>
        </w:numPr>
        <w:spacing w:line="360" w:lineRule="auto"/>
        <w:ind w:left="1440"/>
        <w:rPr>
          <w:color w:val="000000"/>
        </w:rPr>
      </w:pPr>
      <w:r>
        <w:rPr>
          <w:color w:val="000000"/>
        </w:rPr>
        <w:t xml:space="preserve">Track </w:t>
      </w:r>
      <w:r>
        <w:rPr>
          <w:color w:val="000000"/>
          <w:highlight w:val="yellow"/>
        </w:rPr>
        <w:t>applicable</w:t>
      </w:r>
      <w:r>
        <w:rPr>
          <w:color w:val="000000"/>
        </w:rPr>
        <w:t xml:space="preserve"> planning KPIs and implement improvements based on identified trends and insights.</w:t>
      </w:r>
    </w:p>
    <w:p w14:paraId="530439EA" w14:textId="6D2B4204" w:rsidR="0093183C" w:rsidRPr="00ED1D8A" w:rsidRDefault="0093183C">
      <w:pPr>
        <w:pStyle w:val="ListParagraph"/>
        <w:numPr>
          <w:ilvl w:val="0"/>
          <w:numId w:val="54"/>
        </w:numPr>
        <w:spacing w:line="360" w:lineRule="auto"/>
        <w:ind w:left="1440"/>
        <w:rPr>
          <w:color w:val="000000"/>
        </w:rPr>
      </w:pPr>
      <w:r>
        <w:rPr>
          <w:color w:val="000000"/>
        </w:rPr>
        <w:t xml:space="preserve">Review and approve or reject plan changes within the 30-day Frozen </w:t>
      </w:r>
      <w:r>
        <w:rPr>
          <w:color w:val="000000"/>
          <w:highlight w:val="yellow"/>
        </w:rPr>
        <w:t>plan</w:t>
      </w:r>
      <w:r>
        <w:rPr>
          <w:color w:val="000000"/>
        </w:rPr>
        <w:t xml:space="preserve">, </w:t>
      </w:r>
      <w:r>
        <w:rPr>
          <w:color w:val="000000"/>
          <w:highlight w:val="yellow"/>
        </w:rPr>
        <w:t>in accordance with the applicable approval authority and change control or break-in process</w:t>
      </w:r>
      <w:r>
        <w:rPr>
          <w:color w:val="000000"/>
        </w:rPr>
        <w:t>.</w:t>
      </w:r>
    </w:p>
    <w:p w14:paraId="4DB506F9" w14:textId="53C61C18" w:rsidR="0093183C" w:rsidRPr="00ED1D8A" w:rsidRDefault="0093183C">
      <w:pPr>
        <w:pStyle w:val="ListParagraph"/>
        <w:numPr>
          <w:ilvl w:val="0"/>
          <w:numId w:val="54"/>
        </w:numPr>
        <w:spacing w:line="360" w:lineRule="auto"/>
        <w:ind w:left="1440"/>
        <w:rPr>
          <w:color w:val="000000"/>
        </w:rPr>
      </w:pPr>
      <w:r>
        <w:rPr>
          <w:color w:val="000000"/>
        </w:rPr>
        <w:t xml:space="preserve">Ensure that engineering studies and </w:t>
      </w:r>
      <w:r>
        <w:rPr>
          <w:color w:val="000000"/>
          <w:highlight w:val="yellow"/>
        </w:rPr>
        <w:t>functional activities</w:t>
      </w:r>
      <w:r>
        <w:rPr>
          <w:color w:val="000000"/>
        </w:rPr>
        <w:t xml:space="preserve"> are structured and managed in accordance with the Integrated Planning processes to enhance coordination and efficiency.</w:t>
      </w:r>
    </w:p>
    <w:p w14:paraId="188F02A8" w14:textId="4FE6329C" w:rsidR="0093183C" w:rsidRPr="00ED1D8A" w:rsidRDefault="0093183C">
      <w:pPr>
        <w:pStyle w:val="ListParagraph"/>
        <w:numPr>
          <w:ilvl w:val="0"/>
          <w:numId w:val="54"/>
        </w:numPr>
        <w:spacing w:after="120" w:line="360" w:lineRule="auto"/>
        <w:ind w:left="1440"/>
        <w:rPr>
          <w:color w:val="000000"/>
        </w:rPr>
      </w:pPr>
      <w:r>
        <w:rPr>
          <w:color w:val="000000"/>
        </w:rPr>
        <w:t xml:space="preserve">For Projects, ensure major initiatives are structured and managed in compliance with Integrated Planning processes </w:t>
      </w:r>
      <w:r>
        <w:rPr>
          <w:color w:val="000000"/>
          <w:highlight w:val="yellow"/>
        </w:rPr>
        <w:t>and applicable corporate project governance requirements.</w:t>
      </w:r>
    </w:p>
    <w:p w14:paraId="217E07A3" w14:textId="2CD1EBF1" w:rsidR="00316D84" w:rsidRPr="00ED1D8A" w:rsidRDefault="00316D84" w:rsidP="00BD290E">
      <w:pPr>
        <w:pStyle w:val="Heading3"/>
        <w:spacing w:before="0" w:after="0" w:line="360" w:lineRule="auto"/>
        <w:rPr>
          <w:rFonts w:cs="Arial"/>
          <w:u w:val="none"/>
        </w:rPr>
      </w:pPr>
      <w:r>
        <w:rPr>
          <w:rFonts w:cs="Arial"/>
          <w:u w:val="none"/>
        </w:rPr>
        <w:t>Installation Manager / Superintendent</w:t>
      </w:r>
    </w:p>
    <w:p w14:paraId="4D66C217" w14:textId="6191D726" w:rsidR="005A5CE4" w:rsidRPr="00ED1D8A" w:rsidRDefault="005A5CE4" w:rsidP="00ED1D8A">
      <w:pPr>
        <w:pStyle w:val="Paragraph"/>
        <w:numPr>
          <w:ilvl w:val="0"/>
          <w:numId w:val="44"/>
        </w:numPr>
        <w:spacing w:after="0" w:line="360" w:lineRule="auto"/>
        <w:rPr>
          <w:rFonts w:cs="Arial"/>
          <w:color w:val="000000"/>
          <w:highlight w:val="yellow"/>
        </w:rPr>
      </w:pPr>
      <w:r>
        <w:rPr>
          <w:rFonts w:cs="Arial"/>
          <w:color w:val="000000"/>
          <w:highlight w:val="yellow"/>
        </w:rPr>
        <w:t>Lead activity and resource coordination for planning purposes within their respective operational areas.</w:t>
      </w:r>
    </w:p>
    <w:p w14:paraId="7A30BB1A" w14:textId="77777777" w:rsidR="005A5CE4" w:rsidRPr="00ED1D8A" w:rsidRDefault="005A5CE4" w:rsidP="00ED1D8A">
      <w:pPr>
        <w:pStyle w:val="Paragraph"/>
        <w:numPr>
          <w:ilvl w:val="0"/>
          <w:numId w:val="44"/>
        </w:numPr>
        <w:spacing w:after="0" w:line="360" w:lineRule="auto"/>
        <w:rPr>
          <w:rFonts w:cs="Arial"/>
          <w:color w:val="000000"/>
          <w:highlight w:val="yellow"/>
        </w:rPr>
      </w:pPr>
      <w:r>
        <w:rPr>
          <w:rFonts w:cs="Arial"/>
          <w:color w:val="000000"/>
          <w:highlight w:val="yellow"/>
        </w:rPr>
        <w:t>Review field priorities, execution readiness, SIMOPS (Simultaneous Operations), capacity, and execution constraints.</w:t>
      </w:r>
    </w:p>
    <w:p w14:paraId="3A86D0FA" w14:textId="77777777" w:rsidR="005A5CE4" w:rsidRPr="00ED1D8A" w:rsidRDefault="005A5CE4" w:rsidP="00ED1D8A">
      <w:pPr>
        <w:pStyle w:val="Paragraph"/>
        <w:numPr>
          <w:ilvl w:val="0"/>
          <w:numId w:val="44"/>
        </w:numPr>
        <w:spacing w:after="0" w:line="360" w:lineRule="auto"/>
        <w:rPr>
          <w:rFonts w:cs="Arial"/>
          <w:color w:val="000000"/>
          <w:highlight w:val="yellow"/>
        </w:rPr>
      </w:pPr>
      <w:r>
        <w:rPr>
          <w:rFonts w:cs="Arial"/>
          <w:color w:val="000000"/>
          <w:highlight w:val="yellow"/>
        </w:rPr>
        <w:t>Lead activity and resource planning for the applicable short-term operational planning horizons.</w:t>
      </w:r>
    </w:p>
    <w:p w14:paraId="610BDC76" w14:textId="77777777" w:rsidR="005A5CE4" w:rsidRPr="00ED1D8A" w:rsidRDefault="005A5CE4" w:rsidP="00ED1D8A">
      <w:pPr>
        <w:pStyle w:val="Paragraph"/>
        <w:numPr>
          <w:ilvl w:val="0"/>
          <w:numId w:val="44"/>
        </w:numPr>
        <w:spacing w:after="0" w:line="360" w:lineRule="auto"/>
        <w:rPr>
          <w:rFonts w:cs="Arial"/>
          <w:color w:val="000000"/>
          <w:highlight w:val="yellow"/>
        </w:rPr>
      </w:pPr>
      <w:r>
        <w:rPr>
          <w:rFonts w:cs="Arial"/>
          <w:color w:val="000000"/>
          <w:highlight w:val="yellow"/>
        </w:rPr>
        <w:t>Ensure the required operational resources and field inputs are available to support planning and execution.</w:t>
      </w:r>
    </w:p>
    <w:p w14:paraId="1F158C50" w14:textId="77777777" w:rsidR="005A5CE4" w:rsidRPr="00ED1D8A" w:rsidRDefault="005A5CE4" w:rsidP="00ED1D8A">
      <w:pPr>
        <w:pStyle w:val="Paragraph"/>
        <w:numPr>
          <w:ilvl w:val="0"/>
          <w:numId w:val="44"/>
        </w:numPr>
        <w:spacing w:after="0" w:line="360" w:lineRule="auto"/>
        <w:rPr>
          <w:rFonts w:cs="Arial"/>
          <w:color w:val="000000"/>
          <w:highlight w:val="yellow"/>
        </w:rPr>
      </w:pPr>
      <w:r>
        <w:rPr>
          <w:rFonts w:cs="Arial"/>
          <w:color w:val="000000"/>
          <w:highlight w:val="yellow"/>
        </w:rPr>
        <w:t>Maintain planning and execution discipline and minimize avoidable plan changes.</w:t>
      </w:r>
    </w:p>
    <w:p w14:paraId="18B48CB1" w14:textId="77777777" w:rsidR="005A5CE4" w:rsidRPr="00ED1D8A" w:rsidRDefault="005A5CE4" w:rsidP="00ED1D8A">
      <w:pPr>
        <w:pStyle w:val="Paragraph"/>
        <w:numPr>
          <w:ilvl w:val="0"/>
          <w:numId w:val="44"/>
        </w:numPr>
        <w:spacing w:after="0" w:line="360" w:lineRule="auto"/>
        <w:rPr>
          <w:rFonts w:cs="Arial"/>
          <w:color w:val="000000"/>
          <w:highlight w:val="yellow"/>
        </w:rPr>
      </w:pPr>
      <w:r>
        <w:rPr>
          <w:rFonts w:cs="Arial"/>
          <w:color w:val="000000"/>
          <w:highlight w:val="yellow"/>
        </w:rPr>
        <w:t>Implement approved plans and ensure activities remain aligned with agreed operational priorities and objectives.</w:t>
      </w:r>
    </w:p>
    <w:p w14:paraId="480803F7" w14:textId="2D8DB8AA" w:rsidR="00B84999" w:rsidRPr="00ED1D8A" w:rsidRDefault="005A5CE4" w:rsidP="000F42BD">
      <w:pPr>
        <w:pStyle w:val="Paragraph"/>
        <w:numPr>
          <w:ilvl w:val="0"/>
          <w:numId w:val="44"/>
        </w:numPr>
        <w:spacing w:after="0" w:line="360" w:lineRule="auto"/>
        <w:rPr>
          <w:rFonts w:cs="Arial"/>
          <w:color w:val="000000"/>
        </w:rPr>
      </w:pPr>
      <w:r>
        <w:rPr>
          <w:rFonts w:cs="Arial"/>
          <w:color w:val="000000"/>
          <w:highlight w:val="yellow"/>
        </w:rPr>
        <w:lastRenderedPageBreak/>
        <w:t>Resolve or escalate field execution conflicts and emerging constraints.</w:t>
      </w:r>
    </w:p>
    <w:p w14:paraId="217E07AA" w14:textId="77777777" w:rsidR="00316D84" w:rsidRPr="00ED1D8A" w:rsidRDefault="00316D84" w:rsidP="00BD290E">
      <w:pPr>
        <w:pStyle w:val="Heading3"/>
        <w:spacing w:before="0" w:after="0" w:line="360" w:lineRule="auto"/>
        <w:rPr>
          <w:rFonts w:cs="Arial"/>
          <w:u w:val="none"/>
        </w:rPr>
      </w:pPr>
      <w:r>
        <w:rPr>
          <w:rFonts w:cs="Arial"/>
          <w:u w:val="none"/>
        </w:rPr>
        <w:t>Other Department / Team Leaders</w:t>
      </w:r>
    </w:p>
    <w:p w14:paraId="04C75725" w14:textId="0400A667" w:rsidR="004D7FAC" w:rsidRPr="00ED1D8A" w:rsidRDefault="00413CAB" w:rsidP="00413CAB">
      <w:pPr>
        <w:pStyle w:val="Paragraph"/>
        <w:spacing w:line="360" w:lineRule="auto"/>
        <w:rPr>
          <w:rFonts w:cs="Arial"/>
          <w:color w:val="000000"/>
        </w:rPr>
      </w:pPr>
      <w:r>
        <w:rPr>
          <w:rFonts w:cs="Arial"/>
          <w:color w:val="000000"/>
        </w:rPr>
        <w:t>Provide input and support for prioritization and conflict resolution during plan development, including all relevant business support activities.</w:t>
      </w:r>
    </w:p>
    <w:p w14:paraId="217E07AD" w14:textId="77777777" w:rsidR="00316D84" w:rsidRPr="00ED1D8A" w:rsidRDefault="00316D84" w:rsidP="00BD290E">
      <w:pPr>
        <w:pStyle w:val="Heading3"/>
        <w:spacing w:before="0" w:after="0" w:line="360" w:lineRule="auto"/>
        <w:rPr>
          <w:rFonts w:cs="Arial"/>
          <w:u w:val="none"/>
        </w:rPr>
      </w:pPr>
      <w:r>
        <w:rPr>
          <w:rFonts w:cs="Arial"/>
          <w:u w:val="none"/>
        </w:rPr>
        <w:t>Responsible Person / Job Owner</w:t>
      </w:r>
    </w:p>
    <w:p w14:paraId="15C3D202" w14:textId="4542A71E" w:rsidR="00B66D62" w:rsidRDefault="00B66D62" w:rsidP="00ED1D8A">
      <w:pPr>
        <w:pStyle w:val="Paragraph"/>
        <w:spacing w:after="0" w:line="360" w:lineRule="auto"/>
        <w:rPr>
          <w:rFonts w:cs="Arial"/>
          <w:color w:val="000000"/>
          <w:highlight w:val="yellow"/>
        </w:rPr>
      </w:pPr>
      <w:r>
        <w:rPr>
          <w:rFonts w:cs="Arial"/>
          <w:color w:val="000000"/>
        </w:rPr>
        <w:t xml:space="preserve">The Responsible Person / Job Owner is responsible for the preparation, readiness, and delivery of an individual activity within the approved plan. Unlike the Plan Owner, this role is responsible for the assigned activity rather than the overall planning outcome or planning horizon.</w:t>
      </w:r>
    </w:p>
    <w:p w14:paraId="34457048" w14:textId="5C467358" w:rsidR="00C87E77" w:rsidRPr="00ED1D8A" w:rsidRDefault="00C87E77" w:rsidP="00845B1D">
      <w:pPr>
        <w:pStyle w:val="Paragraph"/>
        <w:numPr>
          <w:ilvl w:val="0"/>
          <w:numId w:val="45"/>
        </w:numPr>
        <w:spacing w:after="0" w:line="360" w:lineRule="auto"/>
        <w:rPr>
          <w:rFonts w:cs="Arial"/>
          <w:color w:val="000000"/>
          <w:highlight w:val="yellow"/>
        </w:rPr>
      </w:pPr>
      <w:r>
        <w:rPr>
          <w:rFonts w:cs="Arial"/>
          <w:color w:val="000000"/>
          <w:highlight w:val="yellow"/>
        </w:rPr>
        <w:t>Maintain accurate and up-to-date activity information in the applicable planning tools, BPM Work Orders, and planning inputs, including scope, schedule, resource requirements, and activity revisions.</w:t>
      </w:r>
    </w:p>
    <w:p w14:paraId="719A0CDC" w14:textId="5083FFA3" w:rsidR="00E3367A" w:rsidRPr="00ED1D8A" w:rsidRDefault="00E3367A" w:rsidP="00ED1D8A">
      <w:pPr>
        <w:pStyle w:val="Paragraph"/>
        <w:numPr>
          <w:ilvl w:val="0"/>
          <w:numId w:val="45"/>
        </w:numPr>
        <w:spacing w:after="0" w:line="360" w:lineRule="auto"/>
        <w:rPr>
          <w:rFonts w:cs="Arial"/>
          <w:color w:val="000000"/>
          <w:highlight w:val="yellow"/>
        </w:rPr>
      </w:pPr>
      <w:r>
        <w:rPr>
          <w:rFonts w:cs="Arial"/>
          <w:color w:val="000000"/>
          <w:highlight w:val="yellow"/>
        </w:rPr>
        <w:t>Define and prepare the assigned activity in accordance with applicable planning and readiness requirements.</w:t>
      </w:r>
    </w:p>
    <w:p w14:paraId="23E13222" w14:textId="49828080" w:rsidR="003D1A62" w:rsidRPr="00ED1D8A" w:rsidRDefault="003D1A62" w:rsidP="00845B1D">
      <w:pPr>
        <w:pStyle w:val="Paragraph"/>
        <w:numPr>
          <w:ilvl w:val="0"/>
          <w:numId w:val="45"/>
        </w:numPr>
        <w:spacing w:after="0" w:line="360" w:lineRule="auto"/>
        <w:rPr>
          <w:rFonts w:cs="Arial"/>
          <w:color w:val="000000"/>
          <w:highlight w:val="yellow"/>
        </w:rPr>
      </w:pPr>
      <w:r>
        <w:rPr>
          <w:rFonts w:cs="Arial"/>
          <w:color w:val="000000"/>
          <w:highlight w:val="yellow"/>
        </w:rPr>
        <w:t>Identify and communicate activity requirements, constraints, risks, progress, and changes to the relevant planning stakeholders.</w:t>
      </w:r>
    </w:p>
    <w:p w14:paraId="4162385A" w14:textId="05F572DE" w:rsidR="00E3367A" w:rsidRPr="00ED1D8A" w:rsidRDefault="00E3367A" w:rsidP="00ED1D8A">
      <w:pPr>
        <w:pStyle w:val="Paragraph"/>
        <w:numPr>
          <w:ilvl w:val="0"/>
          <w:numId w:val="45"/>
        </w:numPr>
        <w:spacing w:after="0" w:line="360" w:lineRule="auto"/>
        <w:rPr>
          <w:rFonts w:cs="Arial"/>
          <w:color w:val="000000"/>
          <w:highlight w:val="yellow"/>
        </w:rPr>
      </w:pPr>
      <w:r>
        <w:rPr>
          <w:rFonts w:cs="Arial"/>
          <w:color w:val="000000"/>
          <w:highlight w:val="yellow"/>
        </w:rPr>
        <w:t>Provide timely progress and readiness updates throughout the applicable planning horizon.</w:t>
      </w:r>
    </w:p>
    <w:p w14:paraId="7C463084" w14:textId="2CF8019A" w:rsidR="00413CAB" w:rsidRDefault="00413CAB" w:rsidP="00ED1D8A">
      <w:pPr>
        <w:pStyle w:val="Paragraph"/>
        <w:numPr>
          <w:ilvl w:val="0"/>
          <w:numId w:val="45"/>
        </w:numPr>
        <w:spacing w:after="0" w:line="360" w:lineRule="auto"/>
        <w:rPr>
          <w:rFonts w:cs="Arial"/>
          <w:color w:val="000000"/>
        </w:rPr>
      </w:pPr>
      <w:r>
        <w:rPr>
          <w:rFonts w:cs="Arial"/>
          <w:color w:val="000000"/>
        </w:rPr>
        <w:t>Provide justifications to Planners when requesting approval from the Functions/Operations Manager for any changes during the 30-day frozen period.</w:t>
      </w:r>
    </w:p>
    <w:p w14:paraId="0B74FEE9" w14:textId="4694FABF" w:rsidR="00E3367A" w:rsidRDefault="00E3367A" w:rsidP="00ED1D8A">
      <w:pPr>
        <w:pStyle w:val="Paragraph"/>
        <w:numPr>
          <w:ilvl w:val="0"/>
          <w:numId w:val="45"/>
        </w:numPr>
        <w:spacing w:after="0" w:line="360" w:lineRule="auto"/>
        <w:rPr>
          <w:rFonts w:cs="Arial"/>
          <w:color w:val="000000"/>
        </w:rPr>
      </w:pPr>
      <w:r>
        <w:rPr>
          <w:rFonts w:cs="Arial"/>
          <w:color w:val="000000"/>
        </w:rPr>
        <w:t>Deliver the assigned activity in accordance with the approved plan and escalate significant deviations or constraints.</w:t>
      </w:r>
    </w:p>
    <w:p w14:paraId="56003255" w14:textId="2FB2694B" w:rsidR="00BD2789" w:rsidRPr="00ED1D8A" w:rsidRDefault="00BD2789" w:rsidP="00ED1D8A">
      <w:pPr>
        <w:pStyle w:val="Paragraph"/>
        <w:spacing w:line="360" w:lineRule="auto"/>
        <w:ind w:left="0"/>
        <w:rPr>
          <w:rFonts w:cs="Arial"/>
          <w:color w:val="000000"/>
        </w:rPr>
      </w:pPr>
      <w:r>
        <w:rPr>
          <w:rFonts w:cs="Arial"/>
          <w:color w:val="000000"/>
        </w:rPr>
        <w:br w:type="page"/>
      </w:r>
    </w:p>
    <w:p w14:paraId="217E0829" w14:textId="6ED755B7" w:rsidR="00124B99" w:rsidRPr="00ED1D8A" w:rsidRDefault="00124B99" w:rsidP="009E5B00">
      <w:pPr>
        <w:pStyle w:val="Heading1"/>
        <w:spacing w:after="0" w:line="360" w:lineRule="auto"/>
        <w:rPr>
          <w:rFonts w:cs="Arial"/>
          <w:color w:val="000000"/>
        </w:rPr>
      </w:pPr>
      <w:bookmarkStart w:id="354" w:name="_Toc196309696"/>
      <w:bookmarkStart w:id="355" w:name="_Toc235450963"/>
      <w:r>
        <w:rPr>
          <w:rFonts w:cs="Arial"/>
          <w:color w:val="000000"/>
        </w:rPr>
        <w:lastRenderedPageBreak/>
        <w:t>Governance Model</w:t>
      </w:r>
      <w:bookmarkEnd w:id="354"/>
      <w:bookmarkEnd w:id="355"/>
    </w:p>
    <w:p w14:paraId="72C3EEAB" w14:textId="6A7E3112" w:rsidR="009400CC" w:rsidRDefault="004A2FB4" w:rsidP="00352E13">
      <w:pPr>
        <w:pStyle w:val="Paragraph"/>
        <w:spacing w:line="360" w:lineRule="auto"/>
        <w:rPr>
          <w:rFonts w:cs="Arial"/>
        </w:rPr>
      </w:pPr>
      <w:r>
        <w:rPr>
          <w:rFonts w:cs="Arial"/>
        </w:rPr>
        <w:t xml:space="preserve">The governance model for integrated planning incorporates feedback loops to ensure that information and decisions flow effectively both top-down (from long-range to operational planning) and bottom-up. This model facilitates information sharing across planning horizons</w:t>
      </w:r>
    </w:p>
    <w:p w14:paraId="5A58E968" w14:textId="3BAC1344" w:rsidR="00352E13" w:rsidRDefault="00352E13" w:rsidP="00352E13">
      <w:pPr>
        <w:pStyle w:val="Paragraph"/>
        <w:spacing w:line="360" w:lineRule="auto"/>
        <w:rPr>
          <w:rFonts w:cs="Arial"/>
        </w:rPr>
      </w:pPr>
      <w:r>
        <w:rPr>
          <w:rFonts w:cs="Arial"/>
          <w:highlight w:val="yellow"/>
        </w:rPr>
        <w:t xml:space="preserve">Each planning horizon is supported by an applicable planning meeting or review forum. These meetings provide the mechanism to review planning inputs, discuss priorities and constraints, make the applicable planning decisions, and monitor plan progression.</w:t>
      </w:r>
    </w:p>
    <w:p w14:paraId="4B3634CC" w14:textId="54B05503" w:rsidR="00352E13" w:rsidRDefault="00352E13" w:rsidP="00352E13">
      <w:pPr>
        <w:pStyle w:val="Paragraph"/>
        <w:spacing w:line="360" w:lineRule="auto"/>
        <w:rPr>
          <w:rFonts w:cs="Arial"/>
          <w:i/>
          <w:iCs/>
        </w:rPr>
      </w:pPr>
      <w:r>
        <w:rPr>
          <w:rFonts w:cs="Arial"/>
          <w:highlight w:val="yellow"/>
        </w:rPr>
        <w:t xml:space="preserve">The general meeting cadence, key participants, planning inputs, and expected outputs for each planning horizon are summarized in </w:t>
      </w:r>
      <w:del w:author="Rev4 Update" w:date="2026-07-23T00:00:00Z" w:id="9507">
        <w:r>
          <w:rPr>
            <w:rFonts w:cs="Arial"/>
            <w:i/>
            <w:iCs/>
            <w:highlight w:val="yellow"/>
          </w:rPr>
          <w:delText xml:space="preserve">Table 2</w:delText>
        </w:r>
      </w:del>
      <w:ins w:author="Rev4 Update" w:date="2026-07-23T00:00:00Z" w:id="9508">
        <w:r>
          <w:rPr>
            <w:rFonts w:cs="Arial"/>
            <w:i/>
            <w:iCs/>
            <w:highlight w:val="yellow"/>
          </w:rPr>
          <w:t xml:space="preserve">Table 3</w:t>
        </w:r>
      </w:ins>
      <w:r>
        <w:rPr>
          <w:rFonts w:cs="Arial"/>
          <w:highlight w:val="yellow"/>
        </w:rPr>
        <w:t xml:space="preserve">. The operational governance sequence of 12M, 90D, 30D, and 7D is consistent with the current </w:t>
      </w:r>
      <w:r>
        <w:rPr>
          <w:rFonts w:cs="Arial"/>
          <w:i/>
          <w:iCs/>
          <w:highlight w:val="yellow"/>
        </w:rPr>
        <w:t xml:space="preserve">Integrated Corridor Operation Planning Procedure (No. </w:t>
      </w:r>
      <w:r>
        <w:rPr>
          <w:rFonts w:cs="Arial"/>
          <w:i/>
          <w:iCs/>
        </w:rPr>
        <w:t>ID-G-BU-GG0-PRO-GN-00-3007, 1</w:t>
      </w:r>
      <w:r>
        <w:rPr>
          <w:rFonts w:cs="Arial"/>
          <w:i/>
          <w:iCs/>
          <w:vertAlign w:val="superscript"/>
        </w:rPr>
        <w:t>st</w:t>
      </w:r>
      <w:r>
        <w:rPr>
          <w:rFonts w:cs="Arial"/>
          <w:i/>
          <w:iCs/>
        </w:rPr>
        <w:t xml:space="preserve"> issuance)</w:t>
      </w:r>
      <w:r>
        <w:rPr>
          <w:rFonts w:cs="Arial"/>
          <w:i/>
          <w:iCs/>
          <w:highlight w:val="yellow"/>
        </w:rPr>
        <w:t>.</w:t>
      </w:r>
    </w:p>
    <w:p w14:paraId="487C8719" w14:textId="4C2C5C4B" w:rsidR="00D15141" w:rsidRPr="00ED1D8A" w:rsidRDefault="00D15141" w:rsidP="00ED1D8A">
      <w:pPr>
        <w:pStyle w:val="Paragraph"/>
        <w:spacing w:after="0" w:line="360" w:lineRule="auto"/>
        <w:ind w:firstLine="360"/>
        <w:jc w:val="center"/>
        <w:rPr>
          <w:rFonts w:cs="Arial"/>
        </w:rPr>
      </w:pPr>
      <w:del w:author="Rev4 Update" w:date="2026-07-23T00:00:00Z" w:id="9505">
        <w:r>
          <w:rPr>
            <w:rFonts w:cs="Arial"/>
            <w:b/>
            <w:highlight w:val="yellow"/>
          </w:rPr>
          <w:delText xml:space="preserve">Table X</w:delText>
        </w:r>
      </w:del>
      <w:ins w:author="Rev4 Update" w:date="2026-07-23T00:00:00Z" w:id="9506">
        <w:r>
          <w:rPr>
            <w:rFonts w:cs="Arial"/>
            <w:b/>
            <w:highlight w:val="yellow"/>
          </w:rPr>
          <w:t xml:space="preserve">Table 3</w:t>
        </w:r>
      </w:ins>
      <w:r>
        <w:rPr>
          <w:rFonts w:cs="Arial"/>
          <w:b/>
          <w:highlight w:val="yellow"/>
        </w:rPr>
        <w:t xml:space="preserve">.  </w:t>
      </w:r>
      <w:r>
        <w:rPr>
          <w:rFonts w:cs="Arial"/>
          <w:b/>
        </w:rPr>
        <w:t>Overview of Integrated Planning Meeting Cadence</w:t>
      </w:r>
    </w:p>
    <w:tbl>
      <w:tblPr>
        <w:tblStyle w:val="TableGrid"/>
        <w:tblW w:w="4467" w:type="pct"/>
        <w:tblInd w:w="1165" w:type="dxa"/>
        <w:tblCellMar>
          <w:left w:w="43" w:type="dxa"/>
          <w:right w:w="43" w:type="dxa"/>
        </w:tblCellMar>
        <w:tblLook w:val="06A0" w:firstRow="1" w:lastRow="0" w:firstColumn="1" w:lastColumn="0" w:noHBand="1" w:noVBand="1"/>
      </w:tblPr>
      <w:tblGrid>
        <w:gridCol w:w="1794"/>
        <w:gridCol w:w="996"/>
        <w:gridCol w:w="1801"/>
        <w:gridCol w:w="1799"/>
        <w:gridCol w:w="1963"/>
      </w:tblGrid>
      <w:tr w:rsidR="00527613" w:rsidRPr="00CF42A6" w14:paraId="4AEDDF70" w14:textId="77777777" w:rsidTr="00ED1D8A">
        <w:trPr>
          <w:trHeight w:val="721"/>
          <w:tblHeader/>
        </w:trPr>
        <w:tc>
          <w:tcPr>
            <w:tcW w:w="1074" w:type="pct"/>
            <w:tcBorders>
              <w:bottom w:val="double" w:sz="4" w:space="0" w:color="auto"/>
            </w:tcBorders>
            <w:shd w:val="clear" w:color="auto" w:fill="0F243E" w:themeFill="text2" w:themeFillShade="80"/>
            <w:vAlign w:val="center"/>
            <w:hideMark/>
          </w:tcPr>
          <w:p w14:paraId="4D085EA2" w14:textId="77777777" w:rsidR="00527613" w:rsidRPr="00FC721A" w:rsidRDefault="00527613" w:rsidP="00FC721A">
            <w:pPr>
              <w:ind w:left="-35"/>
              <w:jc w:val="center"/>
              <w:rPr>
                <w:rFonts w:cs="Arial"/>
                <w:b/>
                <w:bCs/>
                <w:i/>
                <w:iCs/>
                <w:sz w:val="18"/>
                <w:szCs w:val="18"/>
              </w:rPr>
            </w:pPr>
            <w:r>
              <w:rPr>
                <w:rFonts w:cs="Arial"/>
                <w:b/>
                <w:bCs/>
                <w:i/>
                <w:iCs/>
                <w:sz w:val="18"/>
                <w:szCs w:val="18"/>
              </w:rPr>
              <w:t>Planning Horizon</w:t>
            </w:r>
          </w:p>
        </w:tc>
        <w:tc>
          <w:tcPr>
            <w:tcW w:w="596" w:type="pct"/>
            <w:tcBorders>
              <w:bottom w:val="double" w:sz="4" w:space="0" w:color="auto"/>
            </w:tcBorders>
            <w:shd w:val="clear" w:color="auto" w:fill="0F243E" w:themeFill="text2" w:themeFillShade="80"/>
            <w:vAlign w:val="center"/>
            <w:hideMark/>
          </w:tcPr>
          <w:p w14:paraId="55235573" w14:textId="2EEAA103" w:rsidR="00527613" w:rsidRPr="00FC721A" w:rsidRDefault="00527613" w:rsidP="00FC721A">
            <w:pPr>
              <w:ind w:left="-35"/>
              <w:jc w:val="center"/>
              <w:rPr>
                <w:rFonts w:cs="Arial"/>
                <w:b/>
                <w:bCs/>
                <w:i/>
                <w:iCs/>
                <w:sz w:val="18"/>
                <w:szCs w:val="18"/>
              </w:rPr>
            </w:pPr>
            <w:r>
              <w:rPr>
                <w:rFonts w:cs="Arial"/>
                <w:b/>
                <w:bCs/>
                <w:i/>
                <w:iCs/>
                <w:sz w:val="18"/>
                <w:szCs w:val="18"/>
              </w:rPr>
              <w:t>Meeting Cadence</w:t>
            </w:r>
          </w:p>
        </w:tc>
        <w:tc>
          <w:tcPr>
            <w:tcW w:w="1078" w:type="pct"/>
            <w:tcBorders>
              <w:bottom w:val="double" w:sz="4" w:space="0" w:color="auto"/>
            </w:tcBorders>
            <w:shd w:val="clear" w:color="auto" w:fill="0F243E" w:themeFill="text2" w:themeFillShade="80"/>
            <w:vAlign w:val="center"/>
            <w:hideMark/>
          </w:tcPr>
          <w:p w14:paraId="47920C7F" w14:textId="50AE0FBE" w:rsidR="00527613" w:rsidRPr="00FC721A" w:rsidRDefault="00527613" w:rsidP="00FC721A">
            <w:pPr>
              <w:ind w:left="-35"/>
              <w:jc w:val="center"/>
              <w:rPr>
                <w:rFonts w:cs="Arial"/>
                <w:b/>
                <w:bCs/>
                <w:i/>
                <w:iCs/>
                <w:sz w:val="18"/>
                <w:szCs w:val="18"/>
              </w:rPr>
            </w:pPr>
            <w:r>
              <w:rPr>
                <w:rFonts w:cs="Arial"/>
                <w:b/>
                <w:bCs/>
                <w:i/>
                <w:iCs/>
                <w:sz w:val="18"/>
                <w:szCs w:val="18"/>
              </w:rPr>
              <w:t>Key Participants</w:t>
            </w:r>
          </w:p>
        </w:tc>
        <w:tc>
          <w:tcPr>
            <w:tcW w:w="1077" w:type="pct"/>
            <w:tcBorders>
              <w:bottom w:val="double" w:sz="4" w:space="0" w:color="auto"/>
            </w:tcBorders>
            <w:shd w:val="clear" w:color="auto" w:fill="0F243E" w:themeFill="text2" w:themeFillShade="80"/>
            <w:vAlign w:val="center"/>
            <w:hideMark/>
          </w:tcPr>
          <w:p w14:paraId="28B49D01" w14:textId="54F34B4F" w:rsidR="00527613" w:rsidRPr="00FC721A" w:rsidRDefault="00527613" w:rsidP="00FC721A">
            <w:pPr>
              <w:ind w:left="-35"/>
              <w:jc w:val="center"/>
              <w:rPr>
                <w:rFonts w:cs="Arial"/>
                <w:b/>
                <w:bCs/>
                <w:i/>
                <w:iCs/>
                <w:sz w:val="18"/>
                <w:szCs w:val="18"/>
              </w:rPr>
            </w:pPr>
            <w:r>
              <w:rPr>
                <w:rFonts w:cs="Arial"/>
                <w:b/>
                <w:bCs/>
                <w:i/>
                <w:iCs/>
                <w:sz w:val="18"/>
                <w:szCs w:val="18"/>
              </w:rPr>
              <w:t>Main Inputs</w:t>
            </w:r>
          </w:p>
        </w:tc>
        <w:tc>
          <w:tcPr>
            <w:tcW w:w="1175" w:type="pct"/>
            <w:tcBorders>
              <w:bottom w:val="double" w:sz="4" w:space="0" w:color="auto"/>
            </w:tcBorders>
            <w:shd w:val="clear" w:color="auto" w:fill="0F243E" w:themeFill="text2" w:themeFillShade="80"/>
            <w:vAlign w:val="center"/>
            <w:hideMark/>
          </w:tcPr>
          <w:p w14:paraId="33F7F7E5" w14:textId="434C5E68" w:rsidR="00527613" w:rsidRPr="00FC721A" w:rsidRDefault="00527613" w:rsidP="00FC721A">
            <w:pPr>
              <w:ind w:left="-35"/>
              <w:jc w:val="center"/>
              <w:rPr>
                <w:rFonts w:cs="Arial"/>
                <w:b/>
                <w:bCs/>
                <w:i/>
                <w:iCs/>
                <w:sz w:val="18"/>
                <w:szCs w:val="18"/>
              </w:rPr>
            </w:pPr>
            <w:r>
              <w:rPr>
                <w:rFonts w:cs="Arial"/>
                <w:b/>
                <w:bCs/>
                <w:i/>
                <w:iCs/>
                <w:sz w:val="18"/>
                <w:szCs w:val="18"/>
              </w:rPr>
              <w:t>Expected Outputs</w:t>
            </w:r>
          </w:p>
        </w:tc>
      </w:tr>
      <w:tr w:rsidR="00527613" w:rsidRPr="00CF42A6" w14:paraId="56537CDE" w14:textId="77777777" w:rsidTr="00ED1D8A">
        <w:trPr>
          <w:trHeight w:val="600"/>
        </w:trPr>
        <w:tc>
          <w:tcPr>
            <w:tcW w:w="1074" w:type="pct"/>
            <w:tcBorders>
              <w:top w:val="double" w:sz="4" w:space="0" w:color="auto"/>
              <w:right w:val="double" w:sz="4" w:space="0" w:color="auto"/>
            </w:tcBorders>
            <w:shd w:val="clear" w:color="auto" w:fill="0F243E" w:themeFill="text2" w:themeFillShade="80"/>
            <w:vAlign w:val="center"/>
            <w:hideMark/>
          </w:tcPr>
          <w:p w14:paraId="22A19DF6" w14:textId="0917F268" w:rsidR="00527613" w:rsidRPr="00FC721A" w:rsidRDefault="00527613" w:rsidP="00FC721A">
            <w:pPr>
              <w:ind w:left="-35"/>
              <w:jc w:val="center"/>
              <w:rPr>
                <w:rFonts w:cs="Arial"/>
                <w:i/>
                <w:iCs/>
                <w:sz w:val="18"/>
                <w:szCs w:val="18"/>
              </w:rPr>
            </w:pPr>
            <w:r>
              <w:rPr>
                <w:rStyle w:val="Strong"/>
                <w:rFonts w:cs="Arial"/>
                <w:i/>
                <w:iCs/>
                <w:sz w:val="18"/>
                <w:szCs w:val="18"/>
              </w:rPr>
              <w:t>Field Depletion Plan (FDP)</w:t>
            </w:r>
          </w:p>
        </w:tc>
        <w:tc>
          <w:tcPr>
            <w:tcW w:w="596" w:type="pct"/>
            <w:vMerge w:val="restart"/>
            <w:tcBorders>
              <w:top w:val="double" w:sz="4" w:space="0" w:color="auto"/>
              <w:left w:val="double" w:sz="4" w:space="0" w:color="auto"/>
            </w:tcBorders>
            <w:shd w:val="clear" w:color="auto" w:fill="FDE9D9" w:themeFill="accent6" w:themeFillTint="33"/>
            <w:vAlign w:val="center"/>
          </w:tcPr>
          <w:p w14:paraId="2D35AAC7" w14:textId="71BB3485" w:rsidR="00527613" w:rsidRPr="00ED1D8A" w:rsidRDefault="00527613" w:rsidP="00FC721A">
            <w:pPr>
              <w:ind w:left="-35"/>
              <w:jc w:val="center"/>
              <w:rPr>
                <w:rFonts w:cs="Arial"/>
                <w:i/>
                <w:iCs/>
                <w:sz w:val="18"/>
                <w:szCs w:val="18"/>
              </w:rPr>
            </w:pPr>
            <w:r>
              <w:rPr>
                <w:rFonts w:cs="Arial"/>
                <w:i/>
                <w:iCs/>
                <w:sz w:val="18"/>
                <w:szCs w:val="18"/>
              </w:rPr>
              <w:t>Annual Cycle</w:t>
            </w:r>
          </w:p>
        </w:tc>
        <w:tc>
          <w:tcPr>
            <w:tcW w:w="1078" w:type="pct"/>
            <w:vMerge w:val="restart"/>
            <w:tcBorders>
              <w:top w:val="double" w:sz="4" w:space="0" w:color="auto"/>
            </w:tcBorders>
            <w:shd w:val="clear" w:color="auto" w:fill="DBE5F1" w:themeFill="accent1" w:themeFillTint="33"/>
            <w:vAlign w:val="center"/>
          </w:tcPr>
          <w:p w14:paraId="7EE567E9" w14:textId="22E14C04" w:rsidR="00527613" w:rsidRPr="00FC721A" w:rsidRDefault="00527613" w:rsidP="00FC721A">
            <w:pPr>
              <w:ind w:left="-35"/>
              <w:jc w:val="center"/>
              <w:rPr>
                <w:rFonts w:cs="Arial"/>
                <w:sz w:val="18"/>
                <w:szCs w:val="18"/>
              </w:rPr>
            </w:pPr>
            <w:r>
              <w:rPr>
                <w:rFonts w:cs="Arial"/>
                <w:sz w:val="18"/>
                <w:szCs w:val="18"/>
              </w:rPr>
              <w:t>Plan owner, Focal Point, Relevant Functions</w:t>
            </w:r>
          </w:p>
        </w:tc>
        <w:tc>
          <w:tcPr>
            <w:tcW w:w="1077" w:type="pct"/>
            <w:vMerge w:val="restart"/>
            <w:tcBorders>
              <w:top w:val="double" w:sz="4" w:space="0" w:color="auto"/>
            </w:tcBorders>
            <w:shd w:val="clear" w:color="auto" w:fill="DBE5F1" w:themeFill="accent1" w:themeFillTint="33"/>
            <w:vAlign w:val="center"/>
          </w:tcPr>
          <w:p w14:paraId="6ED0CAB7" w14:textId="0CFAD0FC" w:rsidR="00527613" w:rsidRPr="00FC721A" w:rsidRDefault="00527613" w:rsidP="00FC721A">
            <w:pPr>
              <w:ind w:left="-35"/>
              <w:jc w:val="center"/>
              <w:rPr>
                <w:rFonts w:cs="Arial"/>
                <w:sz w:val="18"/>
                <w:szCs w:val="18"/>
              </w:rPr>
            </w:pPr>
            <w:r>
              <w:rPr>
                <w:rFonts w:cs="Arial"/>
                <w:sz w:val="18"/>
                <w:szCs w:val="18"/>
              </w:rPr>
              <w:t>Technical basis, opportunities, scenarios</w:t>
            </w:r>
          </w:p>
        </w:tc>
        <w:tc>
          <w:tcPr>
            <w:tcW w:w="1175" w:type="pct"/>
            <w:vMerge w:val="restart"/>
            <w:tcBorders>
              <w:top w:val="double" w:sz="4" w:space="0" w:color="auto"/>
            </w:tcBorders>
            <w:shd w:val="clear" w:color="auto" w:fill="DBE5F1" w:themeFill="accent1" w:themeFillTint="33"/>
            <w:vAlign w:val="center"/>
          </w:tcPr>
          <w:p w14:paraId="5AFDD14E" w14:textId="5B716A62" w:rsidR="00527613" w:rsidRPr="00ED1D8A" w:rsidRDefault="00527613" w:rsidP="00FC721A">
            <w:pPr>
              <w:ind w:left="-35"/>
              <w:jc w:val="center"/>
              <w:rPr>
                <w:rFonts w:cs="Arial"/>
                <w:sz w:val="18"/>
                <w:szCs w:val="18"/>
              </w:rPr>
            </w:pPr>
            <w:r>
              <w:rPr>
                <w:rFonts w:cs="Arial"/>
                <w:sz w:val="18"/>
                <w:szCs w:val="18"/>
              </w:rPr>
              <w:t>Approved FDP/ADP planning output</w:t>
            </w:r>
          </w:p>
        </w:tc>
      </w:tr>
      <w:tr w:rsidR="00527613" w:rsidRPr="00CF42A6" w14:paraId="44B72D41" w14:textId="77777777" w:rsidTr="00ED1D8A">
        <w:trPr>
          <w:trHeight w:val="530"/>
        </w:trPr>
        <w:tc>
          <w:tcPr>
            <w:tcW w:w="1074" w:type="pct"/>
            <w:tcBorders>
              <w:right w:val="double" w:sz="4" w:space="0" w:color="auto"/>
            </w:tcBorders>
            <w:shd w:val="clear" w:color="auto" w:fill="0F243E" w:themeFill="text2" w:themeFillShade="80"/>
            <w:vAlign w:val="center"/>
            <w:hideMark/>
          </w:tcPr>
          <w:p w14:paraId="5BEA4130" w14:textId="77777777" w:rsidR="00527613" w:rsidRPr="00FC721A" w:rsidRDefault="00527613" w:rsidP="00FC721A">
            <w:pPr>
              <w:ind w:left="-35"/>
              <w:jc w:val="center"/>
              <w:rPr>
                <w:rFonts w:cs="Arial"/>
                <w:i/>
                <w:iCs/>
                <w:sz w:val="18"/>
                <w:szCs w:val="18"/>
              </w:rPr>
            </w:pPr>
            <w:r>
              <w:rPr>
                <w:rStyle w:val="Strong"/>
                <w:rFonts w:cs="Arial"/>
                <w:i/>
                <w:iCs/>
                <w:sz w:val="18"/>
                <w:szCs w:val="18"/>
              </w:rPr>
              <w:t>Asset Dev. Plan (ADP)</w:t>
            </w:r>
          </w:p>
        </w:tc>
        <w:tc>
          <w:tcPr>
            <w:tcW w:w="596" w:type="pct"/>
            <w:vMerge/>
            <w:tcBorders>
              <w:left w:val="double" w:sz="4" w:space="0" w:color="auto"/>
            </w:tcBorders>
            <w:shd w:val="clear" w:color="auto" w:fill="FDE9D9" w:themeFill="accent6" w:themeFillTint="33"/>
            <w:vAlign w:val="center"/>
          </w:tcPr>
          <w:p w14:paraId="44D3C7E5" w14:textId="417AF955" w:rsidR="00527613" w:rsidRPr="00ED1D8A" w:rsidRDefault="00527613" w:rsidP="00FC721A">
            <w:pPr>
              <w:ind w:left="-35"/>
              <w:jc w:val="center"/>
              <w:rPr>
                <w:rFonts w:cs="Arial"/>
                <w:i/>
                <w:iCs/>
                <w:sz w:val="18"/>
                <w:szCs w:val="18"/>
              </w:rPr>
            </w:pPr>
          </w:p>
        </w:tc>
        <w:tc>
          <w:tcPr>
            <w:tcW w:w="1078" w:type="pct"/>
            <w:vMerge/>
            <w:shd w:val="clear" w:color="auto" w:fill="DBE5F1" w:themeFill="accent1" w:themeFillTint="33"/>
            <w:vAlign w:val="center"/>
          </w:tcPr>
          <w:p w14:paraId="0BA886E5" w14:textId="4575F0AD" w:rsidR="00527613" w:rsidRPr="00FC721A" w:rsidRDefault="00527613" w:rsidP="00FC721A">
            <w:pPr>
              <w:ind w:left="-35"/>
              <w:jc w:val="center"/>
              <w:rPr>
                <w:rFonts w:cs="Arial"/>
                <w:sz w:val="18"/>
                <w:szCs w:val="18"/>
              </w:rPr>
            </w:pPr>
          </w:p>
        </w:tc>
        <w:tc>
          <w:tcPr>
            <w:tcW w:w="1077" w:type="pct"/>
            <w:vMerge/>
            <w:shd w:val="clear" w:color="auto" w:fill="DBE5F1" w:themeFill="accent1" w:themeFillTint="33"/>
            <w:vAlign w:val="center"/>
          </w:tcPr>
          <w:p w14:paraId="0018328F" w14:textId="609F9DA6" w:rsidR="00527613" w:rsidRPr="00FC721A" w:rsidRDefault="00527613" w:rsidP="00FC721A">
            <w:pPr>
              <w:ind w:left="-35"/>
              <w:jc w:val="center"/>
              <w:rPr>
                <w:rFonts w:cs="Arial"/>
                <w:i/>
                <w:iCs/>
                <w:sz w:val="18"/>
                <w:szCs w:val="18"/>
              </w:rPr>
            </w:pPr>
          </w:p>
        </w:tc>
        <w:tc>
          <w:tcPr>
            <w:tcW w:w="1175" w:type="pct"/>
            <w:vMerge/>
            <w:shd w:val="clear" w:color="auto" w:fill="DBE5F1" w:themeFill="accent1" w:themeFillTint="33"/>
            <w:vAlign w:val="center"/>
          </w:tcPr>
          <w:p w14:paraId="3B584761" w14:textId="433401F6" w:rsidR="00527613" w:rsidRPr="00FC721A" w:rsidRDefault="00527613" w:rsidP="00FC721A">
            <w:pPr>
              <w:ind w:left="-35"/>
              <w:jc w:val="center"/>
              <w:rPr>
                <w:rFonts w:cs="Arial"/>
                <w:i/>
                <w:iCs/>
                <w:sz w:val="18"/>
                <w:szCs w:val="18"/>
              </w:rPr>
            </w:pPr>
          </w:p>
        </w:tc>
      </w:tr>
      <w:tr w:rsidR="00527613" w:rsidRPr="00CF42A6" w14:paraId="65D022C9" w14:textId="77777777" w:rsidTr="00ED1D8A">
        <w:trPr>
          <w:trHeight w:val="530"/>
        </w:trPr>
        <w:tc>
          <w:tcPr>
            <w:tcW w:w="1074" w:type="pct"/>
            <w:tcBorders>
              <w:right w:val="double" w:sz="4" w:space="0" w:color="auto"/>
            </w:tcBorders>
            <w:shd w:val="clear" w:color="auto" w:fill="244061" w:themeFill="accent1" w:themeFillShade="80"/>
            <w:vAlign w:val="center"/>
            <w:hideMark/>
          </w:tcPr>
          <w:p w14:paraId="424FF5FF" w14:textId="77777777" w:rsidR="00527613" w:rsidRPr="00FC721A" w:rsidRDefault="00527613" w:rsidP="00FC721A">
            <w:pPr>
              <w:ind w:left="-35"/>
              <w:jc w:val="center"/>
              <w:rPr>
                <w:rFonts w:cs="Arial"/>
                <w:i/>
                <w:iCs/>
                <w:sz w:val="18"/>
                <w:szCs w:val="18"/>
              </w:rPr>
            </w:pPr>
            <w:r>
              <w:rPr>
                <w:rStyle w:val="Strong"/>
                <w:rFonts w:cs="Arial"/>
                <w:i/>
                <w:iCs/>
                <w:sz w:val="18"/>
                <w:szCs w:val="18"/>
              </w:rPr>
              <w:t xml:space="preserve">LTP </w:t>
              <w:br/>
              <w:t>(Outer Years)</w:t>
            </w:r>
          </w:p>
        </w:tc>
        <w:tc>
          <w:tcPr>
            <w:tcW w:w="596" w:type="pct"/>
            <w:vMerge w:val="restart"/>
            <w:tcBorders>
              <w:left w:val="double" w:sz="4" w:space="0" w:color="auto"/>
            </w:tcBorders>
            <w:shd w:val="clear" w:color="auto" w:fill="FDE9D9" w:themeFill="accent6" w:themeFillTint="33"/>
            <w:vAlign w:val="center"/>
          </w:tcPr>
          <w:p w14:paraId="109D1A3F" w14:textId="4ADFE0B4" w:rsidR="00527613" w:rsidRPr="00ED1D8A" w:rsidRDefault="00527613" w:rsidP="00FC721A">
            <w:pPr>
              <w:ind w:left="-35"/>
              <w:jc w:val="center"/>
              <w:rPr>
                <w:rFonts w:cs="Arial"/>
                <w:i/>
                <w:iCs/>
                <w:sz w:val="18"/>
                <w:szCs w:val="18"/>
              </w:rPr>
            </w:pPr>
            <w:r>
              <w:rPr>
                <w:rFonts w:cs="Arial"/>
                <w:i/>
                <w:iCs/>
                <w:sz w:val="18"/>
                <w:szCs w:val="18"/>
              </w:rPr>
              <w:t>Bi-Annual Cycle</w:t>
            </w:r>
          </w:p>
        </w:tc>
        <w:tc>
          <w:tcPr>
            <w:tcW w:w="1078" w:type="pct"/>
            <w:vMerge w:val="restart"/>
            <w:shd w:val="clear" w:color="auto" w:fill="DBE5F1" w:themeFill="accent1" w:themeFillTint="33"/>
            <w:vAlign w:val="center"/>
          </w:tcPr>
          <w:p w14:paraId="760497DC" w14:textId="70E56131" w:rsidR="00527613" w:rsidRPr="00FC721A" w:rsidRDefault="00527613" w:rsidP="00FC721A">
            <w:pPr>
              <w:ind w:left="-35"/>
              <w:jc w:val="center"/>
              <w:rPr>
                <w:rFonts w:cs="Arial"/>
                <w:sz w:val="18"/>
                <w:szCs w:val="18"/>
              </w:rPr>
            </w:pPr>
            <w:r>
              <w:rPr>
                <w:rFonts w:cs="Arial"/>
                <w:sz w:val="18"/>
                <w:szCs w:val="18"/>
              </w:rPr>
              <w:t>E&amp;P Planning, AM, relevant functions</w:t>
            </w:r>
          </w:p>
        </w:tc>
        <w:tc>
          <w:tcPr>
            <w:tcW w:w="1077" w:type="pct"/>
            <w:shd w:val="clear" w:color="auto" w:fill="DBE5F1" w:themeFill="accent1" w:themeFillTint="33"/>
            <w:vAlign w:val="center"/>
          </w:tcPr>
          <w:p w14:paraId="00548ADC" w14:textId="028EB1ED" w:rsidR="00527613" w:rsidRPr="00FC721A" w:rsidRDefault="00527613" w:rsidP="00FC721A">
            <w:pPr>
              <w:ind w:left="-35"/>
              <w:jc w:val="center"/>
              <w:rPr>
                <w:rFonts w:cs="Arial"/>
                <w:sz w:val="18"/>
                <w:szCs w:val="18"/>
              </w:rPr>
            </w:pPr>
            <w:r>
              <w:rPr>
                <w:rFonts w:cs="Arial"/>
                <w:sz w:val="18"/>
                <w:szCs w:val="18"/>
              </w:rPr>
              <w:t>ADP, Production, Cost, Assumptions</w:t>
            </w:r>
          </w:p>
        </w:tc>
        <w:tc>
          <w:tcPr>
            <w:tcW w:w="1175" w:type="pct"/>
            <w:shd w:val="clear" w:color="auto" w:fill="DBE5F1" w:themeFill="accent1" w:themeFillTint="33"/>
            <w:vAlign w:val="center"/>
          </w:tcPr>
          <w:p w14:paraId="465FD737" w14:textId="5AE3B2E6" w:rsidR="00527613" w:rsidRPr="00FC721A" w:rsidRDefault="00527613" w:rsidP="00FC721A">
            <w:pPr>
              <w:jc w:val="center"/>
              <w:rPr>
                <w:rFonts w:cs="Arial"/>
                <w:sz w:val="18"/>
                <w:szCs w:val="18"/>
              </w:rPr>
            </w:pPr>
            <w:r>
              <w:rPr>
                <w:rFonts w:cs="Arial"/>
                <w:sz w:val="18"/>
                <w:szCs w:val="18"/>
              </w:rPr>
              <w:t>Long-term outlook</w:t>
            </w:r>
          </w:p>
        </w:tc>
      </w:tr>
      <w:tr w:rsidR="00527613" w:rsidRPr="00CF42A6" w14:paraId="15C98E1E" w14:textId="77777777" w:rsidTr="00ED1D8A">
        <w:trPr>
          <w:trHeight w:val="530"/>
        </w:trPr>
        <w:tc>
          <w:tcPr>
            <w:tcW w:w="1074" w:type="pct"/>
            <w:tcBorders>
              <w:right w:val="double" w:sz="4" w:space="0" w:color="auto"/>
            </w:tcBorders>
            <w:shd w:val="clear" w:color="auto" w:fill="244061" w:themeFill="accent1" w:themeFillShade="80"/>
            <w:vAlign w:val="center"/>
            <w:hideMark/>
          </w:tcPr>
          <w:p w14:paraId="7CD35E05" w14:textId="77777777" w:rsidR="00527613" w:rsidRPr="00FC721A" w:rsidRDefault="00527613" w:rsidP="00FC721A">
            <w:pPr>
              <w:ind w:left="-35"/>
              <w:jc w:val="center"/>
              <w:rPr>
                <w:rFonts w:cs="Arial"/>
                <w:i/>
                <w:iCs/>
                <w:sz w:val="18"/>
                <w:szCs w:val="18"/>
              </w:rPr>
            </w:pPr>
            <w:r>
              <w:rPr>
                <w:rStyle w:val="Strong"/>
                <w:rFonts w:cs="Arial"/>
                <w:i/>
                <w:iCs/>
                <w:sz w:val="18"/>
                <w:szCs w:val="18"/>
              </w:rPr>
              <w:t xml:space="preserve">LTP  </w:t>
              <w:br/>
              <w:t>(24-Month)</w:t>
            </w:r>
          </w:p>
        </w:tc>
        <w:tc>
          <w:tcPr>
            <w:tcW w:w="596" w:type="pct"/>
            <w:vMerge/>
            <w:tcBorders>
              <w:left w:val="double" w:sz="4" w:space="0" w:color="auto"/>
            </w:tcBorders>
            <w:shd w:val="clear" w:color="auto" w:fill="FDE9D9" w:themeFill="accent6" w:themeFillTint="33"/>
            <w:vAlign w:val="center"/>
          </w:tcPr>
          <w:p w14:paraId="53CAE053" w14:textId="109C7B1B" w:rsidR="00527613" w:rsidRPr="00ED1D8A" w:rsidRDefault="00527613" w:rsidP="00FC721A">
            <w:pPr>
              <w:ind w:left="-35"/>
              <w:jc w:val="center"/>
              <w:rPr>
                <w:rFonts w:cs="Arial"/>
                <w:i/>
                <w:iCs/>
                <w:sz w:val="18"/>
                <w:szCs w:val="18"/>
              </w:rPr>
            </w:pPr>
          </w:p>
        </w:tc>
        <w:tc>
          <w:tcPr>
            <w:tcW w:w="1078" w:type="pct"/>
            <w:vMerge/>
            <w:shd w:val="clear" w:color="auto" w:fill="DBE5F1" w:themeFill="accent1" w:themeFillTint="33"/>
            <w:vAlign w:val="center"/>
          </w:tcPr>
          <w:p w14:paraId="290CA965" w14:textId="6CB6E804" w:rsidR="00527613" w:rsidRPr="00FC721A" w:rsidRDefault="00527613" w:rsidP="00FC721A">
            <w:pPr>
              <w:ind w:left="-35"/>
              <w:jc w:val="center"/>
              <w:rPr>
                <w:rFonts w:cs="Arial"/>
                <w:sz w:val="18"/>
                <w:szCs w:val="18"/>
              </w:rPr>
            </w:pPr>
          </w:p>
        </w:tc>
        <w:tc>
          <w:tcPr>
            <w:tcW w:w="1077" w:type="pct"/>
            <w:shd w:val="clear" w:color="auto" w:fill="DBE5F1" w:themeFill="accent1" w:themeFillTint="33"/>
            <w:vAlign w:val="center"/>
          </w:tcPr>
          <w:p w14:paraId="42953C2E" w14:textId="1A1F06A9" w:rsidR="00527613" w:rsidRPr="00FC721A" w:rsidRDefault="00527613" w:rsidP="00FC721A">
            <w:pPr>
              <w:ind w:left="-35"/>
              <w:jc w:val="center"/>
              <w:rPr>
                <w:rFonts w:cs="Arial"/>
                <w:sz w:val="18"/>
                <w:szCs w:val="18"/>
              </w:rPr>
            </w:pPr>
            <w:r>
              <w:rPr>
                <w:rFonts w:cs="Arial"/>
                <w:sz w:val="18"/>
                <w:szCs w:val="18"/>
              </w:rPr>
              <w:t>Activities, milestones, constraints</w:t>
            </w:r>
          </w:p>
        </w:tc>
        <w:tc>
          <w:tcPr>
            <w:tcW w:w="1175" w:type="pct"/>
            <w:shd w:val="clear" w:color="auto" w:fill="DBE5F1" w:themeFill="accent1" w:themeFillTint="33"/>
            <w:vAlign w:val="center"/>
          </w:tcPr>
          <w:p w14:paraId="72327BF0" w14:textId="00A722D0" w:rsidR="00527613" w:rsidRPr="00FC721A" w:rsidRDefault="00527613" w:rsidP="00FC721A">
            <w:pPr>
              <w:ind w:left="-35"/>
              <w:jc w:val="center"/>
              <w:rPr>
                <w:rFonts w:cs="Arial"/>
                <w:sz w:val="18"/>
                <w:szCs w:val="18"/>
              </w:rPr>
            </w:pPr>
            <w:r>
              <w:rPr>
                <w:rFonts w:cs="Arial"/>
                <w:sz w:val="18"/>
                <w:szCs w:val="18"/>
              </w:rPr>
              <w:t>24M Activity Outlook</w:t>
            </w:r>
          </w:p>
        </w:tc>
      </w:tr>
      <w:tr w:rsidR="00527613" w:rsidRPr="00CF42A6" w14:paraId="1C53436B" w14:textId="77777777" w:rsidTr="00ED1D8A">
        <w:trPr>
          <w:trHeight w:val="828"/>
        </w:trPr>
        <w:tc>
          <w:tcPr>
            <w:tcW w:w="1074" w:type="pct"/>
            <w:tcBorders>
              <w:right w:val="double" w:sz="4" w:space="0" w:color="auto"/>
            </w:tcBorders>
            <w:shd w:val="clear" w:color="auto" w:fill="0F243E" w:themeFill="text2" w:themeFillShade="80"/>
            <w:vAlign w:val="center"/>
            <w:hideMark/>
          </w:tcPr>
          <w:p w14:paraId="705DC5F9" w14:textId="77777777" w:rsidR="00527613" w:rsidRPr="00FC721A" w:rsidRDefault="00527613" w:rsidP="00FC721A">
            <w:pPr>
              <w:ind w:left="-35"/>
              <w:jc w:val="center"/>
              <w:rPr>
                <w:rFonts w:cs="Arial"/>
                <w:i/>
                <w:iCs/>
                <w:sz w:val="18"/>
                <w:szCs w:val="18"/>
              </w:rPr>
            </w:pPr>
            <w:r>
              <w:rPr>
                <w:rStyle w:val="Strong"/>
                <w:rFonts w:cs="Arial"/>
                <w:i/>
                <w:iCs/>
                <w:sz w:val="18"/>
                <w:szCs w:val="18"/>
              </w:rPr>
              <w:t>12-Month Plan (12M)</w:t>
            </w:r>
          </w:p>
        </w:tc>
        <w:tc>
          <w:tcPr>
            <w:tcW w:w="596" w:type="pct"/>
            <w:tcBorders>
              <w:left w:val="double" w:sz="4" w:space="0" w:color="auto"/>
            </w:tcBorders>
            <w:shd w:val="clear" w:color="auto" w:fill="FDE9D9" w:themeFill="accent6" w:themeFillTint="33"/>
            <w:vAlign w:val="center"/>
          </w:tcPr>
          <w:p w14:paraId="5880E0AF" w14:textId="5A94084A" w:rsidR="00527613" w:rsidRPr="00ED1D8A" w:rsidRDefault="00527613" w:rsidP="00FC721A">
            <w:pPr>
              <w:ind w:left="-35"/>
              <w:jc w:val="center"/>
              <w:rPr>
                <w:rFonts w:cs="Arial"/>
                <w:i/>
                <w:iCs/>
                <w:sz w:val="18"/>
                <w:szCs w:val="18"/>
              </w:rPr>
            </w:pPr>
            <w:r>
              <w:rPr>
                <w:rFonts w:cs="Arial"/>
                <w:i/>
                <w:iCs/>
                <w:sz w:val="18"/>
                <w:szCs w:val="18"/>
              </w:rPr>
              <w:t>Quarterly</w:t>
            </w:r>
          </w:p>
        </w:tc>
        <w:tc>
          <w:tcPr>
            <w:tcW w:w="1078" w:type="pct"/>
            <w:shd w:val="clear" w:color="auto" w:fill="DBE5F1" w:themeFill="accent1" w:themeFillTint="33"/>
            <w:vAlign w:val="center"/>
          </w:tcPr>
          <w:p w14:paraId="633883E5" w14:textId="2E1BE551" w:rsidR="00527613" w:rsidRPr="00FC721A" w:rsidRDefault="00527613" w:rsidP="00FC721A">
            <w:pPr>
              <w:ind w:left="-35"/>
              <w:jc w:val="center"/>
              <w:rPr>
                <w:rFonts w:cs="Arial"/>
                <w:sz w:val="18"/>
                <w:szCs w:val="18"/>
              </w:rPr>
            </w:pPr>
            <w:r>
              <w:rPr>
                <w:rFonts w:cs="Arial"/>
                <w:sz w:val="18"/>
                <w:szCs w:val="18"/>
              </w:rPr>
              <w:t>VP Ops, OIM/OM, OPAA, relevant functions</w:t>
            </w:r>
          </w:p>
        </w:tc>
        <w:tc>
          <w:tcPr>
            <w:tcW w:w="1077" w:type="pct"/>
            <w:shd w:val="clear" w:color="auto" w:fill="DBE5F1" w:themeFill="accent1" w:themeFillTint="33"/>
            <w:vAlign w:val="center"/>
          </w:tcPr>
          <w:p w14:paraId="5CF56D0B" w14:textId="24AE00FB" w:rsidR="00527613" w:rsidRPr="00FC721A" w:rsidRDefault="00527613" w:rsidP="00FC721A">
            <w:pPr>
              <w:ind w:left="-35"/>
              <w:jc w:val="center"/>
              <w:rPr>
                <w:rFonts w:cs="Arial"/>
                <w:sz w:val="18"/>
                <w:szCs w:val="18"/>
              </w:rPr>
            </w:pPr>
            <w:r>
              <w:rPr>
                <w:rFonts w:cs="Arial"/>
                <w:sz w:val="18"/>
                <w:szCs w:val="18"/>
              </w:rPr>
              <w:t>Activities, Risk, Constraint, Capacity</w:t>
            </w:r>
          </w:p>
        </w:tc>
        <w:tc>
          <w:tcPr>
            <w:tcW w:w="1175" w:type="pct"/>
            <w:shd w:val="clear" w:color="auto" w:fill="DBE5F1" w:themeFill="accent1" w:themeFillTint="33"/>
            <w:vAlign w:val="center"/>
          </w:tcPr>
          <w:p w14:paraId="4E653947" w14:textId="75833BD1" w:rsidR="00527613" w:rsidRPr="00FC721A" w:rsidRDefault="00527613" w:rsidP="00FC721A">
            <w:pPr>
              <w:ind w:left="-35"/>
              <w:jc w:val="center"/>
              <w:rPr>
                <w:rFonts w:cs="Arial"/>
                <w:sz w:val="18"/>
                <w:szCs w:val="18"/>
              </w:rPr>
            </w:pPr>
            <w:r>
              <w:rPr>
                <w:rFonts w:cs="Arial"/>
                <w:sz w:val="18"/>
                <w:szCs w:val="18"/>
              </w:rPr>
              <w:t>12M Plan baseline</w:t>
            </w:r>
          </w:p>
        </w:tc>
      </w:tr>
      <w:tr w:rsidR="00527613" w:rsidRPr="00CF42A6" w14:paraId="7AB15F04" w14:textId="77777777" w:rsidTr="00ED1D8A">
        <w:trPr>
          <w:trHeight w:val="828"/>
        </w:trPr>
        <w:tc>
          <w:tcPr>
            <w:tcW w:w="1074" w:type="pct"/>
            <w:tcBorders>
              <w:right w:val="double" w:sz="4" w:space="0" w:color="auto"/>
            </w:tcBorders>
            <w:shd w:val="clear" w:color="auto" w:fill="0F243E" w:themeFill="text2" w:themeFillShade="80"/>
            <w:vAlign w:val="center"/>
            <w:hideMark/>
          </w:tcPr>
          <w:p w14:paraId="414E258E" w14:textId="77777777" w:rsidR="00527613" w:rsidRPr="00FC721A" w:rsidRDefault="00527613" w:rsidP="00527613">
            <w:pPr>
              <w:ind w:left="-35"/>
              <w:jc w:val="center"/>
              <w:rPr>
                <w:rFonts w:cs="Arial"/>
                <w:i/>
                <w:iCs/>
                <w:sz w:val="18"/>
                <w:szCs w:val="18"/>
              </w:rPr>
            </w:pPr>
            <w:r>
              <w:rPr>
                <w:rStyle w:val="Strong"/>
                <w:rFonts w:cs="Arial"/>
                <w:i/>
                <w:iCs/>
                <w:sz w:val="18"/>
                <w:szCs w:val="18"/>
              </w:rPr>
              <w:t>90-Day Plan (90D)</w:t>
            </w:r>
          </w:p>
        </w:tc>
        <w:tc>
          <w:tcPr>
            <w:tcW w:w="596" w:type="pct"/>
            <w:tcBorders>
              <w:left w:val="double" w:sz="4" w:space="0" w:color="auto"/>
            </w:tcBorders>
            <w:shd w:val="clear" w:color="auto" w:fill="FDE9D9" w:themeFill="accent6" w:themeFillTint="33"/>
            <w:vAlign w:val="center"/>
          </w:tcPr>
          <w:p w14:paraId="6E038F93" w14:textId="7777789E" w:rsidR="00527613" w:rsidRPr="00ED1D8A" w:rsidRDefault="00527613" w:rsidP="00527613">
            <w:pPr>
              <w:ind w:left="-35"/>
              <w:jc w:val="center"/>
              <w:rPr>
                <w:rFonts w:cs="Arial"/>
                <w:i/>
                <w:iCs/>
                <w:sz w:val="18"/>
                <w:szCs w:val="18"/>
              </w:rPr>
            </w:pPr>
            <w:r>
              <w:rPr>
                <w:rFonts w:cs="Arial"/>
                <w:i/>
                <w:iCs/>
                <w:sz w:val="18"/>
                <w:szCs w:val="18"/>
              </w:rPr>
              <w:t>Monthly</w:t>
            </w:r>
          </w:p>
        </w:tc>
        <w:tc>
          <w:tcPr>
            <w:tcW w:w="1078" w:type="pct"/>
            <w:shd w:val="clear" w:color="auto" w:fill="DBE5F1" w:themeFill="accent1" w:themeFillTint="33"/>
            <w:vAlign w:val="center"/>
          </w:tcPr>
          <w:p w14:paraId="19A7F630" w14:textId="44FDF290" w:rsidR="00527613" w:rsidRPr="00FC721A" w:rsidRDefault="00527613" w:rsidP="00527613">
            <w:pPr>
              <w:ind w:left="-35"/>
              <w:jc w:val="center"/>
              <w:rPr>
                <w:rFonts w:cs="Arial"/>
                <w:sz w:val="18"/>
                <w:szCs w:val="18"/>
              </w:rPr>
            </w:pPr>
            <w:r>
              <w:rPr>
                <w:rFonts w:cs="Arial"/>
                <w:sz w:val="18"/>
                <w:szCs w:val="18"/>
              </w:rPr>
              <w:t>VP Ops, OIM/OM, OPAA, planners</w:t>
            </w:r>
          </w:p>
        </w:tc>
        <w:tc>
          <w:tcPr>
            <w:tcW w:w="1077" w:type="pct"/>
            <w:shd w:val="clear" w:color="auto" w:fill="DBE5F1" w:themeFill="accent1" w:themeFillTint="33"/>
            <w:vAlign w:val="center"/>
          </w:tcPr>
          <w:p w14:paraId="2168BCAB" w14:textId="21B0A5E5" w:rsidR="00527613" w:rsidRPr="00FC721A" w:rsidRDefault="00527613" w:rsidP="00527613">
            <w:pPr>
              <w:ind w:left="-35"/>
              <w:jc w:val="center"/>
              <w:rPr>
                <w:rFonts w:cs="Arial"/>
                <w:sz w:val="18"/>
                <w:szCs w:val="18"/>
              </w:rPr>
            </w:pPr>
            <w:r>
              <w:rPr>
                <w:rFonts w:cs="Arial"/>
                <w:sz w:val="18"/>
                <w:szCs w:val="18"/>
              </w:rPr>
              <w:t>Priorities, Readiness, Capacity, SIMOPS</w:t>
            </w:r>
          </w:p>
        </w:tc>
        <w:tc>
          <w:tcPr>
            <w:tcW w:w="1175" w:type="pct"/>
            <w:shd w:val="clear" w:color="auto" w:fill="DBE5F1" w:themeFill="accent1" w:themeFillTint="33"/>
            <w:vAlign w:val="center"/>
          </w:tcPr>
          <w:p w14:paraId="4A1AA178" w14:textId="03FB04AB" w:rsidR="00527613" w:rsidRPr="00FC721A" w:rsidRDefault="00527613" w:rsidP="00527613">
            <w:pPr>
              <w:ind w:left="-35"/>
              <w:jc w:val="center"/>
              <w:rPr>
                <w:rFonts w:cs="Arial"/>
                <w:sz w:val="18"/>
                <w:szCs w:val="18"/>
              </w:rPr>
            </w:pPr>
            <w:r>
              <w:rPr>
                <w:rFonts w:cs="Arial"/>
                <w:sz w:val="18"/>
                <w:szCs w:val="18"/>
              </w:rPr>
              <w:t>Gate 1 – 90D Plan</w:t>
            </w:r>
          </w:p>
        </w:tc>
      </w:tr>
      <w:tr w:rsidR="00527613" w:rsidRPr="00CF42A6" w14:paraId="2EC2D999" w14:textId="77777777" w:rsidTr="00ED1D8A">
        <w:trPr>
          <w:trHeight w:val="828"/>
        </w:trPr>
        <w:tc>
          <w:tcPr>
            <w:tcW w:w="1074" w:type="pct"/>
            <w:tcBorders>
              <w:right w:val="double" w:sz="4" w:space="0" w:color="auto"/>
            </w:tcBorders>
            <w:shd w:val="clear" w:color="auto" w:fill="0F243E" w:themeFill="text2" w:themeFillShade="80"/>
            <w:vAlign w:val="center"/>
            <w:hideMark/>
          </w:tcPr>
          <w:p w14:paraId="01972846" w14:textId="77777777" w:rsidR="00527613" w:rsidRPr="00FC721A" w:rsidRDefault="00527613" w:rsidP="00527613">
            <w:pPr>
              <w:ind w:left="-35"/>
              <w:jc w:val="center"/>
              <w:rPr>
                <w:rFonts w:cs="Arial"/>
                <w:i/>
                <w:iCs/>
                <w:sz w:val="18"/>
                <w:szCs w:val="18"/>
              </w:rPr>
            </w:pPr>
            <w:r>
              <w:rPr>
                <w:rStyle w:val="Strong"/>
                <w:rFonts w:cs="Arial"/>
                <w:i/>
                <w:iCs/>
                <w:sz w:val="18"/>
                <w:szCs w:val="18"/>
              </w:rPr>
              <w:t>30-Day Plan (30D)</w:t>
            </w:r>
          </w:p>
        </w:tc>
        <w:tc>
          <w:tcPr>
            <w:tcW w:w="596" w:type="pct"/>
            <w:tcBorders>
              <w:left w:val="double" w:sz="4" w:space="0" w:color="auto"/>
            </w:tcBorders>
            <w:shd w:val="clear" w:color="auto" w:fill="FDE9D9" w:themeFill="accent6" w:themeFillTint="33"/>
            <w:vAlign w:val="center"/>
          </w:tcPr>
          <w:p w14:paraId="1EF0B6CF" w14:textId="761A29D9" w:rsidR="00527613" w:rsidRPr="00ED1D8A" w:rsidRDefault="00527613" w:rsidP="00527613">
            <w:pPr>
              <w:ind w:left="-35"/>
              <w:jc w:val="center"/>
              <w:rPr>
                <w:rFonts w:cs="Arial"/>
                <w:i/>
                <w:iCs/>
                <w:sz w:val="18"/>
                <w:szCs w:val="18"/>
              </w:rPr>
            </w:pPr>
            <w:r>
              <w:rPr>
                <w:rFonts w:cs="Arial"/>
                <w:i/>
                <w:iCs/>
                <w:sz w:val="18"/>
                <w:szCs w:val="18"/>
              </w:rPr>
              <w:t>Monthly</w:t>
            </w:r>
          </w:p>
        </w:tc>
        <w:tc>
          <w:tcPr>
            <w:tcW w:w="1078" w:type="pct"/>
            <w:shd w:val="clear" w:color="auto" w:fill="DBE5F1" w:themeFill="accent1" w:themeFillTint="33"/>
            <w:vAlign w:val="center"/>
          </w:tcPr>
          <w:p w14:paraId="13A1F194" w14:textId="389D7D0D" w:rsidR="00527613" w:rsidRPr="00FC721A" w:rsidRDefault="00527613" w:rsidP="00527613">
            <w:pPr>
              <w:ind w:left="-35"/>
              <w:jc w:val="center"/>
              <w:rPr>
                <w:rFonts w:cs="Arial"/>
                <w:sz w:val="18"/>
                <w:szCs w:val="18"/>
              </w:rPr>
            </w:pPr>
            <w:r>
              <w:rPr>
                <w:rFonts w:cs="Arial"/>
                <w:sz w:val="18"/>
                <w:szCs w:val="18"/>
              </w:rPr>
              <w:t>OIM/OM, Superintendent, planners</w:t>
            </w:r>
          </w:p>
        </w:tc>
        <w:tc>
          <w:tcPr>
            <w:tcW w:w="1077" w:type="pct"/>
            <w:shd w:val="clear" w:color="auto" w:fill="DBE5F1" w:themeFill="accent1" w:themeFillTint="33"/>
            <w:vAlign w:val="center"/>
          </w:tcPr>
          <w:p w14:paraId="6DEE8E9A" w14:textId="743B1EA9" w:rsidR="00527613" w:rsidRPr="00FC721A" w:rsidRDefault="00527613" w:rsidP="00527613">
            <w:pPr>
              <w:ind w:left="-35"/>
              <w:jc w:val="center"/>
              <w:rPr>
                <w:rFonts w:cs="Arial"/>
                <w:sz w:val="18"/>
                <w:szCs w:val="18"/>
              </w:rPr>
            </w:pPr>
            <w:r>
              <w:rPr>
                <w:rFonts w:cs="Arial"/>
                <w:sz w:val="18"/>
                <w:szCs w:val="18"/>
              </w:rPr>
              <w:t>Readiness, Resources, HSE, MOC, SIMOPS</w:t>
            </w:r>
          </w:p>
        </w:tc>
        <w:tc>
          <w:tcPr>
            <w:tcW w:w="1175" w:type="pct"/>
            <w:shd w:val="clear" w:color="auto" w:fill="DBE5F1" w:themeFill="accent1" w:themeFillTint="33"/>
            <w:vAlign w:val="center"/>
          </w:tcPr>
          <w:p w14:paraId="73E18BF3" w14:textId="06C4A44F" w:rsidR="00527613" w:rsidRPr="00FC721A" w:rsidRDefault="00527613" w:rsidP="00527613">
            <w:pPr>
              <w:ind w:left="-35"/>
              <w:jc w:val="center"/>
              <w:rPr>
                <w:rFonts w:cs="Arial"/>
                <w:sz w:val="18"/>
                <w:szCs w:val="18"/>
              </w:rPr>
            </w:pPr>
            <w:r>
              <w:rPr>
                <w:rFonts w:cs="Arial"/>
                <w:sz w:val="18"/>
                <w:szCs w:val="18"/>
              </w:rPr>
              <w:t>Gate 2 – Frozen Plan</w:t>
            </w:r>
          </w:p>
        </w:tc>
      </w:tr>
      <w:tr w:rsidR="00527613" w:rsidRPr="00CF42A6" w14:paraId="1893D5F4" w14:textId="77777777" w:rsidTr="00ED1D8A">
        <w:trPr>
          <w:trHeight w:val="828"/>
        </w:trPr>
        <w:tc>
          <w:tcPr>
            <w:tcW w:w="1074" w:type="pct"/>
            <w:tcBorders>
              <w:right w:val="double" w:sz="4" w:space="0" w:color="auto"/>
            </w:tcBorders>
            <w:shd w:val="clear" w:color="auto" w:fill="0F243E" w:themeFill="text2" w:themeFillShade="80"/>
            <w:vAlign w:val="center"/>
            <w:hideMark/>
          </w:tcPr>
          <w:p w14:paraId="042280DA" w14:textId="77777777" w:rsidR="00527613" w:rsidRPr="00FC721A" w:rsidRDefault="00527613" w:rsidP="00527613">
            <w:pPr>
              <w:ind w:left="-35"/>
              <w:jc w:val="center"/>
              <w:rPr>
                <w:rFonts w:cs="Arial"/>
                <w:i/>
                <w:iCs/>
                <w:sz w:val="18"/>
                <w:szCs w:val="18"/>
              </w:rPr>
            </w:pPr>
            <w:r>
              <w:rPr>
                <w:rStyle w:val="Strong"/>
                <w:rFonts w:cs="Arial"/>
                <w:i/>
                <w:iCs/>
                <w:sz w:val="18"/>
                <w:szCs w:val="18"/>
              </w:rPr>
              <w:t>7-Day Plan / Plan Control</w:t>
            </w:r>
          </w:p>
        </w:tc>
        <w:tc>
          <w:tcPr>
            <w:tcW w:w="596" w:type="pct"/>
            <w:tcBorders>
              <w:left w:val="double" w:sz="4" w:space="0" w:color="auto"/>
            </w:tcBorders>
            <w:shd w:val="clear" w:color="auto" w:fill="FDE9D9" w:themeFill="accent6" w:themeFillTint="33"/>
            <w:vAlign w:val="center"/>
          </w:tcPr>
          <w:p w14:paraId="3AB5DC80" w14:textId="1D20C597" w:rsidR="00527613" w:rsidRPr="00ED1D8A" w:rsidRDefault="00527613" w:rsidP="00527613">
            <w:pPr>
              <w:ind w:left="-35"/>
              <w:jc w:val="center"/>
              <w:rPr>
                <w:rFonts w:cs="Arial"/>
                <w:i/>
                <w:iCs/>
                <w:sz w:val="18"/>
                <w:szCs w:val="18"/>
              </w:rPr>
            </w:pPr>
            <w:r>
              <w:rPr>
                <w:rFonts w:cs="Arial"/>
                <w:i/>
                <w:iCs/>
                <w:sz w:val="18"/>
                <w:szCs w:val="18"/>
              </w:rPr>
              <w:t>Weekly</w:t>
            </w:r>
          </w:p>
        </w:tc>
        <w:tc>
          <w:tcPr>
            <w:tcW w:w="1078" w:type="pct"/>
            <w:shd w:val="clear" w:color="auto" w:fill="DBE5F1" w:themeFill="accent1" w:themeFillTint="33"/>
            <w:vAlign w:val="center"/>
          </w:tcPr>
          <w:p w14:paraId="6DD8E1E7" w14:textId="47470728" w:rsidR="00527613" w:rsidRPr="00FC721A" w:rsidRDefault="00527613" w:rsidP="00527613">
            <w:pPr>
              <w:ind w:left="-35"/>
              <w:jc w:val="center"/>
              <w:rPr>
                <w:rFonts w:cs="Arial"/>
                <w:sz w:val="18"/>
                <w:szCs w:val="18"/>
              </w:rPr>
            </w:pPr>
            <w:r>
              <w:rPr>
                <w:rFonts w:cs="Arial"/>
                <w:sz w:val="18"/>
                <w:szCs w:val="18"/>
              </w:rPr>
              <w:t>Superintendent, planners, execution functions</w:t>
            </w:r>
          </w:p>
        </w:tc>
        <w:tc>
          <w:tcPr>
            <w:tcW w:w="1077" w:type="pct"/>
            <w:shd w:val="clear" w:color="auto" w:fill="DBE5F1" w:themeFill="accent1" w:themeFillTint="33"/>
            <w:vAlign w:val="center"/>
          </w:tcPr>
          <w:p w14:paraId="49CFDF14" w14:textId="36A97AA0" w:rsidR="00527613" w:rsidRPr="00FC721A" w:rsidRDefault="00527613" w:rsidP="00527613">
            <w:pPr>
              <w:ind w:left="-35"/>
              <w:jc w:val="center"/>
              <w:rPr>
                <w:rFonts w:cs="Arial"/>
                <w:sz w:val="18"/>
                <w:szCs w:val="18"/>
              </w:rPr>
            </w:pPr>
            <w:r>
              <w:rPr>
                <w:rFonts w:cs="Arial"/>
                <w:sz w:val="18"/>
                <w:szCs w:val="18"/>
              </w:rPr>
              <w:t>Final readiness, sequencing, constraint</w:t>
            </w:r>
          </w:p>
        </w:tc>
        <w:tc>
          <w:tcPr>
            <w:tcW w:w="1175" w:type="pct"/>
            <w:shd w:val="clear" w:color="auto" w:fill="DBE5F1" w:themeFill="accent1" w:themeFillTint="33"/>
            <w:vAlign w:val="center"/>
          </w:tcPr>
          <w:p w14:paraId="46ADE76B" w14:textId="5B98363A" w:rsidR="00527613" w:rsidRPr="00FC721A" w:rsidRDefault="00527613" w:rsidP="00527613">
            <w:pPr>
              <w:ind w:left="-35"/>
              <w:jc w:val="center"/>
              <w:rPr>
                <w:rFonts w:cs="Arial"/>
                <w:sz w:val="18"/>
                <w:szCs w:val="18"/>
              </w:rPr>
            </w:pPr>
            <w:r>
              <w:rPr>
                <w:rFonts w:cs="Arial"/>
                <w:sz w:val="18"/>
                <w:szCs w:val="18"/>
              </w:rPr>
              <w:t>Gate 3 – Weekly Plan</w:t>
            </w:r>
          </w:p>
        </w:tc>
      </w:tr>
    </w:tbl>
    <w:p w14:paraId="443A5279" w14:textId="77777777" w:rsidR="00527613" w:rsidRPr="00ED1D8A" w:rsidRDefault="00527613" w:rsidP="00352E13">
      <w:pPr>
        <w:pStyle w:val="Paragraph"/>
        <w:spacing w:line="360" w:lineRule="auto"/>
        <w:rPr>
          <w:rFonts w:cs="Arial"/>
        </w:rPr>
      </w:pPr>
    </w:p>
    <w:p w14:paraId="217E0838" w14:textId="77777777" w:rsidR="002B06F2" w:rsidRPr="00ED1D8A" w:rsidRDefault="002B06F2" w:rsidP="00BD290E">
      <w:pPr>
        <w:pStyle w:val="Heading2"/>
        <w:spacing w:before="0" w:after="0" w:line="360" w:lineRule="auto"/>
        <w:rPr>
          <w:rFonts w:cs="Arial"/>
          <w:bCs/>
          <w:sz w:val="20"/>
        </w:rPr>
      </w:pPr>
      <w:bookmarkStart w:id="356" w:name="_Toc196309697"/>
      <w:bookmarkStart w:id="357" w:name="_Toc235450964"/>
      <w:r>
        <w:rPr>
          <w:rFonts w:cs="Arial"/>
        </w:rPr>
        <w:t>Meeting Term of Reference</w:t>
      </w:r>
      <w:bookmarkEnd w:id="356"/>
      <w:bookmarkEnd w:id="357"/>
    </w:p>
    <w:p w14:paraId="1E1A0C34" w14:textId="357C6FB1" w:rsidR="004A2FB4" w:rsidRPr="00ED1D8A" w:rsidRDefault="004A2FB4" w:rsidP="00AA3BE2">
      <w:pPr>
        <w:pStyle w:val="Bodyendpara"/>
        <w:spacing w:before="0" w:after="0" w:line="360" w:lineRule="auto"/>
        <w:ind w:left="1080" w:right="0" w:firstLine="0"/>
        <w:jc w:val="both"/>
        <w:rPr>
          <w:rFonts w:cs="Arial"/>
        </w:rPr>
      </w:pPr>
      <w:r>
        <w:rPr>
          <w:rFonts w:cs="Arial"/>
        </w:rPr>
        <w:t xml:space="preserve">Efficient and focused communication across the integrated planning processes requires that all regularly scheduled meetings be guided by a clear Terms of Reference (TOR). The TORs for each planning horizon are outlined in </w:t>
      </w:r>
      <w:r>
        <w:rPr>
          <w:rFonts w:cs="Arial"/>
          <w:strike/>
          <w:highlight w:val="yellow"/>
        </w:rPr>
        <w:fldChar w:fldCharType="begin"/>
        <w:instrText xml:space="preserve"> REF _Ref193708499 \h  \* MERGEFORMAT </w:instrText>
        <w:fldChar w:fldCharType="separate"/>
        <w:t xml:space="preserve">Appendix </w:t>
      </w:r>
      <w:r>
        <w:rPr>
          <w:rFonts w:cs="Arial"/>
          <w:strike/>
          <w:noProof/>
          <w:highlight w:val="yellow"/>
        </w:rPr>
        <w:t>A</w:t>
      </w:r>
      <w:r>
        <w:rPr>
          <w:rFonts w:cs="Arial"/>
          <w:strike/>
          <w:highlight w:val="yellow"/>
        </w:rPr>
        <w:t xml:space="preserve"> – BU Life Planning</w:t>
        <w:fldChar w:fldCharType="end"/>
      </w:r>
      <w:r>
        <w:rPr>
          <w:rFonts w:cs="Arial"/>
          <w:highlight w:val="yellow"/>
        </w:rPr>
        <w:t xml:space="preserve"> </w:t>
      </w:r>
      <w:r>
        <w:rPr>
          <w:rFonts w:cs="Arial"/>
          <w:strike/>
          <w:highlight w:val="yellow"/>
        </w:rPr>
        <w:t>and</w:t>
      </w:r>
      <w:r>
        <w:rPr>
          <w:rFonts w:cs="Arial"/>
        </w:rPr>
        <w:t xml:space="preserve"> </w:t>
        <w:fldChar w:fldCharType="begin"/>
        <w:instrText xml:space="preserve"> REF _Ref193708527 \h  \* MERGEFORMAT </w:instrText>
        <w:fldChar w:fldCharType="separate"/>
        <w:t xml:space="preserve">Appendix </w:t>
      </w:r>
      <w:r>
        <w:rPr>
          <w:rFonts w:cs="Arial"/>
          <w:noProof/>
        </w:rPr>
        <w:t>B</w:t>
      </w:r>
      <w:r>
        <w:rPr>
          <w:rFonts w:cs="Arial"/>
        </w:rPr>
        <w:t xml:space="preserve"> – Meeting Term of Reference</w:t>
        <w:fldChar w:fldCharType="end"/>
        <w:t>.</w:t>
      </w:r>
    </w:p>
    <w:p w14:paraId="73D8D294" w14:textId="77777777" w:rsidR="00AA3BE2" w:rsidRPr="00ED1D8A" w:rsidRDefault="00AA3BE2" w:rsidP="00ED1D8A">
      <w:pPr>
        <w:pStyle w:val="Bodyendpara"/>
        <w:spacing w:before="0" w:after="0" w:line="360" w:lineRule="auto"/>
        <w:ind w:left="0" w:right="0" w:firstLine="0"/>
        <w:jc w:val="both"/>
        <w:rPr>
          <w:rFonts w:cs="Arial"/>
        </w:rPr>
      </w:pPr>
    </w:p>
    <w:p w14:paraId="292591D4" w14:textId="77777777" w:rsidR="009E5B00" w:rsidRPr="00ED1D8A" w:rsidRDefault="009E5B00">
      <w:pPr>
        <w:jc w:val="left"/>
        <w:rPr>
          <w:rFonts w:cs="Arial"/>
          <w:b/>
          <w:kern w:val="28"/>
          <w:sz w:val="28"/>
        </w:rPr>
      </w:pPr>
      <w:r>
        <w:rPr>
          <w:rFonts w:cs="Arial"/>
        </w:rPr>
        <w:br w:type="page"/>
      </w:r>
    </w:p>
    <w:p w14:paraId="6F4B5286" w14:textId="0077C979" w:rsidR="009400CC" w:rsidRPr="00CF42A6" w:rsidRDefault="004B7C62" w:rsidP="00ED1D8A">
      <w:pPr>
        <w:pStyle w:val="Heading1"/>
        <w:spacing w:before="0"/>
        <w:rPr>
          <w:rFonts w:cs="Arial"/>
        </w:rPr>
      </w:pPr>
      <w:bookmarkStart w:id="358" w:name="_Toc196309698"/>
      <w:bookmarkStart w:id="359" w:name="_Toc235450965"/>
      <w:r>
        <w:rPr>
          <w:rFonts w:cs="Arial"/>
          <w:bCs/>
        </w:rPr>
        <w:lastRenderedPageBreak/>
        <w:t>Criteria of Activities Inclusion into Plan</w:t>
      </w:r>
      <w:bookmarkStart w:id="360" w:name="_Toc235450966"/>
      <w:bookmarkEnd w:id="358"/>
      <w:bookmarkEnd w:id="359"/>
      <w:bookmarkEnd w:id="360"/>
    </w:p>
    <w:p w14:paraId="7C60FC12" w14:textId="7753E858" w:rsidR="00D377FE" w:rsidRPr="009C369C" w:rsidRDefault="00D377FE" w:rsidP="00ED1D8A">
      <w:pPr>
        <w:spacing w:after="240" w:line="360" w:lineRule="auto"/>
        <w:ind w:left="1080"/>
        <w:rPr>
          <w:rFonts w:cs="Arial"/>
        </w:rPr>
      </w:pPr>
      <w:r>
        <w:rPr>
          <w:rFonts w:cs="Arial"/>
        </w:rPr>
        <w:t xml:space="preserve">Activities shall be included in the Integrated Planning process based on the level of visibility required within each planning horizon. The level of inclusion may vary depending on the activity type, operational or production impact, resource requirements, business materiality, cross-functional stakeholders, and other applicable planning considerations.</w:t>
      </w:r>
    </w:p>
    <w:p w14:paraId="3482BF99" w14:textId="2EC73335" w:rsidR="009400CC" w:rsidRPr="00ED1D8A" w:rsidRDefault="009400CC" w:rsidP="009400CC">
      <w:pPr>
        <w:pStyle w:val="Heading2"/>
        <w:spacing w:before="0" w:after="0" w:line="360" w:lineRule="auto"/>
        <w:rPr>
          <w:rFonts w:cs="Arial"/>
          <w:bCs/>
          <w:sz w:val="20"/>
        </w:rPr>
      </w:pPr>
      <w:bookmarkStart w:id="361" w:name="_Toc235450967"/>
      <w:r>
        <w:rPr>
          <w:rFonts w:cs="Arial"/>
        </w:rPr>
        <w:t>Inclusion Criteria Matrix</w:t>
      </w:r>
      <w:bookmarkEnd w:id="361"/>
    </w:p>
    <w:p w14:paraId="2AC319C3" w14:textId="795D7A28" w:rsidR="00A2489C" w:rsidRPr="00ED1D8A" w:rsidRDefault="00A2489C" w:rsidP="00ED1D8A">
      <w:pPr>
        <w:spacing w:line="360" w:lineRule="auto"/>
        <w:ind w:left="1080"/>
      </w:pPr>
      <w:r>
        <w:rPr>
          <w:rFonts w:cs="Arial"/>
        </w:rPr>
        <w:t>Not every activity requires the same level of visibility across all planning horizons. This guideline provides general criteria for determining which activities should be included in each horizon, considering the following factors:</w:t>
      </w:r>
    </w:p>
    <w:p w14:paraId="09D8C9F4" w14:textId="58FADB7C" w:rsidR="009F5CBC" w:rsidRPr="00ED1D8A" w:rsidRDefault="009F5CBC" w:rsidP="00ED1D8A">
      <w:pPr>
        <w:pStyle w:val="ListParagraph"/>
        <w:numPr>
          <w:ilvl w:val="0"/>
          <w:numId w:val="86"/>
        </w:numPr>
        <w:spacing w:line="360" w:lineRule="auto"/>
        <w:rPr>
          <w:highlight w:val="yellow"/>
        </w:rPr>
      </w:pPr>
      <w:r>
        <w:rPr>
          <w:b/>
          <w:bCs/>
          <w:highlight w:val="yellow"/>
        </w:rPr>
        <w:t>Activity Type</w:t>
      </w:r>
      <w:r>
        <w:rPr>
          <w:highlight w:val="yellow"/>
        </w:rPr>
        <w:t>. Activities are identified as either Function-specific or Integrated, depending on the level of cross-functional coordination required.</w:t>
      </w:r>
    </w:p>
    <w:p w14:paraId="5CC8545B" w14:textId="77777777" w:rsidR="009F5CBC" w:rsidRPr="00ED1D8A" w:rsidRDefault="009F5CBC" w:rsidP="00ED1D8A">
      <w:pPr>
        <w:pStyle w:val="ListParagraph"/>
        <w:numPr>
          <w:ilvl w:val="0"/>
          <w:numId w:val="86"/>
        </w:numPr>
        <w:spacing w:line="360" w:lineRule="auto"/>
        <w:rPr>
          <w:highlight w:val="yellow"/>
        </w:rPr>
      </w:pPr>
      <w:r>
        <w:rPr>
          <w:b/>
          <w:bCs/>
          <w:highlight w:val="yellow"/>
        </w:rPr>
        <w:t>Planning Horizon</w:t>
      </w:r>
      <w:r>
        <w:rPr>
          <w:highlight w:val="yellow"/>
        </w:rPr>
        <w:t>. Activity inclusion is assessed across the applicable planning horizons, from LTP through short-term operational planning and execution control.</w:t>
      </w:r>
    </w:p>
    <w:p w14:paraId="0C59022D" w14:textId="77777777" w:rsidR="009F5CBC" w:rsidRPr="00ED1D8A" w:rsidRDefault="009F5CBC" w:rsidP="00ED1D8A">
      <w:pPr>
        <w:pStyle w:val="ListParagraph"/>
        <w:numPr>
          <w:ilvl w:val="0"/>
          <w:numId w:val="86"/>
        </w:numPr>
        <w:spacing w:line="360" w:lineRule="auto"/>
        <w:rPr>
          <w:highlight w:val="yellow"/>
        </w:rPr>
      </w:pPr>
      <w:r>
        <w:rPr>
          <w:b/>
          <w:bCs/>
          <w:highlight w:val="yellow"/>
        </w:rPr>
        <w:t>Inclusion Criteria</w:t>
      </w:r>
      <w:r>
        <w:rPr>
          <w:highlight w:val="yellow"/>
        </w:rPr>
        <w:t>. Activities may be included based on defined conditions or thresholds, such as operational or production impact, workforce or resource requirements, financial materiality, regulatory or approval requirements, and other activity-specific considerations.</w:t>
      </w:r>
    </w:p>
    <w:p w14:paraId="39A7179A" w14:textId="41092345" w:rsidR="009F5CBC" w:rsidRPr="00ED1D8A" w:rsidRDefault="009F5CBC" w:rsidP="00ED1D8A">
      <w:pPr>
        <w:pStyle w:val="ListParagraph"/>
        <w:numPr>
          <w:ilvl w:val="0"/>
          <w:numId w:val="86"/>
        </w:numPr>
        <w:spacing w:line="360" w:lineRule="auto"/>
        <w:rPr>
          <w:highlight w:val="yellow"/>
        </w:rPr>
      </w:pPr>
      <w:r>
        <w:rPr>
          <w:b/>
          <w:bCs/>
          <w:highlight w:val="yellow"/>
        </w:rPr>
        <w:t>Schedule</w:t>
      </w:r>
      <w:r>
        <w:rPr>
          <w:highlight w:val="yellow"/>
        </w:rPr>
        <w:t xml:space="preserve"> </w:t>
      </w:r>
      <w:r>
        <w:rPr>
          <w:b/>
          <w:bCs/>
          <w:highlight w:val="yellow"/>
        </w:rPr>
        <w:t>Visualization</w:t>
      </w:r>
      <w:r>
        <w:rPr>
          <w:highlight w:val="yellow"/>
        </w:rPr>
        <w:t xml:space="preserve"> </w:t>
      </w:r>
      <w:r>
        <w:rPr>
          <w:b/>
          <w:bCs/>
          <w:highlight w:val="yellow"/>
        </w:rPr>
        <w:t xml:space="preserve">Granularity (level-of-detail)</w:t>
      </w:r>
      <w:r>
        <w:rPr>
          <w:highlight w:val="yellow"/>
        </w:rPr>
        <w:t>. The level of schedule visualization generally increases as activities progress toward execution.</w:t>
      </w:r>
    </w:p>
    <w:p w14:paraId="14C8E1BF" w14:textId="5A1D597C" w:rsidR="009F5CBC" w:rsidRPr="009F5CBC" w:rsidRDefault="009F5CBC" w:rsidP="009C369C">
      <w:pPr>
        <w:spacing w:line="360" w:lineRule="auto"/>
        <w:ind w:left="1080"/>
        <w:rPr>
          <w:rFonts w:cs="Arial"/>
        </w:rPr>
      </w:pPr>
      <w:r>
        <w:rPr>
          <w:rFonts w:cs="Arial"/>
        </w:rPr>
        <w:t xml:space="preserve">Where </w:t>
      </w:r>
      <w:r>
        <w:rPr>
          <w:rFonts w:cs="Arial"/>
          <w:i/>
          <w:iCs/>
        </w:rPr>
        <w:t>“ALL”</w:t>
      </w:r>
      <w:r>
        <w:rPr>
          <w:rFonts w:cs="Arial"/>
        </w:rPr>
        <w:t xml:space="preserve"> is stated in the matrix, all activities within the applicable category shall be included. Where a specific threshold or condition is stated, the activity shall be included when the applicable criterion is met.</w:t>
      </w:r>
    </w:p>
    <w:p w14:paraId="1D1DC156" w14:textId="66EBCCD3" w:rsidR="009F5CBC" w:rsidRPr="009F5CBC" w:rsidRDefault="009F5CBC" w:rsidP="009C369C">
      <w:pPr>
        <w:spacing w:line="360" w:lineRule="auto"/>
        <w:ind w:left="1080"/>
        <w:rPr>
          <w:rFonts w:cs="Arial"/>
        </w:rPr>
      </w:pPr>
      <w:r>
        <w:rPr>
          <w:rFonts w:cs="Arial"/>
        </w:rPr>
        <w:t>The criteria represent the minimum level of visibility required within the Integrated Planning process. Functions may maintain more detailed plans and schedules within their respective planning processes and systems. Activities below the stated criteria may also be included where required due to risk, operational impact, cross-functional dependency, resource constraints, or management direction.</w:t>
      </w:r>
    </w:p>
    <w:p w14:paraId="4A85D222" w14:textId="07E3103B" w:rsidR="009400CC" w:rsidRPr="00ED1D8A" w:rsidRDefault="009F5CBC" w:rsidP="00ED1D8A">
      <w:pPr>
        <w:spacing w:after="240" w:line="360" w:lineRule="auto"/>
        <w:ind w:left="1080"/>
        <w:rPr>
          <w:rFonts w:cs="Arial"/>
        </w:rPr>
      </w:pPr>
      <w:r>
        <w:rPr>
          <w:rFonts w:cs="Arial"/>
        </w:rPr>
        <w:t xml:space="preserve">A typical list of activities and their applicable inclusion criteria for each planning horizon is summarized in </w:t>
      </w:r>
      <w:r>
        <w:rPr>
          <w:rFonts w:cs="Arial"/>
          <w:i/>
          <w:iCs/>
          <w:highlight w:val="yellow"/>
        </w:rPr>
        <w:t>Appendix C – Planning Activity Inclusion Criteria</w:t>
      </w:r>
      <w:r>
        <w:rPr>
          <w:rFonts w:cs="Arial"/>
        </w:rPr>
        <w:t xml:space="preserve">. </w:t>
      </w:r>
    </w:p>
    <w:p w14:paraId="4F69E510" w14:textId="19DCF55B" w:rsidR="009400CC" w:rsidRPr="00ED1D8A" w:rsidRDefault="009400CC" w:rsidP="009400CC">
      <w:pPr>
        <w:pStyle w:val="Heading2"/>
        <w:spacing w:before="0" w:after="0" w:line="360" w:lineRule="auto"/>
        <w:rPr>
          <w:rFonts w:cs="Arial"/>
          <w:bCs/>
          <w:sz w:val="20"/>
        </w:rPr>
      </w:pPr>
      <w:bookmarkStart w:id="362" w:name="_Toc235450968"/>
      <w:r>
        <w:rPr>
          <w:rFonts w:cs="Arial"/>
        </w:rPr>
        <w:t>Schedule Levels (AACE)</w:t>
      </w:r>
      <w:bookmarkEnd w:id="362"/>
    </w:p>
    <w:p w14:paraId="5303622B" w14:textId="243231E3" w:rsidR="009400CC" w:rsidRPr="00ED1D8A" w:rsidRDefault="009400CC" w:rsidP="0017242D">
      <w:pPr>
        <w:spacing w:line="360" w:lineRule="auto"/>
        <w:ind w:left="1080"/>
        <w:rPr>
          <w:rFonts w:cs="Arial"/>
        </w:rPr>
      </w:pPr>
      <w:r>
        <w:rPr>
          <w:rFonts w:cs="Arial"/>
        </w:rPr>
        <w:t>Efficient and focused communication across the integrated planning processes requires that all regularly</w:t>
      </w:r>
    </w:p>
    <w:p w14:paraId="7EFE0913" w14:textId="4D3587F0" w:rsidR="004A2FB4" w:rsidRPr="00ED1D8A" w:rsidRDefault="004A2FB4" w:rsidP="00BD290E">
      <w:pPr>
        <w:spacing w:line="360" w:lineRule="auto"/>
        <w:ind w:left="1080"/>
        <w:rPr>
          <w:rFonts w:cs="Arial"/>
          <w:highlight w:val="yellow"/>
        </w:rPr>
      </w:pPr>
      <w:r>
        <w:rPr>
          <w:rFonts w:cs="Arial"/>
        </w:rPr>
        <w:t xml:space="preserve">These horizons generally align with the Numeric Schedule Levels as defined </w:t>
      </w:r>
      <w:r>
        <w:rPr>
          <w:rFonts w:cs="Arial"/>
          <w:highlight w:val="yellow"/>
        </w:rPr>
        <w:t>by International Recommended Practice No. 37R-06, as follows:</w:t>
      </w:r>
    </w:p>
    <w:p w14:paraId="4C3026CF" w14:textId="77777777" w:rsidR="00D3715E" w:rsidRPr="00ED1D8A" w:rsidRDefault="00D3715E" w:rsidP="00ED1D8A">
      <w:pPr>
        <w:pStyle w:val="ListParagraph"/>
        <w:numPr>
          <w:ilvl w:val="0"/>
          <w:numId w:val="87"/>
        </w:numPr>
        <w:spacing w:line="360" w:lineRule="auto"/>
        <w:rPr>
          <w:bCs/>
          <w:highlight w:val="yellow"/>
        </w:rPr>
      </w:pPr>
      <w:r>
        <w:rPr>
          <w:b/>
          <w:highlight w:val="yellow"/>
        </w:rPr>
        <w:t>Long-Term Plan (LTP).</w:t>
      </w:r>
      <w:r>
        <w:rPr>
          <w:bCs/>
          <w:highlight w:val="yellow"/>
        </w:rPr>
        <w:t xml:space="preserve"> Corresponds to a Level 1 high-level schedule, focusing on key milestones and summary activities.</w:t>
      </w:r>
    </w:p>
    <w:p w14:paraId="6E4DC311" w14:textId="77777777" w:rsidR="00D3715E" w:rsidRPr="00ED1D8A" w:rsidRDefault="00D3715E" w:rsidP="00ED1D8A">
      <w:pPr>
        <w:pStyle w:val="ListParagraph"/>
        <w:numPr>
          <w:ilvl w:val="0"/>
          <w:numId w:val="87"/>
        </w:numPr>
        <w:spacing w:line="360" w:lineRule="auto"/>
        <w:rPr>
          <w:bCs/>
          <w:highlight w:val="yellow"/>
        </w:rPr>
      </w:pPr>
      <w:r>
        <w:rPr>
          <w:b/>
          <w:highlight w:val="yellow"/>
        </w:rPr>
        <w:t>24-Month Plan</w:t>
      </w:r>
      <w:r>
        <w:rPr>
          <w:bCs/>
          <w:highlight w:val="yellow"/>
        </w:rPr>
        <w:t>. Provides a breakdown of the long-term plan and highlights the integration of major works and milestones across functions.</w:t>
      </w:r>
    </w:p>
    <w:p w14:paraId="38414449" w14:textId="36480C96" w:rsidR="00D3715E" w:rsidRPr="00ED1D8A" w:rsidRDefault="00D3715E" w:rsidP="00ED1D8A">
      <w:pPr>
        <w:pStyle w:val="ListParagraph"/>
        <w:numPr>
          <w:ilvl w:val="0"/>
          <w:numId w:val="87"/>
        </w:numPr>
        <w:spacing w:line="360" w:lineRule="auto"/>
        <w:rPr>
          <w:bCs/>
          <w:highlight w:val="yellow"/>
        </w:rPr>
      </w:pPr>
      <w:r>
        <w:rPr>
          <w:b/>
          <w:highlight w:val="yellow"/>
        </w:rPr>
        <w:lastRenderedPageBreak/>
        <w:t>12-Month Plan (12M).</w:t>
      </w:r>
      <w:r>
        <w:rPr>
          <w:bCs/>
          <w:highlight w:val="yellow"/>
        </w:rPr>
        <w:t xml:space="preserve"> Provides a higher level of operational visibility and supports early screening of activities that may affect near-term execution.</w:t>
      </w:r>
    </w:p>
    <w:p w14:paraId="3AE56795" w14:textId="7BDC4A25" w:rsidR="00D3715E" w:rsidRPr="00ED1D8A" w:rsidRDefault="00D3715E" w:rsidP="00ED1D8A">
      <w:pPr>
        <w:pStyle w:val="ListParagraph"/>
        <w:numPr>
          <w:ilvl w:val="0"/>
          <w:numId w:val="87"/>
        </w:numPr>
        <w:spacing w:line="360" w:lineRule="auto"/>
        <w:rPr>
          <w:bCs/>
          <w:highlight w:val="yellow"/>
        </w:rPr>
      </w:pPr>
      <w:r>
        <w:rPr>
          <w:b/>
          <w:highlight w:val="yellow"/>
        </w:rPr>
        <w:t>90-Day Plan (90D).</w:t>
      </w:r>
      <w:r>
        <w:rPr>
          <w:bCs/>
          <w:highlight w:val="yellow"/>
        </w:rPr>
        <w:t xml:space="preserve"> Represents the first level of detailed operational screening and prioritization for activities moving toward execution.</w:t>
      </w:r>
    </w:p>
    <w:p w14:paraId="0DC3886A" w14:textId="408CF078" w:rsidR="00D3715E" w:rsidRPr="00ED1D8A" w:rsidRDefault="00D3715E" w:rsidP="00D3715E">
      <w:pPr>
        <w:pStyle w:val="ListParagraph"/>
        <w:numPr>
          <w:ilvl w:val="0"/>
          <w:numId w:val="87"/>
        </w:numPr>
        <w:spacing w:line="360" w:lineRule="auto"/>
        <w:rPr>
          <w:bCs/>
          <w:highlight w:val="yellow"/>
        </w:rPr>
      </w:pPr>
      <w:r>
        <w:rPr>
          <w:b/>
          <w:highlight w:val="yellow"/>
        </w:rPr>
        <w:t>30-Day Plan (30D).</w:t>
      </w:r>
      <w:r>
        <w:rPr>
          <w:bCs/>
          <w:highlight w:val="yellow"/>
        </w:rPr>
        <w:t xml:space="preserve"> Represents execution commitment and detailed readiness validation for activities within the Frozen Plan.</w:t>
      </w:r>
    </w:p>
    <w:p w14:paraId="3C98630B" w14:textId="455E03CC" w:rsidR="00D3715E" w:rsidRPr="00ED1D8A" w:rsidRDefault="00D3715E" w:rsidP="00D3715E">
      <w:pPr>
        <w:pStyle w:val="ListParagraph"/>
        <w:numPr>
          <w:ilvl w:val="0"/>
          <w:numId w:val="87"/>
        </w:numPr>
        <w:spacing w:line="360" w:lineRule="auto"/>
        <w:rPr>
          <w:bCs/>
          <w:highlight w:val="yellow"/>
        </w:rPr>
      </w:pPr>
      <w:r>
        <w:rPr>
          <w:b/>
          <w:highlight w:val="yellow"/>
        </w:rPr>
        <w:t>7-Day Plan (7D) / Plan Control.</w:t>
      </w:r>
      <w:r>
        <w:rPr>
          <w:bCs/>
          <w:highlight w:val="yellow"/>
        </w:rPr>
        <w:t xml:space="preserve"> Comprises detailed weekly execution planning and work-package level control for field execution.</w:t>
      </w:r>
    </w:p>
    <w:p w14:paraId="352DEAEB" w14:textId="21100737" w:rsidR="00D3715E" w:rsidRPr="00ED1D8A" w:rsidRDefault="00434D8E" w:rsidP="00ED1D8A">
      <w:pPr>
        <w:spacing w:line="360" w:lineRule="auto"/>
        <w:ind w:left="1440"/>
        <w:rPr>
          <w:bCs/>
        </w:rPr>
      </w:pPr>
      <w:r>
        <w:t xml:space="preserve">The specific level of schedule details may vary depending on the type and complexity of the activity. Function/activity-specific schedules may contain more detail than the integrated plan while remaining aligned with the applicable Integrated Planning horizon.</w:t>
      </w:r>
    </w:p>
    <w:p w14:paraId="51163CAB" w14:textId="77777777" w:rsidR="00D3715E" w:rsidRPr="00ED1D8A" w:rsidRDefault="00D3715E" w:rsidP="00ED1D8A">
      <w:pPr>
        <w:spacing w:line="360" w:lineRule="auto"/>
        <w:rPr>
          <w:b/>
        </w:rPr>
      </w:pPr>
    </w:p>
    <w:p w14:paraId="6843FF3C" w14:textId="77777777" w:rsidR="00D3715E" w:rsidRPr="00ED1D8A" w:rsidRDefault="00D3715E" w:rsidP="00ED1D8A">
      <w:pPr>
        <w:pStyle w:val="Paragraph"/>
        <w:spacing w:after="0" w:line="360" w:lineRule="auto"/>
        <w:rPr>
          <w:rFonts w:cs="Arial"/>
          <w:highlight w:val="yellow"/>
        </w:rPr>
      </w:pPr>
    </w:p>
    <w:p w14:paraId="44FA034A" w14:textId="1BD976C3" w:rsidR="009400CC" w:rsidRPr="00ED1D8A" w:rsidRDefault="009400CC" w:rsidP="00ED1D8A">
      <w:pPr>
        <w:pStyle w:val="Paragraph"/>
        <w:spacing w:after="0" w:line="360" w:lineRule="auto"/>
        <w:rPr>
          <w:rFonts w:cs="Arial"/>
        </w:rPr>
      </w:pPr>
    </w:p>
    <w:p w14:paraId="0EB8B6B1" w14:textId="77777777" w:rsidR="00D2306D" w:rsidRPr="00ED1D8A" w:rsidRDefault="00D2306D" w:rsidP="00BD290E">
      <w:pPr>
        <w:pStyle w:val="Paragraph"/>
        <w:spacing w:after="0" w:line="360" w:lineRule="auto"/>
        <w:rPr>
          <w:rFonts w:cs="Arial"/>
          <w:snapToGrid w:val="0"/>
        </w:rPr>
      </w:pPr>
    </w:p>
    <w:p w14:paraId="4F7A8F3C" w14:textId="77777777" w:rsidR="009E5B00" w:rsidRPr="00ED1D8A" w:rsidRDefault="009E5B00">
      <w:pPr>
        <w:jc w:val="left"/>
        <w:rPr>
          <w:rFonts w:cs="Arial"/>
          <w:b/>
          <w:kern w:val="28"/>
          <w:sz w:val="28"/>
        </w:rPr>
      </w:pPr>
      <w:r>
        <w:rPr>
          <w:rFonts w:cs="Arial"/>
        </w:rPr>
        <w:br w:type="page"/>
      </w:r>
    </w:p>
    <w:p w14:paraId="217E0872" w14:textId="215831C8" w:rsidR="002D152A" w:rsidRPr="00ED1D8A" w:rsidRDefault="002D152A" w:rsidP="00BD290E">
      <w:pPr>
        <w:pStyle w:val="Heading1"/>
        <w:spacing w:before="0" w:after="0" w:line="360" w:lineRule="auto"/>
        <w:rPr>
          <w:rFonts w:cs="Arial"/>
        </w:rPr>
      </w:pPr>
      <w:bookmarkStart w:id="363" w:name="_Toc196309699"/>
      <w:bookmarkStart w:id="364" w:name="_Toc235450969"/>
      <w:r>
        <w:rPr>
          <w:rFonts w:cs="Arial"/>
        </w:rPr>
        <w:lastRenderedPageBreak/>
        <w:t>Managing the Plans</w:t>
      </w:r>
      <w:bookmarkEnd w:id="363"/>
      <w:bookmarkEnd w:id="364"/>
    </w:p>
    <w:p w14:paraId="4ABD3762" w14:textId="7F2CB1AC" w:rsidR="00D851D2" w:rsidRPr="00ED1D8A" w:rsidRDefault="00D851D2" w:rsidP="00ED1D8A">
      <w:pPr>
        <w:pStyle w:val="H2Bullet"/>
        <w:numPr>
          <w:ilvl w:val="0"/>
          <w:numId w:val="0"/>
        </w:numPr>
        <w:spacing w:line="360" w:lineRule="auto"/>
        <w:ind w:left="1080"/>
        <w:jc w:val="both"/>
        <w:rPr>
          <w:sz w:val="20"/>
          <w:szCs w:val="20"/>
          <w:highlight w:val="yellow"/>
        </w:rPr>
      </w:pPr>
      <w:bookmarkStart w:id="365" w:name="_Toc196309700"/>
      <w:r>
        <w:rPr>
          <w:sz w:val="20"/>
          <w:szCs w:val="20"/>
          <w:highlight w:val="yellow"/>
        </w:rPr>
        <w:t xml:space="preserve">The management of integrated plans requires consistent processes for developing, reviewing, updating, and controlling activities across the applicable planning horizons. As activities progress from more strategic, longer-term planning toward tactical and executional, the level of detail, certainty, readiness, and control shall progressively increase.</w:t>
      </w:r>
    </w:p>
    <w:p w14:paraId="24622BF9" w14:textId="58027D2C" w:rsidR="00D851D2" w:rsidRDefault="00D851D2" w:rsidP="00FD4E45">
      <w:pPr>
        <w:pStyle w:val="H2Bullet"/>
        <w:numPr>
          <w:ilvl w:val="0"/>
          <w:numId w:val="0"/>
        </w:numPr>
        <w:spacing w:line="360" w:lineRule="auto"/>
        <w:ind w:left="1080"/>
        <w:jc w:val="both"/>
        <w:rPr>
          <w:sz w:val="20"/>
          <w:szCs w:val="20"/>
        </w:rPr>
      </w:pPr>
      <w:r>
        <w:rPr>
          <w:sz w:val="20"/>
          <w:szCs w:val="20"/>
          <w:highlight w:val="yellow"/>
        </w:rPr>
        <w:t>Plans shall be managed to maintain alignment across functions and planning horizons, identify and resolve constraints and conflicts, confirm activity readiness, and control changes to approved plans. The requirements in this section apply according to the purpose and level of detail of each planning horizon.</w:t>
      </w:r>
    </w:p>
    <w:p w14:paraId="217E0873" w14:textId="265EFD02" w:rsidR="00895AC4" w:rsidRPr="00ED1D8A" w:rsidRDefault="00895AC4" w:rsidP="00D2306D">
      <w:pPr>
        <w:pStyle w:val="Heading2"/>
        <w:spacing w:before="0" w:line="360" w:lineRule="auto"/>
        <w:rPr>
          <w:rFonts w:cs="Arial"/>
        </w:rPr>
      </w:pPr>
      <w:bookmarkStart w:id="366" w:name="_Toc235450970"/>
      <w:r>
        <w:rPr>
          <w:rFonts w:cs="Arial"/>
        </w:rPr>
        <w:t>Acceptance/Input Criteria</w:t>
      </w:r>
      <w:bookmarkEnd w:id="365"/>
      <w:bookmarkEnd w:id="366"/>
      <w:r>
        <w:rPr>
          <w:rFonts w:cs="Arial"/>
        </w:rPr>
        <w:t xml:space="preserve"> </w:t>
      </w:r>
    </w:p>
    <w:p w14:paraId="4F321FD7" w14:textId="77777777" w:rsidR="00EF0596" w:rsidRDefault="0084687B" w:rsidP="0084687B">
      <w:pPr>
        <w:pStyle w:val="H2Bullet"/>
        <w:numPr>
          <w:ilvl w:val="0"/>
          <w:numId w:val="0"/>
        </w:numPr>
        <w:spacing w:line="360" w:lineRule="auto"/>
        <w:ind w:left="1080"/>
        <w:jc w:val="both"/>
        <w:rPr>
          <w:sz w:val="20"/>
          <w:szCs w:val="20"/>
        </w:rPr>
      </w:pPr>
      <w:r>
        <w:rPr>
          <w:sz w:val="20"/>
          <w:szCs w:val="20"/>
        </w:rPr>
        <w:t>Maintaining consistent acceptance and input criteria is crucial for ensuring the compatibility and coordination of activities from various sources into a unified integrated plan. This approach facilitates the identification of potential conflicts, such as skilled labor availability, rig constraints, and capital limitations, while also uncovering synergies and optimizing the sequencing of activities.</w:t>
      </w:r>
    </w:p>
    <w:p w14:paraId="103556AC" w14:textId="24AED841" w:rsidR="00F2293A" w:rsidRDefault="00F2293A" w:rsidP="0084687B">
      <w:pPr>
        <w:pStyle w:val="H2Bullet"/>
        <w:numPr>
          <w:ilvl w:val="0"/>
          <w:numId w:val="0"/>
        </w:numPr>
        <w:spacing w:line="360" w:lineRule="auto"/>
        <w:ind w:left="1080"/>
        <w:jc w:val="both"/>
        <w:rPr>
          <w:sz w:val="20"/>
          <w:szCs w:val="20"/>
        </w:rPr>
      </w:pPr>
      <w:r>
        <w:rPr>
          <w:sz w:val="20"/>
          <w:szCs w:val="20"/>
        </w:rPr>
        <w:t xml:space="preserve">Activities shall only enter the next applicable planning horizon when the available information is sufficiently complete for that stage of planning. Inputs that are incomplete, unclear, or not yet ready for the relevant horizon shall remain in the earlier planning stage or be returned for reviews as required.</w:t>
      </w:r>
    </w:p>
    <w:p w14:paraId="5FC8D81F" w14:textId="00ADE3B8" w:rsidR="00330CA3" w:rsidRPr="00ED1D8A" w:rsidRDefault="008D07DE" w:rsidP="00FD4E45">
      <w:pPr>
        <w:pStyle w:val="H2Bullet"/>
        <w:numPr>
          <w:ilvl w:val="0"/>
          <w:numId w:val="0"/>
        </w:numPr>
        <w:spacing w:line="360" w:lineRule="auto"/>
        <w:ind w:left="1080"/>
        <w:jc w:val="both"/>
        <w:rPr>
          <w:sz w:val="20"/>
          <w:szCs w:val="20"/>
        </w:rPr>
      </w:pPr>
      <w:r>
        <w:rPr>
          <w:sz w:val="20"/>
          <w:szCs w:val="20"/>
          <w:highlight w:val="yellow"/>
        </w:rPr>
        <w:t>Activities shall meet the applicable inclusion criteria for the relevant planning horizon as defined in Appendix C – Planning Activity Inclusion Criteria. The information required to support planning, integration, and review shall be progressively developed as activities move toward execution.</w:t>
      </w:r>
      <w:r>
        <w:rPr>
          <w:sz w:val="20"/>
          <w:szCs w:val="20"/>
        </w:rPr>
        <w:t xml:space="preserve"> </w:t>
      </w:r>
      <w:commentRangeStart w:id="367"/>
      <w:commentRangeStart w:id="368"/>
      <w:r>
        <w:rPr>
          <w:sz w:val="20"/>
          <w:szCs w:val="20"/>
        </w:rPr>
        <w:t xml:space="preserve">Typical input criteria for each planning horizon are detailed in Appendix D.</w:t>
      </w:r>
      <w:commentRangeEnd w:id="367"/>
      <w:r>
        <w:rPr>
          <w:rStyle w:val="CommentReference"/>
          <w:sz w:val="20"/>
          <w:szCs w:val="20"/>
        </w:rPr>
        <w:commentReference w:id="367"/>
      </w:r>
      <w:commentRangeEnd w:id="368"/>
      <w:r>
        <w:rPr>
          <w:rStyle w:val="CommentReference"/>
          <w:sz w:val="20"/>
          <w:szCs w:val="20"/>
        </w:rPr>
        <w:commentReference w:id="368"/>
      </w:r>
    </w:p>
    <w:p w14:paraId="57835166" w14:textId="577BE9CC" w:rsidR="009400CC" w:rsidRPr="00ED1D8A" w:rsidRDefault="009400CC" w:rsidP="009400CC">
      <w:pPr>
        <w:pStyle w:val="Heading2"/>
        <w:spacing w:line="360" w:lineRule="auto"/>
        <w:rPr>
          <w:rFonts w:cs="Arial"/>
          <w:highlight w:val="yellow"/>
        </w:rPr>
      </w:pPr>
      <w:bookmarkStart w:id="369" w:name="_Toc196309701"/>
      <w:bookmarkStart w:id="370" w:name="_Toc235450971"/>
      <w:r>
        <w:rPr>
          <w:rFonts w:cs="Arial"/>
          <w:highlight w:val="yellow"/>
        </w:rPr>
        <w:t xml:space="preserve">12 Month Plan (12M)</w:t>
      </w:r>
      <w:bookmarkEnd w:id="370"/>
    </w:p>
    <w:p w14:paraId="6CDEF7F6" w14:textId="23DB2204" w:rsidR="00727875" w:rsidRPr="00ED1D8A" w:rsidRDefault="00727875">
      <w:pPr>
        <w:pStyle w:val="Paragraph"/>
        <w:spacing w:after="0" w:line="360" w:lineRule="auto"/>
        <w:rPr>
          <w:rFonts w:cs="Arial"/>
          <w:b/>
          <w:bCs/>
          <w:u w:val="single"/>
          <w:lang w:val="en-AU"/>
        </w:rPr>
      </w:pPr>
      <w:r>
        <w:rPr>
          <w:rFonts w:cs="Arial"/>
          <w:lang w:val="en-AU"/>
        </w:rPr>
        <w:t xml:space="preserve">Activities entering the 12M Plan are subject to early screening to provide sufficient visibility of upcoming work and identify potential impacts, interfaces, constraints, and planning requirements. </w:t>
      </w:r>
      <w:r>
        <w:rPr>
          <w:rFonts w:cs="Arial"/>
          <w:i/>
          <w:iCs/>
          <w:lang w:val="en-AU"/>
        </w:rPr>
        <w:t>Inclusion in the 12M Plan does not indicate execution readiness or constitute execution commitment.</w:t>
      </w:r>
    </w:p>
    <w:p w14:paraId="7C7DE26A" w14:textId="71972CDE" w:rsidR="00727875" w:rsidRPr="00FD4E45" w:rsidRDefault="00727875" w:rsidP="00ED1D8A">
      <w:pPr>
        <w:pStyle w:val="Paragraph"/>
        <w:spacing w:after="0" w:line="360" w:lineRule="auto"/>
        <w:rPr>
          <w:rFonts w:cs="Arial"/>
          <w:lang w:val="en-AU"/>
        </w:rPr>
      </w:pPr>
      <w:r>
        <w:rPr>
          <w:rFonts w:cs="Arial"/>
          <w:lang w:val="en-AU"/>
        </w:rPr>
        <w:t xml:space="preserve">An activity may be proposed for inclusion in the 12M Plan should typically include the following information:</w:t>
      </w:r>
    </w:p>
    <w:p w14:paraId="12F0AB3C" w14:textId="46A5651E" w:rsidR="00636F02" w:rsidRPr="00636F02" w:rsidRDefault="003210C8" w:rsidP="00636F02">
      <w:pPr>
        <w:pStyle w:val="Paragraph"/>
        <w:numPr>
          <w:ilvl w:val="0"/>
          <w:numId w:val="88"/>
        </w:numPr>
        <w:spacing w:after="0" w:line="360" w:lineRule="auto"/>
        <w:rPr>
          <w:rFonts w:cs="Arial"/>
          <w:highlight w:val="yellow"/>
          <w:lang w:val="en-AU"/>
        </w:rPr>
      </w:pPr>
      <w:r>
        <w:rPr>
          <w:rFonts w:cs="Arial"/>
          <w:highlight w:val="yellow"/>
          <w:lang w:val="en-AU"/>
        </w:rPr>
        <w:t>Planning basis, indicating whether activity is cascaded from approved LTP (24-months) horizon or newly identified due to operational, maintenance, project, regulatory, integrity, production, commercial, or other business requirements.</w:t>
      </w:r>
    </w:p>
    <w:p w14:paraId="5ADCE411" w14:textId="73BC1EA6" w:rsidR="00DA33C4" w:rsidRPr="00ED1D8A" w:rsidRDefault="00DA33C4" w:rsidP="008A10DF">
      <w:pPr>
        <w:pStyle w:val="Paragraph"/>
        <w:numPr>
          <w:ilvl w:val="0"/>
          <w:numId w:val="88"/>
        </w:numPr>
        <w:spacing w:after="0" w:line="360" w:lineRule="auto"/>
        <w:rPr>
          <w:rFonts w:cs="Arial"/>
          <w:highlight w:val="yellow"/>
          <w:lang w:val="en-AU"/>
        </w:rPr>
      </w:pPr>
      <w:r>
        <w:rPr>
          <w:rFonts w:cs="Arial"/>
          <w:highlight w:val="yellow"/>
          <w:lang w:val="en-AU"/>
        </w:rPr>
        <w:t xml:space="preserve">Activity identification and description, including the scope, purpose and expected outcome of the activity.</w:t>
      </w:r>
    </w:p>
    <w:p w14:paraId="65515F1A" w14:textId="30918D0C" w:rsidR="00DA33C4" w:rsidRPr="00ED1D8A" w:rsidRDefault="00DA33C4" w:rsidP="008A10DF">
      <w:pPr>
        <w:pStyle w:val="Paragraph"/>
        <w:numPr>
          <w:ilvl w:val="0"/>
          <w:numId w:val="88"/>
        </w:numPr>
        <w:spacing w:after="0" w:line="360" w:lineRule="auto"/>
        <w:rPr>
          <w:rFonts w:cs="Arial"/>
          <w:highlight w:val="yellow"/>
          <w:lang w:val="en-AU"/>
        </w:rPr>
      </w:pPr>
      <w:r>
        <w:rPr>
          <w:rFonts w:cs="Arial"/>
          <w:highlight w:val="yellow"/>
          <w:lang w:val="en-AU"/>
        </w:rPr>
        <w:t>Responsible function and activity owner accountable for developing and progressing the activity.</w:t>
      </w:r>
    </w:p>
    <w:p w14:paraId="7E01A02F" w14:textId="0AD3402B" w:rsidR="00DA33C4" w:rsidRPr="00ED1D8A" w:rsidRDefault="00DA33C4" w:rsidP="008A10DF">
      <w:pPr>
        <w:pStyle w:val="Paragraph"/>
        <w:numPr>
          <w:ilvl w:val="0"/>
          <w:numId w:val="88"/>
        </w:numPr>
        <w:spacing w:after="0" w:line="360" w:lineRule="auto"/>
        <w:rPr>
          <w:rFonts w:cs="Arial"/>
          <w:highlight w:val="yellow"/>
          <w:lang w:val="en-AU"/>
        </w:rPr>
      </w:pPr>
      <w:r>
        <w:rPr>
          <w:rFonts w:cs="Arial"/>
          <w:highlight w:val="yellow"/>
          <w:lang w:val="en-AU"/>
        </w:rPr>
        <w:lastRenderedPageBreak/>
        <w:t>Activity basis or driver, such as maintenance requirement, inspection due date, project milestone, well activity, production opportunity, regulatory requirement, or asset integrity need.</w:t>
      </w:r>
    </w:p>
    <w:p w14:paraId="5414595D" w14:textId="4FA142B9" w:rsidR="00DA33C4" w:rsidRPr="00ED1D8A" w:rsidRDefault="00DA33C4" w:rsidP="008A10DF">
      <w:pPr>
        <w:pStyle w:val="Paragraph"/>
        <w:numPr>
          <w:ilvl w:val="0"/>
          <w:numId w:val="88"/>
        </w:numPr>
        <w:spacing w:after="0" w:line="360" w:lineRule="auto"/>
        <w:rPr>
          <w:rFonts w:cs="Arial"/>
          <w:highlight w:val="yellow"/>
          <w:lang w:val="en-AU"/>
        </w:rPr>
      </w:pPr>
      <w:r>
        <w:rPr>
          <w:rFonts w:cs="Arial"/>
          <w:highlight w:val="yellow"/>
          <w:lang w:val="en-AU"/>
        </w:rPr>
        <w:t xml:space="preserve">Indicative start and end date, execution window, and duration. This includes any fixed or time-critical dates, expected preparation, shutdown period.</w:t>
      </w:r>
    </w:p>
    <w:p w14:paraId="779A8E93" w14:textId="77777777" w:rsidR="002F43F9" w:rsidRPr="00ED1D8A" w:rsidRDefault="002F43F9" w:rsidP="008A10DF">
      <w:pPr>
        <w:pStyle w:val="Paragraph"/>
        <w:numPr>
          <w:ilvl w:val="0"/>
          <w:numId w:val="88"/>
        </w:numPr>
        <w:spacing w:after="0" w:line="360" w:lineRule="auto"/>
        <w:rPr>
          <w:rFonts w:cs="Arial"/>
          <w:highlight w:val="yellow"/>
          <w:lang w:val="en-AU"/>
        </w:rPr>
      </w:pPr>
      <w:r>
        <w:rPr>
          <w:rFonts w:cs="Arial"/>
          <w:highlight w:val="yellow"/>
          <w:lang w:val="en-AU"/>
        </w:rPr>
        <w:t>Location, facility, system, or equipment affected, where applicable.</w:t>
      </w:r>
    </w:p>
    <w:p w14:paraId="6F72D01A" w14:textId="77777777" w:rsidR="007D7410" w:rsidRPr="00ED1D8A" w:rsidRDefault="007D7410" w:rsidP="008A10DF">
      <w:pPr>
        <w:pStyle w:val="Paragraph"/>
        <w:numPr>
          <w:ilvl w:val="0"/>
          <w:numId w:val="88"/>
        </w:numPr>
        <w:spacing w:after="0" w:line="360" w:lineRule="auto"/>
        <w:rPr>
          <w:rFonts w:cs="Arial"/>
          <w:highlight w:val="yellow"/>
          <w:lang w:val="en-AU"/>
        </w:rPr>
      </w:pPr>
      <w:r>
        <w:rPr>
          <w:rFonts w:cs="Arial"/>
          <w:highlight w:val="yellow"/>
          <w:lang w:val="en-AU"/>
        </w:rPr>
        <w:t>Major materials, equipment, contracts, logistics, or long-lead requirements that may require early preparation.</w:t>
      </w:r>
    </w:p>
    <w:p w14:paraId="506BC32B" w14:textId="77777777" w:rsidR="007D7410" w:rsidRPr="00ED1D8A" w:rsidRDefault="007D7410" w:rsidP="008A10DF">
      <w:pPr>
        <w:pStyle w:val="Paragraph"/>
        <w:numPr>
          <w:ilvl w:val="0"/>
          <w:numId w:val="88"/>
        </w:numPr>
        <w:spacing w:after="0" w:line="360" w:lineRule="auto"/>
        <w:rPr>
          <w:rFonts w:cs="Arial"/>
          <w:highlight w:val="yellow"/>
          <w:lang w:val="en-AU"/>
        </w:rPr>
      </w:pPr>
      <w:r>
        <w:rPr>
          <w:rFonts w:cs="Arial"/>
          <w:highlight w:val="yellow"/>
          <w:lang w:val="en-AU"/>
        </w:rPr>
        <w:t>Potential operational and production impact, including expected shutdown, rate reduction, equipment unavailability, or other effects on operating capacity.</w:t>
      </w:r>
    </w:p>
    <w:p w14:paraId="09C02DC6" w14:textId="483C67ED" w:rsidR="00DA33C4" w:rsidRPr="00ED1D8A" w:rsidRDefault="00DA33C4" w:rsidP="008A10DF">
      <w:pPr>
        <w:pStyle w:val="Paragraph"/>
        <w:numPr>
          <w:ilvl w:val="0"/>
          <w:numId w:val="88"/>
        </w:numPr>
        <w:spacing w:after="0" w:line="360" w:lineRule="auto"/>
        <w:rPr>
          <w:rFonts w:cs="Arial"/>
          <w:highlight w:val="yellow"/>
          <w:lang w:val="en-AU"/>
        </w:rPr>
      </w:pPr>
      <w:r>
        <w:rPr>
          <w:rFonts w:cs="Arial"/>
          <w:highlight w:val="yellow"/>
          <w:lang w:val="en-AU"/>
        </w:rPr>
        <w:t>Preliminary HSE, asset integrity, SIMOPS, permitting, or Management of Change (MOC) considerations, where known.</w:t>
      </w:r>
    </w:p>
    <w:p w14:paraId="50E4772B" w14:textId="451EB81B" w:rsidR="00DA33C4" w:rsidRPr="00ED1D8A" w:rsidRDefault="00DA33C4" w:rsidP="008A10DF">
      <w:pPr>
        <w:pStyle w:val="Paragraph"/>
        <w:numPr>
          <w:ilvl w:val="0"/>
          <w:numId w:val="88"/>
        </w:numPr>
        <w:spacing w:after="0" w:line="360" w:lineRule="auto"/>
        <w:rPr>
          <w:rFonts w:cs="Arial"/>
          <w:highlight w:val="yellow"/>
          <w:lang w:val="en-AU"/>
        </w:rPr>
      </w:pPr>
      <w:r>
        <w:rPr>
          <w:rFonts w:cs="Arial"/>
          <w:highlight w:val="yellow"/>
          <w:lang w:val="en-AU"/>
        </w:rPr>
        <w:t xml:space="preserve">Preliminary readiness status and key actions, scope, and major milestones required to support further development of the activity.</w:t>
      </w:r>
    </w:p>
    <w:p w14:paraId="740FB2F1" w14:textId="77777777" w:rsidR="00DA33C4" w:rsidRPr="00ED1D8A" w:rsidRDefault="00DA33C4" w:rsidP="00ED1D8A">
      <w:pPr>
        <w:pStyle w:val="Paragraph"/>
        <w:numPr>
          <w:ilvl w:val="0"/>
          <w:numId w:val="88"/>
        </w:numPr>
        <w:spacing w:after="0" w:line="360" w:lineRule="auto"/>
        <w:rPr>
          <w:rFonts w:cs="Arial"/>
          <w:highlight w:val="yellow"/>
          <w:lang w:val="en-AU"/>
        </w:rPr>
      </w:pPr>
      <w:r>
        <w:rPr>
          <w:rFonts w:cs="Arial"/>
          <w:highlight w:val="yellow"/>
          <w:lang w:val="en-AU"/>
        </w:rPr>
        <w:t>Known risks, constraints, and blockers that may affect activity timing, feasibility, or progression toward execution.</w:t>
      </w:r>
    </w:p>
    <w:p w14:paraId="0F41FCF4" w14:textId="041350CE" w:rsidR="00F56EEB" w:rsidRPr="00ED1D8A" w:rsidRDefault="00F56EEB" w:rsidP="008A10DF">
      <w:pPr>
        <w:pStyle w:val="Paragraph"/>
        <w:numPr>
          <w:ilvl w:val="0"/>
          <w:numId w:val="88"/>
        </w:numPr>
        <w:spacing w:line="360" w:lineRule="auto"/>
        <w:rPr>
          <w:rFonts w:cs="Arial"/>
          <w:highlight w:val="yellow"/>
          <w:lang w:val="en-AU"/>
        </w:rPr>
      </w:pPr>
      <w:r>
        <w:rPr>
          <w:rFonts w:cs="Arial"/>
          <w:highlight w:val="yellow"/>
          <w:lang w:val="en-AU"/>
        </w:rPr>
        <w:t>Any other information required to support early screening, integration, and cross-functional planning.</w:t>
      </w:r>
    </w:p>
    <w:p w14:paraId="66897A9C" w14:textId="0D67BA70" w:rsidR="00672C69" w:rsidRDefault="00672C69" w:rsidP="00FD4E45">
      <w:pPr>
        <w:pStyle w:val="Paragraph"/>
        <w:spacing w:line="360" w:lineRule="auto"/>
        <w:rPr>
          <w:rFonts w:cs="Arial"/>
          <w:lang w:val="en-AU"/>
        </w:rPr>
      </w:pPr>
      <w:r>
        <w:rPr>
          <w:rFonts w:cs="Arial"/>
          <w:lang w:val="en-AU"/>
        </w:rPr>
        <w:t xml:space="preserve">The level of detail required at the 12M horizon is preliminary and may be based on the best available information. Activity information shall be progressively developed and updated as the activity approaches the 90D planning horizon.</w:t>
      </w:r>
    </w:p>
    <w:p w14:paraId="7BFDC0FB" w14:textId="6C999928" w:rsidR="00672C69" w:rsidRDefault="00672C69" w:rsidP="008A10DF">
      <w:pPr>
        <w:pStyle w:val="Paragraph"/>
        <w:spacing w:line="360" w:lineRule="auto"/>
        <w:rPr>
          <w:rFonts w:cs="Arial"/>
          <w:lang w:val="en-AU"/>
        </w:rPr>
      </w:pPr>
      <w:r>
        <w:rPr>
          <w:rFonts w:cs="Arial"/>
          <w:lang w:val="en-AU"/>
        </w:rPr>
        <w:t xml:space="preserve">The 12M Plan shall be periodically reviewed and updated to reflect changes in activity information, priorities, assumptions, timing, and constraints. Activities approaching the 90D planning horizon may proceed into the 90D Plan for further prioritization, integration, and readiness assessment.</w:t>
      </w:r>
    </w:p>
    <w:p w14:paraId="453521A3" w14:textId="0471AFEE" w:rsidR="00FD4E45" w:rsidRPr="00ED1D8A" w:rsidRDefault="00AB25FD" w:rsidP="00ED1D8A">
      <w:pPr>
        <w:pStyle w:val="Heading2"/>
        <w:spacing w:line="360" w:lineRule="auto"/>
        <w:rPr>
          <w:rFonts w:cs="Arial"/>
          <w:highlight w:val="yellow"/>
        </w:rPr>
      </w:pPr>
      <w:bookmarkStart w:id="371" w:name="_Toc235450972"/>
      <w:r>
        <w:rPr>
          <w:rFonts w:cs="Arial"/>
          <w:highlight w:val="yellow"/>
        </w:rPr>
        <w:t xml:space="preserve">90 &amp; 30-Day (90D &amp; 30D) Plan</w:t>
      </w:r>
      <w:bookmarkEnd w:id="371"/>
    </w:p>
    <w:p w14:paraId="3757E086" w14:textId="48354D74" w:rsidR="00FC305E" w:rsidRDefault="00FC305E" w:rsidP="00307CD2">
      <w:pPr>
        <w:pStyle w:val="Paragraph"/>
        <w:spacing w:line="360" w:lineRule="auto"/>
        <w:rPr>
          <w:rFonts w:cs="Arial"/>
          <w:lang w:val="en-AU"/>
        </w:rPr>
      </w:pPr>
      <w:r>
        <w:rPr>
          <w:rFonts w:cs="Arial"/>
          <w:lang w:val="en-AU"/>
        </w:rPr>
        <w:t xml:space="preserve">90D &amp; 30D Plan shall be developed and maintained based on the planning purpose and progression requirements defined in </w:t>
      </w:r>
      <w:r>
        <w:rPr>
          <w:rFonts w:cs="Arial"/>
          <w:i/>
          <w:iCs/>
          <w:highlight w:val="yellow"/>
          <w:lang w:val="en-AU"/>
        </w:rPr>
        <w:t>Section 3.1 – Horizon Breakdown</w:t>
      </w:r>
      <w:r>
        <w:rPr>
          <w:rFonts w:cs="Arial"/>
          <w:lang w:val="en-AU"/>
        </w:rPr>
        <w:t xml:space="preserve">. Activities shall be progressively developed and updated to provide the level of information required for integration, readiness assessment, resource coordination, and execution planning.</w:t>
      </w:r>
    </w:p>
    <w:p w14:paraId="1C7B55A9" w14:textId="63CF5A27" w:rsidR="008A11B1" w:rsidRPr="00ED1D8A" w:rsidRDefault="008A11B1" w:rsidP="008A11B1">
      <w:pPr>
        <w:pStyle w:val="Paragraph"/>
        <w:spacing w:line="360" w:lineRule="auto"/>
        <w:rPr>
          <w:rFonts w:cs="Arial"/>
          <w:highlight w:val="yellow"/>
          <w:lang w:val="en-AU"/>
        </w:rPr>
      </w:pPr>
      <w:r>
        <w:rPr>
          <w:rFonts w:cs="Arial"/>
          <w:highlight w:val="yellow"/>
          <w:lang w:val="en-AU"/>
        </w:rPr>
        <w:t>Activities within the 90D Plan shall contain sufficient information to support planning and prioritization, including the activity scope, timing, ownership, major resource requirements, interfaces, constraints, risks, and preliminary execution requirements</w:t>
      </w:r>
      <w:r>
        <w:rPr>
          <w:rFonts w:cs="Arial"/>
          <w:lang w:val="en-AU"/>
        </w:rPr>
        <w:t xml:space="preserve">. The information shall be progressively detailed as the activity approaches the 30D planning period.</w:t>
      </w:r>
    </w:p>
    <w:bookmarkEnd w:id="369"/>
    <w:p w14:paraId="50C0F768" w14:textId="4D695D03" w:rsidR="00D66784" w:rsidRPr="00ED1D8A" w:rsidRDefault="0084687B" w:rsidP="0084687B">
      <w:pPr>
        <w:pStyle w:val="Paragraph"/>
        <w:spacing w:line="360" w:lineRule="auto"/>
        <w:rPr>
          <w:rFonts w:cs="Arial"/>
          <w:lang w:val="en-AU"/>
        </w:rPr>
      </w:pPr>
      <w:r>
        <w:rPr>
          <w:rFonts w:cs="Arial"/>
          <w:lang w:val="en-AU"/>
        </w:rPr>
        <w:t xml:space="preserve">The first 30 days of an approved plan, issued monthly, are considered "frozen." This means that all work activities within this period are fully defined, with all preparatory work, equipment, and resources confirmed to be available for execution within the specified timeframe. If specific </w:t>
        <w:lastRenderedPageBreak/>
        <w:t>gate requirements are not met 30 days before the planned work commencement date, the job will be removed from the plan.</w:t>
      </w:r>
    </w:p>
    <w:p w14:paraId="15E03A22" w14:textId="52DB62EE" w:rsidR="00D66784" w:rsidRPr="00ED1D8A" w:rsidRDefault="00D66784" w:rsidP="00BD290E">
      <w:pPr>
        <w:pStyle w:val="Paragraph"/>
        <w:spacing w:after="0" w:line="360" w:lineRule="auto"/>
        <w:rPr>
          <w:rFonts w:cs="Arial"/>
          <w:lang w:val="en-AU"/>
        </w:rPr>
      </w:pPr>
      <w:r>
        <w:rPr>
          <w:rFonts w:cs="Arial"/>
        </w:rPr>
        <w:t xml:space="preserve">Activities in the 30D Plan should typically include detail for the following: </w:t>
      </w:r>
    </w:p>
    <w:p w14:paraId="5622ECA9" w14:textId="2C92383E" w:rsidR="00D66784" w:rsidRPr="00ED1D8A" w:rsidRDefault="00D66784" w:rsidP="00BD290E">
      <w:pPr>
        <w:pStyle w:val="Paragraph"/>
        <w:numPr>
          <w:ilvl w:val="0"/>
          <w:numId w:val="8"/>
        </w:numPr>
        <w:spacing w:after="0" w:line="360" w:lineRule="auto"/>
        <w:rPr>
          <w:rFonts w:cs="Arial"/>
        </w:rPr>
      </w:pPr>
      <w:commentRangeStart w:id="372"/>
      <w:commentRangeStart w:id="373"/>
      <w:commentRangeStart w:id="374"/>
      <w:r>
        <w:rPr>
          <w:rFonts w:cs="Arial"/>
        </w:rPr>
        <w:t>Activity number.</w:t>
      </w:r>
    </w:p>
    <w:p w14:paraId="14DE0615" w14:textId="3B536C68" w:rsidR="00D66784" w:rsidRPr="00ED1D8A" w:rsidRDefault="00D66784" w:rsidP="00BD290E">
      <w:pPr>
        <w:pStyle w:val="Paragraph"/>
        <w:numPr>
          <w:ilvl w:val="0"/>
          <w:numId w:val="8"/>
        </w:numPr>
        <w:spacing w:after="0" w:line="360" w:lineRule="auto"/>
        <w:rPr>
          <w:rFonts w:cs="Arial"/>
        </w:rPr>
      </w:pPr>
      <w:r>
        <w:rPr>
          <w:rFonts w:cs="Arial"/>
        </w:rPr>
        <w:t xml:space="preserve">Activity description and scope of work</w:t>
      </w:r>
    </w:p>
    <w:p w14:paraId="74149499" w14:textId="0A72B76D" w:rsidR="00D66784" w:rsidRPr="00ED1D8A" w:rsidRDefault="00D66784" w:rsidP="00BD290E">
      <w:pPr>
        <w:pStyle w:val="H2Bullet"/>
        <w:numPr>
          <w:ilvl w:val="0"/>
          <w:numId w:val="8"/>
        </w:numPr>
        <w:spacing w:after="0" w:line="360" w:lineRule="auto"/>
        <w:jc w:val="both"/>
        <w:rPr>
          <w:sz w:val="20"/>
          <w:szCs w:val="20"/>
        </w:rPr>
      </w:pPr>
      <w:r>
        <w:rPr>
          <w:sz w:val="20"/>
          <w:szCs w:val="20"/>
        </w:rPr>
        <w:t xml:space="preserve">Main Work SAP or Cost Centre, </w:t>
      </w:r>
      <w:r>
        <w:rPr>
          <w:sz w:val="20"/>
          <w:szCs w:val="20"/>
          <w:highlight w:val="yellow"/>
        </w:rPr>
        <w:t>as applicable</w:t>
      </w:r>
    </w:p>
    <w:p w14:paraId="249C22AE" w14:textId="249D6A17" w:rsidR="00D66784" w:rsidRPr="00ED1D8A" w:rsidRDefault="00D66784" w:rsidP="00BD290E">
      <w:pPr>
        <w:pStyle w:val="Paragraph"/>
        <w:numPr>
          <w:ilvl w:val="0"/>
          <w:numId w:val="8"/>
        </w:numPr>
        <w:spacing w:after="0" w:line="360" w:lineRule="auto"/>
        <w:rPr>
          <w:rFonts w:cs="Arial"/>
        </w:rPr>
      </w:pPr>
      <w:r>
        <w:rPr>
          <w:rFonts w:cs="Arial"/>
        </w:rPr>
        <w:t>Task lead/ responsible person for field work.</w:t>
      </w:r>
    </w:p>
    <w:p w14:paraId="07FD8B5A" w14:textId="6DF3801A" w:rsidR="00D66784" w:rsidRPr="00ED1D8A" w:rsidRDefault="00D66784" w:rsidP="00BD290E">
      <w:pPr>
        <w:pStyle w:val="H2Bullet"/>
        <w:numPr>
          <w:ilvl w:val="0"/>
          <w:numId w:val="8"/>
        </w:numPr>
        <w:spacing w:after="0" w:line="360" w:lineRule="auto"/>
        <w:jc w:val="both"/>
        <w:rPr>
          <w:sz w:val="20"/>
          <w:szCs w:val="20"/>
        </w:rPr>
      </w:pPr>
      <w:r>
        <w:rPr>
          <w:sz w:val="20"/>
          <w:szCs w:val="20"/>
        </w:rPr>
        <w:t xml:space="preserve">Man-Hour estimates per operation and per resource.</w:t>
      </w:r>
    </w:p>
    <w:p w14:paraId="24D7A3B6" w14:textId="491071AE" w:rsidR="00D66784" w:rsidRPr="00ED1D8A" w:rsidRDefault="00D66784" w:rsidP="00BD290E">
      <w:pPr>
        <w:pStyle w:val="H2Bullet"/>
        <w:numPr>
          <w:ilvl w:val="0"/>
          <w:numId w:val="8"/>
        </w:numPr>
        <w:spacing w:after="0" w:line="360" w:lineRule="auto"/>
        <w:rPr>
          <w:sz w:val="20"/>
          <w:szCs w:val="20"/>
        </w:rPr>
      </w:pPr>
      <w:r>
        <w:rPr>
          <w:sz w:val="20"/>
          <w:szCs w:val="20"/>
        </w:rPr>
        <w:t xml:space="preserve">Operation calendar or working arrangement, such as day-night shift, day and night, 24 hour, etc.</w:t>
      </w:r>
    </w:p>
    <w:p w14:paraId="7FB03071" w14:textId="378DB8ED" w:rsidR="00D66784" w:rsidRPr="00ED1D8A" w:rsidRDefault="00D66784" w:rsidP="00BD290E">
      <w:pPr>
        <w:pStyle w:val="H2Bullet"/>
        <w:numPr>
          <w:ilvl w:val="0"/>
          <w:numId w:val="8"/>
        </w:numPr>
        <w:spacing w:after="0" w:line="360" w:lineRule="auto"/>
        <w:rPr>
          <w:sz w:val="20"/>
          <w:szCs w:val="20"/>
        </w:rPr>
      </w:pPr>
      <w:r>
        <w:rPr>
          <w:sz w:val="20"/>
          <w:szCs w:val="20"/>
        </w:rPr>
        <w:t xml:space="preserve">Required start and end date.</w:t>
      </w:r>
    </w:p>
    <w:p w14:paraId="253F4927" w14:textId="33639351" w:rsidR="00D66784" w:rsidRPr="00ED1D8A" w:rsidRDefault="00D66784" w:rsidP="00BD290E">
      <w:pPr>
        <w:pStyle w:val="H2Bullet"/>
        <w:numPr>
          <w:ilvl w:val="0"/>
          <w:numId w:val="8"/>
        </w:numPr>
        <w:spacing w:after="0" w:line="360" w:lineRule="auto"/>
        <w:rPr>
          <w:sz w:val="20"/>
          <w:szCs w:val="20"/>
        </w:rPr>
      </w:pPr>
      <w:r>
        <w:rPr>
          <w:sz w:val="20"/>
          <w:szCs w:val="20"/>
        </w:rPr>
        <w:t>Optimistic, Expected and Pessimistic Duration.</w:t>
      </w:r>
    </w:p>
    <w:p w14:paraId="307BE40A" w14:textId="0E174865" w:rsidR="00D66784" w:rsidRPr="00ED1D8A" w:rsidRDefault="00D66784" w:rsidP="00BD290E">
      <w:pPr>
        <w:pStyle w:val="H2Bullet"/>
        <w:numPr>
          <w:ilvl w:val="0"/>
          <w:numId w:val="8"/>
        </w:numPr>
        <w:spacing w:after="0" w:line="360" w:lineRule="auto"/>
        <w:jc w:val="both"/>
        <w:rPr>
          <w:sz w:val="20"/>
          <w:szCs w:val="20"/>
        </w:rPr>
      </w:pPr>
      <w:r>
        <w:rPr>
          <w:sz w:val="20"/>
          <w:szCs w:val="20"/>
        </w:rPr>
        <w:t>Functional Location at Order Level or Operation Level.</w:t>
      </w:r>
    </w:p>
    <w:p w14:paraId="4AA79088" w14:textId="08187F81" w:rsidR="00D66784" w:rsidRPr="00ED1D8A" w:rsidRDefault="00D66784" w:rsidP="00BD290E">
      <w:pPr>
        <w:pStyle w:val="Paragraph"/>
        <w:numPr>
          <w:ilvl w:val="0"/>
          <w:numId w:val="8"/>
        </w:numPr>
        <w:spacing w:after="0" w:line="360" w:lineRule="auto"/>
        <w:rPr>
          <w:rFonts w:cs="Arial"/>
        </w:rPr>
      </w:pPr>
      <w:r>
        <w:rPr>
          <w:rFonts w:cs="Arial"/>
        </w:rPr>
        <w:t xml:space="preserve">Number of personnel to be mobilized to field for the task, broken down by company name, including MEPG/Medco personnel, contractors, supplier and specialist support.</w:t>
      </w:r>
    </w:p>
    <w:p w14:paraId="19608A93" w14:textId="0FA29AF1" w:rsidR="00D66784" w:rsidRPr="00ED1D8A" w:rsidRDefault="00D66784" w:rsidP="00BD290E">
      <w:pPr>
        <w:pStyle w:val="Paragraph"/>
        <w:numPr>
          <w:ilvl w:val="0"/>
          <w:numId w:val="8"/>
        </w:numPr>
        <w:spacing w:after="0" w:line="360" w:lineRule="auto"/>
        <w:rPr>
          <w:rFonts w:cs="Arial"/>
        </w:rPr>
      </w:pPr>
      <w:r>
        <w:rPr>
          <w:rFonts w:cs="Arial"/>
        </w:rPr>
        <w:t>Number of expected field operations personnel support.</w:t>
      </w:r>
    </w:p>
    <w:p w14:paraId="27B0E2B9" w14:textId="6C1EC57F" w:rsidR="00D66784" w:rsidRPr="00ED1D8A" w:rsidRDefault="00D66784" w:rsidP="00BD290E">
      <w:pPr>
        <w:pStyle w:val="Paragraph"/>
        <w:numPr>
          <w:ilvl w:val="0"/>
          <w:numId w:val="8"/>
        </w:numPr>
        <w:spacing w:after="0" w:line="360" w:lineRule="auto"/>
        <w:rPr>
          <w:rFonts w:cs="Arial"/>
        </w:rPr>
      </w:pPr>
      <w:r>
        <w:rPr>
          <w:rFonts w:cs="Arial"/>
        </w:rPr>
        <w:t>Contractor schedule is ready.</w:t>
      </w:r>
    </w:p>
    <w:p w14:paraId="47F6AB53" w14:textId="299300A5" w:rsidR="00D66784" w:rsidRDefault="00D66784" w:rsidP="00BD290E">
      <w:pPr>
        <w:pStyle w:val="Paragraph"/>
        <w:numPr>
          <w:ilvl w:val="0"/>
          <w:numId w:val="8"/>
        </w:numPr>
        <w:spacing w:after="0" w:line="360" w:lineRule="auto"/>
        <w:rPr>
          <w:rFonts w:cs="Arial"/>
        </w:rPr>
      </w:pPr>
      <w:r>
        <w:rPr>
          <w:rFonts w:cs="Arial"/>
        </w:rPr>
        <w:t>List of specific tools, equipment required from Operations (crane, scaffolds, boat, vehicles, etc), consumables and applicable locations lists.</w:t>
      </w:r>
    </w:p>
    <w:p w14:paraId="2409123E" w14:textId="4268ADE7" w:rsidR="0010713A" w:rsidRPr="00ED1D8A" w:rsidRDefault="0010713A" w:rsidP="00BD290E">
      <w:pPr>
        <w:pStyle w:val="Paragraph"/>
        <w:numPr>
          <w:ilvl w:val="0"/>
          <w:numId w:val="8"/>
        </w:numPr>
        <w:spacing w:after="0" w:line="360" w:lineRule="auto"/>
        <w:rPr>
          <w:rFonts w:cs="Arial"/>
          <w:highlight w:val="yellow"/>
        </w:rPr>
      </w:pPr>
      <w:r>
        <w:rPr>
          <w:rFonts w:cs="Arial"/>
          <w:highlight w:val="yellow"/>
        </w:rPr>
        <w:t>HSE, Permit-to-Work, Management of Change (MOC), SIMOPS, and other applicable execution requirements.</w:t>
      </w:r>
    </w:p>
    <w:p w14:paraId="49D1D94A" w14:textId="078C7058" w:rsidR="00D66784" w:rsidRPr="00ED1D8A" w:rsidRDefault="00D66784" w:rsidP="0084687B">
      <w:pPr>
        <w:pStyle w:val="Paragraph"/>
        <w:numPr>
          <w:ilvl w:val="0"/>
          <w:numId w:val="8"/>
        </w:numPr>
        <w:spacing w:line="360" w:lineRule="auto"/>
        <w:rPr>
          <w:rFonts w:cs="Arial"/>
        </w:rPr>
      </w:pPr>
      <w:r>
        <w:rPr>
          <w:rFonts w:cs="Arial"/>
        </w:rPr>
        <w:t>Any other specific requirement or information that Operations or other departments need to know.</w:t>
      </w:r>
      <w:commentRangeEnd w:id="372"/>
      <w:r>
        <w:rPr>
          <w:rStyle w:val="CommentReference"/>
          <w:rFonts w:cs="Arial"/>
          <w:sz w:val="20"/>
          <w:szCs w:val="20"/>
        </w:rPr>
        <w:commentReference w:id="372"/>
      </w:r>
      <w:commentRangeEnd w:id="373"/>
      <w:r>
        <w:rPr>
          <w:rStyle w:val="CommentReference"/>
          <w:rFonts w:cs="Arial"/>
          <w:sz w:val="20"/>
          <w:szCs w:val="20"/>
        </w:rPr>
        <w:commentReference w:id="373"/>
      </w:r>
      <w:commentRangeEnd w:id="374"/>
      <w:r>
        <w:rPr>
          <w:rStyle w:val="CommentReference"/>
          <w:rFonts w:cs="Arial"/>
          <w:sz w:val="20"/>
          <w:szCs w:val="20"/>
        </w:rPr>
        <w:commentReference w:id="374"/>
      </w:r>
    </w:p>
    <w:p w14:paraId="217E0883" w14:textId="204BDD45" w:rsidR="00B76D41" w:rsidRDefault="0084687B" w:rsidP="0084687B">
      <w:pPr>
        <w:spacing w:after="120" w:line="360" w:lineRule="auto"/>
        <w:ind w:left="1080"/>
        <w:rPr>
          <w:rFonts w:cs="Arial"/>
        </w:rPr>
      </w:pPr>
      <w:r>
        <w:rPr>
          <w:rFonts w:cs="Arial"/>
        </w:rPr>
        <w:t>Criteria for other functions (non-field operations) may include factors such as required work manhours, availability of specialists, service contract readiness, defined start and end dates, and the anticipated duration of the activities.</w:t>
      </w:r>
    </w:p>
    <w:p w14:paraId="418CA6EA" w14:textId="542FFE9B" w:rsidR="005F27B2" w:rsidRPr="00FC721A" w:rsidRDefault="005F27B2" w:rsidP="005F27B2">
      <w:pPr>
        <w:pStyle w:val="Heading2"/>
        <w:spacing w:line="360" w:lineRule="auto"/>
        <w:rPr>
          <w:rFonts w:cs="Arial"/>
          <w:highlight w:val="yellow"/>
        </w:rPr>
      </w:pPr>
      <w:bookmarkStart w:id="375" w:name="_Toc235450973"/>
      <w:r>
        <w:rPr>
          <w:rFonts w:cs="Arial"/>
          <w:highlight w:val="yellow"/>
        </w:rPr>
        <w:t xml:space="preserve">7-Day (7D) Plan</w:t>
      </w:r>
      <w:bookmarkEnd w:id="375"/>
    </w:p>
    <w:p w14:paraId="51EF4A89" w14:textId="30BF9A43" w:rsidR="0071314C" w:rsidRDefault="0071314C" w:rsidP="0071314C">
      <w:pPr>
        <w:pStyle w:val="Paragraph"/>
        <w:spacing w:line="360" w:lineRule="auto"/>
        <w:rPr>
          <w:rFonts w:cs="Arial"/>
          <w:lang w:val="en-AU"/>
        </w:rPr>
      </w:pPr>
      <w:r>
        <w:rPr>
          <w:rFonts w:cs="Arial"/>
          <w:lang w:val="en-AU"/>
        </w:rPr>
        <w:t xml:space="preserve">The 7-Day (7D) Plan (or sometimes mentioned as Plan Control) shall be maintained as the detailed weekly execution control plan for activities scheduled within the current execution week. Throughout the execution period, the plan shall be updated to reflect actual progress, resource utilization, operational constraints, activity status, and other information required to support daily coordination and decision-making.</w:t>
      </w:r>
    </w:p>
    <w:p w14:paraId="174980A9" w14:textId="5E0A2098" w:rsidR="000918F3" w:rsidRPr="00ED1D8A" w:rsidRDefault="000918F3" w:rsidP="000918F3">
      <w:pPr>
        <w:pStyle w:val="Paragraph"/>
        <w:spacing w:after="0" w:line="360" w:lineRule="auto"/>
        <w:rPr>
          <w:rFonts w:cs="Arial"/>
          <w:highlight w:val="yellow"/>
          <w:lang w:val="en-AU"/>
        </w:rPr>
      </w:pPr>
      <w:commentRangeStart w:id="376"/>
      <w:commentRangeStart w:id="377"/>
      <w:r>
        <w:rPr>
          <w:rFonts w:cs="Arial"/>
          <w:highlight w:val="yellow"/>
        </w:rPr>
        <w:t xml:space="preserve">Activities in the 7D Plan should typically include detail for the following: </w:t>
      </w:r>
      <w:commentRangeEnd w:id="376"/>
      <w:r>
        <w:rPr>
          <w:rStyle w:val="CommentReference"/>
          <w:rFonts w:cs="Arial"/>
          <w:sz w:val="20"/>
          <w:szCs w:val="20"/>
          <w:highlight w:val="yellow"/>
          <w:lang w:val="en-AU"/>
        </w:rPr>
        <w:commentReference w:id="376"/>
      </w:r>
      <w:commentRangeEnd w:id="377"/>
      <w:r>
        <w:rPr>
          <w:rStyle w:val="CommentReference"/>
          <w:rFonts w:cs="Arial"/>
          <w:sz w:val="20"/>
          <w:szCs w:val="20"/>
          <w:highlight w:val="yellow"/>
          <w:lang w:val="en-AU"/>
        </w:rPr>
        <w:commentReference w:id="377"/>
      </w:r>
    </w:p>
    <w:p w14:paraId="79D98C56" w14:textId="77777777" w:rsidR="000918F3" w:rsidRPr="00ED1D8A" w:rsidRDefault="000918F3" w:rsidP="00380C48">
      <w:pPr>
        <w:pStyle w:val="Paragraph"/>
        <w:numPr>
          <w:ilvl w:val="0"/>
          <w:numId w:val="91"/>
        </w:numPr>
        <w:spacing w:after="0" w:line="360" w:lineRule="auto"/>
        <w:rPr>
          <w:rFonts w:cs="Arial"/>
          <w:highlight w:val="yellow"/>
        </w:rPr>
      </w:pPr>
      <w:r>
        <w:rPr>
          <w:rFonts w:cs="Arial"/>
          <w:highlight w:val="yellow"/>
        </w:rPr>
        <w:t>Activity number.</w:t>
      </w:r>
    </w:p>
    <w:p w14:paraId="29E9C13F" w14:textId="2EE02379" w:rsidR="000918F3" w:rsidRPr="00ED1D8A" w:rsidRDefault="000918F3" w:rsidP="00380C48">
      <w:pPr>
        <w:pStyle w:val="Paragraph"/>
        <w:numPr>
          <w:ilvl w:val="0"/>
          <w:numId w:val="91"/>
        </w:numPr>
        <w:spacing w:after="0" w:line="360" w:lineRule="auto"/>
        <w:rPr>
          <w:rFonts w:cs="Arial"/>
          <w:highlight w:val="yellow"/>
        </w:rPr>
      </w:pPr>
      <w:r>
        <w:rPr>
          <w:rFonts w:cs="Arial"/>
          <w:highlight w:val="yellow"/>
        </w:rPr>
        <w:t xml:space="preserve">Activity description and scope of work.</w:t>
      </w:r>
    </w:p>
    <w:p w14:paraId="07A74710" w14:textId="67BDA7DB" w:rsidR="000918F3" w:rsidRPr="00ED1D8A" w:rsidRDefault="000918F3" w:rsidP="00380C48">
      <w:pPr>
        <w:pStyle w:val="H2Bullet"/>
        <w:numPr>
          <w:ilvl w:val="0"/>
          <w:numId w:val="91"/>
        </w:numPr>
        <w:spacing w:after="0" w:line="360" w:lineRule="auto"/>
        <w:jc w:val="both"/>
        <w:rPr>
          <w:sz w:val="20"/>
          <w:szCs w:val="20"/>
          <w:highlight w:val="yellow"/>
        </w:rPr>
      </w:pPr>
      <w:r>
        <w:rPr>
          <w:sz w:val="20"/>
          <w:szCs w:val="20"/>
          <w:highlight w:val="yellow"/>
        </w:rPr>
        <w:t xml:space="preserve">Main Work SAP or Cost Centre, as applicable</w:t>
      </w:r>
    </w:p>
    <w:p w14:paraId="3FA36DB5" w14:textId="2249EFA7" w:rsidR="00677312" w:rsidRPr="00801D77" w:rsidRDefault="00677312" w:rsidP="00380C48">
      <w:pPr>
        <w:pStyle w:val="H2Bullet"/>
        <w:numPr>
          <w:ilvl w:val="0"/>
          <w:numId w:val="91"/>
        </w:numPr>
        <w:spacing w:after="0" w:line="360" w:lineRule="auto"/>
        <w:rPr>
          <w:sz w:val="20"/>
          <w:szCs w:val="20"/>
          <w:highlight w:val="yellow"/>
        </w:rPr>
      </w:pPr>
      <w:r>
        <w:rPr>
          <w:sz w:val="20"/>
          <w:szCs w:val="20"/>
          <w:highlight w:val="yellow"/>
        </w:rPr>
        <w:t>Planned execution date, daily activity sequence, and scheduled execution duration.</w:t>
      </w:r>
    </w:p>
    <w:p w14:paraId="24ED7560" w14:textId="3B18C0A6" w:rsidR="00BA6F4A" w:rsidRPr="00801D77" w:rsidRDefault="00BA6F4A" w:rsidP="00380C48">
      <w:pPr>
        <w:pStyle w:val="H2Bullet"/>
        <w:numPr>
          <w:ilvl w:val="0"/>
          <w:numId w:val="91"/>
        </w:numPr>
        <w:spacing w:after="0" w:line="360" w:lineRule="auto"/>
        <w:rPr>
          <w:sz w:val="20"/>
          <w:szCs w:val="20"/>
          <w:highlight w:val="yellow"/>
        </w:rPr>
      </w:pPr>
      <w:r>
        <w:rPr>
          <w:sz w:val="20"/>
          <w:szCs w:val="20"/>
          <w:highlight w:val="yellow"/>
        </w:rPr>
        <w:t>Responsible execution supervisor, Job Owner, or field representative.</w:t>
      </w:r>
    </w:p>
    <w:p w14:paraId="5DD0F9D3" w14:textId="3886DAFD" w:rsidR="000918F3" w:rsidRPr="00801D77" w:rsidRDefault="00677312" w:rsidP="00380C48">
      <w:pPr>
        <w:pStyle w:val="H2Bullet"/>
        <w:numPr>
          <w:ilvl w:val="0"/>
          <w:numId w:val="91"/>
        </w:numPr>
        <w:spacing w:after="0" w:line="360" w:lineRule="auto"/>
        <w:rPr>
          <w:sz w:val="20"/>
          <w:szCs w:val="20"/>
          <w:highlight w:val="yellow"/>
        </w:rPr>
      </w:pPr>
      <w:r>
        <w:rPr>
          <w:sz w:val="20"/>
          <w:szCs w:val="20"/>
          <w:highlight w:val="yellow"/>
        </w:rPr>
        <w:lastRenderedPageBreak/>
        <w:t xml:space="preserve">Functional and execution location, including the applicable facility, platforms, or work area where the activity currently (or will be) performed.</w:t>
      </w:r>
    </w:p>
    <w:p w14:paraId="77B557B8" w14:textId="0C260848" w:rsidR="00375B24" w:rsidRPr="00801D77" w:rsidRDefault="00375B24" w:rsidP="00380C48">
      <w:pPr>
        <w:pStyle w:val="H2Bullet"/>
        <w:numPr>
          <w:ilvl w:val="0"/>
          <w:numId w:val="91"/>
        </w:numPr>
        <w:spacing w:after="0" w:line="360" w:lineRule="auto"/>
        <w:rPr>
          <w:sz w:val="20"/>
          <w:szCs w:val="20"/>
          <w:highlight w:val="yellow"/>
        </w:rPr>
      </w:pPr>
      <w:r>
        <w:rPr>
          <w:sz w:val="20"/>
          <w:szCs w:val="20"/>
          <w:highlight w:val="yellow"/>
        </w:rPr>
        <w:t>Task assignment and execution status, including:</w:t>
      </w:r>
    </w:p>
    <w:p w14:paraId="1A460611" w14:textId="28AE2F9D" w:rsidR="00375B24" w:rsidRPr="00801D77" w:rsidRDefault="00F52AC0" w:rsidP="00380C48">
      <w:pPr>
        <w:pStyle w:val="H2Bullet"/>
        <w:numPr>
          <w:ilvl w:val="1"/>
          <w:numId w:val="91"/>
        </w:numPr>
        <w:spacing w:after="0" w:line="360" w:lineRule="auto"/>
        <w:rPr>
          <w:sz w:val="20"/>
          <w:szCs w:val="20"/>
          <w:highlight w:val="yellow"/>
        </w:rPr>
      </w:pPr>
      <w:r>
        <w:rPr>
          <w:sz w:val="20"/>
          <w:szCs w:val="20"/>
          <w:highlight w:val="yellow"/>
        </w:rPr>
        <w:t>assigned personnel;</w:t>
      </w:r>
    </w:p>
    <w:p w14:paraId="29054760" w14:textId="7873145E" w:rsidR="00375B24" w:rsidRPr="00801D77" w:rsidRDefault="003A7961" w:rsidP="00380C48">
      <w:pPr>
        <w:pStyle w:val="H2Bullet"/>
        <w:numPr>
          <w:ilvl w:val="1"/>
          <w:numId w:val="91"/>
        </w:numPr>
        <w:spacing w:after="0" w:line="360" w:lineRule="auto"/>
        <w:rPr>
          <w:sz w:val="20"/>
          <w:szCs w:val="20"/>
          <w:highlight w:val="yellow"/>
        </w:rPr>
      </w:pPr>
      <w:r>
        <w:rPr>
          <w:sz w:val="20"/>
          <w:szCs w:val="20"/>
          <w:highlight w:val="yellow"/>
        </w:rPr>
        <w:t xml:space="preserve">responsible organizations (MEPG/Medco, contractors, suppliers, specialist support);</w:t>
      </w:r>
    </w:p>
    <w:p w14:paraId="5A518806" w14:textId="0985C8DA" w:rsidR="00ED61AE" w:rsidRPr="00801D77" w:rsidRDefault="00ED61AE" w:rsidP="00380C48">
      <w:pPr>
        <w:pStyle w:val="H2Bullet"/>
        <w:numPr>
          <w:ilvl w:val="1"/>
          <w:numId w:val="91"/>
        </w:numPr>
        <w:spacing w:after="0" w:line="360" w:lineRule="auto"/>
        <w:rPr>
          <w:sz w:val="20"/>
          <w:szCs w:val="20"/>
          <w:highlight w:val="yellow"/>
        </w:rPr>
      </w:pPr>
      <w:r>
        <w:rPr>
          <w:sz w:val="20"/>
          <w:szCs w:val="20"/>
          <w:highlight w:val="yellow"/>
        </w:rPr>
        <w:t>current work status (Planned, In Progress, Deferred, or Cancelled);</w:t>
      </w:r>
    </w:p>
    <w:p w14:paraId="2F197135" w14:textId="3222F6B1" w:rsidR="00ED61AE" w:rsidRPr="00ED1D8A" w:rsidRDefault="00ED61AE" w:rsidP="00380C48">
      <w:pPr>
        <w:pStyle w:val="H2Bullet"/>
        <w:numPr>
          <w:ilvl w:val="1"/>
          <w:numId w:val="91"/>
        </w:numPr>
        <w:spacing w:after="0" w:line="360" w:lineRule="auto"/>
        <w:rPr>
          <w:sz w:val="20"/>
          <w:szCs w:val="20"/>
          <w:highlight w:val="yellow"/>
        </w:rPr>
      </w:pPr>
      <w:r>
        <w:rPr>
          <w:sz w:val="20"/>
          <w:szCs w:val="20"/>
          <w:highlight w:val="yellow"/>
        </w:rPr>
        <w:t xml:space="preserve">summary of completed work, remaining work and overall progress.</w:t>
      </w:r>
    </w:p>
    <w:p w14:paraId="6BBE0610" w14:textId="5D83704B" w:rsidR="000918F3" w:rsidRPr="00ED1D8A" w:rsidRDefault="00A54388" w:rsidP="00380C48">
      <w:pPr>
        <w:pStyle w:val="H2Bullet"/>
        <w:numPr>
          <w:ilvl w:val="0"/>
          <w:numId w:val="91"/>
        </w:numPr>
        <w:spacing w:after="0" w:line="360" w:lineRule="auto"/>
        <w:jc w:val="both"/>
        <w:rPr>
          <w:sz w:val="20"/>
          <w:szCs w:val="20"/>
          <w:highlight w:val="yellow"/>
        </w:rPr>
      </w:pPr>
      <w:r>
        <w:rPr>
          <w:sz w:val="20"/>
          <w:szCs w:val="20"/>
          <w:highlight w:val="yellow"/>
        </w:rPr>
        <w:t>Operational support, equipment, and service utilization, including the planned or actual uses of cranes, scaffolding, lifting equipment, vehicles, boats, permits, temporary facilities, and other site support services.</w:t>
      </w:r>
    </w:p>
    <w:p w14:paraId="73FB9330" w14:textId="07159E44" w:rsidR="000918F3" w:rsidRPr="00ED1D8A" w:rsidRDefault="00ED61AE" w:rsidP="00380C48">
      <w:pPr>
        <w:pStyle w:val="Paragraph"/>
        <w:numPr>
          <w:ilvl w:val="0"/>
          <w:numId w:val="91"/>
        </w:numPr>
        <w:spacing w:after="0" w:line="360" w:lineRule="auto"/>
        <w:rPr>
          <w:rFonts w:cs="Arial"/>
          <w:highlight w:val="yellow"/>
        </w:rPr>
      </w:pPr>
      <w:r>
        <w:rPr>
          <w:rFonts w:cs="Arial"/>
          <w:highlight w:val="yellow"/>
        </w:rPr>
        <w:t xml:space="preserve">SIMOPS coordination, operational interfaces, daily coordination requirements, and other worksite conflicts, all documented also with their resolutions </w:t>
      </w:r>
    </w:p>
    <w:p w14:paraId="1525A6B8" w14:textId="4541956D" w:rsidR="00936715" w:rsidRPr="00801D77" w:rsidRDefault="00936715" w:rsidP="00380C48">
      <w:pPr>
        <w:pStyle w:val="Paragraph"/>
        <w:numPr>
          <w:ilvl w:val="0"/>
          <w:numId w:val="91"/>
        </w:numPr>
        <w:spacing w:after="0" w:line="360" w:lineRule="auto"/>
        <w:rPr>
          <w:rFonts w:cs="Arial"/>
          <w:highlight w:val="yellow"/>
        </w:rPr>
      </w:pPr>
      <w:r>
        <w:rPr>
          <w:rFonts w:cs="Arial"/>
          <w:highlight w:val="yellow"/>
        </w:rPr>
        <w:t>HSE execution status, including incidents, near misses, stop-work events, safety observations, environmental events, or other HSE matters requiring reporting or follow-up.</w:t>
      </w:r>
    </w:p>
    <w:p w14:paraId="33F3D72F" w14:textId="241AFB97" w:rsidR="00936715" w:rsidRPr="00801D77" w:rsidRDefault="00936715" w:rsidP="00380C48">
      <w:pPr>
        <w:pStyle w:val="Paragraph"/>
        <w:numPr>
          <w:ilvl w:val="0"/>
          <w:numId w:val="91"/>
        </w:numPr>
        <w:spacing w:after="0" w:line="360" w:lineRule="auto"/>
        <w:rPr>
          <w:rFonts w:cs="Arial"/>
          <w:highlight w:val="yellow"/>
        </w:rPr>
      </w:pPr>
      <w:r>
        <w:rPr>
          <w:rFonts w:cs="Arial"/>
          <w:highlight w:val="yellow"/>
        </w:rPr>
        <w:t>Outstanding constraints, equipment issues, material availability, logistics, contractor performance, corrective actions, and other follow-up items affecting execution.</w:t>
      </w:r>
    </w:p>
    <w:p w14:paraId="4B7EC563" w14:textId="641C7266" w:rsidR="00AB6B52" w:rsidRPr="00801D77" w:rsidRDefault="00380C48" w:rsidP="00380C48">
      <w:pPr>
        <w:pStyle w:val="Paragraph"/>
        <w:numPr>
          <w:ilvl w:val="0"/>
          <w:numId w:val="91"/>
        </w:numPr>
        <w:spacing w:after="0" w:line="360" w:lineRule="auto"/>
        <w:rPr>
          <w:rFonts w:cs="Arial"/>
          <w:highlight w:val="yellow"/>
        </w:rPr>
      </w:pPr>
      <w:r>
        <w:rPr>
          <w:rFonts w:cs="Arial"/>
          <w:highlight w:val="yellow"/>
        </w:rPr>
        <w:t>Any activity status changes requiring escalation through the applicable break-in or change control process.</w:t>
      </w:r>
    </w:p>
    <w:p w14:paraId="03965CF2" w14:textId="67308582" w:rsidR="000918F3" w:rsidRPr="00ED1D8A" w:rsidRDefault="000918F3" w:rsidP="00380C48">
      <w:pPr>
        <w:pStyle w:val="Paragraph"/>
        <w:numPr>
          <w:ilvl w:val="0"/>
          <w:numId w:val="91"/>
        </w:numPr>
        <w:spacing w:after="0" w:line="360" w:lineRule="auto"/>
        <w:rPr>
          <w:rFonts w:cs="Arial"/>
          <w:highlight w:val="yellow"/>
        </w:rPr>
      </w:pPr>
      <w:r>
        <w:rPr>
          <w:rFonts w:cs="Arial"/>
          <w:highlight w:val="yellow"/>
        </w:rPr>
        <w:t xml:space="preserve">Any other specific information required to support safe, coordinated, and effective field operations.</w:t>
      </w:r>
    </w:p>
    <w:p w14:paraId="3DF29580" w14:textId="60A70686" w:rsidR="00380C48" w:rsidRPr="00380C48" w:rsidRDefault="00380C48" w:rsidP="00380C48">
      <w:pPr>
        <w:pStyle w:val="Paragraph"/>
        <w:spacing w:line="360" w:lineRule="auto"/>
        <w:rPr>
          <w:rFonts w:cs="Arial"/>
          <w:lang w:val="en-AU"/>
        </w:rPr>
      </w:pPr>
      <w:r>
        <w:rPr>
          <w:rFonts w:cs="Arial"/>
          <w:lang w:val="en-AU"/>
        </w:rPr>
        <w:t xml:space="preserve">The responsible planners, supervisors, Job Owners, and activity owners shall maintain the execution status of activities throughout the execution week. Progress updates, resource and equipment utilization, HSE performance, operational constraint, and other execution information as specified above shall be recorded to support execution control and cross-functional coordination.</w:t>
      </w:r>
    </w:p>
    <w:p w14:paraId="7D880011" w14:textId="1C87987E" w:rsidR="000918F3" w:rsidRDefault="00380C48" w:rsidP="00B62FF8">
      <w:pPr>
        <w:pStyle w:val="Paragraph"/>
        <w:spacing w:line="360" w:lineRule="auto"/>
        <w:rPr>
          <w:rFonts w:cs="Arial"/>
          <w:lang w:val="en-AU"/>
        </w:rPr>
      </w:pPr>
      <w:r>
        <w:rPr>
          <w:rFonts w:cs="Arial"/>
          <w:lang w:val="en-AU"/>
        </w:rPr>
        <w:t xml:space="preserve">Unexecuted or deferred activities shall be reviewed together with the respective Job Owner or Activity Owner to determine the appropriate follow-up action, including potentially rescheduling into subsequent planning periods where applicable. Execution performance, HSE observations, major constraints, and lessons learned shall be documented and communicated to the respective </w:t>
      </w:r>
      <w:r>
        <w:rPr>
          <w:rFonts w:cs="Arial"/>
          <w:i/>
          <w:iCs/>
          <w:lang w:val="en-AU"/>
        </w:rPr>
        <w:t xml:space="preserve">Planning Focal Point </w:t>
      </w:r>
      <w:r>
        <w:rPr>
          <w:rFonts w:cs="Arial"/>
          <w:lang w:val="en-AU"/>
        </w:rPr>
        <w:t>and</w:t>
      </w:r>
      <w:r>
        <w:rPr>
          <w:rFonts w:cs="Arial"/>
          <w:i/>
          <w:iCs/>
          <w:lang w:val="en-AU"/>
        </w:rPr>
        <w:t xml:space="preserve"> Planning Administrator</w:t>
      </w:r>
      <w:r>
        <w:rPr>
          <w:rFonts w:cs="Arial"/>
          <w:lang w:val="en-AU"/>
        </w:rPr>
        <w:t xml:space="preserve"> to support planning performance monitoring, continuous improvement, subsequent planning cycles.</w:t>
      </w:r>
    </w:p>
    <w:p w14:paraId="217E0884" w14:textId="77777777" w:rsidR="003A7699" w:rsidRPr="00ED1D8A" w:rsidRDefault="003A7699" w:rsidP="00BD290E">
      <w:pPr>
        <w:pStyle w:val="Heading2"/>
        <w:spacing w:before="0" w:after="0" w:line="360" w:lineRule="auto"/>
        <w:rPr>
          <w:rFonts w:cs="Arial"/>
        </w:rPr>
      </w:pPr>
      <w:bookmarkStart w:id="378" w:name="_Toc196309702"/>
      <w:bookmarkStart w:id="379" w:name="_Toc235450974"/>
      <w:r>
        <w:rPr>
          <w:rFonts w:cs="Arial"/>
        </w:rPr>
        <w:t>Gate Review Criteria</w:t>
      </w:r>
      <w:bookmarkEnd w:id="378"/>
      <w:bookmarkEnd w:id="379"/>
      <w:r>
        <w:rPr>
          <w:rFonts w:cs="Arial"/>
        </w:rPr>
        <w:t xml:space="preserve"> </w:t>
      </w:r>
    </w:p>
    <w:p w14:paraId="37A4EC0E" w14:textId="2BA1A8C1" w:rsidR="0084687B" w:rsidRPr="00ED1D8A" w:rsidRDefault="0084687B" w:rsidP="00BD290E">
      <w:pPr>
        <w:spacing w:line="360" w:lineRule="auto"/>
        <w:ind w:left="1080"/>
        <w:rPr>
          <w:rFonts w:cs="Arial"/>
        </w:rPr>
      </w:pPr>
      <w:r>
        <w:rPr>
          <w:rFonts w:cs="Arial"/>
        </w:rPr>
        <w:t>Sheltering losses resulting from inefficient planning is achieved by ensuring high-quality planning that supports thorough analysis and integration. Two key gate reviews are implemented:</w:t>
      </w:r>
    </w:p>
    <w:p w14:paraId="4227E568" w14:textId="01CE8A4C" w:rsidR="0084687B" w:rsidRPr="00ED1D8A" w:rsidRDefault="0084687B">
      <w:pPr>
        <w:numPr>
          <w:ilvl w:val="0"/>
          <w:numId w:val="29"/>
        </w:numPr>
        <w:spacing w:line="360" w:lineRule="auto"/>
        <w:rPr>
          <w:rFonts w:cs="Arial"/>
        </w:rPr>
      </w:pPr>
      <w:r>
        <w:rPr>
          <w:rFonts w:cs="Arial"/>
          <w:b/>
          <w:bCs/>
        </w:rPr>
        <w:t>Sufficiency of Information Review:</w:t>
      </w:r>
      <w:r>
        <w:rPr>
          <w:rFonts w:cs="Arial"/>
        </w:rPr>
        <w:t xml:space="preserve"> This step ensures that adequate and accurate information is entered into the plan. If the information provided is insufficient, planners must </w:t>
        <w:lastRenderedPageBreak/>
        <w:t xml:space="preserve">obtain additional details from the job owner. Typical information required is outlined in Appendix D.</w:t>
      </w:r>
    </w:p>
    <w:p w14:paraId="1B60AB8E" w14:textId="2DE48D6A" w:rsidR="0084687B" w:rsidRPr="00ED1D8A" w:rsidRDefault="0084687B">
      <w:pPr>
        <w:numPr>
          <w:ilvl w:val="0"/>
          <w:numId w:val="29"/>
        </w:numPr>
        <w:spacing w:after="120" w:line="360" w:lineRule="auto"/>
        <w:rPr>
          <w:rFonts w:cs="Arial"/>
          <w:highlight w:val="yellow"/>
        </w:rPr>
      </w:pPr>
      <w:r>
        <w:rPr>
          <w:rFonts w:cs="Arial"/>
          <w:b/>
          <w:bCs/>
        </w:rPr>
        <w:t>Readiness Gate Review</w:t>
      </w:r>
      <w:r>
        <w:rPr>
          <w:rFonts w:cs="Arial"/>
        </w:rPr>
        <w:t xml:space="preserve">: This review assesses whether an activity is prepared for progression through the planning horizons and into the execution. It applies progressively detailed list to the </w:t>
      </w:r>
      <w:r>
        <w:rPr>
          <w:rFonts w:cs="Arial"/>
          <w:highlight w:val="yellow"/>
        </w:rPr>
        <w:t xml:space="preserve">90D and 30D planning horizons, with final execution coordination confirmed at the 7D plan. Activities failing to meet the readiness criteria will not proceed to execution.</w:t>
      </w:r>
    </w:p>
    <w:p w14:paraId="72138828" w14:textId="40FD0166" w:rsidR="00A17A31" w:rsidRPr="00ED1D8A" w:rsidRDefault="00A17A31" w:rsidP="00BD290E">
      <w:pPr>
        <w:pStyle w:val="Heading3"/>
        <w:spacing w:before="0" w:after="0" w:line="360" w:lineRule="auto"/>
        <w:rPr>
          <w:rFonts w:cs="Arial"/>
          <w:color w:val="000000"/>
          <w:highlight w:val="yellow"/>
        </w:rPr>
      </w:pPr>
      <w:r>
        <w:rPr>
          <w:rFonts w:cs="Arial"/>
          <w:color w:val="000000"/>
          <w:highlight w:val="yellow"/>
        </w:rPr>
        <w:t>Gate Definitions</w:t>
      </w:r>
    </w:p>
    <w:p w14:paraId="56A2814C" w14:textId="465A44BB" w:rsidR="003C1A07" w:rsidRDefault="003C1A07" w:rsidP="00A17A31">
      <w:pPr>
        <w:spacing w:line="360" w:lineRule="auto"/>
        <w:ind w:left="1080"/>
        <w:rPr>
          <w:rFonts w:cs="Arial"/>
          <w:highlight w:val="yellow"/>
        </w:rPr>
      </w:pPr>
      <w:r>
        <w:rPr>
          <w:rFonts w:cs="Arial"/>
          <w:highlight w:val="yellow"/>
        </w:rPr>
        <w:t>The operational planning horizons progress through three sequential approval gates. Each gate has a defined approver, a defined meaning, and a defined limit on what its approval does and does not authorize.</w:t>
      </w:r>
    </w:p>
    <w:p w14:paraId="498AB6F9" w14:textId="114C299F" w:rsidR="00710840" w:rsidRPr="00710840" w:rsidRDefault="00710840" w:rsidP="00ED1D8A">
      <w:pPr>
        <w:pStyle w:val="ListParagraph"/>
        <w:numPr>
          <w:ilvl w:val="0"/>
          <w:numId w:val="92"/>
        </w:numPr>
        <w:spacing w:line="360" w:lineRule="auto"/>
        <w:ind w:left="1440"/>
        <w:rPr>
          <w:highlight w:val="yellow"/>
        </w:rPr>
      </w:pPr>
      <w:r>
        <w:rPr>
          <w:b/>
          <w:bCs/>
          <w:highlight w:val="yellow"/>
        </w:rPr>
        <w:t xml:space="preserve">Gate 1: 90D Plan Approval.</w:t>
      </w:r>
      <w:r>
        <w:rPr>
          <w:highlight w:val="yellow"/>
        </w:rPr>
        <w:t xml:space="preserve"> Formal approval of the 90-Day Plan by the VP Operations, confirming alignment with operational priorities, capacity outlook, and risk &amp; mitigation plan. Gate 1 authorizes activities to proceed into detailed readiness validation and preparation but does not constitute execution commitment. Activities approved at Gate 1 are classified as </w:t>
      </w:r>
      <w:r>
        <w:rPr>
          <w:i/>
          <w:iCs/>
          <w:highlight w:val="yellow"/>
        </w:rPr>
        <w:t>Planning Candidates</w:t>
      </w:r>
      <w:r>
        <w:rPr>
          <w:highlight w:val="yellow"/>
        </w:rPr>
        <w:t xml:space="preserve"> only. </w:t>
      </w:r>
    </w:p>
    <w:p w14:paraId="699A5688" w14:textId="239C8C42" w:rsidR="00710840" w:rsidRPr="00710840" w:rsidRDefault="00710840" w:rsidP="00ED1D8A">
      <w:pPr>
        <w:pStyle w:val="ListParagraph"/>
        <w:numPr>
          <w:ilvl w:val="0"/>
          <w:numId w:val="92"/>
        </w:numPr>
        <w:spacing w:line="360" w:lineRule="auto"/>
        <w:ind w:left="1440"/>
        <w:rPr>
          <w:highlight w:val="yellow"/>
        </w:rPr>
      </w:pPr>
      <w:r>
        <w:rPr>
          <w:b/>
          <w:bCs/>
          <w:highlight w:val="yellow"/>
        </w:rPr>
        <w:t xml:space="preserve">Gate 2: 30D Plan Approval (Execution Commitment).</w:t>
      </w:r>
      <w:r>
        <w:rPr>
          <w:highlight w:val="yellow"/>
        </w:rPr>
        <w:t xml:space="preserve"> Formal approval of the 30-Day Plan by the Operations Installation Manager (OIM) for plant-based activities and/or the Offsite &amp; Support Services Corridor Manager (OM) for offsite-based activities, confirming that activities have passed readiness validation and are committed for execution. Gate 2 establishes execution commitment by declaring </w:t>
      </w:r>
      <w:r>
        <w:rPr>
          <w:i/>
          <w:iCs/>
          <w:highlight w:val="yellow"/>
        </w:rPr>
        <w:t>Frozen</w:t>
      </w:r>
      <w:r>
        <w:rPr>
          <w:highlight w:val="yellow"/>
        </w:rPr>
        <w:t xml:space="preserve"> activities. Any change to activities after Gate 2’s approval requires an approved break-in process. </w:t>
      </w:r>
    </w:p>
    <w:p w14:paraId="7DFADA68" w14:textId="1C6D0387" w:rsidR="00196186" w:rsidRPr="00710840" w:rsidRDefault="00710840" w:rsidP="00ED1D8A">
      <w:pPr>
        <w:pStyle w:val="ListParagraph"/>
        <w:numPr>
          <w:ilvl w:val="0"/>
          <w:numId w:val="92"/>
        </w:numPr>
        <w:spacing w:line="360" w:lineRule="auto"/>
        <w:ind w:left="1440"/>
        <w:rPr>
          <w:highlight w:val="yellow"/>
        </w:rPr>
      </w:pPr>
      <w:r>
        <w:rPr>
          <w:b/>
          <w:bCs/>
          <w:highlight w:val="yellow"/>
        </w:rPr>
        <w:t xml:space="preserve">Gate 3: 7D Plan Authorization.</w:t>
      </w:r>
      <w:r>
        <w:rPr>
          <w:highlight w:val="yellow"/>
        </w:rPr>
        <w:t xml:space="preserve"> Formal authorization of the 7D Plan by the Superintendent, confirming final readiness, site coordination, SIMOPS alignment, and execution sequencing for the approved Frozen activities. Gate 3 authorizes controlled day-to-day execution within the </w:t>
      </w:r>
      <w:r>
        <w:rPr>
          <w:i/>
          <w:iCs/>
          <w:highlight w:val="yellow"/>
        </w:rPr>
        <w:t>Frozen</w:t>
      </w:r>
      <w:r>
        <w:rPr>
          <w:highlight w:val="yellow"/>
        </w:rPr>
        <w:t xml:space="preserve"> execution window and does not permit scope changes, method changes, or addition of new activities outside the approved 30D Plan.</w:t>
      </w:r>
    </w:p>
    <w:p w14:paraId="677AC269" w14:textId="77777777" w:rsidR="00A17A31" w:rsidRPr="00ED1D8A" w:rsidRDefault="00A17A31" w:rsidP="00ED1D8A">
      <w:pPr>
        <w:rPr>
          <w:highlight w:val="yellow"/>
        </w:rPr>
      </w:pPr>
    </w:p>
    <w:p w14:paraId="217E0889" w14:textId="13886190" w:rsidR="00E16566" w:rsidRPr="00ED1D8A" w:rsidRDefault="00E16566" w:rsidP="00BD290E">
      <w:pPr>
        <w:pStyle w:val="Heading3"/>
        <w:spacing w:before="0" w:after="0" w:line="360" w:lineRule="auto"/>
        <w:rPr>
          <w:rFonts w:cs="Arial"/>
          <w:color w:val="000000"/>
          <w:highlight w:val="yellow"/>
        </w:rPr>
      </w:pPr>
      <w:r>
        <w:rPr>
          <w:rFonts w:cs="Arial"/>
          <w:color w:val="000000"/>
          <w:highlight w:val="yellow"/>
        </w:rPr>
        <w:t xml:space="preserve">Gate Requirement for 90 Day (90D) plan</w:t>
      </w:r>
    </w:p>
    <w:p w14:paraId="217E088A" w14:textId="305D04BD" w:rsidR="00E16566" w:rsidRPr="00ED1D8A" w:rsidRDefault="00E16566" w:rsidP="00BD290E">
      <w:pPr>
        <w:pStyle w:val="Paragraph"/>
        <w:spacing w:after="0" w:line="360" w:lineRule="auto"/>
        <w:rPr>
          <w:rFonts w:cs="Arial"/>
          <w:color w:val="000000"/>
          <w:highlight w:val="yellow"/>
        </w:rPr>
      </w:pPr>
      <w:r>
        <w:rPr>
          <w:rFonts w:cs="Arial"/>
          <w:color w:val="000000"/>
          <w:highlight w:val="yellow"/>
        </w:rPr>
        <w:t xml:space="preserve">The following are the gate requirements for the activities to be included in the 90D Operations plan:</w:t>
      </w:r>
    </w:p>
    <w:p w14:paraId="217E088B" w14:textId="7B8B8B24" w:rsidR="00E16566" w:rsidRPr="00ED1D8A"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Funding is included in the the Medco LTP/UPD LTP and annual WP&amp;B.</w:t>
      </w:r>
    </w:p>
    <w:p w14:paraId="217E088C" w14:textId="3365E508" w:rsidR="00E16566" w:rsidRPr="00ED1D8A" w:rsidRDefault="00BB084B">
      <w:pPr>
        <w:pStyle w:val="Paragraph"/>
        <w:numPr>
          <w:ilvl w:val="0"/>
          <w:numId w:val="31"/>
        </w:numPr>
        <w:spacing w:after="0" w:line="360" w:lineRule="auto"/>
        <w:rPr>
          <w:rFonts w:cs="Arial"/>
          <w:color w:val="000000"/>
          <w:highlight w:val="yellow"/>
        </w:rPr>
      </w:pPr>
      <w:r>
        <w:rPr>
          <w:rFonts w:cs="Arial"/>
          <w:color w:val="000000"/>
          <w:highlight w:val="yellow"/>
        </w:rPr>
        <w:t xml:space="preserve">Consent to proceed from Partners and internal Medco has been obtained/in-progress.</w:t>
      </w:r>
    </w:p>
    <w:p w14:paraId="217E088D" w14:textId="72D8F42E" w:rsidR="00E16566" w:rsidRPr="00ED1D8A" w:rsidRDefault="00BB084B">
      <w:pPr>
        <w:pStyle w:val="Paragraph"/>
        <w:numPr>
          <w:ilvl w:val="0"/>
          <w:numId w:val="31"/>
        </w:numPr>
        <w:spacing w:after="0" w:line="360" w:lineRule="auto"/>
        <w:rPr>
          <w:rFonts w:cs="Arial"/>
          <w:color w:val="000000"/>
          <w:highlight w:val="yellow"/>
        </w:rPr>
      </w:pPr>
      <w:r>
        <w:rPr>
          <w:rFonts w:cs="Arial"/>
          <w:color w:val="000000"/>
          <w:highlight w:val="yellow"/>
        </w:rPr>
        <w:t>Required permitting has been obtained or is on track for approval.</w:t>
      </w:r>
    </w:p>
    <w:p w14:paraId="217E088E" w14:textId="7E822D4B" w:rsidR="00E16566" w:rsidRPr="00ED1D8A"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Engineering design is sufficiently matured.</w:t>
      </w:r>
    </w:p>
    <w:p w14:paraId="217E088F" w14:textId="081C7CEE" w:rsidR="00E16566" w:rsidRPr="00ED1D8A"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Execution contracts are available.</w:t>
      </w:r>
    </w:p>
    <w:p w14:paraId="217E0890" w14:textId="25BEBBDA" w:rsidR="00E16566" w:rsidRPr="00ED1D8A"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Materials readiness has been confirmed.</w:t>
      </w:r>
    </w:p>
    <w:p w14:paraId="217E0891" w14:textId="2106E34F" w:rsidR="00E16566" w:rsidRPr="00ED1D8A"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Simultaneous Operations (SIMOPS) has been reviewed to avoid site conflict.</w:t>
      </w:r>
    </w:p>
    <w:p w14:paraId="217E0893" w14:textId="567ED658" w:rsidR="00E16566" w:rsidRPr="00ED1D8A" w:rsidRDefault="00E16566">
      <w:pPr>
        <w:pStyle w:val="Paragraph"/>
        <w:numPr>
          <w:ilvl w:val="0"/>
          <w:numId w:val="31"/>
        </w:numPr>
        <w:spacing w:line="360" w:lineRule="auto"/>
        <w:rPr>
          <w:rFonts w:cs="Arial"/>
          <w:color w:val="000000"/>
          <w:highlight w:val="yellow"/>
        </w:rPr>
      </w:pPr>
      <w:r>
        <w:rPr>
          <w:rFonts w:cs="Arial"/>
          <w:color w:val="000000"/>
          <w:highlight w:val="yellow"/>
        </w:rPr>
        <w:t>HSE Mitigation in place.</w:t>
      </w:r>
    </w:p>
    <w:p w14:paraId="217E0894" w14:textId="6254C54D" w:rsidR="003A7699" w:rsidRPr="00ED1D8A" w:rsidRDefault="003A7699" w:rsidP="00BD290E">
      <w:pPr>
        <w:pStyle w:val="Heading3"/>
        <w:spacing w:before="0" w:after="0" w:line="360" w:lineRule="auto"/>
        <w:rPr>
          <w:rFonts w:cs="Arial"/>
          <w:color w:val="000000"/>
          <w:highlight w:val="yellow"/>
        </w:rPr>
      </w:pPr>
      <w:r>
        <w:rPr>
          <w:rFonts w:cs="Arial"/>
          <w:color w:val="000000"/>
          <w:highlight w:val="yellow"/>
        </w:rPr>
        <w:lastRenderedPageBreak/>
        <w:t xml:space="preserve">Gate Requirement for 30 Day (30D) plan</w:t>
      </w:r>
    </w:p>
    <w:p w14:paraId="217E0895" w14:textId="47F15F72" w:rsidR="003A7699" w:rsidRPr="00ED1D8A" w:rsidRDefault="00E37F5E" w:rsidP="00BD290E">
      <w:pPr>
        <w:pStyle w:val="Paragraph"/>
        <w:spacing w:after="0" w:line="360" w:lineRule="auto"/>
        <w:rPr>
          <w:rFonts w:cs="Arial"/>
          <w:color w:val="000000"/>
          <w:highlight w:val="yellow"/>
        </w:rPr>
      </w:pPr>
      <w:r>
        <w:rPr>
          <w:rFonts w:cs="Arial"/>
          <w:color w:val="000000"/>
          <w:highlight w:val="yellow"/>
        </w:rPr>
        <w:t xml:space="preserve">The following are the gate requirements for activities included in the 30D Operations Plan:</w:t>
      </w:r>
    </w:p>
    <w:p w14:paraId="217E0896" w14:textId="2872FC58" w:rsidR="003A7699" w:rsidRPr="00ED1D8A" w:rsidRDefault="00E37F5E">
      <w:pPr>
        <w:pStyle w:val="Paragraph"/>
        <w:numPr>
          <w:ilvl w:val="0"/>
          <w:numId w:val="30"/>
        </w:numPr>
        <w:spacing w:after="0" w:line="360" w:lineRule="auto"/>
        <w:rPr>
          <w:rFonts w:cs="Arial"/>
          <w:color w:val="000000"/>
          <w:highlight w:val="yellow"/>
        </w:rPr>
      </w:pPr>
      <w:r>
        <w:rPr>
          <w:rFonts w:cs="Arial"/>
          <w:color w:val="000000"/>
          <w:highlight w:val="yellow"/>
        </w:rPr>
        <w:t>all necessary materials and tools have been delivered to the site and confirmed to meet the required specifications,</w:t>
      </w:r>
    </w:p>
    <w:p w14:paraId="217E0897" w14:textId="46D62663" w:rsidR="003A7699" w:rsidRPr="00ED1D8A" w:rsidRDefault="005C0495">
      <w:pPr>
        <w:pStyle w:val="Paragraph"/>
        <w:numPr>
          <w:ilvl w:val="0"/>
          <w:numId w:val="30"/>
        </w:numPr>
        <w:spacing w:after="0" w:line="360" w:lineRule="auto"/>
        <w:rPr>
          <w:rFonts w:cs="Arial"/>
          <w:color w:val="000000"/>
          <w:highlight w:val="yellow"/>
        </w:rPr>
      </w:pPr>
      <w:r>
        <w:rPr>
          <w:rFonts w:cs="Arial"/>
          <w:color w:val="000000"/>
          <w:highlight w:val="yellow"/>
        </w:rPr>
        <w:t>the work pack, including procedures, drawings, and other documentation, is complete and has been reviewed or approved,</w:t>
      </w:r>
    </w:p>
    <w:p w14:paraId="217E0898" w14:textId="17F63569" w:rsidR="003A7699" w:rsidRPr="00ED1D8A" w:rsidRDefault="005C0495">
      <w:pPr>
        <w:pStyle w:val="Paragraph"/>
        <w:numPr>
          <w:ilvl w:val="0"/>
          <w:numId w:val="30"/>
        </w:numPr>
        <w:spacing w:after="0" w:line="360" w:lineRule="auto"/>
        <w:rPr>
          <w:rFonts w:cs="Arial"/>
          <w:highlight w:val="yellow"/>
        </w:rPr>
      </w:pPr>
      <w:r>
        <w:rPr>
          <w:rFonts w:cs="Arial"/>
          <w:highlight w:val="yellow"/>
        </w:rPr>
        <w:t>internal support resources have been confirmed and meet all HSE requirements for mobilization,</w:t>
      </w:r>
    </w:p>
    <w:p w14:paraId="217E0899" w14:textId="505A734A" w:rsidR="003A7699" w:rsidRPr="00ED1D8A" w:rsidRDefault="005C0495">
      <w:pPr>
        <w:pStyle w:val="Paragraph"/>
        <w:numPr>
          <w:ilvl w:val="0"/>
          <w:numId w:val="30"/>
        </w:numPr>
        <w:spacing w:after="0" w:line="360" w:lineRule="auto"/>
        <w:rPr>
          <w:rFonts w:cs="Arial"/>
          <w:highlight w:val="yellow"/>
        </w:rPr>
      </w:pPr>
      <w:r>
        <w:rPr>
          <w:rFonts w:cs="Arial"/>
          <w:highlight w:val="yellow"/>
        </w:rPr>
        <w:t>the specialist vendor has been contacted and has provided a commitment, including personnel details, schedule, and mobilization date,</w:t>
      </w:r>
    </w:p>
    <w:p w14:paraId="217E089C" w14:textId="2D73F34B" w:rsidR="003A7699" w:rsidRDefault="005C0495">
      <w:pPr>
        <w:pStyle w:val="Paragraph"/>
        <w:numPr>
          <w:ilvl w:val="0"/>
          <w:numId w:val="30"/>
        </w:numPr>
        <w:spacing w:after="240" w:line="360" w:lineRule="auto"/>
        <w:rPr>
          <w:rFonts w:cs="Arial"/>
          <w:highlight w:val="yellow"/>
        </w:rPr>
      </w:pPr>
      <w:r>
        <w:rPr>
          <w:rFonts w:cs="Arial"/>
          <w:highlight w:val="yellow"/>
        </w:rPr>
        <w:t>materials and positions required for stakeholder and government engagement have been confirmed and agreed upon.</w:t>
      </w:r>
    </w:p>
    <w:p w14:paraId="5E67242B" w14:textId="7E91E309" w:rsidR="002D532D" w:rsidRPr="00ED1D8A" w:rsidRDefault="002D532D" w:rsidP="002D532D">
      <w:pPr>
        <w:pStyle w:val="Heading3"/>
        <w:spacing w:before="0" w:after="0" w:line="360" w:lineRule="auto"/>
        <w:rPr>
          <w:rFonts w:cs="Arial"/>
          <w:color w:val="000000"/>
          <w:highlight w:val="yellow"/>
        </w:rPr>
      </w:pPr>
      <w:r>
        <w:rPr>
          <w:rFonts w:cs="Arial"/>
          <w:color w:val="000000"/>
          <w:highlight w:val="yellow"/>
        </w:rPr>
        <w:t xml:space="preserve">Gate Requirement for 7 Day (7D) plan/Plan Control</w:t>
      </w:r>
    </w:p>
    <w:p w14:paraId="35E36CCC" w14:textId="1BBBF0E7" w:rsidR="002D532D" w:rsidRPr="00ED1D8A" w:rsidRDefault="002D532D" w:rsidP="002D532D">
      <w:pPr>
        <w:pStyle w:val="Paragraph"/>
        <w:spacing w:after="0" w:line="360" w:lineRule="auto"/>
        <w:rPr>
          <w:rFonts w:cs="Arial"/>
          <w:color w:val="000000"/>
          <w:highlight w:val="yellow"/>
        </w:rPr>
      </w:pPr>
      <w:commentRangeStart w:id="380"/>
      <w:r>
        <w:rPr>
          <w:rFonts w:cs="Arial"/>
          <w:color w:val="000000"/>
          <w:highlight w:val="yellow"/>
        </w:rPr>
        <w:t xml:space="preserve">The following are the gate requirements for activities included in the 7D Operations Plan:</w:t>
      </w:r>
      <w:commentRangeEnd w:id="380"/>
      <w:r>
        <w:rPr>
          <w:rStyle w:val="CommentReference"/>
          <w:rFonts w:cs="Arial"/>
          <w:color w:val="000000"/>
          <w:sz w:val="20"/>
          <w:szCs w:val="20"/>
          <w:highlight w:val="yellow"/>
        </w:rPr>
        <w:commentReference w:id="380"/>
      </w:r>
    </w:p>
    <w:p w14:paraId="72A42116" w14:textId="1ADAB14B" w:rsidR="005247D1" w:rsidRPr="00ED1D8A" w:rsidRDefault="005247D1" w:rsidP="00EC3532">
      <w:pPr>
        <w:pStyle w:val="Paragraph"/>
        <w:numPr>
          <w:ilvl w:val="0"/>
          <w:numId w:val="30"/>
        </w:numPr>
        <w:spacing w:after="0" w:line="360" w:lineRule="auto"/>
        <w:rPr>
          <w:rFonts w:cs="Arial"/>
          <w:color w:val="000000"/>
          <w:highlight w:val="yellow"/>
        </w:rPr>
      </w:pPr>
      <w:r>
        <w:rPr>
          <w:rFonts w:cs="Arial"/>
          <w:color w:val="000000"/>
        </w:rPr>
        <w:t xml:space="preserve">The activity has been approved through Gate 2 and remains within the approved 30D Frozen Plan. Final weekly readiness is confirmed by the Superintendent.</w:t>
      </w:r>
    </w:p>
    <w:p w14:paraId="0D644309" w14:textId="77777777" w:rsidR="005247D1" w:rsidRPr="00ED1D8A" w:rsidRDefault="005247D1" w:rsidP="00ED1D8A">
      <w:pPr>
        <w:pStyle w:val="Paragraph"/>
        <w:numPr>
          <w:ilvl w:val="0"/>
          <w:numId w:val="30"/>
        </w:numPr>
        <w:spacing w:after="0" w:line="360" w:lineRule="auto"/>
        <w:rPr>
          <w:rFonts w:cs="Arial"/>
          <w:color w:val="000000"/>
          <w:highlight w:val="yellow"/>
        </w:rPr>
      </w:pPr>
      <w:r>
        <w:t>The execution sequence, planned date, worksite coordination, and SIMOPS alignment have been confirmed.</w:t>
      </w:r>
    </w:p>
    <w:p w14:paraId="3C9B03EB" w14:textId="527BDD6D" w:rsidR="005247D1" w:rsidRPr="00ED1D8A" w:rsidRDefault="005247D1" w:rsidP="00ED1D8A">
      <w:pPr>
        <w:pStyle w:val="Paragraph"/>
        <w:numPr>
          <w:ilvl w:val="0"/>
          <w:numId w:val="30"/>
        </w:numPr>
        <w:spacing w:after="0" w:line="360" w:lineRule="auto"/>
        <w:rPr>
          <w:rFonts w:cs="Arial"/>
          <w:color w:val="000000"/>
          <w:highlight w:val="yellow"/>
        </w:rPr>
      </w:pPr>
      <w:r>
        <w:t xml:space="preserve">Required manpower, supervisors, contractors, and specialist support are confirmed standby and available for execution.</w:t>
      </w:r>
    </w:p>
    <w:p w14:paraId="513E6C4F" w14:textId="31F94D12" w:rsidR="005247D1" w:rsidRPr="00ED1D8A" w:rsidRDefault="005247D1" w:rsidP="00ED1D8A">
      <w:pPr>
        <w:pStyle w:val="Paragraph"/>
        <w:numPr>
          <w:ilvl w:val="0"/>
          <w:numId w:val="30"/>
        </w:numPr>
        <w:spacing w:after="0" w:line="360" w:lineRule="auto"/>
        <w:rPr>
          <w:rFonts w:cs="Arial"/>
          <w:color w:val="000000"/>
          <w:highlight w:val="yellow"/>
        </w:rPr>
      </w:pPr>
      <w:r>
        <w:t>Required materials, tools, equipment, lifting devices, vehicles, boats, temporary facilities, and other operational support are available for use.</w:t>
      </w:r>
    </w:p>
    <w:p w14:paraId="2B42BDFC" w14:textId="104A0800" w:rsidR="005247D1" w:rsidRPr="00ED1D8A" w:rsidRDefault="005247D1" w:rsidP="00ED1D8A">
      <w:pPr>
        <w:pStyle w:val="Paragraph"/>
        <w:numPr>
          <w:ilvl w:val="0"/>
          <w:numId w:val="30"/>
        </w:numPr>
        <w:spacing w:after="0" w:line="360" w:lineRule="auto"/>
        <w:rPr>
          <w:rFonts w:cs="Arial"/>
          <w:color w:val="000000"/>
          <w:highlight w:val="yellow"/>
        </w:rPr>
      </w:pPr>
      <w:r>
        <w:rPr>
          <w:rFonts w:cs="Arial"/>
          <w:color w:val="000000"/>
        </w:rPr>
        <w:t>Applicable permits, isolations, PTW, and other operational authorizations have been confirmed.</w:t>
      </w:r>
    </w:p>
    <w:p w14:paraId="4D3EDEFF" w14:textId="2ABF1605" w:rsidR="005247D1" w:rsidRPr="00ED1D8A" w:rsidRDefault="005247D1" w:rsidP="00ED1D8A">
      <w:pPr>
        <w:pStyle w:val="Paragraph"/>
        <w:numPr>
          <w:ilvl w:val="0"/>
          <w:numId w:val="30"/>
        </w:numPr>
        <w:spacing w:after="0" w:line="360" w:lineRule="auto"/>
        <w:rPr>
          <w:rFonts w:cs="Arial"/>
          <w:color w:val="000000"/>
          <w:highlight w:val="yellow"/>
        </w:rPr>
      </w:pPr>
      <w:r>
        <w:rPr>
          <w:rFonts w:cs="Arial"/>
          <w:color w:val="000000"/>
        </w:rPr>
        <w:t>HSE requirements, including toolbox meetings, JSA/JHA, PPE, emergency arrangements, and other safety controls, have been verified.</w:t>
      </w:r>
    </w:p>
    <w:p w14:paraId="3AE7C0C9" w14:textId="465E16D2" w:rsidR="00EC3532" w:rsidRPr="00ED1D8A" w:rsidRDefault="00732DDC" w:rsidP="00ED1D8A">
      <w:pPr>
        <w:pStyle w:val="Paragraph"/>
        <w:numPr>
          <w:ilvl w:val="0"/>
          <w:numId w:val="30"/>
        </w:numPr>
        <w:spacing w:after="0" w:line="360" w:lineRule="auto"/>
        <w:rPr>
          <w:rFonts w:cs="Arial"/>
          <w:color w:val="000000"/>
          <w:highlight w:val="yellow"/>
        </w:rPr>
      </w:pPr>
      <w:r>
        <w:rPr>
          <w:rFonts w:cs="Arial"/>
          <w:color w:val="000000"/>
        </w:rPr>
        <w:t xml:space="preserve">Any outstanding constraints, risks, or deviations that could affect safe execution have been documented, addressed, formally controlled, or escalated through the applicable break-in or change control process.</w:t>
      </w:r>
    </w:p>
    <w:p w14:paraId="217E089D" w14:textId="77777777" w:rsidR="00895AC4" w:rsidRPr="00ED1D8A" w:rsidRDefault="00895AC4" w:rsidP="00BD290E">
      <w:pPr>
        <w:pStyle w:val="Heading2"/>
        <w:spacing w:line="360" w:lineRule="auto"/>
        <w:rPr>
          <w:rFonts w:cs="Arial"/>
        </w:rPr>
      </w:pPr>
      <w:bookmarkStart w:id="381" w:name="_Toc196309703"/>
      <w:bookmarkStart w:id="382" w:name="_Toc235450975"/>
      <w:bookmarkStart w:id="383" w:name="_Toc235450976"/>
      <w:bookmarkEnd w:id="382"/>
      <w:r>
        <w:rPr>
          <w:rFonts w:cs="Arial"/>
        </w:rPr>
        <w:t>Managing Constraints</w:t>
      </w:r>
      <w:bookmarkEnd w:id="381"/>
      <w:bookmarkEnd w:id="383"/>
    </w:p>
    <w:p w14:paraId="7D3F4F38" w14:textId="7B01BC4D" w:rsidR="000D768D" w:rsidRDefault="005C0495" w:rsidP="00BD290E">
      <w:pPr>
        <w:pStyle w:val="Paragraph"/>
        <w:spacing w:line="360" w:lineRule="auto"/>
        <w:rPr>
          <w:rFonts w:cs="Arial"/>
        </w:rPr>
      </w:pPr>
      <w:r>
        <w:rPr>
          <w:rFonts w:cs="Arial"/>
        </w:rPr>
        <w:t xml:space="preserve">When developing plans, especially at the 12M, 90D, 30D, and 7D planning horizon, various constraints shall be identified, evaluated, and managed considered to support safe, efficient, and achievable execution. Early identification of planning constraints improve schedule reliability, resource utilization, and cross-functional coordination.</w:t>
      </w:r>
    </w:p>
    <w:p w14:paraId="260FA5D7" w14:textId="0CA1E191" w:rsidR="00FB21A5" w:rsidRDefault="00FB21A5" w:rsidP="00BD290E">
      <w:pPr>
        <w:pStyle w:val="Paragraph"/>
        <w:spacing w:line="360" w:lineRule="auto"/>
        <w:rPr>
          <w:rFonts w:cs="Arial"/>
        </w:rPr>
      </w:pPr>
      <w:r>
        <w:rPr>
          <w:rFonts w:cs="Arial"/>
        </w:rPr>
        <w:t>Planning constraints are generally classified into two categories:</w:t>
      </w:r>
    </w:p>
    <w:p w14:paraId="1EF73851" w14:textId="63BEDD06" w:rsidR="005C0495" w:rsidRPr="00ED1D8A" w:rsidRDefault="005C0495" w:rsidP="00ED1D8A">
      <w:pPr>
        <w:pStyle w:val="Paragraph"/>
        <w:numPr>
          <w:ilvl w:val="0"/>
          <w:numId w:val="93"/>
        </w:numPr>
        <w:spacing w:line="360" w:lineRule="auto"/>
        <w:rPr>
          <w:rFonts w:cs="Arial"/>
        </w:rPr>
      </w:pPr>
      <w:r>
        <w:rPr>
          <w:rFonts w:cs="Arial"/>
          <w:b/>
          <w:bCs/>
        </w:rPr>
        <w:t>Static Constraints,</w:t>
      </w:r>
      <w:r>
        <w:rPr>
          <w:rFonts w:cs="Arial"/>
        </w:rPr>
        <w:t xml:space="preserve"> which remain relatively unchanged over time, such as camp accommodation capacity, personnel on board (POB) limits, regulatory permits, </w:t>
        <w:lastRenderedPageBreak/>
        <w:t xml:space="preserve">personnel access to specific areas, ongoing SIMOPS (Simultaneous Operations) restrictions, and limitations set by design or building codes.</w:t>
      </w:r>
    </w:p>
    <w:p w14:paraId="217E089F" w14:textId="176B4CAA" w:rsidR="00954C0F" w:rsidRPr="00ED1D8A" w:rsidRDefault="005C0495" w:rsidP="00ED1D8A">
      <w:pPr>
        <w:pStyle w:val="Paragraph"/>
        <w:numPr>
          <w:ilvl w:val="0"/>
          <w:numId w:val="93"/>
        </w:numPr>
        <w:spacing w:line="360" w:lineRule="auto"/>
        <w:rPr>
          <w:rFonts w:cs="Arial"/>
        </w:rPr>
      </w:pPr>
      <w:r>
        <w:rPr>
          <w:rFonts w:cs="Arial"/>
          <w:b/>
          <w:bCs/>
        </w:rPr>
        <w:t>Dynamic</w:t>
      </w:r>
      <w:r>
        <w:rPr>
          <w:rFonts w:cs="Arial"/>
        </w:rPr>
        <w:t xml:space="preserve"> </w:t>
      </w:r>
      <w:r>
        <w:rPr>
          <w:rFonts w:cs="Arial"/>
          <w:b/>
          <w:bCs/>
        </w:rPr>
        <w:t xml:space="preserve">Constraints, </w:t>
      </w:r>
      <w:r>
        <w:rPr>
          <w:rFonts w:cs="Arial"/>
        </w:rPr>
        <w:t xml:space="preserve">which are subject to frequent changes and require a more responsive management process and continuous monitoring throughout the planning cycle. Examples include weather conditions, seasonal access, availability of specialist services and personnel, equipment availability, and dynamic SIMOPS conditions (e.g., ongoing work, equipment downtime, etc.).</w:t>
      </w:r>
    </w:p>
    <w:p w14:paraId="3037BB9E" w14:textId="6B0FD798" w:rsidR="005C0495" w:rsidRPr="00ED1D8A" w:rsidRDefault="00341079" w:rsidP="00FF010D">
      <w:pPr>
        <w:pStyle w:val="Paragraph"/>
        <w:spacing w:line="360" w:lineRule="auto"/>
        <w:rPr>
          <w:rFonts w:cs="Arial"/>
        </w:rPr>
      </w:pPr>
      <w:r>
        <w:rPr>
          <w:rFonts w:cs="Arial"/>
        </w:rPr>
        <w:t xml:space="preserve">All identified constraints shall be communicated, monitored, and updated throughout the applicable planning horizon. The following section describes typical constraints as part of the Integrated Planning and Scheduling (P&amp;S) process.</w:t>
      </w:r>
    </w:p>
    <w:p w14:paraId="217E08A3" w14:textId="77777777" w:rsidR="00E6264F" w:rsidRPr="00ED1D8A" w:rsidRDefault="00E6264F" w:rsidP="00BD290E">
      <w:pPr>
        <w:pStyle w:val="Heading3"/>
        <w:spacing w:line="360" w:lineRule="auto"/>
        <w:rPr>
          <w:rFonts w:cs="Arial"/>
        </w:rPr>
      </w:pPr>
      <w:r>
        <w:rPr>
          <w:rFonts w:cs="Arial"/>
        </w:rPr>
        <w:t>Permitting and Other Stakeholders Approvals</w:t>
      </w:r>
    </w:p>
    <w:p w14:paraId="217E08A5" w14:textId="07E2EB85" w:rsidR="00E6264F" w:rsidRPr="00ED1D8A" w:rsidRDefault="00A01C7E" w:rsidP="00961CF4">
      <w:pPr>
        <w:pStyle w:val="Paragraph"/>
        <w:spacing w:after="0" w:line="360" w:lineRule="auto"/>
        <w:rPr>
          <w:rFonts w:cs="Arial"/>
        </w:rPr>
      </w:pPr>
      <w:r>
        <w:rPr>
          <w:rFonts w:cs="Arial"/>
        </w:rPr>
        <w:t xml:space="preserve">The readiness of a work activity shall consider all required permits, approvals, and authorization from the relevant stakeholders. This includes budget and Authorization for Expenditure (AFE) approvals from government/SKK Migas, approvals from Partners and internal Medco, as well as permits or approvals required by the applicable government authorities, regulatory agencies, land owners, and other external stakeholders.</w:t>
      </w:r>
    </w:p>
    <w:p w14:paraId="217E08A6" w14:textId="77777777" w:rsidR="00B76D41" w:rsidRPr="00ED1D8A" w:rsidRDefault="00B76D41" w:rsidP="00BD290E">
      <w:pPr>
        <w:pStyle w:val="Heading3"/>
        <w:spacing w:line="360" w:lineRule="auto"/>
        <w:rPr>
          <w:rFonts w:cs="Arial"/>
        </w:rPr>
      </w:pPr>
      <w:r>
        <w:rPr>
          <w:rFonts w:cs="Arial"/>
        </w:rPr>
        <w:t>Resources Planning &amp; Manpower Histogram</w:t>
      </w:r>
    </w:p>
    <w:p w14:paraId="65D1FAE9" w14:textId="3EE9D974" w:rsidR="00A01C7E" w:rsidRPr="00ED1D8A" w:rsidRDefault="00A01C7E" w:rsidP="00BD290E">
      <w:pPr>
        <w:pStyle w:val="Paragraph"/>
        <w:spacing w:after="0" w:line="360" w:lineRule="auto"/>
        <w:rPr>
          <w:rFonts w:cs="Arial"/>
        </w:rPr>
      </w:pPr>
      <w:r>
        <w:rPr>
          <w:rFonts w:cs="Arial"/>
        </w:rPr>
        <w:t>Resources, including headcount and associated costs, are tied to planned activities. Headcount resources should be validated and leveled according to numbers, competencies, and timing (e.g., manpower histogram). Hiring plans should also be considered as a potential constraint to ensure that the required skills are available when needed.</w:t>
      </w:r>
    </w:p>
    <w:p w14:paraId="217E08A8" w14:textId="1EA441CF" w:rsidR="00A37D21" w:rsidRPr="00ED1D8A" w:rsidRDefault="00A01C7E" w:rsidP="00A01C7E">
      <w:pPr>
        <w:pStyle w:val="Paragraph"/>
        <w:spacing w:after="0" w:line="360" w:lineRule="auto"/>
        <w:rPr>
          <w:rFonts w:cs="Arial"/>
        </w:rPr>
      </w:pPr>
      <w:r>
        <w:rPr>
          <w:rFonts w:cs="Arial"/>
        </w:rPr>
        <w:t xml:space="preserve">Cost constraints should be validated against the budgeted items in the LTP, </w:t>
      </w:r>
      <w:r>
        <w:rPr>
          <w:rFonts w:cs="Arial"/>
          <w:highlight w:val="yellow"/>
        </w:rPr>
        <w:t xml:space="preserve">annual WP&amp;B, and t</w:t>
      </w:r>
      <w:r>
        <w:rPr>
          <w:rFonts w:cs="Arial"/>
        </w:rPr>
        <w:t xml:space="preserve">he approved AFEs (authorized for expenditures).</w:t>
      </w:r>
    </w:p>
    <w:p w14:paraId="217E08A9" w14:textId="77777777" w:rsidR="00B76D41" w:rsidRPr="00ED1D8A" w:rsidRDefault="00B76D41" w:rsidP="00BD290E">
      <w:pPr>
        <w:pStyle w:val="Heading3"/>
        <w:spacing w:line="360" w:lineRule="auto"/>
        <w:rPr>
          <w:rFonts w:cs="Arial"/>
        </w:rPr>
      </w:pPr>
      <w:r>
        <w:rPr>
          <w:rFonts w:cs="Arial"/>
        </w:rPr>
        <w:t xml:space="preserve">Personnel on Board and Bedding Capacity</w:t>
      </w:r>
    </w:p>
    <w:p w14:paraId="04EBDF92" w14:textId="6D4A9D1E" w:rsidR="00A01C7E" w:rsidRPr="00ED1D8A" w:rsidRDefault="00A01C7E" w:rsidP="00CB2B58">
      <w:pPr>
        <w:pStyle w:val="Paragraph"/>
        <w:spacing w:line="360" w:lineRule="auto"/>
        <w:rPr>
          <w:rFonts w:cs="Arial"/>
        </w:rPr>
      </w:pPr>
      <w:r>
        <w:rPr>
          <w:rFonts w:cs="Arial"/>
        </w:rPr>
        <w:t xml:space="preserve">One of the primary constraints to consider when preparing the operational planning horizons is 30/90-Day Field Plan is the available Personnel on Board (POB) capacity at field locations. Planned manpower shall be reviewed progressively during the 12M, 90D, and 30D planning horizons, and confirmed prior to execution through 7D Plan. At all times, the total planned manpower should not exceed the pre-defined maximum POB.</w:t>
      </w:r>
    </w:p>
    <w:p w14:paraId="217E08B2" w14:textId="77777777" w:rsidR="00B76D41" w:rsidRPr="00ED1D8A" w:rsidRDefault="00B76D41" w:rsidP="00BD290E">
      <w:pPr>
        <w:pStyle w:val="Heading3"/>
        <w:spacing w:line="360" w:lineRule="auto"/>
        <w:rPr>
          <w:rFonts w:cs="Arial"/>
        </w:rPr>
      </w:pPr>
      <w:r>
        <w:rPr>
          <w:rFonts w:cs="Arial"/>
        </w:rPr>
        <w:t>Crew Change Schedule &amp; Logistics</w:t>
      </w:r>
    </w:p>
    <w:p w14:paraId="1C4F18AA" w14:textId="2D2EB3DD" w:rsidR="00A01C7E" w:rsidRPr="00ED1D8A" w:rsidRDefault="00A01C7E" w:rsidP="00A01C7E">
      <w:pPr>
        <w:pStyle w:val="Paragraph"/>
        <w:spacing w:after="0" w:line="360" w:lineRule="auto"/>
        <w:rPr>
          <w:rFonts w:cs="Arial"/>
        </w:rPr>
      </w:pPr>
      <w:r>
        <w:rPr>
          <w:rFonts w:cs="Arial"/>
        </w:rPr>
        <w:t>Field Asset Operations provide regular transportation for personnel mobilization and demobilization. Mobilization outside of these scheduled times may require additional approvals, such as from the area Superintendent.</w:t>
      </w:r>
    </w:p>
    <w:p w14:paraId="5BB5B606" w14:textId="2171EB74" w:rsidR="00A01C7E" w:rsidRPr="00ED1D8A" w:rsidRDefault="00A01C7E" w:rsidP="00A01C7E">
      <w:pPr>
        <w:pStyle w:val="Paragraph"/>
        <w:spacing w:after="0" w:line="360" w:lineRule="auto"/>
        <w:rPr>
          <w:rFonts w:cs="Arial"/>
        </w:rPr>
      </w:pPr>
      <w:r>
        <w:rPr>
          <w:rFonts w:cs="Arial"/>
        </w:rPr>
        <w:t>Material transportation from Jakarta to the field is arranged regularly by the Material Management group. Contractors should also consider transportation arrangements for goods and materials when developing the plan.</w:t>
      </w:r>
    </w:p>
    <w:p w14:paraId="217E08B7" w14:textId="77777777" w:rsidR="00B76D41" w:rsidRPr="00ED1D8A" w:rsidRDefault="00B76D41" w:rsidP="00BD290E">
      <w:pPr>
        <w:pStyle w:val="Heading3"/>
        <w:spacing w:line="360" w:lineRule="auto"/>
        <w:rPr>
          <w:rFonts w:cs="Arial"/>
        </w:rPr>
      </w:pPr>
      <w:r>
        <w:rPr>
          <w:rFonts w:cs="Arial"/>
        </w:rPr>
        <w:lastRenderedPageBreak/>
        <w:t>General Contractors Capacity</w:t>
      </w:r>
    </w:p>
    <w:p w14:paraId="445E2D6E" w14:textId="0E6B85BC" w:rsidR="00A01C7E" w:rsidRPr="00ED1D8A" w:rsidRDefault="00A01C7E" w:rsidP="00403B7A">
      <w:pPr>
        <w:pStyle w:val="Paragraph"/>
        <w:spacing w:after="0" w:line="360" w:lineRule="auto"/>
        <w:rPr>
          <w:rFonts w:cs="Arial"/>
        </w:rPr>
      </w:pPr>
      <w:r>
        <w:rPr>
          <w:rFonts w:cs="Arial"/>
        </w:rPr>
        <w:t xml:space="preserve">The availability of 3rd party resources should be confirmed before they are included in the </w:t>
      </w:r>
      <w:r>
        <w:rPr>
          <w:rFonts w:cs="Arial"/>
          <w:highlight w:val="yellow"/>
        </w:rPr>
        <w:t xml:space="preserve">90D, 30D, and 7D Plan</w:t>
      </w:r>
      <w:r>
        <w:rPr>
          <w:rFonts w:cs="Arial"/>
        </w:rPr>
        <w:t>. The contractor's schedule must reflect their readiness to execute the work.</w:t>
      </w:r>
    </w:p>
    <w:p w14:paraId="217E08BA" w14:textId="710F882E" w:rsidR="00B76D41" w:rsidRPr="00ED1D8A" w:rsidRDefault="00B76D41" w:rsidP="00BD290E">
      <w:pPr>
        <w:pStyle w:val="Heading3"/>
        <w:spacing w:line="360" w:lineRule="auto"/>
        <w:rPr>
          <w:rFonts w:cs="Arial"/>
        </w:rPr>
      </w:pPr>
      <w:r>
        <w:rPr>
          <w:rFonts w:cs="Arial"/>
        </w:rPr>
        <w:t xml:space="preserve">Material Readiness and Supply Chain </w:t>
      </w:r>
    </w:p>
    <w:p w14:paraId="693C8837" w14:textId="4CF64390" w:rsidR="00A01C7E" w:rsidRPr="00ED1D8A" w:rsidRDefault="00A01C7E" w:rsidP="00A01C7E">
      <w:pPr>
        <w:pStyle w:val="Paragraph"/>
        <w:spacing w:after="60" w:line="360" w:lineRule="auto"/>
        <w:rPr>
          <w:rFonts w:cs="Arial"/>
        </w:rPr>
      </w:pPr>
      <w:r>
        <w:rPr>
          <w:rFonts w:cs="Arial"/>
        </w:rPr>
        <w:t>Materials and contracts required for any task should be identified early, considering the procurement/contracting process, delivery times, and transportation to the field. Task leads are responsible for identifying the required materials, quantities, and specifications, and passing this information to the planners to create requisitions in the system if the materials are not available in stock.</w:t>
      </w:r>
    </w:p>
    <w:p w14:paraId="5713CA15" w14:textId="4DF637BE" w:rsidR="00A01C7E" w:rsidRPr="00ED1D8A" w:rsidRDefault="00A01C7E" w:rsidP="00A01C7E">
      <w:pPr>
        <w:pStyle w:val="Paragraph"/>
        <w:spacing w:after="60" w:line="360" w:lineRule="auto"/>
        <w:rPr>
          <w:rFonts w:cs="Arial"/>
        </w:rPr>
      </w:pPr>
      <w:r>
        <w:rPr>
          <w:rFonts w:cs="Arial"/>
        </w:rPr>
        <w:t xml:space="preserve">If materials are available in stock, </w:t>
      </w:r>
      <w:r>
        <w:rPr>
          <w:rFonts w:cs="Arial"/>
          <w:highlight w:val="yellow"/>
        </w:rPr>
        <w:t xml:space="preserve">responsible function planners (e.g. maintenance planners, etc.)</w:t>
      </w:r>
      <w:r>
        <w:rPr>
          <w:rFonts w:cs="Arial"/>
        </w:rPr>
        <w:t xml:space="preserve"> should make reservations and communicate with the Materials Management team to ensure the materials are available when needed at the site.</w:t>
      </w:r>
    </w:p>
    <w:p w14:paraId="3CF5413C" w14:textId="79C54192" w:rsidR="005521C8" w:rsidRPr="00ED1D8A" w:rsidRDefault="00594B5E" w:rsidP="005521C8">
      <w:pPr>
        <w:pStyle w:val="Paragraph"/>
        <w:spacing w:after="60" w:line="360" w:lineRule="auto"/>
        <w:rPr>
          <w:rFonts w:cs="Arial"/>
        </w:rPr>
      </w:pPr>
      <w:r>
        <w:rPr>
          <w:rFonts w:cs="Arial"/>
          <w:highlight w:val="yellow"/>
        </w:rPr>
        <w:t>Responsible planners</w:t>
      </w:r>
      <w:r>
        <w:rPr>
          <w:rFonts w:cs="Arial"/>
        </w:rPr>
        <w:t xml:space="preserve"> will facilitate communication with Procurement and Materials Management through the contract administrator based in the Jakarta Office to expedite the procurement process, materials delivery, and report on materials readiness status.</w:t>
      </w:r>
    </w:p>
    <w:p w14:paraId="35EC70EE" w14:textId="6C5FA663" w:rsidR="005521C8" w:rsidRPr="00ED1D8A" w:rsidRDefault="005521C8" w:rsidP="00CD367E">
      <w:pPr>
        <w:pStyle w:val="Paragraph"/>
        <w:spacing w:after="60" w:line="360" w:lineRule="auto"/>
        <w:rPr>
          <w:rFonts w:cs="Arial"/>
        </w:rPr>
      </w:pPr>
      <w:r>
        <w:rPr>
          <w:rFonts w:cs="Arial"/>
        </w:rPr>
        <w:t xml:space="preserve">Activities included in the 90D Plan must have confirmed materials delivery prior to the scheduled execution. Activities listed in the 30D Plan should have all materials delivered to the site or be en route. </w:t>
      </w:r>
      <w:r>
        <w:rPr>
          <w:rFonts w:cs="Arial"/>
          <w:highlight w:val="yellow"/>
        </w:rPr>
        <w:t xml:space="preserve">Activities included in the 7D Plan shall have all required materials, tools, equipment, and consumables available at the worksite or otherwise confirmed ready for execution. Any exceptions shall require approval from the OIM (for plant-based activities) or OM (for offsite-based activities) through the applicable break-in or change-control processes.</w:t>
      </w:r>
    </w:p>
    <w:p w14:paraId="217E08BE" w14:textId="77777777" w:rsidR="00B76D41" w:rsidRPr="00ED1D8A" w:rsidRDefault="00B76D41" w:rsidP="00BD290E">
      <w:pPr>
        <w:pStyle w:val="Heading3"/>
        <w:spacing w:line="360" w:lineRule="auto"/>
        <w:rPr>
          <w:rFonts w:cs="Arial"/>
        </w:rPr>
      </w:pPr>
      <w:r>
        <w:rPr>
          <w:rFonts w:cs="Arial"/>
        </w:rPr>
        <w:t xml:space="preserve">Work Pack </w:t>
      </w:r>
    </w:p>
    <w:p w14:paraId="19BCCF02" w14:textId="4D4BE365" w:rsidR="005521C8" w:rsidRPr="00ED1D8A" w:rsidRDefault="005521C8" w:rsidP="005521C8">
      <w:pPr>
        <w:pStyle w:val="Paragraph"/>
        <w:spacing w:line="360" w:lineRule="auto"/>
        <w:rPr>
          <w:rFonts w:cs="Arial"/>
        </w:rPr>
      </w:pPr>
      <w:r>
        <w:rPr>
          <w:rFonts w:cs="Arial"/>
        </w:rPr>
        <w:t xml:space="preserve">The 90D Plan includes all activities that meet the applicable Gate 1 requirement as mentioned above within the 90-day window. Activities listed on the 90D Plan (but not yet included on the 30D Plan) have at least 30 days to develop the required work pack which contained information necessary to satisfy the Gate 2 readiness requirements before progressing into the 30D Plan.</w:t>
      </w:r>
    </w:p>
    <w:p w14:paraId="217E08C1" w14:textId="77777777" w:rsidR="00B76D41" w:rsidRPr="00ED1D8A" w:rsidRDefault="00A37D21" w:rsidP="00BD290E">
      <w:pPr>
        <w:pStyle w:val="Heading3"/>
        <w:spacing w:before="0" w:after="0" w:line="360" w:lineRule="auto"/>
        <w:rPr>
          <w:rFonts w:cs="Arial"/>
        </w:rPr>
      </w:pPr>
      <w:r>
        <w:rPr>
          <w:rFonts w:cs="Arial"/>
        </w:rPr>
        <w:t xml:space="preserve">Operations and Maintenance Activities</w:t>
      </w:r>
    </w:p>
    <w:p w14:paraId="3C61D53A" w14:textId="735F65AB" w:rsidR="005521C8" w:rsidRPr="00ED1D8A" w:rsidRDefault="005521C8" w:rsidP="00BD290E">
      <w:pPr>
        <w:pStyle w:val="Paragraph"/>
        <w:spacing w:after="0" w:line="360" w:lineRule="auto"/>
        <w:rPr>
          <w:rFonts w:cs="Arial"/>
        </w:rPr>
      </w:pPr>
      <w:r>
        <w:rPr>
          <w:rFonts w:cs="Arial"/>
        </w:rPr>
        <w:t xml:space="preserve">BPM identifies all plants and equipment that require maintenance across all assets and specifies when and by whom the work will be carried out. This includes Planned Maintenance Routines (PM), which are recurring activities performed at a set frequency, and Corrective Maintenance Routines (CM), which are created to address additional work arising from inspections, breakdowns, or repairs to plant and equipment.</w:t>
      </w:r>
    </w:p>
    <w:p w14:paraId="217E08CC" w14:textId="1DA7BDBD" w:rsidR="00B41BB9" w:rsidRPr="00ED1D8A" w:rsidRDefault="005521C8" w:rsidP="00A67361">
      <w:pPr>
        <w:pStyle w:val="Paragraph"/>
        <w:spacing w:after="240" w:line="360" w:lineRule="auto"/>
        <w:rPr>
          <w:rFonts w:cs="Arial"/>
        </w:rPr>
      </w:pPr>
      <w:r>
        <w:rPr>
          <w:rFonts w:cs="Arial"/>
        </w:rPr>
        <w:t xml:space="preserve">Although BPM identifies when Preventive Maintenance activities are due, certain activities may need to be included in the Integrated Plan to raise awareness among the maintenance crew and field supervisors, ensuring alignment and optimizing resources. </w:t>
      </w:r>
    </w:p>
    <w:p w14:paraId="217E08CD" w14:textId="77777777" w:rsidR="00895AC4" w:rsidRPr="00ED1D8A" w:rsidRDefault="00895AC4" w:rsidP="003B2500">
      <w:pPr>
        <w:pStyle w:val="Heading2"/>
        <w:spacing w:after="0" w:line="360" w:lineRule="auto"/>
        <w:rPr>
          <w:rFonts w:cs="Arial"/>
        </w:rPr>
      </w:pPr>
      <w:bookmarkStart w:id="384" w:name="_Toc196309704"/>
      <w:bookmarkStart w:id="385" w:name="_Toc235450977"/>
      <w:r>
        <w:rPr>
          <w:rFonts w:cs="Arial"/>
        </w:rPr>
        <w:lastRenderedPageBreak/>
        <w:t>Risk Assessment</w:t>
      </w:r>
      <w:bookmarkEnd w:id="384"/>
      <w:bookmarkEnd w:id="385"/>
    </w:p>
    <w:p w14:paraId="16642867" w14:textId="0F5EF140" w:rsidR="00A67361" w:rsidRPr="00ED1D8A" w:rsidRDefault="00A67361" w:rsidP="00FE755D">
      <w:pPr>
        <w:spacing w:after="120" w:line="360" w:lineRule="auto"/>
        <w:ind w:left="1080"/>
        <w:rPr>
          <w:rFonts w:cs="Arial"/>
        </w:rPr>
      </w:pPr>
      <w:r>
        <w:rPr>
          <w:rFonts w:cs="Arial"/>
        </w:rPr>
        <w:t xml:space="preserve">The characterization of risks associated with planned activities can facilitate prioritization. Risks should be evaluated in terms of potential impacts on safety, the environment, execution, production, and other relevant areas, consistent with the consequence categories defined in the MEPG risk matrix in Appendix E. Risk assessment and communication should be integrated throughout the planning process, with particular emphasis at the 12M, 90D, 30D, and 7D horizonns</w:t>
      </w:r>
    </w:p>
    <w:p w14:paraId="217E08D0" w14:textId="77777777" w:rsidR="00C0230C" w:rsidRPr="00ED1D8A" w:rsidRDefault="00C0230C" w:rsidP="00BD290E">
      <w:pPr>
        <w:pStyle w:val="Heading3"/>
        <w:spacing w:before="0" w:after="0" w:line="360" w:lineRule="auto"/>
        <w:rPr>
          <w:rFonts w:cs="Arial"/>
        </w:rPr>
      </w:pPr>
      <w:r>
        <w:rPr>
          <w:rFonts w:cs="Arial"/>
        </w:rPr>
        <w:t>Strategic Planning Horizon</w:t>
      </w:r>
    </w:p>
    <w:p w14:paraId="208CB75C" w14:textId="444A6C68" w:rsidR="00A67361" w:rsidRPr="00ED1D8A" w:rsidRDefault="00A67361" w:rsidP="00A67361">
      <w:pPr>
        <w:spacing w:after="120" w:line="360" w:lineRule="auto"/>
        <w:ind w:left="1080"/>
        <w:rPr>
          <w:rFonts w:cs="Arial"/>
        </w:rPr>
      </w:pPr>
      <w:r>
        <w:rPr>
          <w:rFonts w:cs="Arial"/>
        </w:rPr>
        <w:t>At the strategic level, risk assessments will be conducted based on their potential long-term impact on MEPG. Business prioritization at this level may encompass safety, environmental impact, production, and high-level SIMOPS activities. Specifically, completion risk for Major Projects can be characterized by developing risked schedules using a probabilistic Contingency Breakdown Report (CBR) methodology. This methodology may include calculating P10, P50, and P90 schedule and cost estimates.</w:t>
      </w:r>
    </w:p>
    <w:p w14:paraId="217E08D3" w14:textId="77777777" w:rsidR="00C0230C" w:rsidRPr="00ED1D8A" w:rsidRDefault="00C0230C" w:rsidP="00BD290E">
      <w:pPr>
        <w:pStyle w:val="Heading3"/>
        <w:spacing w:before="0" w:after="0" w:line="360" w:lineRule="auto"/>
        <w:rPr>
          <w:rFonts w:cs="Arial"/>
        </w:rPr>
      </w:pPr>
      <w:r>
        <w:rPr>
          <w:rFonts w:cs="Arial"/>
        </w:rPr>
        <w:t>Tactical Planning Horizon</w:t>
      </w:r>
    </w:p>
    <w:p w14:paraId="3339D991" w14:textId="4859D0C2" w:rsidR="00A67361" w:rsidRPr="00ED1D8A" w:rsidRDefault="00A67361" w:rsidP="00A67361">
      <w:pPr>
        <w:spacing w:after="120" w:line="360" w:lineRule="auto"/>
        <w:ind w:left="1080"/>
        <w:rPr>
          <w:rFonts w:cs="Arial"/>
        </w:rPr>
      </w:pPr>
      <w:r>
        <w:rPr>
          <w:rFonts w:cs="Arial"/>
        </w:rPr>
        <w:t xml:space="preserve">At the Tactical Level, risk evaluations, similar to those at the Strategic Horizon, shall address high-level risks but with a focus on individual program or asset risks. For instance, key risks to Major Projects will be identified in terms of both cost and schedule impacts. For operating assets, potential production downtime due to shutdown windows will be considered, and significant upcoming maintenance programs will be highlighted.</w:t>
      </w:r>
    </w:p>
    <w:p w14:paraId="217E08D6" w14:textId="77777777" w:rsidR="00C0230C" w:rsidRPr="00ED1D8A" w:rsidRDefault="00C0230C" w:rsidP="00BD290E">
      <w:pPr>
        <w:pStyle w:val="Heading3"/>
        <w:spacing w:before="0" w:after="0" w:line="360" w:lineRule="auto"/>
        <w:rPr>
          <w:rFonts w:cs="Arial"/>
        </w:rPr>
      </w:pPr>
      <w:r>
        <w:rPr>
          <w:rFonts w:cs="Arial"/>
        </w:rPr>
        <w:t>Operational Planning Horizon</w:t>
      </w:r>
    </w:p>
    <w:p w14:paraId="4051251B" w14:textId="77777777" w:rsidR="00A67361" w:rsidRPr="00ED1D8A" w:rsidRDefault="00A67361" w:rsidP="00A67361">
      <w:pPr>
        <w:spacing w:line="360" w:lineRule="auto"/>
        <w:ind w:left="1077"/>
        <w:rPr>
          <w:rFonts w:cs="Arial"/>
        </w:rPr>
      </w:pPr>
      <w:r>
        <w:rPr>
          <w:rFonts w:cs="Arial"/>
        </w:rPr>
        <w:t xml:space="preserve">At the operational level, detailed risk assessments are conducted for planned activities, considering the inherent hazards of each activity, project, or operation. </w:t>
      </w:r>
    </w:p>
    <w:p w14:paraId="35BBC469" w14:textId="7ED4C814" w:rsidR="00A67361" w:rsidRPr="00ED1D8A" w:rsidRDefault="00A67361" w:rsidP="00A67361">
      <w:pPr>
        <w:spacing w:after="120" w:line="360" w:lineRule="auto"/>
        <w:ind w:left="1080"/>
        <w:rPr>
          <w:rFonts w:cs="Arial"/>
        </w:rPr>
      </w:pPr>
      <w:r>
        <w:rPr>
          <w:rFonts w:cs="Arial"/>
        </w:rPr>
        <w:t>During the design and planning stages, these assessments include analyses such as Hazard Identification (HAZID), Hazard and Operability (HAZOP) studies, SIMOPS analysis, Safety Integrity Level (SIL) evaluations, Quantitative Risk Assessment (QRA)/CBR, and other design risk assessments. As activities transition to field execution, the focus shifts to safety and execution readiness, using tools such as Pre-Job Hazard Analyses (PJHA) and toolbox talks. The MEPG risk matrix (</w:t>
        <w:fldChar w:fldCharType="begin"/>
        <w:instrText xml:space="preserve"> REF _Ref193708598 \h  \* MERGEFORMAT </w:instrText>
        <w:fldChar w:fldCharType="separate"/>
        <w:t xml:space="preserve">Appendix </w:t>
      </w:r>
      <w:r>
        <w:rPr>
          <w:rFonts w:cs="Arial"/>
          <w:noProof/>
        </w:rPr>
        <w:t>E</w:t>
      </w:r>
      <w:r>
        <w:rPr>
          <w:rFonts w:cs="Arial"/>
        </w:rPr>
        <w:fldChar w:fldCharType="end"/>
        <w:t>) may be used as applicable.</w:t>
      </w:r>
    </w:p>
    <w:p w14:paraId="217E08E1" w14:textId="77777777" w:rsidR="007E348B" w:rsidRPr="00ED1D8A" w:rsidRDefault="007E348B" w:rsidP="00BD290E">
      <w:pPr>
        <w:pStyle w:val="Heading3"/>
        <w:spacing w:before="0" w:after="0" w:line="360" w:lineRule="auto"/>
        <w:rPr>
          <w:rFonts w:cs="Arial"/>
        </w:rPr>
      </w:pPr>
      <w:r>
        <w:rPr>
          <w:rFonts w:cs="Arial"/>
        </w:rPr>
        <w:t>Contingency Planning</w:t>
      </w:r>
    </w:p>
    <w:p w14:paraId="32952E18" w14:textId="70198B39" w:rsidR="00A67361" w:rsidRPr="00ED1D8A" w:rsidRDefault="00A67361" w:rsidP="00BD290E">
      <w:pPr>
        <w:spacing w:line="360" w:lineRule="auto"/>
        <w:ind w:left="1077"/>
        <w:rPr>
          <w:rFonts w:cs="Arial"/>
        </w:rPr>
      </w:pPr>
      <w:r>
        <w:rPr>
          <w:rFonts w:cs="Arial"/>
        </w:rPr>
        <w:t>The outcomes of risk assessments will guide the evaluation, development, and planning of contingency measures. Key features of contingency management are as follows:</w:t>
      </w:r>
    </w:p>
    <w:p w14:paraId="1BA6E1CC" w14:textId="77777777" w:rsidR="00A67361" w:rsidRPr="00ED1D8A" w:rsidRDefault="00A67361">
      <w:pPr>
        <w:numPr>
          <w:ilvl w:val="0"/>
          <w:numId w:val="32"/>
        </w:numPr>
        <w:spacing w:line="360" w:lineRule="auto"/>
        <w:rPr>
          <w:rFonts w:cs="Arial"/>
        </w:rPr>
      </w:pPr>
      <w:r>
        <w:rPr>
          <w:rFonts w:cs="Arial"/>
        </w:rPr>
        <w:t>Contingency plans are developed by cross-functional teams representing relevant areas of expertise.</w:t>
      </w:r>
    </w:p>
    <w:p w14:paraId="385A2AE8" w14:textId="6C3116F7" w:rsidR="00A67361" w:rsidRPr="00ED1D8A" w:rsidRDefault="00A67361">
      <w:pPr>
        <w:numPr>
          <w:ilvl w:val="0"/>
          <w:numId w:val="32"/>
        </w:numPr>
        <w:spacing w:line="360" w:lineRule="auto"/>
        <w:rPr>
          <w:rFonts w:cs="Arial"/>
        </w:rPr>
      </w:pPr>
      <w:r>
        <w:rPr>
          <w:rFonts w:cs="Arial"/>
        </w:rPr>
        <w:t>The allocation of resources and the approval process are commensurate with the assessed level of risk.</w:t>
      </w:r>
    </w:p>
    <w:p w14:paraId="26C6D827" w14:textId="77777777" w:rsidR="00A67361" w:rsidRPr="00ED1D8A" w:rsidRDefault="00A67361">
      <w:pPr>
        <w:numPr>
          <w:ilvl w:val="0"/>
          <w:numId w:val="32"/>
        </w:numPr>
        <w:spacing w:line="360" w:lineRule="auto"/>
        <w:rPr>
          <w:rFonts w:cs="Arial"/>
        </w:rPr>
      </w:pPr>
      <w:r>
        <w:rPr>
          <w:rFonts w:cs="Arial"/>
        </w:rPr>
        <w:t>Contingencies for tasks and equipment, including necessary materials, resources, and logistics, are integrated into the project plan and schedule.</w:t>
      </w:r>
    </w:p>
    <w:p w14:paraId="6E4978B7" w14:textId="355F1C25" w:rsidR="00A67361" w:rsidRPr="00ED1D8A" w:rsidRDefault="00A67361">
      <w:pPr>
        <w:numPr>
          <w:ilvl w:val="0"/>
          <w:numId w:val="32"/>
        </w:numPr>
        <w:spacing w:line="360" w:lineRule="auto"/>
        <w:rPr>
          <w:rFonts w:cs="Arial"/>
        </w:rPr>
      </w:pPr>
      <w:r>
        <w:rPr>
          <w:rFonts w:cs="Arial"/>
        </w:rPr>
        <w:t>Schedule contingencies incorporate a defined recovery strategy.</w:t>
      </w:r>
    </w:p>
    <w:p w14:paraId="217E08E8" w14:textId="0B47332D" w:rsidR="006F50A4" w:rsidRPr="00ED1D8A" w:rsidRDefault="00FD18B7" w:rsidP="00FD18B7">
      <w:pPr>
        <w:spacing w:after="240" w:line="360" w:lineRule="auto"/>
        <w:ind w:left="1080"/>
        <w:rPr>
          <w:rFonts w:cs="Arial"/>
        </w:rPr>
      </w:pPr>
      <w:r>
        <w:rPr>
          <w:rFonts w:cs="Arial"/>
        </w:rPr>
        <w:lastRenderedPageBreak/>
        <w:t>Contingency planning may utilize a formalized methodology, such as the QRA/CBR employed by Projects, or be addressed as a standard component of regular planning meetings.</w:t>
      </w:r>
    </w:p>
    <w:p w14:paraId="217E08E9" w14:textId="77777777" w:rsidR="00895AC4" w:rsidRPr="00ED1D8A" w:rsidRDefault="00895AC4" w:rsidP="00D061C5">
      <w:pPr>
        <w:pStyle w:val="Heading2"/>
        <w:spacing w:after="0" w:line="360" w:lineRule="auto"/>
        <w:rPr>
          <w:rFonts w:cs="Arial"/>
        </w:rPr>
      </w:pPr>
      <w:bookmarkStart w:id="386" w:name="_Toc196309705"/>
      <w:bookmarkStart w:id="387" w:name="_Toc235450978"/>
      <w:r>
        <w:rPr>
          <w:rFonts w:cs="Arial"/>
        </w:rPr>
        <w:t xml:space="preserve">Conflict Resolution and Plan Prioritization</w:t>
      </w:r>
      <w:bookmarkEnd w:id="386"/>
      <w:bookmarkEnd w:id="387"/>
    </w:p>
    <w:p w14:paraId="091FFF8A" w14:textId="77777777" w:rsidR="009D1F3C" w:rsidRDefault="00257D19" w:rsidP="00BD290E">
      <w:pPr>
        <w:spacing w:line="360" w:lineRule="auto"/>
        <w:ind w:left="1077"/>
        <w:rPr>
          <w:rFonts w:cs="Arial"/>
        </w:rPr>
      </w:pPr>
      <w:r>
        <w:rPr>
          <w:rFonts w:cs="Arial"/>
        </w:rPr>
        <w:t xml:space="preserve">When activities are added to the integrated plan, potential conflicts may arise at various stages due to competing priorities, limited resources, operational constraints, schedule interfaces, or changing business requirements. Conflicts should be resolved using a consistent prioritization approach while maintaining alignment across all planning horizons. </w:t>
      </w:r>
    </w:p>
    <w:p w14:paraId="75F8EAB4" w14:textId="334B064F" w:rsidR="00257D19" w:rsidRPr="00ED1D8A" w:rsidRDefault="009D1F3C" w:rsidP="00BD290E">
      <w:pPr>
        <w:spacing w:line="360" w:lineRule="auto"/>
        <w:ind w:left="1077"/>
        <w:rPr>
          <w:rFonts w:cs="Arial"/>
        </w:rPr>
      </w:pPr>
      <w:r>
        <w:rPr>
          <w:rFonts w:cs="Arial"/>
        </w:rPr>
        <w:t>The primary objectives of activity prioritization are:</w:t>
      </w:r>
    </w:p>
    <w:p w14:paraId="0C2F5572" w14:textId="603DD5C5" w:rsidR="009D1F3C" w:rsidRDefault="00257D19" w:rsidP="00257D19">
      <w:pPr>
        <w:numPr>
          <w:ilvl w:val="0"/>
          <w:numId w:val="18"/>
        </w:numPr>
        <w:spacing w:line="360" w:lineRule="auto"/>
        <w:rPr>
          <w:rFonts w:cs="Arial"/>
        </w:rPr>
      </w:pPr>
      <w:r>
        <w:rPr>
          <w:rFonts w:cs="Arial"/>
        </w:rPr>
        <w:t xml:space="preserve">Ensuring adherence to safety, environmental, and regulatory requirements</w:t>
      </w:r>
    </w:p>
    <w:p w14:paraId="7482746C" w14:textId="3F3ED4F0" w:rsidR="00257D19" w:rsidRPr="00ED1D8A" w:rsidRDefault="009D1F3C" w:rsidP="00257D19">
      <w:pPr>
        <w:numPr>
          <w:ilvl w:val="0"/>
          <w:numId w:val="18"/>
        </w:numPr>
        <w:spacing w:line="360" w:lineRule="auto"/>
        <w:rPr>
          <w:rFonts w:cs="Arial"/>
        </w:rPr>
      </w:pPr>
      <w:commentRangeStart w:id="388"/>
      <w:r>
        <w:rPr>
          <w:rFonts w:cs="Arial"/>
        </w:rPr>
        <w:t>Protecting asset integrity and operational reliability.</w:t>
      </w:r>
      <w:commentRangeEnd w:id="388"/>
      <w:r>
        <w:rPr>
          <w:rStyle w:val="CommentReference"/>
          <w:rFonts w:cs="Arial"/>
          <w:sz w:val="20"/>
          <w:szCs w:val="20"/>
        </w:rPr>
        <w:commentReference w:id="388"/>
      </w:r>
    </w:p>
    <w:p w14:paraId="4BB94919" w14:textId="6F1BBC92" w:rsidR="00257D19" w:rsidRPr="00ED1D8A" w:rsidRDefault="00257D19" w:rsidP="00257D19">
      <w:pPr>
        <w:numPr>
          <w:ilvl w:val="0"/>
          <w:numId w:val="18"/>
        </w:numPr>
        <w:spacing w:line="360" w:lineRule="auto"/>
        <w:rPr>
          <w:rFonts w:cs="Arial"/>
        </w:rPr>
      </w:pPr>
      <w:r>
        <w:rPr>
          <w:rFonts w:cs="Arial"/>
        </w:rPr>
        <w:t xml:space="preserve">Maximizing value creation for MEPG.</w:t>
      </w:r>
    </w:p>
    <w:p w14:paraId="61AC5981" w14:textId="4412D081" w:rsidR="00D86109" w:rsidRPr="00ED1D8A" w:rsidRDefault="00257D19" w:rsidP="00257D19">
      <w:pPr>
        <w:numPr>
          <w:ilvl w:val="0"/>
          <w:numId w:val="18"/>
        </w:numPr>
        <w:spacing w:after="120" w:line="360" w:lineRule="auto"/>
        <w:ind w:left="1440"/>
        <w:rPr>
          <w:rFonts w:cs="Arial"/>
        </w:rPr>
      </w:pPr>
      <w:r>
        <w:rPr>
          <w:rFonts w:cs="Arial"/>
        </w:rPr>
        <w:t xml:space="preserve">Maintaining alignment with the approved business objectives, Asset strategy, and Integrated Plan.</w:t>
      </w:r>
    </w:p>
    <w:p w14:paraId="1D367C26" w14:textId="6CA41FF2" w:rsidR="00257D19" w:rsidRPr="00ED1D8A" w:rsidRDefault="00257D19" w:rsidP="00403B7A">
      <w:pPr>
        <w:spacing w:line="360" w:lineRule="auto"/>
        <w:ind w:left="1077"/>
        <w:rPr>
          <w:rFonts w:cs="Arial"/>
        </w:rPr>
      </w:pPr>
      <w:r>
        <w:rPr>
          <w:rFonts w:cs="Arial"/>
        </w:rPr>
        <w:t>At different planning horizons, prioritization may take various forms:</w:t>
      </w:r>
    </w:p>
    <w:p w14:paraId="217E08F5" w14:textId="77777777" w:rsidR="00A8246B" w:rsidRPr="00ED1D8A" w:rsidRDefault="00A8246B" w:rsidP="00BD290E">
      <w:pPr>
        <w:pStyle w:val="Heading3"/>
        <w:spacing w:before="0" w:after="0" w:line="360" w:lineRule="auto"/>
        <w:rPr>
          <w:rFonts w:cs="Arial"/>
        </w:rPr>
      </w:pPr>
      <w:r>
        <w:rPr>
          <w:rFonts w:cs="Arial"/>
        </w:rPr>
        <w:t>Strategic Planning Horizon</w:t>
      </w:r>
    </w:p>
    <w:p w14:paraId="7822B137" w14:textId="6F9D0DDD" w:rsidR="00943975" w:rsidRDefault="00943975" w:rsidP="00ED1D8A">
      <w:pPr>
        <w:spacing w:line="360" w:lineRule="auto"/>
        <w:ind w:left="1080"/>
        <w:rPr>
          <w:rFonts w:cs="Arial"/>
        </w:rPr>
      </w:pPr>
      <w:r>
        <w:rPr>
          <w:rFonts w:cs="Arial"/>
        </w:rPr>
        <w:t>At the strategic planning horizon, prioritization is primarily based on alignment with the approved Asset strategy and business objectives. Considerations typically include:</w:t>
      </w:r>
    </w:p>
    <w:p w14:paraId="1876475B" w14:textId="77777777" w:rsidR="004A54D3" w:rsidRPr="00ED1D8A" w:rsidRDefault="004A54D3" w:rsidP="00ED1D8A">
      <w:pPr>
        <w:pStyle w:val="ListParagraph"/>
        <w:numPr>
          <w:ilvl w:val="0"/>
          <w:numId w:val="95"/>
        </w:numPr>
        <w:tabs>
          <w:tab w:val="clear" w:pos="2517"/>
        </w:tabs>
        <w:spacing w:line="360" w:lineRule="auto"/>
        <w:ind w:left="1440"/>
        <w:rPr>
          <w:highlight w:val="yellow"/>
        </w:rPr>
      </w:pPr>
      <w:commentRangeStart w:id="389"/>
      <w:commentRangeStart w:id="390"/>
      <w:r>
        <w:rPr>
          <w:highlight w:val="yellow"/>
        </w:rPr>
        <w:t>Safety, regulatory, commercial, and license-to-operate requirements, including compliance with HSE requirements, contractual commitments, and applicable regulatory obligations.</w:t>
      </w:r>
    </w:p>
    <w:p w14:paraId="0C9C2C7A" w14:textId="77777777" w:rsidR="004A54D3" w:rsidRPr="00ED1D8A" w:rsidRDefault="004A54D3" w:rsidP="00ED1D8A">
      <w:pPr>
        <w:pStyle w:val="ListParagraph"/>
        <w:numPr>
          <w:ilvl w:val="0"/>
          <w:numId w:val="95"/>
        </w:numPr>
        <w:tabs>
          <w:tab w:val="clear" w:pos="2517"/>
        </w:tabs>
        <w:spacing w:line="360" w:lineRule="auto"/>
        <w:ind w:left="1440"/>
        <w:rPr>
          <w:highlight w:val="yellow"/>
        </w:rPr>
      </w:pPr>
      <w:r>
        <w:rPr>
          <w:highlight w:val="yellow"/>
        </w:rPr>
        <w:t>Business value and risk, including Net Present Value (NPV), economic considerations, technical uncertainty, commercial risks, and long-term business and execution risks.</w:t>
      </w:r>
    </w:p>
    <w:p w14:paraId="4FFDA394" w14:textId="77777777" w:rsidR="004A54D3" w:rsidRPr="00ED1D8A" w:rsidRDefault="004A54D3" w:rsidP="00ED1D8A">
      <w:pPr>
        <w:pStyle w:val="ListParagraph"/>
        <w:numPr>
          <w:ilvl w:val="0"/>
          <w:numId w:val="95"/>
        </w:numPr>
        <w:tabs>
          <w:tab w:val="clear" w:pos="2517"/>
        </w:tabs>
        <w:spacing w:line="360" w:lineRule="auto"/>
        <w:ind w:left="1440"/>
        <w:rPr>
          <w:highlight w:val="yellow"/>
        </w:rPr>
      </w:pPr>
      <w:r>
        <w:rPr>
          <w:highlight w:val="yellow"/>
        </w:rPr>
        <w:t>Strategic alignment, including consistency with the approved Asset Development Plan (ADP), Long-Term Plan (LTP), major business milestones, and long-term growth objectives.</w:t>
      </w:r>
      <w:commentRangeEnd w:id="389"/>
      <w:r>
        <w:rPr>
          <w:rStyle w:val="CommentReference"/>
          <w:sz w:val="20"/>
          <w:szCs w:val="20"/>
          <w:highlight w:val="yellow"/>
        </w:rPr>
        <w:commentReference w:id="389"/>
      </w:r>
      <w:commentRangeEnd w:id="390"/>
      <w:r>
        <w:rPr>
          <w:rStyle w:val="CommentReference"/>
          <w:sz w:val="20"/>
          <w:szCs w:val="20"/>
          <w:highlight w:val="yellow"/>
        </w:rPr>
        <w:commentReference w:id="390"/>
      </w:r>
    </w:p>
    <w:p w14:paraId="217E08F8" w14:textId="77777777" w:rsidR="00A8246B" w:rsidRPr="00ED1D8A" w:rsidRDefault="00A8246B" w:rsidP="00BD290E">
      <w:pPr>
        <w:pStyle w:val="Heading3"/>
        <w:spacing w:before="0" w:after="0" w:line="360" w:lineRule="auto"/>
        <w:rPr>
          <w:rFonts w:cs="Arial"/>
        </w:rPr>
      </w:pPr>
      <w:r>
        <w:rPr>
          <w:rFonts w:cs="Arial"/>
        </w:rPr>
        <w:t>Tactical Planning Horizon</w:t>
      </w:r>
    </w:p>
    <w:p w14:paraId="1F7657A1" w14:textId="73B84E99" w:rsidR="00257D19" w:rsidRPr="00ED1D8A" w:rsidRDefault="00257D19" w:rsidP="00257D19">
      <w:pPr>
        <w:spacing w:after="120" w:line="360" w:lineRule="auto"/>
        <w:ind w:left="1080"/>
        <w:rPr>
          <w:rFonts w:cs="Arial"/>
          <w:i/>
          <w:iCs/>
        </w:rPr>
      </w:pPr>
      <w:r>
        <w:rPr>
          <w:rFonts w:cs="Arial"/>
        </w:rPr>
        <w:t xml:space="preserve">Similar to the Strategic Horizon, prioritization in the Tactical Horizon also considers NPV and risk but is more specifically tailored to individual projects, programs, or activities. The strategic criteria in </w:t>
      </w:r>
      <w:r>
        <w:rPr>
          <w:rFonts w:cs="Arial"/>
          <w:i/>
          <w:iCs/>
        </w:rPr>
        <w:t>subsection 7.8.1</w:t>
      </w:r>
      <w:r>
        <w:rPr>
          <w:rFonts w:cs="Arial"/>
        </w:rPr>
        <w:t xml:space="preserve"> apply for the tactical planning horizons.</w:t>
      </w:r>
    </w:p>
    <w:p w14:paraId="217E08FB" w14:textId="77777777" w:rsidR="00A8246B" w:rsidRPr="00ED1D8A" w:rsidRDefault="00A8246B" w:rsidP="00BD290E">
      <w:pPr>
        <w:pStyle w:val="Heading3"/>
        <w:spacing w:before="0" w:after="0" w:line="360" w:lineRule="auto"/>
        <w:rPr>
          <w:rFonts w:cs="Arial"/>
        </w:rPr>
      </w:pPr>
      <w:r>
        <w:rPr>
          <w:rFonts w:cs="Arial"/>
        </w:rPr>
        <w:t>Operational Planning Horizon</w:t>
      </w:r>
    </w:p>
    <w:p w14:paraId="54E16504" w14:textId="72B97C68" w:rsidR="00257D19" w:rsidRPr="00ED1D8A" w:rsidRDefault="00257D19" w:rsidP="00BD290E">
      <w:pPr>
        <w:pStyle w:val="Paragraph"/>
        <w:spacing w:after="0" w:line="360" w:lineRule="auto"/>
        <w:rPr>
          <w:rFonts w:cs="Arial"/>
          <w:lang w:val="en-GB"/>
        </w:rPr>
      </w:pPr>
      <w:r>
        <w:rPr>
          <w:rFonts w:cs="Arial"/>
          <w:lang w:val="en-GB"/>
        </w:rPr>
        <w:t xml:space="preserve">At the Operational Planning Horizon, prioritization and conflict resolution are centered on execution readiness and addressing immediate risks. Recommended criteria for prioritizing activities and resolving conflicts include, but are not limited to:</w:t>
      </w:r>
    </w:p>
    <w:p w14:paraId="76AD9B95" w14:textId="43B1292C" w:rsidR="00D061C5" w:rsidRPr="00ED1D8A" w:rsidRDefault="00895AC4" w:rsidP="00D061C5">
      <w:pPr>
        <w:pStyle w:val="Paragraph"/>
        <w:numPr>
          <w:ilvl w:val="0"/>
          <w:numId w:val="9"/>
        </w:numPr>
        <w:tabs>
          <w:tab w:val="clear" w:pos="1800"/>
        </w:tabs>
        <w:spacing w:after="0" w:line="360" w:lineRule="auto"/>
        <w:ind w:left="1440"/>
        <w:rPr>
          <w:rFonts w:cs="Arial"/>
        </w:rPr>
      </w:pPr>
      <w:r>
        <w:rPr>
          <w:rFonts w:cs="Arial"/>
        </w:rPr>
        <w:t xml:space="preserve">Health, Safety, Environment (HSE).</w:t>
      </w:r>
    </w:p>
    <w:p w14:paraId="6EDFCA09" w14:textId="77777777" w:rsidR="00D061C5" w:rsidRPr="00ED1D8A" w:rsidRDefault="00895AC4" w:rsidP="00D061C5">
      <w:pPr>
        <w:pStyle w:val="Paragraph"/>
        <w:numPr>
          <w:ilvl w:val="0"/>
          <w:numId w:val="9"/>
        </w:numPr>
        <w:tabs>
          <w:tab w:val="clear" w:pos="1800"/>
        </w:tabs>
        <w:spacing w:after="0" w:line="360" w:lineRule="auto"/>
        <w:ind w:left="1440"/>
        <w:rPr>
          <w:rFonts w:cs="Arial"/>
        </w:rPr>
      </w:pPr>
      <w:r>
        <w:rPr>
          <w:rFonts w:cs="Arial"/>
        </w:rPr>
        <w:t>Asset Integrity</w:t>
      </w:r>
    </w:p>
    <w:p w14:paraId="5563132F" w14:textId="39AC9900" w:rsidR="00D061C5" w:rsidRPr="00ED1D8A" w:rsidRDefault="00895AC4" w:rsidP="00D061C5">
      <w:pPr>
        <w:pStyle w:val="Paragraph"/>
        <w:numPr>
          <w:ilvl w:val="0"/>
          <w:numId w:val="9"/>
        </w:numPr>
        <w:tabs>
          <w:tab w:val="clear" w:pos="1800"/>
        </w:tabs>
        <w:spacing w:after="0" w:line="360" w:lineRule="auto"/>
        <w:ind w:left="1440"/>
        <w:rPr>
          <w:rFonts w:cs="Arial"/>
        </w:rPr>
      </w:pPr>
      <w:r>
        <w:rPr>
          <w:rFonts w:cs="Arial"/>
        </w:rPr>
        <w:t>Production Loss</w:t>
      </w:r>
    </w:p>
    <w:p w14:paraId="2BD1365A" w14:textId="77777777" w:rsidR="00D061C5" w:rsidRPr="00ED1D8A" w:rsidRDefault="00895AC4" w:rsidP="00D061C5">
      <w:pPr>
        <w:pStyle w:val="Paragraph"/>
        <w:numPr>
          <w:ilvl w:val="0"/>
          <w:numId w:val="9"/>
        </w:numPr>
        <w:tabs>
          <w:tab w:val="clear" w:pos="1800"/>
        </w:tabs>
        <w:spacing w:after="0" w:line="360" w:lineRule="auto"/>
        <w:ind w:left="1440"/>
        <w:rPr>
          <w:rFonts w:cs="Arial"/>
        </w:rPr>
      </w:pPr>
      <w:r>
        <w:rPr>
          <w:rFonts w:cs="Arial"/>
        </w:rPr>
        <w:t>Human Factor and Working Environment (i.e. noise, morale, physical conditions, etc.)</w:t>
      </w:r>
    </w:p>
    <w:p w14:paraId="51EDA16F" w14:textId="77777777" w:rsidR="00D061C5" w:rsidRPr="00ED1D8A" w:rsidRDefault="00895AC4" w:rsidP="00D061C5">
      <w:pPr>
        <w:pStyle w:val="Paragraph"/>
        <w:numPr>
          <w:ilvl w:val="0"/>
          <w:numId w:val="9"/>
        </w:numPr>
        <w:tabs>
          <w:tab w:val="clear" w:pos="1800"/>
        </w:tabs>
        <w:spacing w:after="0" w:line="360" w:lineRule="auto"/>
        <w:ind w:left="1440"/>
        <w:rPr>
          <w:rFonts w:cs="Arial"/>
        </w:rPr>
      </w:pPr>
      <w:r>
        <w:rPr>
          <w:rFonts w:cs="Arial"/>
        </w:rPr>
        <w:t>Execution Opportunity Costs / Synergy Savings</w:t>
      </w:r>
    </w:p>
    <w:p w14:paraId="41650977" w14:textId="225B5B03" w:rsidR="00377AA2" w:rsidRPr="00ED1D8A" w:rsidRDefault="00377AA2" w:rsidP="00D061C5">
      <w:pPr>
        <w:pStyle w:val="Paragraph"/>
        <w:numPr>
          <w:ilvl w:val="0"/>
          <w:numId w:val="9"/>
        </w:numPr>
        <w:tabs>
          <w:tab w:val="clear" w:pos="1800"/>
        </w:tabs>
        <w:spacing w:after="0" w:line="360" w:lineRule="auto"/>
        <w:ind w:left="1440"/>
        <w:rPr>
          <w:rFonts w:cs="Arial"/>
          <w:highlight w:val="yellow"/>
        </w:rPr>
      </w:pPr>
      <w:commentRangeStart w:id="391"/>
      <w:r>
        <w:rPr>
          <w:rFonts w:cs="Arial"/>
          <w:highlight w:val="yellow"/>
        </w:rPr>
        <w:t>Planning maturity, execution readiness, and resource availability</w:t>
      </w:r>
    </w:p>
    <w:p w14:paraId="792F54FC" w14:textId="2F4A53B8" w:rsidR="00377AA2" w:rsidRPr="00ED1D8A" w:rsidRDefault="00377AA2" w:rsidP="00D061C5">
      <w:pPr>
        <w:pStyle w:val="Paragraph"/>
        <w:numPr>
          <w:ilvl w:val="0"/>
          <w:numId w:val="9"/>
        </w:numPr>
        <w:tabs>
          <w:tab w:val="clear" w:pos="1800"/>
        </w:tabs>
        <w:spacing w:after="0" w:line="360" w:lineRule="auto"/>
        <w:ind w:left="1440"/>
        <w:rPr>
          <w:rFonts w:cs="Arial"/>
          <w:highlight w:val="yellow"/>
        </w:rPr>
      </w:pPr>
      <w:r>
        <w:rPr>
          <w:rFonts w:cs="Arial"/>
          <w:highlight w:val="yellow"/>
        </w:rPr>
        <w:t>Operational constraints, SIMOPS, and schedule impacts</w:t>
      </w:r>
      <w:commentRangeEnd w:id="391"/>
      <w:r>
        <w:rPr>
          <w:rStyle w:val="CommentReference"/>
          <w:rFonts w:cs="Arial"/>
          <w:sz w:val="20"/>
          <w:szCs w:val="20"/>
          <w:highlight w:val="yellow"/>
        </w:rPr>
        <w:commentReference w:id="391"/>
      </w:r>
    </w:p>
    <w:p w14:paraId="1EA4A181" w14:textId="5EE1B17C" w:rsidR="0017242D" w:rsidRPr="00ED1D8A" w:rsidRDefault="0017242D" w:rsidP="0017242D">
      <w:pPr>
        <w:pStyle w:val="Heading3"/>
        <w:spacing w:before="0" w:after="0" w:line="360" w:lineRule="auto"/>
        <w:rPr>
          <w:rFonts w:cs="Arial"/>
          <w:highlight w:val="yellow"/>
        </w:rPr>
      </w:pPr>
      <w:commentRangeStart w:id="392"/>
      <w:commentRangeStart w:id="393"/>
      <w:r>
        <w:rPr>
          <w:rFonts w:cs="Arial"/>
          <w:highlight w:val="yellow"/>
        </w:rPr>
        <w:lastRenderedPageBreak/>
        <w:t>Escalation Path</w:t>
      </w:r>
      <w:commentRangeEnd w:id="392"/>
      <w:r>
        <w:rPr>
          <w:rStyle w:val="CommentReference"/>
          <w:rFonts w:cs="Arial"/>
          <w:sz w:val="20"/>
          <w:szCs w:val="20"/>
          <w:highlight w:val="yellow"/>
        </w:rPr>
        <w:commentReference w:id="392"/>
      </w:r>
      <w:commentRangeEnd w:id="393"/>
      <w:r>
        <w:rPr>
          <w:rStyle w:val="CommentReference"/>
          <w:rFonts w:cs="Arial"/>
          <w:sz w:val="20"/>
          <w:szCs w:val="20"/>
          <w:highlight w:val="yellow"/>
        </w:rPr>
        <w:commentReference w:id="393"/>
      </w:r>
    </w:p>
    <w:p w14:paraId="1EEB05CF" w14:textId="5569FCFE" w:rsidR="004D71D5" w:rsidRDefault="004D71D5" w:rsidP="0017242D">
      <w:pPr>
        <w:pStyle w:val="Paragraph"/>
        <w:spacing w:after="0" w:line="360" w:lineRule="auto"/>
        <w:rPr>
          <w:rFonts w:cs="Arial"/>
          <w:highlight w:val="yellow"/>
          <w:lang w:val="en-GB"/>
        </w:rPr>
      </w:pPr>
      <w:r>
        <w:rPr>
          <w:rFonts w:cs="Arial"/>
          <w:lang w:val="en-GB"/>
        </w:rPr>
        <w:t>Where conflicts cannot be resolved at the working level, they shall be escalated through the applicable planning governance structure.</w:t>
      </w:r>
    </w:p>
    <w:p w14:paraId="15648BB7" w14:textId="77777777" w:rsidR="00884939" w:rsidRPr="00884939" w:rsidRDefault="00884939" w:rsidP="00ED1D8A">
      <w:pPr>
        <w:pStyle w:val="Paragraph"/>
        <w:numPr>
          <w:ilvl w:val="0"/>
          <w:numId w:val="96"/>
        </w:numPr>
        <w:tabs>
          <w:tab w:val="clear" w:pos="2517"/>
        </w:tabs>
        <w:spacing w:after="0" w:line="360" w:lineRule="auto"/>
        <w:ind w:left="1440"/>
        <w:rPr>
          <w:rFonts w:cs="Arial"/>
          <w:lang w:val="en-GB"/>
        </w:rPr>
      </w:pPr>
      <w:r>
        <w:rPr>
          <w:rFonts w:cs="Arial"/>
          <w:b/>
          <w:bCs/>
          <w:lang w:val="en-GB"/>
        </w:rPr>
        <w:t>Working</w:t>
      </w:r>
      <w:r>
        <w:rPr>
          <w:rFonts w:cs="Arial"/>
          <w:lang w:val="en-GB"/>
        </w:rPr>
        <w:t xml:space="preserve"> </w:t>
      </w:r>
      <w:r>
        <w:rPr>
          <w:rFonts w:cs="Arial"/>
          <w:b/>
          <w:bCs/>
          <w:lang w:val="en-GB"/>
        </w:rPr>
        <w:t>Level</w:t>
      </w:r>
      <w:r>
        <w:rPr>
          <w:rFonts w:cs="Arial"/>
          <w:lang w:val="en-GB"/>
        </w:rPr>
        <w:t>. Activity Owners, Job Owners, and responsible planners shall first attempt to resolve conflicts through coordination and application of the prioritization criteria defined in this section.</w:t>
      </w:r>
    </w:p>
    <w:p w14:paraId="4D50A327" w14:textId="77777777" w:rsidR="00884939" w:rsidRPr="00884939" w:rsidRDefault="00884939" w:rsidP="00ED1D8A">
      <w:pPr>
        <w:pStyle w:val="Paragraph"/>
        <w:numPr>
          <w:ilvl w:val="0"/>
          <w:numId w:val="96"/>
        </w:numPr>
        <w:tabs>
          <w:tab w:val="clear" w:pos="2517"/>
        </w:tabs>
        <w:spacing w:after="0" w:line="360" w:lineRule="auto"/>
        <w:ind w:left="1440"/>
        <w:rPr>
          <w:rFonts w:cs="Arial"/>
          <w:lang w:val="en-GB"/>
        </w:rPr>
      </w:pPr>
      <w:r>
        <w:rPr>
          <w:rFonts w:cs="Arial"/>
          <w:b/>
          <w:bCs/>
          <w:lang w:val="en-GB"/>
        </w:rPr>
        <w:t>Planning</w:t>
      </w:r>
      <w:r>
        <w:rPr>
          <w:rFonts w:cs="Arial"/>
          <w:lang w:val="en-GB"/>
        </w:rPr>
        <w:t xml:space="preserve"> </w:t>
      </w:r>
      <w:r>
        <w:rPr>
          <w:rFonts w:cs="Arial"/>
          <w:b/>
          <w:bCs/>
          <w:lang w:val="en-GB"/>
        </w:rPr>
        <w:t>Forum</w:t>
      </w:r>
      <w:r>
        <w:rPr>
          <w:rFonts w:cs="Arial"/>
          <w:lang w:val="en-GB"/>
        </w:rPr>
        <w:t>. Unresolved conflicts shall be raised during the applicable planning review forum, facilitated by the Planning Process Focal Point, for cross-functional discussion and recommendation.</w:t>
      </w:r>
    </w:p>
    <w:p w14:paraId="1D63E152" w14:textId="063FF54F" w:rsidR="00884939" w:rsidRDefault="00884939" w:rsidP="00884939">
      <w:pPr>
        <w:pStyle w:val="Paragraph"/>
        <w:numPr>
          <w:ilvl w:val="0"/>
          <w:numId w:val="96"/>
        </w:numPr>
        <w:tabs>
          <w:tab w:val="clear" w:pos="2517"/>
        </w:tabs>
        <w:spacing w:after="0" w:line="360" w:lineRule="auto"/>
        <w:ind w:left="1440"/>
        <w:rPr>
          <w:rFonts w:cs="Arial"/>
          <w:lang w:val="en-GB"/>
        </w:rPr>
      </w:pPr>
      <w:r>
        <w:rPr>
          <w:rFonts w:cs="Arial"/>
          <w:b/>
          <w:bCs/>
          <w:lang w:val="en-GB"/>
        </w:rPr>
        <w:t>Plan Owner / Approval Authority.</w:t>
      </w:r>
      <w:r>
        <w:rPr>
          <w:rFonts w:cs="Arial"/>
          <w:lang w:val="en-GB"/>
        </w:rPr>
        <w:t xml:space="preserve"> Conflicts requiring business trade-offs, resource reallocation, or changes to committed activities shall be escalated to the applicable Plan Owner and Approval Authority for decision, in accordance </w:t>
      </w:r>
      <w:commentRangeStart w:id="394"/>
      <w:r>
        <w:rPr>
          <w:rFonts w:cs="Arial"/>
          <w:lang w:val="en-GB"/>
        </w:rPr>
        <w:t>with</w:t>
      </w:r>
      <w:r>
        <w:rPr>
          <w:rFonts w:cs="Arial"/>
          <w:i/>
          <w:iCs/>
          <w:lang w:val="en-GB"/>
        </w:rPr>
        <w:t xml:space="preserve"> </w:t>
      </w:r>
      <w:r>
        <w:rPr>
          <w:rFonts w:cs="Arial"/>
          <w:i/>
          <w:iCs/>
          <w:highlight w:val="yellow"/>
          <w:lang w:val="en-GB"/>
        </w:rPr>
        <w:t xml:space="preserve">Section 4, </w:t>
      </w:r>
      <w:del w:author="Rev4 Update" w:date="2026-07-23T00:00:00Z" w:id="9509">
        <w:r>
          <w:rPr>
            <w:rFonts w:cs="Arial"/>
            <w:i/>
            <w:iCs/>
            <w:highlight w:val="yellow"/>
            <w:lang w:val="en-GB"/>
          </w:rPr>
          <w:delText xml:space="preserve">Table X</w:delText>
        </w:r>
      </w:del>
      <w:ins w:author="Rev4 Update" w:date="2026-07-23T00:00:00Z" w:id="9510">
        <w:r>
          <w:rPr>
            <w:rFonts w:cs="Arial"/>
            <w:i/>
            <w:iCs/>
            <w:highlight w:val="yellow"/>
            <w:lang w:val="en-GB"/>
          </w:rPr>
          <w:t xml:space="preserve">Table 2</w:t>
        </w:r>
      </w:ins>
      <w:r>
        <w:rPr>
          <w:rFonts w:cs="Arial"/>
          <w:i/>
          <w:iCs/>
          <w:highlight w:val="yellow"/>
          <w:lang w:val="en-GB"/>
        </w:rPr>
        <w:t xml:space="preserve">.</w:t>
      </w:r>
      <w:commentRangeEnd w:id="394"/>
      <w:r>
        <w:rPr>
          <w:rStyle w:val="CommentReference"/>
          <w:rFonts w:cs="Arial"/>
          <w:sz w:val="20"/>
          <w:szCs w:val="20"/>
          <w:lang w:val="en-GB"/>
        </w:rPr>
        <w:commentReference w:id="394"/>
      </w:r>
    </w:p>
    <w:p w14:paraId="74FF8196" w14:textId="77777777" w:rsidR="005F5E8C" w:rsidRPr="00ED1D8A" w:rsidRDefault="00884939" w:rsidP="00990AF3">
      <w:pPr>
        <w:pStyle w:val="Paragraph"/>
        <w:numPr>
          <w:ilvl w:val="0"/>
          <w:numId w:val="96"/>
        </w:numPr>
        <w:tabs>
          <w:tab w:val="clear" w:pos="2517"/>
        </w:tabs>
        <w:spacing w:after="0" w:line="360" w:lineRule="auto"/>
        <w:ind w:left="1440"/>
        <w:rPr>
          <w:rFonts w:cs="Arial"/>
          <w:highlight w:val="yellow"/>
          <w:lang w:val="en-GB"/>
        </w:rPr>
      </w:pPr>
      <w:r>
        <w:rPr>
          <w:rFonts w:cs="Arial"/>
          <w:b/>
          <w:bCs/>
          <w:lang w:val="en-GB"/>
        </w:rPr>
        <w:t xml:space="preserve">Cross-Horizon /Functional Conflicts.</w:t>
      </w:r>
      <w:r>
        <w:rPr>
          <w:rFonts w:cs="Arial"/>
          <w:lang w:val="en-GB"/>
        </w:rPr>
        <w:t xml:space="preserve"> Conflicts affecting different planning horizons, multiple functions, or requiring deviation from an approved higher-level plan shall be escalated through the applicable planning governance and change control process, consistent with the Break-in escalation process described in </w:t>
      </w:r>
      <w:r>
        <w:rPr>
          <w:rFonts w:cs="Arial"/>
          <w:i/>
          <w:iCs/>
          <w:lang w:val="en-GB"/>
        </w:rPr>
        <w:t>Section 7.11.</w:t>
      </w:r>
      <w:r>
        <w:rPr>
          <w:rFonts w:cs="Arial"/>
          <w:lang w:val="en-GB"/>
        </w:rPr>
        <w:t xml:space="preserve"> </w:t>
      </w:r>
    </w:p>
    <w:p w14:paraId="4FC74076" w14:textId="1DE4FE61" w:rsidR="002B32BA" w:rsidRPr="003D207C" w:rsidRDefault="006B00E0" w:rsidP="003D207C">
      <w:pPr>
        <w:pStyle w:val="Paragraph"/>
        <w:spacing w:after="0" w:line="360" w:lineRule="auto"/>
        <w:rPr>
          <w:rFonts w:cs="Arial"/>
          <w:highlight w:val="yellow"/>
          <w:lang w:val="en-GB"/>
        </w:rPr>
      </w:pPr>
      <w:r>
        <w:rPr>
          <w:rFonts w:cs="Arial"/>
          <w:lang w:val="en-GB"/>
        </w:rPr>
        <w:t xml:space="preserve">Any conflicts, decisions, and agreed resolutions shall be documented through the applicable planning forum records (Term-of-References) and documented through minutes-of-meeting (MoM).</w:t>
      </w:r>
    </w:p>
    <w:p w14:paraId="576E1868" w14:textId="1362BD3D" w:rsidR="0017242D" w:rsidRPr="00ED1D8A" w:rsidRDefault="00164262" w:rsidP="0017242D">
      <w:pPr>
        <w:pStyle w:val="Heading2"/>
        <w:spacing w:line="360" w:lineRule="auto"/>
        <w:rPr>
          <w:rFonts w:cs="Arial"/>
          <w:highlight w:val="yellow"/>
        </w:rPr>
      </w:pPr>
      <w:bookmarkStart w:id="395" w:name="_Toc235450979"/>
      <w:commentRangeStart w:id="396"/>
      <w:r>
        <w:rPr>
          <w:rFonts w:cs="Arial"/>
          <w:highlight w:val="yellow"/>
        </w:rPr>
        <w:t xml:space="preserve">Opportunity Assessment</w:t>
      </w:r>
      <w:bookmarkEnd w:id="395"/>
      <w:commentRangeEnd w:id="396"/>
      <w:r>
        <w:rPr>
          <w:rStyle w:val="CommentReference"/>
          <w:rFonts w:cs="Arial"/>
          <w:sz w:val="24"/>
          <w:szCs w:val="20"/>
          <w:highlight w:val="yellow"/>
        </w:rPr>
        <w:commentReference w:id="396"/>
      </w:r>
    </w:p>
    <w:p w14:paraId="540C67DD" w14:textId="4C0BA655" w:rsidR="003D207C" w:rsidRDefault="003D207C" w:rsidP="00AD0BD7">
      <w:pPr>
        <w:pStyle w:val="Paragraph"/>
        <w:spacing w:line="360" w:lineRule="auto"/>
        <w:rPr>
          <w:rFonts w:cs="Arial"/>
        </w:rPr>
      </w:pPr>
      <w:r>
        <w:rPr>
          <w:rFonts w:cs="Arial"/>
        </w:rPr>
        <w:t xml:space="preserve">The Integrated Planning process shall not only manage risks and constraints but also identify, evaluate, and integrate opportunities that may improve safety, operational performance, cost efficiency, schedule, production, asset reliability, or other business outcomes. Opportunity assessments shall be performed across the planning horizons described in </w:t>
      </w:r>
      <w:r>
        <w:rPr>
          <w:rFonts w:cs="Arial"/>
          <w:i/>
          <w:iCs/>
        </w:rPr>
        <w:t>Section 7.7 Risk Assessment,</w:t>
      </w:r>
      <w:r>
        <w:rPr>
          <w:rFonts w:cs="Arial"/>
        </w:rPr>
        <w:t xml:space="preserve"> while focusing on the identification and realization of potential benefits.</w:t>
      </w:r>
    </w:p>
    <w:p w14:paraId="78DB0E1F" w14:textId="77777777" w:rsidR="006230FB" w:rsidRDefault="003D207C" w:rsidP="003D207C">
      <w:pPr>
        <w:pStyle w:val="Paragraph"/>
        <w:spacing w:line="360" w:lineRule="auto"/>
      </w:pPr>
      <w:r>
        <w:rPr>
          <w:rFonts w:cs="Arial"/>
        </w:rPr>
        <w:t xml:space="preserve">Opportunities should be identified throughout the planning cycle and assessed using the same planning discipline and governance applied to other planned activities. The implementation of an opportunity </w:t>
      </w:r>
      <w:r>
        <w:rPr>
          <w:rFonts w:cs="Arial"/>
          <w:i/>
          <w:iCs/>
        </w:rPr>
        <w:t>shall</w:t>
      </w:r>
      <w:r>
        <w:rPr>
          <w:rFonts w:cs="Arial"/>
        </w:rPr>
        <w:t xml:space="preserve"> </w:t>
      </w:r>
      <w:r>
        <w:rPr>
          <w:rFonts w:cs="Arial"/>
          <w:i/>
          <w:iCs/>
        </w:rPr>
        <w:t>not compromise safety, regulatory compliance, asset integrity, or execution readiness.</w:t>
      </w:r>
      <w:r>
        <w:t xml:space="preserve"> </w:t>
      </w:r>
    </w:p>
    <w:p w14:paraId="23DFAD83" w14:textId="4CFE2E31" w:rsidR="00BA5D10" w:rsidRPr="000B3265" w:rsidRDefault="00BA5D10" w:rsidP="00BA5D10">
      <w:pPr>
        <w:pStyle w:val="Heading3"/>
        <w:spacing w:before="0" w:after="0" w:line="360" w:lineRule="auto"/>
        <w:rPr>
          <w:rFonts w:cs="Arial"/>
          <w:highlight w:val="yellow"/>
        </w:rPr>
      </w:pPr>
      <w:r>
        <w:rPr>
          <w:rFonts w:cs="Arial"/>
          <w:highlight w:val="yellow"/>
        </w:rPr>
        <w:t>Types of Opportunities</w:t>
      </w:r>
    </w:p>
    <w:p w14:paraId="5FC75AAB" w14:textId="62E5EF9E" w:rsidR="00B27F95" w:rsidRPr="00180D5D" w:rsidRDefault="00B27F95" w:rsidP="00ED1D8A">
      <w:pPr>
        <w:pStyle w:val="Paragraph"/>
        <w:spacing w:after="0" w:line="360" w:lineRule="auto"/>
        <w:rPr>
          <w:rFonts w:cs="Arial"/>
          <w:lang w:val="en-GB"/>
        </w:rPr>
      </w:pPr>
      <w:r>
        <w:rPr>
          <w:rFonts w:cs="Arial"/>
          <w:lang w:val="en-GB"/>
        </w:rPr>
        <w:t>Planning opportunities may arise from operational, technical, commercial, or organizational improvements. Typical opportunity categories include:</w:t>
      </w:r>
    </w:p>
    <w:p w14:paraId="21D72CC5" w14:textId="46A224B3" w:rsidR="009475DB" w:rsidRPr="009475DB" w:rsidRDefault="009475DB" w:rsidP="00ED1D8A">
      <w:pPr>
        <w:pStyle w:val="Paragraph"/>
        <w:numPr>
          <w:ilvl w:val="0"/>
          <w:numId w:val="98"/>
        </w:numPr>
        <w:spacing w:after="0" w:line="360" w:lineRule="auto"/>
        <w:ind w:left="1440"/>
        <w:rPr>
          <w:rFonts w:cs="Arial"/>
          <w:lang w:val="en-GB"/>
        </w:rPr>
      </w:pPr>
      <w:r>
        <w:rPr>
          <w:rFonts w:cs="Arial"/>
          <w:b/>
          <w:bCs/>
          <w:lang w:val="en-GB"/>
        </w:rPr>
        <w:t>Budget (Cost).</w:t>
      </w:r>
      <w:r>
        <w:rPr>
          <w:rFonts w:cs="Arial"/>
          <w:lang w:val="en-GB"/>
        </w:rPr>
        <w:t xml:space="preserve"> Cost optimization through activity bundling, shared mobilization, procurement optimization, execution synergies, reduced logistics requirements, or other efficiency improvements.</w:t>
      </w:r>
    </w:p>
    <w:p w14:paraId="56DD460D" w14:textId="77777777" w:rsidR="009475DB" w:rsidRPr="009475DB" w:rsidRDefault="009475DB" w:rsidP="00ED1D8A">
      <w:pPr>
        <w:pStyle w:val="Paragraph"/>
        <w:numPr>
          <w:ilvl w:val="0"/>
          <w:numId w:val="98"/>
        </w:numPr>
        <w:spacing w:after="0" w:line="360" w:lineRule="auto"/>
        <w:ind w:left="1440"/>
        <w:rPr>
          <w:rFonts w:cs="Arial"/>
          <w:lang w:val="en-GB"/>
        </w:rPr>
      </w:pPr>
      <w:r>
        <w:rPr>
          <w:rFonts w:cs="Arial"/>
          <w:b/>
          <w:bCs/>
          <w:lang w:val="en-GB"/>
        </w:rPr>
        <w:t>Schedule (Time).</w:t>
      </w:r>
      <w:r>
        <w:rPr>
          <w:rFonts w:cs="Arial"/>
          <w:lang w:val="en-GB"/>
        </w:rPr>
        <w:t xml:space="preserve"> Opportunities to optimize execution sequencing, accelerate critical-path activities, utilize available execution windows, reduce downtime, or improve overall schedule performance.</w:t>
      </w:r>
    </w:p>
    <w:p w14:paraId="01D53B51" w14:textId="7AAEF39E" w:rsidR="009475DB" w:rsidRPr="009475DB" w:rsidRDefault="009475DB" w:rsidP="00ED1D8A">
      <w:pPr>
        <w:pStyle w:val="Paragraph"/>
        <w:numPr>
          <w:ilvl w:val="0"/>
          <w:numId w:val="98"/>
        </w:numPr>
        <w:spacing w:after="0" w:line="360" w:lineRule="auto"/>
        <w:ind w:left="1440"/>
        <w:rPr>
          <w:rFonts w:cs="Arial"/>
          <w:lang w:val="en-GB"/>
        </w:rPr>
      </w:pPr>
      <w:r>
        <w:rPr>
          <w:rFonts w:cs="Arial"/>
          <w:b/>
          <w:bCs/>
          <w:lang w:val="en-GB"/>
        </w:rPr>
        <w:lastRenderedPageBreak/>
        <w:t>Scope</w:t>
      </w:r>
      <w:r>
        <w:rPr>
          <w:rFonts w:cs="Arial"/>
          <w:lang w:val="en-GB"/>
        </w:rPr>
        <w:t xml:space="preserve">. Value-added work that can be incorporated within existing execution window, such as opportunistic inspections, repairs, modifications, or additional activities with low incremental efforts.</w:t>
      </w:r>
    </w:p>
    <w:p w14:paraId="6C5136B0" w14:textId="0487ECFB" w:rsidR="009475DB" w:rsidRPr="009475DB" w:rsidRDefault="009475DB" w:rsidP="00ED1D8A">
      <w:pPr>
        <w:pStyle w:val="Paragraph"/>
        <w:numPr>
          <w:ilvl w:val="0"/>
          <w:numId w:val="98"/>
        </w:numPr>
        <w:spacing w:after="0" w:line="360" w:lineRule="auto"/>
        <w:ind w:left="1440"/>
        <w:rPr>
          <w:rFonts w:cs="Arial"/>
          <w:lang w:val="en-GB"/>
        </w:rPr>
      </w:pPr>
      <w:r>
        <w:rPr>
          <w:rFonts w:cs="Arial"/>
          <w:b/>
          <w:bCs/>
          <w:lang w:val="en-GB"/>
        </w:rPr>
        <w:t xml:space="preserve">Quality and Reliability</w:t>
      </w:r>
      <w:r>
        <w:rPr>
          <w:rFonts w:cs="Arial"/>
          <w:lang w:val="en-GB"/>
        </w:rPr>
        <w:t>. Improvements that enhance asset reliability, equipment performance, maintainability, product quality, or reduce the frequency of future interventions.</w:t>
      </w:r>
    </w:p>
    <w:p w14:paraId="02ABFAD9" w14:textId="77777777" w:rsidR="009475DB" w:rsidRPr="009475DB" w:rsidRDefault="009475DB" w:rsidP="00ED1D8A">
      <w:pPr>
        <w:pStyle w:val="Paragraph"/>
        <w:numPr>
          <w:ilvl w:val="0"/>
          <w:numId w:val="98"/>
        </w:numPr>
        <w:spacing w:after="0" w:line="360" w:lineRule="auto"/>
        <w:ind w:left="1440"/>
        <w:rPr>
          <w:rFonts w:cs="Arial"/>
          <w:lang w:val="en-GB"/>
        </w:rPr>
      </w:pPr>
      <w:r>
        <w:rPr>
          <w:rFonts w:cs="Arial"/>
          <w:b/>
          <w:bCs/>
          <w:lang w:val="en-GB"/>
        </w:rPr>
        <w:t>Resources</w:t>
      </w:r>
      <w:r>
        <w:rPr>
          <w:rFonts w:cs="Arial"/>
          <w:lang w:val="en-GB"/>
        </w:rPr>
        <w:t>. Improved utilization of personnel, contractors, equipment, logistics, accommodation capacity, or specialist resources made available through schedule optimization or changes to other planned activities.</w:t>
      </w:r>
    </w:p>
    <w:p w14:paraId="1AC31972" w14:textId="77777777" w:rsidR="009475DB" w:rsidRPr="009475DB" w:rsidRDefault="009475DB" w:rsidP="00ED1D8A">
      <w:pPr>
        <w:pStyle w:val="Paragraph"/>
        <w:numPr>
          <w:ilvl w:val="0"/>
          <w:numId w:val="98"/>
        </w:numPr>
        <w:spacing w:after="0" w:line="360" w:lineRule="auto"/>
        <w:ind w:left="1440"/>
        <w:rPr>
          <w:rFonts w:cs="Arial"/>
          <w:lang w:val="en-GB"/>
        </w:rPr>
      </w:pPr>
      <w:r>
        <w:rPr>
          <w:rFonts w:cs="Arial"/>
          <w:b/>
          <w:bCs/>
          <w:lang w:val="en-GB"/>
        </w:rPr>
        <w:t>Risk</w:t>
      </w:r>
      <w:r>
        <w:rPr>
          <w:rFonts w:cs="Arial"/>
          <w:lang w:val="en-GB"/>
        </w:rPr>
        <w:t>. Opportunities to reduce safety, operational, technical, commercial, regulatory, or execution risks by implementing preventive actions, earlier interventions, or improved planning approaches.</w:t>
      </w:r>
    </w:p>
    <w:p w14:paraId="09B94827" w14:textId="62408B4A" w:rsidR="00B27F95" w:rsidRPr="00ED1D8A" w:rsidRDefault="009475DB" w:rsidP="000A74B4">
      <w:pPr>
        <w:pStyle w:val="Paragraph"/>
        <w:numPr>
          <w:ilvl w:val="0"/>
          <w:numId w:val="98"/>
        </w:numPr>
        <w:spacing w:after="0" w:line="360" w:lineRule="auto"/>
        <w:ind w:left="1440"/>
        <w:rPr>
          <w:rFonts w:cs="Arial"/>
          <w:highlight w:val="yellow"/>
        </w:rPr>
      </w:pPr>
      <w:r>
        <w:rPr>
          <w:rFonts w:cs="Arial"/>
          <w:b/>
          <w:bCs/>
          <w:lang w:val="en-GB"/>
        </w:rPr>
        <w:t>Production</w:t>
      </w:r>
      <w:r>
        <w:rPr>
          <w:rFonts w:cs="Arial"/>
          <w:lang w:val="en-GB"/>
        </w:rPr>
        <w:t xml:space="preserve">. Opportunities to increase production, decrease shutdown duration, or reduce LPO.</w:t>
      </w:r>
    </w:p>
    <w:p w14:paraId="41C705A3" w14:textId="2ECAE65D" w:rsidR="000A74B4" w:rsidRPr="000B3265" w:rsidRDefault="000A74B4" w:rsidP="000A74B4">
      <w:pPr>
        <w:pStyle w:val="Heading3"/>
        <w:spacing w:before="0" w:after="0" w:line="360" w:lineRule="auto"/>
        <w:rPr>
          <w:rFonts w:cs="Arial"/>
          <w:highlight w:val="yellow"/>
        </w:rPr>
      </w:pPr>
      <w:r>
        <w:rPr>
          <w:rFonts w:cs="Arial"/>
          <w:highlight w:val="yellow"/>
        </w:rPr>
        <w:t>Opportunity Screening</w:t>
      </w:r>
    </w:p>
    <w:p w14:paraId="2712E0D2" w14:textId="26EF2D2B" w:rsidR="000A23C1" w:rsidRPr="000A23C1" w:rsidRDefault="000A23C1" w:rsidP="00ED1D8A">
      <w:pPr>
        <w:pStyle w:val="Paragraph"/>
        <w:spacing w:after="0" w:line="360" w:lineRule="auto"/>
        <w:rPr>
          <w:rFonts w:cs="Arial"/>
          <w:lang w:val="en-GB"/>
        </w:rPr>
      </w:pPr>
      <w:r>
        <w:rPr>
          <w:rFonts w:cs="Arial"/>
          <w:lang w:val="en-GB"/>
        </w:rPr>
        <w:t xml:space="preserve">Identified opportunities should be screened in proportion to their potential impact and complexity. Initial screening should consider, where applicable:</w:t>
      </w:r>
    </w:p>
    <w:p w14:paraId="67353175" w14:textId="77777777" w:rsidR="001F789B" w:rsidRPr="00A83C52" w:rsidRDefault="000A23C1" w:rsidP="00ED1D8A">
      <w:pPr>
        <w:pStyle w:val="Paragraph"/>
        <w:numPr>
          <w:ilvl w:val="0"/>
          <w:numId w:val="99"/>
        </w:numPr>
        <w:spacing w:after="0" w:line="360" w:lineRule="auto"/>
        <w:ind w:left="1530"/>
        <w:rPr>
          <w:highlight w:val="yellow"/>
          <w:lang w:val="en-GB"/>
          <w:rPrChange w:id="397" w:author="Muhamad Ridho Zul Khoiri" w:date="2026-07-23T09:58:00Z" w16du:dateUtc="2026-07-23T02:58:00Z">
            <w:rPr>
              <w:rFonts w:cs="Arial"/>
              <w:lang w:val="en-GB"/>
            </w:rPr>
          </w:rPrChange>
        </w:rPr>
      </w:pPr>
      <w:r>
        <w:rPr>
          <w:highlight w:val="yellow"/>
          <w:lang w:val="en-GB"/>
          <w:rPrChange w:id="398" w:author="Muhamad Ridho Zul Khoiri" w:date="2026-07-23T09:58:00Z" w16du:dateUtc="2026-07-23T02:58:00Z">
            <w:rPr>
              <w:rFonts w:cs="Arial"/>
              <w:lang w:val="en-GB"/>
            </w:rPr>
          </w:rPrChange>
        </w:rPr>
        <w:t>Potential business benefits, including cost, production, schedule, quality, reliability, or operational improvements.</w:t>
      </w:r>
    </w:p>
    <w:p w14:paraId="44E6D9F6" w14:textId="0518921B" w:rsidR="001F789B" w:rsidRPr="00A83C52" w:rsidRDefault="000A23C1" w:rsidP="00ED1D8A">
      <w:pPr>
        <w:pStyle w:val="Paragraph"/>
        <w:numPr>
          <w:ilvl w:val="0"/>
          <w:numId w:val="99"/>
        </w:numPr>
        <w:spacing w:after="0" w:line="360" w:lineRule="auto"/>
        <w:ind w:left="1530"/>
        <w:rPr>
          <w:highlight w:val="yellow"/>
          <w:lang w:val="en-GB"/>
          <w:rPrChange w:id="399" w:author="Muhamad Ridho Zul Khoiri" w:date="2026-07-23T09:58:00Z" w16du:dateUtc="2026-07-23T02:58:00Z">
            <w:rPr>
              <w:rFonts w:cs="Arial"/>
              <w:lang w:val="en-GB"/>
            </w:rPr>
          </w:rPrChange>
        </w:rPr>
      </w:pPr>
      <w:r>
        <w:rPr>
          <w:highlight w:val="yellow"/>
          <w:lang w:val="en-GB"/>
          <w:rPrChange w:id="400" w:author="Muhamad Ridho Zul Khoiri" w:date="2026-07-23T09:58:00Z" w16du:dateUtc="2026-07-23T02:58:00Z">
            <w:rPr>
              <w:rFonts w:cs="Arial"/>
              <w:lang w:val="en-GB"/>
            </w:rPr>
          </w:rPrChange>
        </w:rPr>
        <w:t xml:space="preserve">Technical </w:t>
      </w:r>
      <w:r>
        <w:rPr>
          <w:highlight w:val="yellow"/>
          <w:lang w:val="en-GB"/>
          <w:rPrChange w:id="401" w:author="Muhamad Ridho Zul Khoiri" w:date="2026-07-23T09:58:00Z" w16du:dateUtc="2026-07-23T02:58:00Z">
            <w:rPr>
              <w:rFonts w:cs="Arial"/>
              <w:lang w:val="en-GB"/>
            </w:rPr>
          </w:rPrChange>
        </w:rPr>
        <w:t>and operational feasibility of implementation</w:t>
      </w:r>
      <w:r>
        <w:rPr>
          <w:highlight w:val="yellow"/>
          <w:lang w:val="en-GB"/>
          <w:rPrChange w:id="402" w:author="Muhamad Ridho Zul Khoiri" w:date="2026-07-23T09:58:00Z" w16du:dateUtc="2026-07-23T02:58:00Z">
            <w:rPr>
              <w:rFonts w:cs="Arial"/>
              <w:lang w:val="en-GB"/>
            </w:rPr>
          </w:rPrChange>
        </w:rPr>
        <w:t>.</w:t>
      </w:r>
    </w:p>
    <w:p w14:paraId="405E0D0F" w14:textId="5EC57DD8" w:rsidR="001F789B" w:rsidRPr="00A83C52" w:rsidRDefault="006A5FCA" w:rsidP="00ED1D8A">
      <w:pPr>
        <w:pStyle w:val="Paragraph"/>
        <w:numPr>
          <w:ilvl w:val="0"/>
          <w:numId w:val="99"/>
        </w:numPr>
        <w:spacing w:after="0" w:line="360" w:lineRule="auto"/>
        <w:ind w:left="1530"/>
        <w:rPr>
          <w:highlight w:val="yellow"/>
          <w:lang w:val="en-GB"/>
          <w:rPrChange w:id="403" w:author="Muhamad Ridho Zul Khoiri" w:date="2026-07-23T09:58:00Z" w16du:dateUtc="2026-07-23T02:58:00Z">
            <w:rPr>
              <w:rFonts w:cs="Arial"/>
              <w:lang w:val="en-GB"/>
            </w:rPr>
          </w:rPrChange>
        </w:rPr>
      </w:pPr>
      <w:r>
        <w:rPr>
          <w:highlight w:val="yellow"/>
          <w:lang w:val="en-GB"/>
          <w:rPrChange w:id="404" w:author="Muhamad Ridho Zul Khoiri" w:date="2026-07-23T09:58:00Z" w16du:dateUtc="2026-07-23T02:58:00Z">
            <w:rPr>
              <w:rFonts w:cs="Arial"/>
              <w:lang w:val="en-GB"/>
            </w:rPr>
          </w:rPrChange>
        </w:rPr>
        <w:t>Risks, dependencies, constraints, and potential impact on other planned activities.</w:t>
      </w:r>
    </w:p>
    <w:p w14:paraId="661982C8" w14:textId="1A27C9DB" w:rsidR="001F789B" w:rsidRPr="00A83C52" w:rsidRDefault="006A5FCA" w:rsidP="00ED1D8A">
      <w:pPr>
        <w:pStyle w:val="Paragraph"/>
        <w:numPr>
          <w:ilvl w:val="0"/>
          <w:numId w:val="99"/>
        </w:numPr>
        <w:spacing w:after="0" w:line="360" w:lineRule="auto"/>
        <w:ind w:left="1530"/>
        <w:rPr>
          <w:highlight w:val="yellow"/>
          <w:lang w:val="en-GB"/>
          <w:rPrChange w:id="405" w:author="Muhamad Ridho Zul Khoiri" w:date="2026-07-23T09:58:00Z" w16du:dateUtc="2026-07-23T02:58:00Z">
            <w:rPr>
              <w:rFonts w:cs="Arial"/>
              <w:lang w:val="en-GB"/>
            </w:rPr>
          </w:rPrChange>
        </w:rPr>
      </w:pPr>
      <w:r>
        <w:rPr>
          <w:highlight w:val="yellow"/>
          <w:lang w:val="en-GB"/>
          <w:rPrChange w:id="406" w:author="Muhamad Ridho Zul Khoiri" w:date="2026-07-23T09:58:00Z" w16du:dateUtc="2026-07-23T02:58:00Z">
            <w:rPr>
              <w:rFonts w:cs="Arial"/>
              <w:lang w:val="en-GB"/>
            </w:rPr>
          </w:rPrChange>
        </w:rPr>
        <w:t>Resource, manpower, equipment, material, logistics, budget, and permit requirements,</w:t>
      </w:r>
    </w:p>
    <w:p w14:paraId="7530C05A" w14:textId="263573E5" w:rsidR="001F789B" w:rsidRPr="00A83C52" w:rsidRDefault="006A5FCA" w:rsidP="00ED1D8A">
      <w:pPr>
        <w:pStyle w:val="Paragraph"/>
        <w:numPr>
          <w:ilvl w:val="0"/>
          <w:numId w:val="99"/>
        </w:numPr>
        <w:spacing w:after="0" w:line="360" w:lineRule="auto"/>
        <w:ind w:left="1530"/>
        <w:rPr>
          <w:highlight w:val="yellow"/>
          <w:lang w:val="en-GB"/>
          <w:rPrChange w:id="407" w:author="Muhamad Ridho Zul Khoiri" w:date="2026-07-23T09:58:00Z" w16du:dateUtc="2026-07-23T02:58:00Z">
            <w:rPr>
              <w:rFonts w:cs="Arial"/>
              <w:lang w:val="en-GB"/>
            </w:rPr>
          </w:rPrChange>
        </w:rPr>
      </w:pPr>
      <w:r>
        <w:rPr>
          <w:highlight w:val="yellow"/>
          <w:lang w:val="en-GB"/>
          <w:rPrChange w:id="408" w:author="Muhamad Ridho Zul Khoiri" w:date="2026-07-23T09:58:00Z" w16du:dateUtc="2026-07-23T02:58:00Z">
            <w:rPr>
              <w:rFonts w:cs="Arial"/>
              <w:lang w:val="en-GB"/>
            </w:rPr>
          </w:rPrChange>
        </w:rPr>
        <w:t>Alignment with the approved business objectives, Asset strategy, and applicable planning horizon.</w:t>
      </w:r>
    </w:p>
    <w:p w14:paraId="50AA10A7" w14:textId="753FDA36" w:rsidR="000A74B4" w:rsidRPr="00A83C52" w:rsidRDefault="006A5FCA" w:rsidP="00ED1D8A">
      <w:pPr>
        <w:pStyle w:val="Paragraph"/>
        <w:numPr>
          <w:ilvl w:val="0"/>
          <w:numId w:val="99"/>
        </w:numPr>
        <w:spacing w:after="0" w:line="360" w:lineRule="auto"/>
        <w:ind w:left="1530"/>
        <w:rPr>
          <w:highlight w:val="yellow"/>
          <w:lang w:val="en-GB"/>
          <w:rPrChange w:id="409" w:author="Muhamad Ridho Zul Khoiri" w:date="2026-07-23T09:58:00Z" w16du:dateUtc="2026-07-23T02:58:00Z">
            <w:rPr>
              <w:rFonts w:cs="Arial"/>
              <w:lang w:val="en-GB"/>
            </w:rPr>
          </w:rPrChange>
        </w:rPr>
      </w:pPr>
      <w:r>
        <w:rPr>
          <w:highlight w:val="yellow"/>
          <w:lang w:val="en-GB"/>
          <w:rPrChange w:id="410" w:author="Muhamad Ridho Zul Khoiri" w:date="2026-07-23T09:58:00Z" w16du:dateUtc="2026-07-23T02:58:00Z">
            <w:rPr>
              <w:rFonts w:cs="Arial"/>
              <w:lang w:val="en-GB"/>
            </w:rPr>
          </w:rPrChange>
        </w:rPr>
        <w:t>Any applicable regulatory, HSE, contractual, and stakeholder’s requirement.</w:t>
      </w:r>
    </w:p>
    <w:p w14:paraId="29F4DF96" w14:textId="508C72BC" w:rsidR="000A74B4" w:rsidRDefault="00BA0A70" w:rsidP="000A74B4">
      <w:pPr>
        <w:pStyle w:val="Paragraph"/>
        <w:spacing w:after="0" w:line="360" w:lineRule="auto"/>
        <w:rPr>
          <w:rFonts w:cs="Arial"/>
        </w:rPr>
      </w:pPr>
      <w:r>
        <w:rPr>
          <w:rFonts w:cs="Arial"/>
        </w:rPr>
        <w:t xml:space="preserve">Where appropriate, any opportunities should be supported by sufficient technical, operational, commercial, or economic evaluation to enable informed decision-making. The screening results should be documented and reviewed through the applicable planning governance process prior to implementation.</w:t>
      </w:r>
    </w:p>
    <w:p w14:paraId="7BA2BB8E" w14:textId="4BD16E30" w:rsidR="002F10EE" w:rsidRPr="00ED1D8A" w:rsidRDefault="002F10EE" w:rsidP="002F10EE">
      <w:pPr>
        <w:pStyle w:val="Paragraph"/>
        <w:spacing w:after="0" w:line="360" w:lineRule="auto"/>
        <w:rPr>
          <w:rFonts w:cs="Arial"/>
        </w:rPr>
      </w:pPr>
      <w:r>
        <w:rPr>
          <w:rFonts w:cs="Arial"/>
        </w:rPr>
        <w:t>Opportunities approved for implementation shall be incorporated into the applicable planning horizon through the established Integrated Planning and Scheduling (P&amp;S) governance process. Where implementation affects an approved or committed plan, the applicable Change Control or Break-in process shall be followed.</w:t>
      </w:r>
    </w:p>
    <w:p w14:paraId="217E0923" w14:textId="77777777" w:rsidR="00AE6E25" w:rsidRPr="00ED1D8A" w:rsidRDefault="000E3DFB" w:rsidP="00BD290E">
      <w:pPr>
        <w:pStyle w:val="Heading2"/>
        <w:spacing w:line="360" w:lineRule="auto"/>
        <w:rPr>
          <w:rFonts w:cs="Arial"/>
        </w:rPr>
      </w:pPr>
      <w:bookmarkStart w:id="411" w:name="_Toc196309706"/>
      <w:bookmarkStart w:id="412" w:name="_Toc235450980"/>
      <w:bookmarkStart w:id="413" w:name="_Toc235450981"/>
      <w:bookmarkEnd w:id="412"/>
      <w:r>
        <w:rPr>
          <w:rFonts w:cs="Arial"/>
        </w:rPr>
        <w:t>Administering the Plan</w:t>
      </w:r>
      <w:bookmarkEnd w:id="411"/>
      <w:bookmarkEnd w:id="413"/>
    </w:p>
    <w:p w14:paraId="217E0924" w14:textId="77777777" w:rsidR="00061F6F" w:rsidRPr="00ED1D8A" w:rsidRDefault="00061F6F" w:rsidP="00BD290E">
      <w:pPr>
        <w:pStyle w:val="Heading3"/>
        <w:spacing w:before="0" w:after="0" w:line="360" w:lineRule="auto"/>
        <w:rPr>
          <w:rFonts w:cs="Arial"/>
          <w:bCs/>
          <w:caps/>
        </w:rPr>
      </w:pPr>
      <w:r>
        <w:rPr>
          <w:rFonts w:cs="Arial"/>
        </w:rPr>
        <w:t>Documentation</w:t>
      </w:r>
    </w:p>
    <w:p w14:paraId="5E5FE91B" w14:textId="080A6813" w:rsidR="007B208B" w:rsidRDefault="00257D19" w:rsidP="00257D19">
      <w:pPr>
        <w:spacing w:after="120" w:line="360" w:lineRule="auto"/>
        <w:ind w:left="1080"/>
        <w:rPr>
          <w:rFonts w:cs="Arial"/>
        </w:rPr>
      </w:pPr>
      <w:r>
        <w:rPr>
          <w:rFonts w:cs="Arial"/>
        </w:rPr>
        <w:t xml:space="preserve">Planning and scheduling information should be documented to track progress and capture metric data for trend analysis. For Operational Horizon, each function planner is responsible for maintaining and storing detailed planning files. For the Strategic and Tactical Planning Horizons, summary plans and supporting documentation shall be maintained within the designated MEPG planning systems and repositories. Where applicable, Long-Term Plan </w:t>
        <w:lastRenderedPageBreak/>
        <w:t xml:space="preserve">(LTP) information shall be maintained in the </w:t>
      </w:r>
      <w:r>
        <w:rPr>
          <w:rFonts w:cs="Arial"/>
          <w:highlight w:val="yellow"/>
        </w:rPr>
        <w:t>Integrated Business Planning (IBP) BPM Module</w:t>
      </w:r>
      <w:r>
        <w:rPr>
          <w:rFonts w:cs="Arial"/>
        </w:rPr>
        <w:t xml:space="preserve"> as the official planning system, while supporting documents shall be stored in the designated document management SharePoint repository.</w:t>
      </w:r>
    </w:p>
    <w:p w14:paraId="217E0927" w14:textId="77777777" w:rsidR="00061F6F" w:rsidRPr="00ED1D8A" w:rsidRDefault="00061F6F" w:rsidP="00BD290E">
      <w:pPr>
        <w:pStyle w:val="Heading3"/>
        <w:spacing w:before="0" w:after="0" w:line="360" w:lineRule="auto"/>
        <w:rPr>
          <w:rFonts w:cs="Arial"/>
          <w:bCs/>
          <w:caps/>
        </w:rPr>
      </w:pPr>
      <w:r>
        <w:rPr>
          <w:rFonts w:cs="Arial"/>
        </w:rPr>
        <w:t>Data and Information Management</w:t>
      </w:r>
    </w:p>
    <w:p w14:paraId="308E2E9C" w14:textId="6320A686" w:rsidR="00257D19" w:rsidRPr="00ED1D8A" w:rsidRDefault="00257D19" w:rsidP="00257D19">
      <w:pPr>
        <w:spacing w:line="360" w:lineRule="auto"/>
        <w:ind w:left="1080"/>
        <w:rPr>
          <w:rFonts w:cs="Arial"/>
        </w:rPr>
      </w:pPr>
      <w:r>
        <w:rPr>
          <w:rFonts w:cs="Arial"/>
        </w:rPr>
        <w:t>Effective data management enables asset leadership and data management personnel to define the requirements for data access and organization. This ensures the asset can effectively track and meet its planning and scheduling goals. Data management follows MEPG procedures, as overseen by the IT department. These procedures include:</w:t>
      </w:r>
    </w:p>
    <w:p w14:paraId="217E0929" w14:textId="18E951BA" w:rsidR="00061F6F" w:rsidRPr="00ED1D8A" w:rsidRDefault="00FB0C40" w:rsidP="00D061C5">
      <w:pPr>
        <w:pStyle w:val="ListParagraph"/>
        <w:numPr>
          <w:ilvl w:val="0"/>
          <w:numId w:val="12"/>
        </w:numPr>
        <w:spacing w:line="360" w:lineRule="auto"/>
      </w:pPr>
      <w:r>
        <w:t>Storage and repository</w:t>
      </w:r>
    </w:p>
    <w:p w14:paraId="217E092A" w14:textId="77777777" w:rsidR="00FB0C40" w:rsidRPr="00ED1D8A" w:rsidRDefault="00FB0C40" w:rsidP="00BD290E">
      <w:pPr>
        <w:numPr>
          <w:ilvl w:val="0"/>
          <w:numId w:val="12"/>
        </w:numPr>
        <w:spacing w:line="360" w:lineRule="auto"/>
        <w:rPr>
          <w:rFonts w:cs="Arial"/>
        </w:rPr>
      </w:pPr>
      <w:r>
        <w:rPr>
          <w:rFonts w:cs="Arial"/>
        </w:rPr>
        <w:t>Governance and control</w:t>
      </w:r>
    </w:p>
    <w:p w14:paraId="217E092B" w14:textId="77777777" w:rsidR="00FB0C40" w:rsidRPr="00ED1D8A" w:rsidRDefault="00FB0C40" w:rsidP="00BD290E">
      <w:pPr>
        <w:numPr>
          <w:ilvl w:val="0"/>
          <w:numId w:val="12"/>
        </w:numPr>
        <w:spacing w:line="360" w:lineRule="auto"/>
        <w:rPr>
          <w:rFonts w:cs="Arial"/>
        </w:rPr>
      </w:pPr>
      <w:r>
        <w:rPr>
          <w:rFonts w:cs="Arial"/>
        </w:rPr>
        <w:t>Quality and completeness</w:t>
      </w:r>
    </w:p>
    <w:p w14:paraId="217E092D" w14:textId="0AD480E0" w:rsidR="00061F6F" w:rsidRPr="00ED1D8A" w:rsidRDefault="00FB0C40" w:rsidP="00257D19">
      <w:pPr>
        <w:numPr>
          <w:ilvl w:val="0"/>
          <w:numId w:val="12"/>
        </w:numPr>
        <w:spacing w:after="120" w:line="360" w:lineRule="auto"/>
        <w:rPr>
          <w:rFonts w:cs="Arial"/>
        </w:rPr>
      </w:pPr>
      <w:r>
        <w:rPr>
          <w:rFonts w:cs="Arial"/>
        </w:rPr>
        <w:t>User access</w:t>
      </w:r>
    </w:p>
    <w:p w14:paraId="217E092E" w14:textId="161E4149" w:rsidR="00FB0C40" w:rsidRPr="00ED1D8A" w:rsidRDefault="00FB0C40" w:rsidP="00BD290E">
      <w:pPr>
        <w:pStyle w:val="Heading3"/>
        <w:spacing w:before="0" w:after="0" w:line="360" w:lineRule="auto"/>
        <w:rPr>
          <w:rFonts w:cs="Arial"/>
          <w:bCs/>
          <w:caps/>
        </w:rPr>
      </w:pPr>
      <w:r>
        <w:rPr>
          <w:rFonts w:cs="Arial"/>
        </w:rPr>
        <w:t xml:space="preserve">Plan Communication and Visualization</w:t>
      </w:r>
    </w:p>
    <w:p w14:paraId="089012C7" w14:textId="1CD05A10" w:rsidR="00257D19" w:rsidRPr="00ED1D8A" w:rsidRDefault="00257D19" w:rsidP="007A5D6E">
      <w:pPr>
        <w:spacing w:line="360" w:lineRule="auto"/>
        <w:ind w:left="1080"/>
        <w:rPr>
          <w:rFonts w:cs="Arial"/>
        </w:rPr>
      </w:pPr>
      <w:r>
        <w:rPr>
          <w:rFonts w:cs="Arial"/>
        </w:rPr>
        <w:t xml:space="preserve">The plans should be communicated effectively to relevant employees and contractors to ensure that all individuals clearly understand the objectives and their personal contributions toward achieving the planned goals. Visualization of the plans at each horizon should enable a quick and comprehensive understanding of the schedules, milestones, and overall strategy.</w:t>
      </w:r>
    </w:p>
    <w:p w14:paraId="7CC3BDD4" w14:textId="17C998F7" w:rsidR="00C46BA4" w:rsidRPr="00ED1D8A" w:rsidRDefault="00C46BA4" w:rsidP="00C46BA4">
      <w:pPr>
        <w:pStyle w:val="Heading3"/>
        <w:spacing w:before="0" w:after="0" w:line="360" w:lineRule="auto"/>
        <w:rPr>
          <w:rFonts w:cs="Arial"/>
          <w:bCs/>
          <w:caps/>
          <w:highlight w:val="yellow"/>
        </w:rPr>
      </w:pPr>
      <w:r>
        <w:rPr>
          <w:rFonts w:cs="Arial"/>
          <w:highlight w:val="yellow"/>
        </w:rPr>
        <w:t xml:space="preserve">Version Control Rule &amp; Source of Truth </w:t>
      </w:r>
    </w:p>
    <w:p w14:paraId="2CE799B7" w14:textId="154384C7" w:rsidR="006442FE" w:rsidRPr="00ED1D8A" w:rsidRDefault="006442FE">
      <w:pPr>
        <w:spacing w:line="360" w:lineRule="auto"/>
        <w:ind w:left="1080"/>
        <w:rPr>
          <w:rFonts w:cs="Arial"/>
          <w:highlight w:val="yellow"/>
        </w:rPr>
      </w:pPr>
      <w:r>
        <w:rPr>
          <w:rFonts w:cs="Arial"/>
          <w:highlight w:val="yellow"/>
        </w:rPr>
        <w:t>Each planning horizon shall maintain a controlled version of its plan as the source of truth for that horizon. The approved plan shall be used for performance tracking, reporting, and follow-up actions. Superseded versions shall be retained for reference and audit purposes and shall be clearly identified as superseded.</w:t>
      </w:r>
    </w:p>
    <w:p w14:paraId="4AB9CDA8" w14:textId="5B256C24" w:rsidR="006442FE" w:rsidRPr="00ED1D8A" w:rsidRDefault="006442FE">
      <w:pPr>
        <w:spacing w:line="360" w:lineRule="auto"/>
        <w:ind w:left="1080"/>
        <w:rPr>
          <w:rFonts w:cs="Arial"/>
        </w:rPr>
      </w:pPr>
      <w:r>
        <w:rPr>
          <w:rFonts w:cs="Arial"/>
          <w:highlight w:val="yellow"/>
        </w:rPr>
        <w:t>Changes to a controlled plan shall only be made through the applicable planning governance, approval, and change control process. Informal edits, side copies, or unapproved working versions shall not be treated as the plan of record.</w:t>
      </w:r>
    </w:p>
    <w:p w14:paraId="217E093A" w14:textId="64CC49C4" w:rsidR="002E11CC" w:rsidRPr="00ED1D8A" w:rsidRDefault="002E11CC" w:rsidP="00BD290E">
      <w:pPr>
        <w:pStyle w:val="Heading2"/>
        <w:spacing w:line="360" w:lineRule="auto"/>
        <w:rPr>
          <w:rFonts w:cs="Arial"/>
        </w:rPr>
      </w:pPr>
      <w:bookmarkStart w:id="414" w:name="_Toc422165317"/>
      <w:bookmarkStart w:id="415" w:name="_Toc422769182"/>
      <w:bookmarkStart w:id="416" w:name="_Toc422774393"/>
      <w:bookmarkStart w:id="417" w:name="_Toc422775246"/>
      <w:bookmarkStart w:id="418" w:name="_Toc422775342"/>
      <w:bookmarkStart w:id="419" w:name="_Toc422775430"/>
      <w:bookmarkStart w:id="420" w:name="_Toc422775551"/>
      <w:bookmarkStart w:id="421" w:name="_Toc422776447"/>
      <w:bookmarkStart w:id="422" w:name="_Toc422779400"/>
      <w:bookmarkStart w:id="423" w:name="_Toc422841160"/>
      <w:bookmarkStart w:id="424" w:name="_Toc422951520"/>
      <w:bookmarkStart w:id="425" w:name="_Toc422991553"/>
      <w:bookmarkStart w:id="426" w:name="_Toc422991896"/>
      <w:bookmarkStart w:id="427" w:name="_Toc422991982"/>
      <w:bookmarkStart w:id="428" w:name="_Toc422992313"/>
      <w:bookmarkStart w:id="429" w:name="_Toc422993416"/>
      <w:bookmarkStart w:id="430" w:name="_Toc423085604"/>
      <w:bookmarkStart w:id="431" w:name="_Toc423345566"/>
      <w:bookmarkStart w:id="432" w:name="_Toc422165318"/>
      <w:bookmarkStart w:id="433" w:name="_Toc422769183"/>
      <w:bookmarkStart w:id="434" w:name="_Toc422774394"/>
      <w:bookmarkStart w:id="435" w:name="_Toc422775247"/>
      <w:bookmarkStart w:id="436" w:name="_Toc422775343"/>
      <w:bookmarkStart w:id="437" w:name="_Toc422775431"/>
      <w:bookmarkStart w:id="438" w:name="_Toc422775552"/>
      <w:bookmarkStart w:id="439" w:name="_Toc422776448"/>
      <w:bookmarkStart w:id="440" w:name="_Toc422779401"/>
      <w:bookmarkStart w:id="441" w:name="_Toc422841161"/>
      <w:bookmarkStart w:id="442" w:name="_Toc422951521"/>
      <w:bookmarkStart w:id="443" w:name="_Toc422991554"/>
      <w:bookmarkStart w:id="444" w:name="_Toc422991640"/>
      <w:bookmarkStart w:id="445" w:name="_Toc422991726"/>
      <w:bookmarkStart w:id="446" w:name="_Toc422991811"/>
      <w:bookmarkStart w:id="447" w:name="_Toc422991897"/>
      <w:bookmarkStart w:id="448" w:name="_Toc422991983"/>
      <w:bookmarkStart w:id="449" w:name="_Toc422992314"/>
      <w:bookmarkStart w:id="450" w:name="_Toc422993417"/>
      <w:bookmarkStart w:id="451" w:name="_Toc423085605"/>
      <w:bookmarkStart w:id="452" w:name="_Toc423345567"/>
      <w:bookmarkStart w:id="453" w:name="_Toc422165319"/>
      <w:bookmarkStart w:id="454" w:name="_Toc422769184"/>
      <w:bookmarkStart w:id="455" w:name="_Toc422774395"/>
      <w:bookmarkStart w:id="456" w:name="_Toc422775248"/>
      <w:bookmarkStart w:id="457" w:name="_Toc422775344"/>
      <w:bookmarkStart w:id="458" w:name="_Toc422775432"/>
      <w:bookmarkStart w:id="459" w:name="_Toc422775553"/>
      <w:bookmarkStart w:id="460" w:name="_Toc422776449"/>
      <w:bookmarkStart w:id="461" w:name="_Toc422779402"/>
      <w:bookmarkStart w:id="462" w:name="_Toc422841162"/>
      <w:bookmarkStart w:id="463" w:name="_Toc422951522"/>
      <w:bookmarkStart w:id="464" w:name="_Toc422991555"/>
      <w:bookmarkStart w:id="465" w:name="_Toc422991641"/>
      <w:bookmarkStart w:id="466" w:name="_Toc422991727"/>
      <w:bookmarkStart w:id="467" w:name="_Toc422991812"/>
      <w:bookmarkStart w:id="468" w:name="_Toc422991898"/>
      <w:bookmarkStart w:id="469" w:name="_Toc422991984"/>
      <w:bookmarkStart w:id="470" w:name="_Toc422992315"/>
      <w:bookmarkStart w:id="471" w:name="_Toc422993418"/>
      <w:bookmarkStart w:id="472" w:name="_Toc423085606"/>
      <w:bookmarkStart w:id="473" w:name="_Toc423345568"/>
      <w:bookmarkStart w:id="474" w:name="_Toc422165320"/>
      <w:bookmarkStart w:id="475" w:name="_Toc422769185"/>
      <w:bookmarkStart w:id="476" w:name="_Toc422774396"/>
      <w:bookmarkStart w:id="477" w:name="_Toc422775249"/>
      <w:bookmarkStart w:id="478" w:name="_Toc422775345"/>
      <w:bookmarkStart w:id="479" w:name="_Toc422775433"/>
      <w:bookmarkStart w:id="480" w:name="_Toc422775554"/>
      <w:bookmarkStart w:id="481" w:name="_Toc422776450"/>
      <w:bookmarkStart w:id="482" w:name="_Toc422779403"/>
      <w:bookmarkStart w:id="483" w:name="_Toc422841163"/>
      <w:bookmarkStart w:id="484" w:name="_Toc422951523"/>
      <w:bookmarkStart w:id="485" w:name="_Toc422991556"/>
      <w:bookmarkStart w:id="486" w:name="_Toc422991642"/>
      <w:bookmarkStart w:id="487" w:name="_Toc422991728"/>
      <w:bookmarkStart w:id="488" w:name="_Toc422991813"/>
      <w:bookmarkStart w:id="489" w:name="_Toc422991899"/>
      <w:bookmarkStart w:id="490" w:name="_Toc422991985"/>
      <w:bookmarkStart w:id="491" w:name="_Toc422992316"/>
      <w:bookmarkStart w:id="492" w:name="_Toc422993419"/>
      <w:bookmarkStart w:id="493" w:name="_Toc423085607"/>
      <w:bookmarkStart w:id="494" w:name="_Toc423345569"/>
      <w:bookmarkStart w:id="495" w:name="_Toc422165321"/>
      <w:bookmarkStart w:id="496" w:name="_Toc422769186"/>
      <w:bookmarkStart w:id="497" w:name="_Toc422774397"/>
      <w:bookmarkStart w:id="498" w:name="_Toc422775250"/>
      <w:bookmarkStart w:id="499" w:name="_Toc422775346"/>
      <w:bookmarkStart w:id="500" w:name="_Toc422775434"/>
      <w:bookmarkStart w:id="501" w:name="_Toc422775555"/>
      <w:bookmarkStart w:id="502" w:name="_Toc422776451"/>
      <w:bookmarkStart w:id="503" w:name="_Toc422779404"/>
      <w:bookmarkStart w:id="504" w:name="_Toc422841164"/>
      <w:bookmarkStart w:id="505" w:name="_Toc422951524"/>
      <w:bookmarkStart w:id="506" w:name="_Toc422991557"/>
      <w:bookmarkStart w:id="507" w:name="_Toc422991643"/>
      <w:bookmarkStart w:id="508" w:name="_Toc422991729"/>
      <w:bookmarkStart w:id="509" w:name="_Toc422991814"/>
      <w:bookmarkStart w:id="510" w:name="_Toc422991900"/>
      <w:bookmarkStart w:id="511" w:name="_Toc422991986"/>
      <w:bookmarkStart w:id="512" w:name="_Toc422992317"/>
      <w:bookmarkStart w:id="513" w:name="_Toc422993420"/>
      <w:bookmarkStart w:id="514" w:name="_Toc423085608"/>
      <w:bookmarkStart w:id="515" w:name="_Toc423345570"/>
      <w:bookmarkStart w:id="516" w:name="_Toc422165322"/>
      <w:bookmarkStart w:id="517" w:name="_Toc422769187"/>
      <w:bookmarkStart w:id="518" w:name="_Toc422774398"/>
      <w:bookmarkStart w:id="519" w:name="_Toc422775251"/>
      <w:bookmarkStart w:id="520" w:name="_Toc422775347"/>
      <w:bookmarkStart w:id="521" w:name="_Toc422775435"/>
      <w:bookmarkStart w:id="522" w:name="_Toc422775556"/>
      <w:bookmarkStart w:id="523" w:name="_Toc422776452"/>
      <w:bookmarkStart w:id="524" w:name="_Toc422779405"/>
      <w:bookmarkStart w:id="525" w:name="_Toc422841165"/>
      <w:bookmarkStart w:id="526" w:name="_Toc422951525"/>
      <w:bookmarkStart w:id="527" w:name="_Toc422991558"/>
      <w:bookmarkStart w:id="528" w:name="_Toc422991644"/>
      <w:bookmarkStart w:id="529" w:name="_Toc422991730"/>
      <w:bookmarkStart w:id="530" w:name="_Toc422991815"/>
      <w:bookmarkStart w:id="531" w:name="_Toc422991901"/>
      <w:bookmarkStart w:id="532" w:name="_Toc422991987"/>
      <w:bookmarkStart w:id="533" w:name="_Toc422992318"/>
      <w:bookmarkStart w:id="534" w:name="_Toc422993421"/>
      <w:bookmarkStart w:id="535" w:name="_Toc423085609"/>
      <w:bookmarkStart w:id="536" w:name="_Toc423345571"/>
      <w:bookmarkStart w:id="537" w:name="_Toc422165323"/>
      <w:bookmarkStart w:id="538" w:name="_Toc422769188"/>
      <w:bookmarkStart w:id="539" w:name="_Toc422774399"/>
      <w:bookmarkStart w:id="540" w:name="_Toc422775252"/>
      <w:bookmarkStart w:id="541" w:name="_Toc422775348"/>
      <w:bookmarkStart w:id="542" w:name="_Toc422775436"/>
      <w:bookmarkStart w:id="543" w:name="_Toc422775557"/>
      <w:bookmarkStart w:id="544" w:name="_Toc422776453"/>
      <w:bookmarkStart w:id="545" w:name="_Toc422779406"/>
      <w:bookmarkStart w:id="546" w:name="_Toc422841166"/>
      <w:bookmarkStart w:id="547" w:name="_Toc422951526"/>
      <w:bookmarkStart w:id="548" w:name="_Toc422991559"/>
      <w:bookmarkStart w:id="549" w:name="_Toc422991645"/>
      <w:bookmarkStart w:id="550" w:name="_Toc422991731"/>
      <w:bookmarkStart w:id="551" w:name="_Toc422991816"/>
      <w:bookmarkStart w:id="552" w:name="_Toc422991902"/>
      <w:bookmarkStart w:id="553" w:name="_Toc422991988"/>
      <w:bookmarkStart w:id="554" w:name="_Toc422992319"/>
      <w:bookmarkStart w:id="555" w:name="_Toc422993422"/>
      <w:bookmarkStart w:id="556" w:name="_Toc423085610"/>
      <w:bookmarkStart w:id="557" w:name="_Toc423345572"/>
      <w:bookmarkStart w:id="558" w:name="_Toc422165324"/>
      <w:bookmarkStart w:id="559" w:name="_Toc422769189"/>
      <w:bookmarkStart w:id="560" w:name="_Toc422774400"/>
      <w:bookmarkStart w:id="561" w:name="_Toc422775253"/>
      <w:bookmarkStart w:id="562" w:name="_Toc422775349"/>
      <w:bookmarkStart w:id="563" w:name="_Toc422775437"/>
      <w:bookmarkStart w:id="564" w:name="_Toc422775558"/>
      <w:bookmarkStart w:id="565" w:name="_Toc422776454"/>
      <w:bookmarkStart w:id="566" w:name="_Toc422779407"/>
      <w:bookmarkStart w:id="567" w:name="_Toc422841167"/>
      <w:bookmarkStart w:id="568" w:name="_Toc422951527"/>
      <w:bookmarkStart w:id="569" w:name="_Toc422991560"/>
      <w:bookmarkStart w:id="570" w:name="_Toc422991646"/>
      <w:bookmarkStart w:id="571" w:name="_Toc422991732"/>
      <w:bookmarkStart w:id="572" w:name="_Toc422991817"/>
      <w:bookmarkStart w:id="573" w:name="_Toc422991903"/>
      <w:bookmarkStart w:id="574" w:name="_Toc422991989"/>
      <w:bookmarkStart w:id="575" w:name="_Toc422992320"/>
      <w:bookmarkStart w:id="576" w:name="_Toc422993423"/>
      <w:bookmarkStart w:id="577" w:name="_Toc423085611"/>
      <w:bookmarkStart w:id="578" w:name="_Toc423345573"/>
      <w:bookmarkStart w:id="579" w:name="_Toc422165325"/>
      <w:bookmarkStart w:id="580" w:name="_Toc422769190"/>
      <w:bookmarkStart w:id="581" w:name="_Toc422774401"/>
      <w:bookmarkStart w:id="582" w:name="_Toc422775254"/>
      <w:bookmarkStart w:id="583" w:name="_Toc422775350"/>
      <w:bookmarkStart w:id="584" w:name="_Toc422775438"/>
      <w:bookmarkStart w:id="585" w:name="_Toc422775559"/>
      <w:bookmarkStart w:id="586" w:name="_Toc422776455"/>
      <w:bookmarkStart w:id="587" w:name="_Toc422779408"/>
      <w:bookmarkStart w:id="588" w:name="_Toc422841168"/>
      <w:bookmarkStart w:id="589" w:name="_Toc422951528"/>
      <w:bookmarkStart w:id="590" w:name="_Toc422991561"/>
      <w:bookmarkStart w:id="591" w:name="_Toc422991647"/>
      <w:bookmarkStart w:id="592" w:name="_Toc422991733"/>
      <w:bookmarkStart w:id="593" w:name="_Toc422991818"/>
      <w:bookmarkStart w:id="594" w:name="_Toc422991904"/>
      <w:bookmarkStart w:id="595" w:name="_Toc422991990"/>
      <w:bookmarkStart w:id="596" w:name="_Toc422992321"/>
      <w:bookmarkStart w:id="597" w:name="_Toc422993424"/>
      <w:bookmarkStart w:id="598" w:name="_Toc423085612"/>
      <w:bookmarkStart w:id="599" w:name="_Toc423345574"/>
      <w:bookmarkStart w:id="600" w:name="_Toc196309707"/>
      <w:bookmarkStart w:id="601" w:name="_Toc235450982"/>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r>
        <w:rPr>
          <w:rFonts w:cs="Arial"/>
        </w:rPr>
        <w:t xml:space="preserve">Change Control for Operational Planning Horizon</w:t>
      </w:r>
      <w:bookmarkEnd w:id="600"/>
      <w:bookmarkEnd w:id="601"/>
    </w:p>
    <w:p w14:paraId="030D4488" w14:textId="58EDFD0F" w:rsidR="00C46BA4" w:rsidRPr="00ED1D8A" w:rsidRDefault="00257D19" w:rsidP="00C46BA4">
      <w:pPr>
        <w:pStyle w:val="Paragraph"/>
        <w:spacing w:after="0" w:line="360" w:lineRule="auto"/>
        <w:rPr>
          <w:rFonts w:cs="Arial"/>
        </w:rPr>
      </w:pPr>
      <w:r>
        <w:rPr>
          <w:rFonts w:cs="Arial"/>
        </w:rPr>
        <w:t>Changes to the approved 30-day plan should be minimized. However, if a change is deemed necessary, it must follow the appropriate authorization process.</w:t>
      </w:r>
    </w:p>
    <w:p w14:paraId="322D9D5F" w14:textId="27B1071B" w:rsidR="00257D19" w:rsidRPr="00ED1D8A" w:rsidRDefault="00257D19" w:rsidP="00257D19">
      <w:pPr>
        <w:pStyle w:val="Paragraph"/>
        <w:spacing w:after="0" w:line="360" w:lineRule="auto"/>
        <w:rPr>
          <w:rFonts w:cs="Arial"/>
        </w:rPr>
      </w:pPr>
      <w:r>
        <w:rPr>
          <w:rFonts w:cs="Arial"/>
        </w:rPr>
        <w:t>For field operation activities, changes that do not affect constraints (e.g., bed capacity, SIMOPS, cost, HSE risks, or other issues) can be approved by the Plan Owner. If the proposed change impacts constraints, it must be escalated to the OIM for review, with final approval at the discretion of the Field Manager (FM).</w:t>
      </w:r>
    </w:p>
    <w:p w14:paraId="411D2F1D" w14:textId="36BBF8C1" w:rsidR="00257D19" w:rsidRPr="00ED1D8A" w:rsidRDefault="00257D19" w:rsidP="00257D19">
      <w:pPr>
        <w:pStyle w:val="Paragraph"/>
        <w:spacing w:after="0" w:line="360" w:lineRule="auto"/>
        <w:rPr>
          <w:rFonts w:cs="Arial"/>
        </w:rPr>
      </w:pPr>
      <w:r>
        <w:rPr>
          <w:rFonts w:cs="Arial"/>
        </w:rPr>
        <w:t>When evaluating changes that impact constraints, the FM should consider factors such as the criticality of the work, resource availability, logistics, POB capacity, and other relevant considerations.</w:t>
      </w:r>
    </w:p>
    <w:p w14:paraId="217E093D" w14:textId="76057DC8" w:rsidR="002E11CC" w:rsidRPr="00ED1D8A" w:rsidRDefault="00257D19" w:rsidP="00BD290E">
      <w:pPr>
        <w:pStyle w:val="Paragraph"/>
        <w:spacing w:after="0" w:line="360" w:lineRule="auto"/>
        <w:rPr>
          <w:rFonts w:cs="Arial"/>
        </w:rPr>
      </w:pPr>
      <w:r>
        <w:rPr>
          <w:rFonts w:cs="Arial"/>
        </w:rPr>
        <w:t>A ‘change’ to the approved 30-Day Plan is defined as any of the following:</w:t>
      </w:r>
    </w:p>
    <w:p w14:paraId="5534C6E7" w14:textId="3220003D" w:rsidR="00B103C7" w:rsidRPr="00ED1D8A" w:rsidRDefault="00B103C7" w:rsidP="00B103C7">
      <w:pPr>
        <w:pStyle w:val="Paragraph"/>
        <w:numPr>
          <w:ilvl w:val="0"/>
          <w:numId w:val="10"/>
        </w:numPr>
        <w:spacing w:after="0" w:line="360" w:lineRule="auto"/>
        <w:rPr>
          <w:rFonts w:cs="Arial"/>
        </w:rPr>
      </w:pPr>
      <w:r>
        <w:rPr>
          <w:rFonts w:cs="Arial"/>
        </w:rPr>
        <w:t>Adding work to the approved plan, particularly if it requires additional resources or support. Depending on the nature and criticality of the work, email confirmation from the FM or OIM may suffice.</w:t>
      </w:r>
    </w:p>
    <w:p w14:paraId="64BF7F3B" w14:textId="10B5E86C" w:rsidR="00B103C7" w:rsidRPr="00ED1D8A" w:rsidRDefault="00B103C7" w:rsidP="00B103C7">
      <w:pPr>
        <w:pStyle w:val="Paragraph"/>
        <w:numPr>
          <w:ilvl w:val="0"/>
          <w:numId w:val="10"/>
        </w:numPr>
        <w:spacing w:after="0" w:line="360" w:lineRule="auto"/>
        <w:rPr>
          <w:rFonts w:cs="Arial"/>
        </w:rPr>
      </w:pPr>
      <w:r>
        <w:rPr>
          <w:rFonts w:cs="Arial"/>
        </w:rPr>
        <w:lastRenderedPageBreak/>
        <w:t>Delays to tasks within the approved plan that could impact constraints or other tasks in the plan.</w:t>
      </w:r>
    </w:p>
    <w:p w14:paraId="2180E92E" w14:textId="2DA23CEB" w:rsidR="00B103C7" w:rsidRPr="00ED1D8A" w:rsidRDefault="00B103C7" w:rsidP="00B103C7">
      <w:pPr>
        <w:pStyle w:val="Paragraph"/>
        <w:numPr>
          <w:ilvl w:val="0"/>
          <w:numId w:val="10"/>
        </w:numPr>
        <w:spacing w:after="0" w:line="360" w:lineRule="auto"/>
        <w:rPr>
          <w:rFonts w:cs="Arial"/>
        </w:rPr>
      </w:pPr>
      <w:r>
        <w:rPr>
          <w:rFonts w:cs="Arial"/>
        </w:rPr>
        <w:t>Inclusion of projects or activities that require additional budget.</w:t>
      </w:r>
    </w:p>
    <w:p w14:paraId="49919242" w14:textId="4407DA5D" w:rsidR="00B103C7" w:rsidRPr="00ED1D8A" w:rsidRDefault="00B103C7" w:rsidP="00B103C7">
      <w:pPr>
        <w:pStyle w:val="Paragraph"/>
        <w:numPr>
          <w:ilvl w:val="0"/>
          <w:numId w:val="10"/>
        </w:numPr>
        <w:spacing w:line="360" w:lineRule="auto"/>
        <w:rPr>
          <w:rFonts w:cs="Arial"/>
        </w:rPr>
      </w:pPr>
      <w:r>
        <w:rPr>
          <w:rFonts w:cs="Arial"/>
        </w:rPr>
        <w:t>Other additions, cancellations, or delays deemed substantial enough to require authorization.</w:t>
      </w:r>
    </w:p>
    <w:p w14:paraId="48206AF9" w14:textId="5AB72CAA" w:rsidR="00C46BA4" w:rsidRPr="00ED1D8A" w:rsidRDefault="00B103C7" w:rsidP="00403B7A">
      <w:pPr>
        <w:pStyle w:val="Paragraph"/>
        <w:spacing w:line="360" w:lineRule="auto"/>
        <w:rPr>
          <w:rFonts w:cs="Arial"/>
        </w:rPr>
      </w:pPr>
      <w:r>
        <w:rPr>
          <w:rFonts w:cs="Arial"/>
        </w:rPr>
        <w:t xml:space="preserve">When a change to the 30-Day Plan is necessary, the Plan Change Control Procedure outlined in Appendix F should be utilized.</w:t>
      </w:r>
    </w:p>
    <w:p w14:paraId="48B7E111" w14:textId="4A73E1B4" w:rsidR="00C46BA4" w:rsidRPr="00ED1D8A" w:rsidRDefault="00C46BA4" w:rsidP="00403B7A">
      <w:pPr>
        <w:pStyle w:val="Paragraph"/>
        <w:spacing w:line="360" w:lineRule="auto"/>
        <w:rPr>
          <w:rFonts w:cs="Arial"/>
          <w:highlight w:val="yellow"/>
        </w:rPr>
      </w:pPr>
      <w:del w:author="Rev4 Update" w:date="2026-07-23T00:00:00Z" w:id="9007">
        <w:r>
          <w:rPr>
            <w:rFonts w:cs="Arial"/>
            <w:highlight w:val="yellow"/>
          </w:rPr>
          <w:delText xml:space="preserve">ADD BREAKIN MANAGEMENT</w:delText>
        </w:r>
      </w:del>
      <w:ins w:author="Rev4 Update" w:date="2026-07-23T00:00:00Z" w:id="9008">
        <w:r>
          <w:rPr>
            <w:rFonts w:cs="Arial"/>
          </w:rPr>
          <w:t xml:space="preserve">Break-in management governs the controlled introduction of unplanned or changed activities into the approved (Frozen) 30-Day Plan, in line with the applicable approval authority for the affected planning horizon (ref. GN-3007 Section 11).</w:t>
        </w:r>
      </w:ins>
    </w:p>
    <w:p w14:paraId="700166C2" w14:textId="77777777" w:rsidR="00C46BA4" w:rsidRPr="00ED1D8A" w:rsidRDefault="00C46BA4" w:rsidP="00C46BA4">
      <w:pPr>
        <w:pStyle w:val="Paragraph"/>
        <w:spacing w:line="360" w:lineRule="auto"/>
        <w:rPr>
          <w:rFonts w:cs="Arial"/>
          <w:highlight w:val="yellow"/>
        </w:rPr>
      </w:pPr>
      <w:del w:author="Rev4 Update" w:date="2026-07-23T00:00:00Z" w:id="9009">
        <w:r>
          <w:rPr>
            <w:rFonts w:cs="Arial"/>
            <w:highlight w:val="yellow"/>
          </w:rPr>
          <w:delText xml:space="preserve">1) [NEW] Establish a break-in process from the planner's side;</w:delText>
        </w:r>
      </w:del>
      <w:ins w:author="Rev4 Update" w:date="2026-07-23T00:00:00Z" w:id="9010">
        <w:r>
          <w:rPr>
            <w:rFonts w:cs="Arial"/>
          </w:rPr>
          <w:t xml:space="preserve">A break-in process shall be established from the planning function’s side to receive, assess, and control break-in requests against the Frozen Plan.</w:t>
        </w:r>
      </w:ins>
    </w:p>
    <w:p w14:paraId="00D00B8E" w14:textId="77777777" w:rsidR="00C46BA4" w:rsidRPr="00ED1D8A" w:rsidRDefault="00C46BA4" w:rsidP="00C46BA4">
      <w:pPr>
        <w:pStyle w:val="Paragraph"/>
        <w:spacing w:line="360" w:lineRule="auto"/>
        <w:rPr>
          <w:rFonts w:cs="Arial"/>
          <w:highlight w:val="yellow"/>
        </w:rPr>
      </w:pPr>
      <w:del w:author="Rev4 Update" w:date="2026-07-23T00:00:00Z" w:id="9011">
        <w:r>
          <w:rPr>
            <w:rFonts w:cs="Arial"/>
            <w:highlight w:val="yellow"/>
          </w:rPr>
          <w:delText xml:space="preserve">2) [NEW] Standardize the readiness checklist handed from project planner to operation planner;</w:delText>
        </w:r>
      </w:del>
      <w:ins w:author="Rev4 Update" w:date="2026-07-23T00:00:00Z" w:id="9012">
        <w:r>
          <w:rPr>
            <w:rFonts w:cs="Arial"/>
          </w:rPr>
          <w:t xml:space="preserve">A standardized readiness handover shall be applied when activities transfer from project planning to operations planning, confirming scope, materials, and execution readiness.</w:t>
        </w:r>
      </w:ins>
    </w:p>
    <w:p w14:paraId="4857E96D" w14:textId="77777777" w:rsidR="00C46BA4" w:rsidRPr="00ED1D8A" w:rsidRDefault="00C46BA4" w:rsidP="00C46BA4">
      <w:pPr>
        <w:pStyle w:val="Paragraph"/>
        <w:spacing w:line="360" w:lineRule="auto"/>
        <w:rPr>
          <w:rFonts w:cs="Arial"/>
          <w:highlight w:val="yellow"/>
        </w:rPr>
      </w:pPr>
      <w:del w:author="Rev4 Update" w:date="2026-07-23T00:00:00Z" w:id="9013">
        <w:r>
          <w:rPr>
            <w:rFonts w:cs="Arial"/>
            <w:highlight w:val="yellow"/>
          </w:rPr>
          <w:delText xml:space="preserve">3) [NEW] Standardize the full break-in process across all sources (operations &amp; non-operations);</w:delText>
        </w:r>
      </w:del>
      <w:ins w:author="Rev4 Update" w:date="2026-07-23T00:00:00Z" w:id="9014">
        <w:r>
          <w:rPr>
            <w:rFonts w:cs="Arial"/>
          </w:rPr>
          <w:t xml:space="preserve">The break-in process shall apply consistently to all activity sources, both operational and non-operational.</w:t>
        </w:r>
      </w:ins>
    </w:p>
    <w:p w14:paraId="41EEFC6E" w14:textId="40394E79" w:rsidR="009E5B00" w:rsidRPr="00ED1D8A" w:rsidRDefault="00C46BA4" w:rsidP="00ED1D8A">
      <w:pPr>
        <w:pStyle w:val="Paragraph"/>
        <w:spacing w:line="360" w:lineRule="auto"/>
        <w:rPr>
          <w:rFonts w:cs="Arial"/>
        </w:rPr>
      </w:pPr>
      <w:del w:author="Rev4 Update" w:date="2026-07-23T00:00:00Z" w:id="9015">
        <w:r>
          <w:rPr>
            <w:rFonts w:cs="Arial"/>
            <w:highlight w:val="yellow"/>
          </w:rPr>
          <w:delText xml:space="preserve">4) [DECIDE] Confirm with Kang Oi / Mas Fikri whether a break-in template already exists to adapt (Kang Oi to send one).</w:delText>
        </w:r>
      </w:del>
      <w:ins w:author="Rev4 Update" w:date="2026-07-23T00:00:00Z" w:id="9016">
        <w:r>
          <w:rPr>
            <w:rFonts w:cs="Arial"/>
          </w:rPr>
          <w:t xml:space="preserve">Break-in requests shall be documented and approved in accordance with the applicable approval authority defined for the affected planning horizon.</w:t>
        </w:r>
      </w:ins>
    </w:p>
    <w:p w14:paraId="217E0946" w14:textId="308037F2" w:rsidR="008B1639" w:rsidRPr="00ED1D8A" w:rsidRDefault="00674725" w:rsidP="00403B7A">
      <w:pPr>
        <w:pStyle w:val="Heading1"/>
        <w:spacing w:after="0" w:line="360" w:lineRule="auto"/>
        <w:rPr>
          <w:rFonts w:cs="Arial"/>
        </w:rPr>
      </w:pPr>
      <w:bookmarkStart w:id="602" w:name="_Toc196309708"/>
      <w:bookmarkStart w:id="603" w:name="_Toc235450983"/>
      <w:r>
        <w:rPr>
          <w:rFonts w:cs="Arial"/>
        </w:rPr>
        <w:t xml:space="preserve">Assessing Performance</w:t>
      </w:r>
      <w:bookmarkEnd w:id="602"/>
      <w:bookmarkEnd w:id="603"/>
    </w:p>
    <w:p w14:paraId="334628BD" w14:textId="029C1635" w:rsidR="00697CA2" w:rsidRPr="00ED1D8A" w:rsidRDefault="00697CA2" w:rsidP="00403B7A">
      <w:pPr>
        <w:pStyle w:val="Heading2"/>
        <w:spacing w:before="0" w:line="360" w:lineRule="auto"/>
        <w:rPr>
          <w:rFonts w:cs="Arial"/>
        </w:rPr>
      </w:pPr>
      <w:bookmarkStart w:id="604" w:name="_Toc196309709"/>
      <w:bookmarkStart w:id="605" w:name="_Toc235450984"/>
      <w:r>
        <w:rPr>
          <w:rFonts w:cs="Arial"/>
        </w:rPr>
        <w:t xml:space="preserve">Debriefing and After Action Reviews (AAR)</w:t>
      </w:r>
      <w:bookmarkEnd w:id="604"/>
      <w:bookmarkEnd w:id="605"/>
    </w:p>
    <w:p w14:paraId="3E61389B" w14:textId="282E3377" w:rsidR="00B103C7" w:rsidRPr="00ED1D8A" w:rsidRDefault="00B103C7" w:rsidP="00B103C7">
      <w:pPr>
        <w:spacing w:line="360" w:lineRule="auto"/>
        <w:ind w:left="1080"/>
        <w:rPr>
          <w:rFonts w:cs="Arial"/>
        </w:rPr>
      </w:pPr>
      <w:r>
        <w:rPr>
          <w:rFonts w:cs="Arial"/>
        </w:rPr>
        <w:t>The AAR is a valuable tool for learning from both successes and failures. Its primary objective is to engage participants involved in the activity to review variances from the plan. This collaborative approach allows leaders to leverage group dynamics and reach a shared understanding of key lessons learned.</w:t>
      </w:r>
    </w:p>
    <w:p w14:paraId="3001F189" w14:textId="7D494DCD" w:rsidR="00697CA2" w:rsidRPr="00ED1D8A" w:rsidRDefault="00B103C7" w:rsidP="00B103C7">
      <w:pPr>
        <w:spacing w:line="360" w:lineRule="auto"/>
        <w:ind w:left="1080"/>
        <w:rPr>
          <w:rFonts w:cs="Arial"/>
        </w:rPr>
      </w:pPr>
      <w:r>
        <w:rPr>
          <w:rFonts w:cs="Arial"/>
        </w:rPr>
        <w:t>The AAR should focus on identifying lessons that can significantly enhance performance. These insights, whether they are best practices or opportunities for improvement, should be integrated into the overall strategy to drive continual progress.</w:t>
      </w:r>
    </w:p>
    <w:p w14:paraId="559BE6F7" w14:textId="7D9EF2F3" w:rsidR="00697CA2" w:rsidRPr="00ED1D8A" w:rsidRDefault="00697CA2" w:rsidP="00BD290E">
      <w:pPr>
        <w:spacing w:line="360" w:lineRule="auto"/>
        <w:ind w:left="1080"/>
        <w:rPr>
          <w:rFonts w:cs="Arial"/>
        </w:rPr>
      </w:pPr>
      <w:r>
        <w:rPr>
          <w:rFonts w:cs="Arial"/>
        </w:rPr>
        <w:t xml:space="preserve">The benefits of the AAR approach:</w:t>
      </w:r>
    </w:p>
    <w:p w14:paraId="5C4A2D26" w14:textId="32404C83" w:rsidR="00B103C7" w:rsidRPr="00ED1D8A" w:rsidRDefault="00B103C7">
      <w:pPr>
        <w:pStyle w:val="ListParagraph"/>
        <w:numPr>
          <w:ilvl w:val="0"/>
          <w:numId w:val="20"/>
        </w:numPr>
        <w:spacing w:line="360" w:lineRule="auto"/>
      </w:pPr>
      <w:r>
        <w:t>Provides valuable insights for others involved in similar activities, helping to avoid repetitive mistakes and unnecessary relearning.</w:t>
      </w:r>
    </w:p>
    <w:p w14:paraId="68E06756" w14:textId="321571E3" w:rsidR="00B103C7" w:rsidRPr="00ED1D8A" w:rsidRDefault="00B103C7">
      <w:pPr>
        <w:numPr>
          <w:ilvl w:val="0"/>
          <w:numId w:val="20"/>
        </w:numPr>
        <w:spacing w:line="360" w:lineRule="auto"/>
        <w:rPr>
          <w:rFonts w:cs="Arial"/>
        </w:rPr>
      </w:pPr>
      <w:r>
        <w:rPr>
          <w:rFonts w:cs="Arial"/>
        </w:rPr>
        <w:t>Facilitates a common understanding of actual events and variances from the original plan.</w:t>
      </w:r>
    </w:p>
    <w:p w14:paraId="64089B85" w14:textId="1DB85E74" w:rsidR="00B103C7" w:rsidRPr="00ED1D8A" w:rsidRDefault="00B103C7">
      <w:pPr>
        <w:numPr>
          <w:ilvl w:val="0"/>
          <w:numId w:val="20"/>
        </w:numPr>
        <w:spacing w:line="360" w:lineRule="auto"/>
        <w:rPr>
          <w:rFonts w:cs="Arial"/>
        </w:rPr>
      </w:pPr>
      <w:r>
        <w:rPr>
          <w:rFonts w:cs="Arial"/>
        </w:rPr>
        <w:t>Identifies opportunities for improvement and establishes actionable steps for progress.</w:t>
      </w:r>
    </w:p>
    <w:p w14:paraId="133BC30C" w14:textId="428B3477" w:rsidR="00697CA2" w:rsidRPr="00ED1D8A" w:rsidRDefault="00B103C7">
      <w:pPr>
        <w:numPr>
          <w:ilvl w:val="0"/>
          <w:numId w:val="20"/>
        </w:numPr>
        <w:spacing w:after="120" w:line="360" w:lineRule="auto"/>
        <w:rPr>
          <w:rFonts w:cs="Arial"/>
        </w:rPr>
      </w:pPr>
      <w:r>
        <w:rPr>
          <w:rFonts w:cs="Arial"/>
        </w:rPr>
        <w:t>Ultimately aims to improve the way we conduct our business and achieve better outcomes.</w:t>
      </w:r>
    </w:p>
    <w:p w14:paraId="63206EC4" w14:textId="731D9EB2" w:rsidR="000914FD" w:rsidRPr="00ED1D8A" w:rsidRDefault="00B103C7" w:rsidP="00B103C7">
      <w:pPr>
        <w:spacing w:after="240" w:line="360" w:lineRule="auto"/>
        <w:ind w:left="1080"/>
        <w:rPr>
          <w:rFonts w:cs="Arial"/>
        </w:rPr>
      </w:pPr>
      <w:r>
        <w:rPr>
          <w:rFonts w:cs="Arial"/>
        </w:rPr>
        <w:t xml:space="preserve">Further details about the AAR, including its processes, structure, and application, can be found in </w:t>
        <w:fldChar w:fldCharType="begin"/>
        <w:instrText xml:space="preserve"> REF _Ref193708642 \h  \* MERGEFORMAT </w:instrText>
        <w:fldChar w:fldCharType="separate"/>
        <w:t xml:space="preserve">Appendix </w:t>
      </w:r>
      <w:r>
        <w:rPr>
          <w:rFonts w:cs="Arial"/>
          <w:noProof/>
        </w:rPr>
        <w:t>G</w:t>
      </w:r>
      <w:r>
        <w:rPr>
          <w:rFonts w:cs="Arial"/>
        </w:rPr>
        <w:t xml:space="preserve"> – Conducting After Action Review</w:t>
        <w:fldChar w:fldCharType="end"/>
        <w:t>.</w:t>
      </w:r>
    </w:p>
    <w:p w14:paraId="0E0F1963" w14:textId="68BE2D99" w:rsidR="00697CA2" w:rsidRPr="00ED1D8A" w:rsidRDefault="00697CA2" w:rsidP="00CB79A1">
      <w:pPr>
        <w:pStyle w:val="Heading2"/>
        <w:spacing w:after="0" w:line="360" w:lineRule="auto"/>
        <w:rPr>
          <w:rFonts w:cs="Arial"/>
        </w:rPr>
      </w:pPr>
      <w:bookmarkStart w:id="606" w:name="_Toc196309710"/>
      <w:bookmarkStart w:id="607" w:name="_Toc235450985"/>
      <w:r>
        <w:rPr>
          <w:rFonts w:cs="Arial"/>
        </w:rPr>
        <w:t>Planning Compliance</w:t>
      </w:r>
      <w:bookmarkEnd w:id="606"/>
      <w:bookmarkEnd w:id="607"/>
      <w:r>
        <w:rPr>
          <w:rFonts w:cs="Arial"/>
        </w:rPr>
        <w:t xml:space="preserve"> </w:t>
      </w:r>
    </w:p>
    <w:p w14:paraId="3A7257F4" w14:textId="5CAD57FF" w:rsidR="000914FD" w:rsidRPr="00ED1D8A" w:rsidRDefault="00F127EE" w:rsidP="001213CE">
      <w:pPr>
        <w:pStyle w:val="Body"/>
        <w:spacing w:before="0" w:after="240" w:line="360" w:lineRule="auto"/>
        <w:ind w:left="1080" w:right="0" w:firstLine="0"/>
        <w:jc w:val="both"/>
        <w:rPr>
          <w:rFonts w:cs="Arial"/>
        </w:rPr>
      </w:pPr>
      <w:r>
        <w:rPr>
          <w:rFonts w:cs="Arial"/>
        </w:rPr>
        <w:t xml:space="preserve">Assessing compliance with the BU planning processes requires multilateral communication between planners, plan users, and plan owners. Compliance is not just about whether processes are being followed, but also about their understanding, value, and their role in </w:t>
        <w:lastRenderedPageBreak/>
        <w:t>facilitating continuous improvement. If processes are not being adhered to, it may indicate that the processes themselves need to be rectified.</w:t>
      </w:r>
    </w:p>
    <w:p w14:paraId="23AC1DC2" w14:textId="77777777" w:rsidR="00697CA2" w:rsidRPr="00ED1D8A" w:rsidRDefault="00697CA2" w:rsidP="007A7280">
      <w:pPr>
        <w:pStyle w:val="Heading2"/>
        <w:spacing w:after="0" w:line="360" w:lineRule="auto"/>
        <w:rPr>
          <w:rFonts w:cs="Arial"/>
        </w:rPr>
      </w:pPr>
      <w:bookmarkStart w:id="608" w:name="_Toc196309711"/>
      <w:bookmarkStart w:id="609" w:name="_Toc235450986"/>
      <w:r>
        <w:rPr>
          <w:rFonts w:cs="Arial"/>
        </w:rPr>
        <w:t>Peer Review</w:t>
      </w:r>
      <w:bookmarkEnd w:id="608"/>
      <w:bookmarkEnd w:id="609"/>
    </w:p>
    <w:p w14:paraId="3FFEBF7C" w14:textId="651E12BB" w:rsidR="001213CE" w:rsidRPr="00ED1D8A" w:rsidRDefault="001213CE" w:rsidP="00BD290E">
      <w:pPr>
        <w:pStyle w:val="Body"/>
        <w:spacing w:before="0" w:after="0" w:line="360" w:lineRule="auto"/>
        <w:ind w:left="1081" w:right="0"/>
        <w:jc w:val="both"/>
        <w:rPr>
          <w:rFonts w:cs="Arial"/>
        </w:rPr>
      </w:pPr>
      <w:r>
        <w:rPr>
          <w:rFonts w:cs="Arial"/>
        </w:rPr>
        <w:t>Peer reviews enable independent observers to evaluate planned activities and identify potential flaws and opportunities for improvement.</w:t>
      </w:r>
    </w:p>
    <w:p w14:paraId="68747B45" w14:textId="24E8AE55" w:rsidR="00697CA2" w:rsidRPr="00ED1D8A" w:rsidRDefault="001213CE" w:rsidP="00BD290E">
      <w:pPr>
        <w:pStyle w:val="Body"/>
        <w:spacing w:before="0" w:after="0" w:line="360" w:lineRule="auto"/>
        <w:ind w:left="1081" w:right="0"/>
        <w:jc w:val="both"/>
        <w:rPr>
          <w:rFonts w:cs="Arial"/>
        </w:rPr>
      </w:pPr>
      <w:r>
        <w:rPr>
          <w:rFonts w:cs="Arial"/>
        </w:rPr>
        <w:t>Documentation pertaining to field operations peer reviews is available on the respective asset's Field Operations Planning site. In general, peer reviews should be conducted for field operations involving:</w:t>
      </w:r>
    </w:p>
    <w:p w14:paraId="51081C75" w14:textId="77777777" w:rsidR="001213CE" w:rsidRPr="00ED1D8A" w:rsidRDefault="001213CE">
      <w:pPr>
        <w:pStyle w:val="Body"/>
        <w:numPr>
          <w:ilvl w:val="0"/>
          <w:numId w:val="28"/>
        </w:numPr>
        <w:spacing w:after="0" w:line="360" w:lineRule="auto"/>
        <w:ind w:left="1440" w:right="0"/>
        <w:rPr>
          <w:rFonts w:cs="Arial"/>
        </w:rPr>
      </w:pPr>
      <w:r>
        <w:rPr>
          <w:rFonts w:cs="Arial"/>
        </w:rPr>
        <w:t>Shutdown plans that cause a reduction of at least 50% in the normal production rate.</w:t>
      </w:r>
    </w:p>
    <w:p w14:paraId="112998BD" w14:textId="1E33A09C" w:rsidR="00697CA2" w:rsidRPr="00ED1D8A" w:rsidRDefault="001213CE">
      <w:pPr>
        <w:pStyle w:val="Body"/>
        <w:numPr>
          <w:ilvl w:val="0"/>
          <w:numId w:val="28"/>
        </w:numPr>
        <w:spacing w:before="0" w:after="120" w:line="360" w:lineRule="auto"/>
        <w:ind w:left="1440" w:right="0"/>
        <w:jc w:val="both"/>
        <w:rPr>
          <w:rFonts w:cs="Arial"/>
        </w:rPr>
      </w:pPr>
      <w:r>
        <w:rPr>
          <w:rFonts w:cs="Arial"/>
        </w:rPr>
        <w:t>Activities classified as having high or significant safety risks.</w:t>
      </w:r>
    </w:p>
    <w:p w14:paraId="1E9CFA51" w14:textId="477B239C" w:rsidR="001213CE" w:rsidRPr="00ED1D8A" w:rsidRDefault="001213CE" w:rsidP="001213CE">
      <w:pPr>
        <w:pStyle w:val="Body"/>
        <w:spacing w:before="0" w:after="120" w:line="360" w:lineRule="auto"/>
        <w:ind w:left="1080" w:right="0" w:firstLine="0"/>
        <w:jc w:val="both"/>
        <w:rPr>
          <w:rFonts w:cs="Arial"/>
        </w:rPr>
      </w:pPr>
      <w:r>
        <w:rPr>
          <w:rFonts w:cs="Arial"/>
        </w:rPr>
        <w:t xml:space="preserve">For projects executed under Corporate Authorization, peer reviews are an integral component of the </w:t>
      </w:r>
      <w:r>
        <w:rPr>
          <w:rFonts w:cs="Arial"/>
          <w:color w:val="000000"/>
        </w:rPr>
        <w:t>MPEP</w:t>
      </w:r>
      <w:r>
        <w:rPr>
          <w:rFonts w:cs="Arial"/>
        </w:rPr>
        <w:t xml:space="preserve"> and are documented within the corresponding project records.</w:t>
      </w:r>
    </w:p>
    <w:p w14:paraId="43EB8014" w14:textId="211A8D89" w:rsidR="00697CA2" w:rsidRPr="00ED1D8A" w:rsidRDefault="00697CA2" w:rsidP="00F8677E">
      <w:pPr>
        <w:pStyle w:val="Heading2"/>
        <w:spacing w:after="0" w:line="360" w:lineRule="auto"/>
        <w:rPr>
          <w:rFonts w:cs="Arial"/>
        </w:rPr>
      </w:pPr>
      <w:bookmarkStart w:id="610" w:name="_Toc196309712"/>
      <w:bookmarkStart w:id="611" w:name="_Toc235450987"/>
      <w:r>
        <w:rPr>
          <w:rFonts w:cs="Arial"/>
        </w:rPr>
        <w:t>Business Performance Review</w:t>
      </w:r>
      <w:bookmarkEnd w:id="610"/>
      <w:bookmarkEnd w:id="611"/>
      <w:r>
        <w:rPr>
          <w:rFonts w:cs="Arial"/>
        </w:rPr>
        <w:t xml:space="preserve"> </w:t>
      </w:r>
    </w:p>
    <w:p w14:paraId="3B97E7DC" w14:textId="525DFAE3" w:rsidR="00BE39EC" w:rsidRPr="00ED1D8A" w:rsidRDefault="001213CE" w:rsidP="00352E13">
      <w:pPr>
        <w:pStyle w:val="Paragraph"/>
        <w:spacing w:after="0" w:line="360" w:lineRule="auto"/>
        <w:rPr>
          <w:rFonts w:cs="Arial"/>
        </w:rPr>
      </w:pPr>
      <w:r>
        <w:rPr>
          <w:rFonts w:cs="Arial"/>
        </w:rPr>
        <w:t>Robust management systems are designed to drive continuous improvement in organizational effectiveness and efficiency. Three fundamental components contribute significantly to sustained business performance improvement:</w:t>
      </w:r>
    </w:p>
    <w:p w14:paraId="7938B71D" w14:textId="07791853" w:rsidR="001213CE" w:rsidRPr="00ED1D8A" w:rsidRDefault="00697CA2">
      <w:pPr>
        <w:pStyle w:val="Paragraph"/>
        <w:numPr>
          <w:ilvl w:val="0"/>
          <w:numId w:val="48"/>
        </w:numPr>
        <w:spacing w:after="0" w:line="360" w:lineRule="auto"/>
        <w:rPr>
          <w:rFonts w:cs="Arial"/>
        </w:rPr>
      </w:pPr>
      <w:r>
        <w:rPr>
          <w:rFonts w:cs="Arial"/>
          <w:b/>
        </w:rPr>
        <w:t>Governance:</w:t>
      </w:r>
      <w:r>
        <w:rPr>
          <w:rFonts w:cs="Arial"/>
        </w:rPr>
        <w:t xml:space="preserve"> The framework that governs and sustains business performance reviews over time.</w:t>
      </w:r>
    </w:p>
    <w:p w14:paraId="1FA4C900" w14:textId="287484C6" w:rsidR="00697CA2" w:rsidRPr="00ED1D8A" w:rsidRDefault="00697CA2">
      <w:pPr>
        <w:pStyle w:val="Paragraph"/>
        <w:numPr>
          <w:ilvl w:val="0"/>
          <w:numId w:val="48"/>
        </w:numPr>
        <w:spacing w:after="0" w:line="360" w:lineRule="auto"/>
        <w:rPr>
          <w:rFonts w:cs="Arial"/>
        </w:rPr>
      </w:pPr>
      <w:r>
        <w:rPr>
          <w:rFonts w:cs="Arial"/>
          <w:b/>
        </w:rPr>
        <w:t>Documentation:</w:t>
      </w:r>
      <w:r>
        <w:rPr>
          <w:rFonts w:cs="Arial"/>
        </w:rPr>
        <w:t xml:space="preserve"> The systematic collection of records that define the underlying data, analyses, and visualizations.</w:t>
      </w:r>
    </w:p>
    <w:p w14:paraId="0FBFCDD5" w14:textId="2E780E7F" w:rsidR="00697CA2" w:rsidRPr="00ED1D8A" w:rsidRDefault="00697CA2">
      <w:pPr>
        <w:pStyle w:val="Paragraph"/>
        <w:numPr>
          <w:ilvl w:val="0"/>
          <w:numId w:val="48"/>
        </w:numPr>
        <w:spacing w:after="0" w:line="360" w:lineRule="auto"/>
        <w:rPr>
          <w:rFonts w:cs="Arial"/>
        </w:rPr>
      </w:pPr>
      <w:r>
        <w:rPr>
          <w:rFonts w:cs="Arial"/>
          <w:b/>
        </w:rPr>
        <w:t>Metrics:</w:t>
      </w:r>
      <w:r>
        <w:rPr>
          <w:rFonts w:cs="Arial"/>
        </w:rPr>
        <w:t xml:space="preserve">  The established standards used to measure business performance. Performance reviews for P&amp;S typically consider the following metrics:</w:t>
      </w:r>
    </w:p>
    <w:p w14:paraId="3F4D9FF2" w14:textId="71A19890" w:rsidR="001213CE" w:rsidRPr="00ED1D8A" w:rsidRDefault="001213CE">
      <w:pPr>
        <w:pStyle w:val="ListParagraph"/>
        <w:numPr>
          <w:ilvl w:val="0"/>
          <w:numId w:val="34"/>
        </w:numPr>
        <w:spacing w:line="360" w:lineRule="auto"/>
      </w:pPr>
      <w:r>
        <w:t>Performance in terms of milestones, production, and costs across various timeframes (e.g., plan-on-plan, gate-on-gate, year-on-year).</w:t>
      </w:r>
    </w:p>
    <w:p w14:paraId="5D8E6FC5" w14:textId="5BCADB38" w:rsidR="00697CA2" w:rsidRPr="00ED1D8A" w:rsidRDefault="001213CE">
      <w:pPr>
        <w:pStyle w:val="ListParagraph"/>
        <w:numPr>
          <w:ilvl w:val="0"/>
          <w:numId w:val="34"/>
        </w:numPr>
        <w:spacing w:after="120" w:line="360" w:lineRule="auto"/>
      </w:pPr>
      <w:r>
        <w:t>KPIs, including man-hour, cost, and schedule efficiency, and plan attainment.</w:t>
      </w:r>
    </w:p>
    <w:p w14:paraId="33322754" w14:textId="5C1C8AA4" w:rsidR="001213CE" w:rsidRPr="00ED1D8A" w:rsidRDefault="001213CE" w:rsidP="001213CE">
      <w:pPr>
        <w:pStyle w:val="Paragraph"/>
        <w:spacing w:after="240" w:line="360" w:lineRule="auto"/>
        <w:rPr>
          <w:rFonts w:cs="Arial"/>
        </w:rPr>
      </w:pPr>
      <w:r>
        <w:rPr>
          <w:rFonts w:cs="Arial"/>
        </w:rPr>
        <w:t>Clear accountabilities for plan ownership, review, and business performance have been established within the business processes, with a focus on the Tactical and Strategic Horizons.</w:t>
      </w:r>
    </w:p>
    <w:p w14:paraId="217E0947" w14:textId="07404772" w:rsidR="00476632" w:rsidRPr="00ED1D8A" w:rsidRDefault="00476632" w:rsidP="00F8677E">
      <w:pPr>
        <w:pStyle w:val="Heading2"/>
        <w:spacing w:after="0" w:line="360" w:lineRule="auto"/>
        <w:rPr>
          <w:rFonts w:cs="Arial"/>
        </w:rPr>
      </w:pPr>
      <w:bookmarkStart w:id="612" w:name="_Toc196309713"/>
      <w:bookmarkStart w:id="613" w:name="_Toc235450988"/>
      <w:r>
        <w:rPr>
          <w:rFonts w:cs="Arial"/>
        </w:rPr>
        <w:t xml:space="preserve">Key Performance Indicator (KPI)</w:t>
      </w:r>
      <w:bookmarkEnd w:id="612"/>
      <w:bookmarkEnd w:id="613"/>
    </w:p>
    <w:p w14:paraId="2D5D813B" w14:textId="18C94199" w:rsidR="00F915C4" w:rsidRPr="00ED1D8A" w:rsidRDefault="001213CE" w:rsidP="00BD290E">
      <w:pPr>
        <w:pStyle w:val="Paragraph"/>
        <w:spacing w:after="0" w:line="360" w:lineRule="auto"/>
        <w:rPr>
          <w:rFonts w:cs="Arial"/>
        </w:rPr>
      </w:pPr>
      <w:r>
        <w:rPr>
          <w:rFonts w:cs="Arial"/>
        </w:rPr>
        <w:t>KPIs are metrics that are visible across the organization and are used to highlight and drive performance within P&amp;S. These key metrics are documented in the business process maps associated with each horizon and in the overall Management Control and Reporting System (MCRS).</w:t>
      </w:r>
    </w:p>
    <w:p w14:paraId="06EFB2C3" w14:textId="0267C2EA" w:rsidR="00F67584" w:rsidRPr="00ED1D8A" w:rsidRDefault="001213CE" w:rsidP="002E7002">
      <w:pPr>
        <w:pStyle w:val="Paragraph"/>
        <w:spacing w:after="0" w:line="360" w:lineRule="auto"/>
        <w:rPr>
          <w:rFonts w:cs="Arial"/>
        </w:rPr>
      </w:pPr>
      <w:r>
        <w:rPr>
          <w:rFonts w:cs="Arial"/>
        </w:rPr>
        <w:t>At the Operational Horizon, which focuses on the short term, metrics related to attainment, stability, and efficiency are applied. In contrast, longer-term KPIs primarily assess compliance with the planning process. Certain functions, such as Projects, maintain supplementary statistics for internal purposes, including man-hour, cost, and schedule efficiency; however, these are not comprehensively detailed within the BU procedure.</w:t>
      </w:r>
    </w:p>
    <w:p w14:paraId="64D896A8" w14:textId="3A857708" w:rsidR="002E7002" w:rsidRPr="00ED1D8A" w:rsidRDefault="002E7002" w:rsidP="00BD290E">
      <w:pPr>
        <w:pStyle w:val="Paragraph"/>
        <w:spacing w:after="0" w:line="360" w:lineRule="auto"/>
        <w:rPr>
          <w:rFonts w:cs="Arial"/>
        </w:rPr>
      </w:pPr>
      <w:r>
        <w:rPr>
          <w:rFonts w:cs="Arial"/>
        </w:rPr>
        <w:lastRenderedPageBreak/>
        <w:t>The following secondary performance measures may be considered for further development into defined KPIs:</w:t>
      </w:r>
    </w:p>
    <w:p w14:paraId="68BF1672" w14:textId="77777777" w:rsidR="002E7002" w:rsidRPr="00ED1D8A" w:rsidRDefault="002E7002" w:rsidP="002E7002">
      <w:pPr>
        <w:pStyle w:val="Paragraph"/>
        <w:numPr>
          <w:ilvl w:val="0"/>
          <w:numId w:val="19"/>
        </w:numPr>
        <w:spacing w:after="0" w:line="360" w:lineRule="auto"/>
        <w:ind w:left="1440"/>
        <w:rPr>
          <w:rFonts w:cs="Arial"/>
        </w:rPr>
      </w:pPr>
      <w:r>
        <w:rPr>
          <w:rFonts w:cs="Arial"/>
        </w:rPr>
        <w:t>Plan Utilization: This metric measures the extent to which planned activities on baselined work align with the resources available for their completion.</w:t>
      </w:r>
    </w:p>
    <w:p w14:paraId="690F1DEF" w14:textId="05CD0323" w:rsidR="002E7002" w:rsidRPr="00ED1D8A" w:rsidRDefault="002E7002" w:rsidP="002E7002">
      <w:pPr>
        <w:pStyle w:val="Paragraph"/>
        <w:numPr>
          <w:ilvl w:val="0"/>
          <w:numId w:val="19"/>
        </w:numPr>
        <w:spacing w:after="0" w:line="360" w:lineRule="auto"/>
        <w:rPr>
          <w:rFonts w:cs="Arial"/>
        </w:rPr>
      </w:pPr>
      <w:r>
        <w:rPr>
          <w:rFonts w:cs="Arial"/>
        </w:rPr>
        <w:t>Plan Stability: This metric quantifies the number of interventions or changes made to the approved plan during the defined planning period.</w:t>
      </w:r>
    </w:p>
    <w:p w14:paraId="3157F418" w14:textId="77777777" w:rsidR="002E7002" w:rsidRPr="00ED1D8A" w:rsidRDefault="002E7002" w:rsidP="002E7002">
      <w:pPr>
        <w:pStyle w:val="Paragraph"/>
        <w:numPr>
          <w:ilvl w:val="0"/>
          <w:numId w:val="19"/>
        </w:numPr>
        <w:spacing w:after="0" w:line="360" w:lineRule="auto"/>
        <w:ind w:left="1440"/>
        <w:rPr>
          <w:rFonts w:cs="Arial"/>
        </w:rPr>
      </w:pPr>
      <w:r>
        <w:rPr>
          <w:rFonts w:cs="Arial"/>
        </w:rPr>
        <w:t>Work Efficiency: This metric compares the amount of planned work performed (both scheduled and unscheduled) to the resources available for performing that work.</w:t>
      </w:r>
    </w:p>
    <w:p w14:paraId="54D8A62B" w14:textId="200990EA" w:rsidR="00F67584" w:rsidRPr="00ED1D8A" w:rsidRDefault="002E7002" w:rsidP="00CB1E2B">
      <w:pPr>
        <w:pStyle w:val="Paragraph"/>
        <w:numPr>
          <w:ilvl w:val="0"/>
          <w:numId w:val="19"/>
        </w:numPr>
        <w:spacing w:line="360" w:lineRule="auto"/>
        <w:ind w:left="1440"/>
        <w:rPr>
          <w:rFonts w:cs="Arial"/>
        </w:rPr>
      </w:pPr>
      <w:r>
        <w:rPr>
          <w:rFonts w:cs="Arial"/>
        </w:rPr>
        <w:t>Disturbance/Delay: This metric tracks non-productive time associated with activity execution, categorized using standardized reporting codes, such as delays due to material availability, weather conditions, or permit approvals.</w:t>
      </w:r>
    </w:p>
    <w:p w14:paraId="21740DDD" w14:textId="0123962D" w:rsidR="0031528B" w:rsidRPr="00ED1D8A" w:rsidRDefault="00AD7111" w:rsidP="0031528B">
      <w:pPr>
        <w:pStyle w:val="Paragraph"/>
        <w:spacing w:after="0" w:line="360" w:lineRule="auto"/>
        <w:rPr>
          <w:rFonts w:cs="Arial"/>
        </w:rPr>
      </w:pPr>
      <w:r>
        <w:rPr>
          <w:rFonts w:cs="Arial"/>
        </w:rPr>
        <w:t xml:space="preserve">Examples of specific KPI’s calculated 30 day plan are shown below:</w:t>
      </w:r>
    </w:p>
    <w:p w14:paraId="08AE2CB8" w14:textId="77777777" w:rsidR="0031528B" w:rsidRPr="00ED1D8A" w:rsidRDefault="0031528B" w:rsidP="0031528B">
      <w:pPr>
        <w:pStyle w:val="Heading3"/>
        <w:spacing w:before="0" w:after="0" w:line="360" w:lineRule="auto"/>
        <w:rPr>
          <w:rFonts w:cs="Arial"/>
        </w:rPr>
      </w:pPr>
      <w:r>
        <w:rPr>
          <w:rFonts w:cs="Arial"/>
        </w:rPr>
        <w:t>Schedule Attainment</w:t>
      </w:r>
    </w:p>
    <w:p w14:paraId="1CCEAE2D" w14:textId="0DFD428D" w:rsidR="00CB1E2B" w:rsidRPr="00ED1D8A" w:rsidRDefault="00CB1E2B" w:rsidP="0031528B">
      <w:pPr>
        <w:pStyle w:val="Paragraph"/>
        <w:spacing w:after="0" w:line="360" w:lineRule="auto"/>
        <w:rPr>
          <w:rFonts w:cs="Arial"/>
        </w:rPr>
      </w:pPr>
      <w:r>
        <w:rPr>
          <w:rFonts w:cs="Arial"/>
        </w:rPr>
        <w:t>Schedule attainment is a measure of adherence to the planned schedule over a given time period (e.g., a month). Higher attainment percentages indicate improved schedule performance. It is determined by calculating the percentage of:</w:t>
      </w:r>
    </w:p>
    <w:p w14:paraId="1D29ADF8" w14:textId="77777777" w:rsidR="0031528B" w:rsidRPr="00ED1D8A" w:rsidRDefault="0031528B" w:rsidP="0031528B">
      <w:pPr>
        <w:pStyle w:val="Body"/>
        <w:spacing w:before="0" w:after="0" w:line="360" w:lineRule="auto"/>
        <w:ind w:left="3240" w:right="0" w:firstLine="0"/>
        <w:rPr>
          <w:rFonts w:cs="Arial"/>
          <w:bCs/>
          <w:i/>
        </w:rPr>
      </w:pPr>
      <w:r>
        <w:rPr>
          <w:rFonts w:cs="Arial"/>
          <w:bCs/>
          <w:i/>
        </w:rPr>
        <w:t xml:space="preserve">         Actual % Progress of the Month</w:t>
      </w:r>
    </w:p>
    <w:p w14:paraId="6303C960" w14:textId="77777777" w:rsidR="0031528B" w:rsidRPr="00ED1D8A" w:rsidRDefault="0031528B" w:rsidP="0031528B">
      <w:pPr>
        <w:pStyle w:val="Body"/>
        <w:spacing w:before="0" w:after="0" w:line="360" w:lineRule="auto"/>
        <w:ind w:left="1080" w:right="0" w:firstLine="0"/>
        <w:rPr>
          <w:rFonts w:cs="Arial"/>
          <w:bCs/>
          <w:i/>
        </w:rPr>
      </w:pPr>
      <w:r>
        <w:rPr>
          <w:rFonts w:cs="Arial"/>
          <w:b/>
          <w:bCs/>
          <w:i/>
        </w:rPr>
        <w:t>Schedule Attainment (%)</w:t>
      </w:r>
      <w:r>
        <w:rPr>
          <w:rFonts w:cs="Arial"/>
          <w:bCs/>
          <w:i/>
        </w:rPr>
        <w:t xml:space="preserve"> = ------------------------------------------------------  x SF</w:t>
      </w:r>
    </w:p>
    <w:p w14:paraId="23515041" w14:textId="77777777" w:rsidR="0031528B" w:rsidRPr="00ED1D8A" w:rsidRDefault="0031528B" w:rsidP="0031528B">
      <w:pPr>
        <w:pStyle w:val="Body"/>
        <w:spacing w:before="0" w:after="0" w:line="360" w:lineRule="auto"/>
        <w:ind w:left="2160" w:right="0" w:firstLine="1080"/>
        <w:jc w:val="both"/>
        <w:rPr>
          <w:rFonts w:cs="Arial"/>
          <w:bCs/>
          <w:i/>
        </w:rPr>
      </w:pPr>
      <w:r>
        <w:rPr>
          <w:rFonts w:cs="Arial"/>
          <w:bCs/>
          <w:i/>
        </w:rPr>
        <w:t xml:space="preserve">        Planned % Progress of the Month</w:t>
      </w:r>
    </w:p>
    <w:p w14:paraId="0F2047F9" w14:textId="77777777" w:rsidR="00BE39EC" w:rsidRPr="00ED1D8A" w:rsidRDefault="00BE39EC" w:rsidP="0031528B">
      <w:pPr>
        <w:pStyle w:val="Body"/>
        <w:spacing w:before="0" w:after="0" w:line="360" w:lineRule="auto"/>
        <w:ind w:left="1080" w:right="0" w:firstLine="0"/>
        <w:jc w:val="both"/>
        <w:rPr>
          <w:rFonts w:cs="Arial"/>
          <w:bCs/>
        </w:rPr>
      </w:pPr>
    </w:p>
    <w:p w14:paraId="01808211" w14:textId="4DA6B2A5" w:rsidR="0031528B" w:rsidRPr="00ED1D8A" w:rsidRDefault="0031528B" w:rsidP="0031528B">
      <w:pPr>
        <w:pStyle w:val="Body"/>
        <w:spacing w:before="0" w:after="0" w:line="360" w:lineRule="auto"/>
        <w:ind w:left="1080" w:right="0" w:firstLine="0"/>
        <w:jc w:val="both"/>
        <w:rPr>
          <w:rFonts w:cs="Arial"/>
          <w:bCs/>
        </w:rPr>
      </w:pPr>
      <w:r>
        <w:rPr>
          <w:rFonts w:cs="Arial"/>
          <w:bCs/>
        </w:rPr>
        <w:t xml:space="preserve">Notes : </w:t>
      </w:r>
    </w:p>
    <w:p w14:paraId="3A0A7F59" w14:textId="54A45270" w:rsidR="0031528B" w:rsidRPr="00ED1D8A" w:rsidRDefault="0031528B" w:rsidP="0031528B">
      <w:pPr>
        <w:pStyle w:val="Body"/>
        <w:spacing w:before="0" w:after="0" w:line="360" w:lineRule="auto"/>
        <w:ind w:left="1080" w:right="0" w:firstLine="0"/>
        <w:jc w:val="both"/>
        <w:rPr>
          <w:rFonts w:cs="Arial"/>
          <w:bCs/>
        </w:rPr>
      </w:pPr>
      <w:r>
        <w:rPr>
          <w:rFonts w:cs="Arial"/>
          <w:bCs/>
        </w:rPr>
        <w:t xml:space="preserve">SF = Schedule Shift Factor is determined based on schedule shifts (delays) and activity duration:</w:t>
      </w:r>
    </w:p>
    <w:p w14:paraId="3FC44383" w14:textId="4E15AC29" w:rsidR="0031528B" w:rsidRPr="00ED1D8A" w:rsidRDefault="0031528B">
      <w:pPr>
        <w:pStyle w:val="Body"/>
        <w:numPr>
          <w:ilvl w:val="0"/>
          <w:numId w:val="49"/>
        </w:numPr>
        <w:spacing w:before="0" w:after="0" w:line="360" w:lineRule="auto"/>
        <w:ind w:right="0"/>
        <w:jc w:val="both"/>
        <w:rPr>
          <w:rFonts w:cs="Arial"/>
        </w:rPr>
      </w:pPr>
      <w:r>
        <w:rPr>
          <w:rFonts w:cs="Arial"/>
        </w:rPr>
        <w:t xml:space="preserve">1 – applied when the schedule is shifted (delayed) by 14 days or less</w:t>
      </w:r>
    </w:p>
    <w:p w14:paraId="67333F6A" w14:textId="126E72A3" w:rsidR="00CB1E2B" w:rsidRPr="00ED1D8A" w:rsidRDefault="0031528B">
      <w:pPr>
        <w:pStyle w:val="Body"/>
        <w:numPr>
          <w:ilvl w:val="0"/>
          <w:numId w:val="49"/>
        </w:numPr>
        <w:spacing w:before="0" w:after="0" w:line="360" w:lineRule="auto"/>
        <w:ind w:right="0"/>
        <w:jc w:val="both"/>
        <w:rPr>
          <w:rFonts w:cs="Arial"/>
        </w:rPr>
      </w:pPr>
      <w:r>
        <w:rPr>
          <w:rFonts w:cs="Arial"/>
        </w:rPr>
        <w:t xml:space="preserve">0.95 – applied when the schedule is shifted (delayed) by more than 14 days or when the activity duration is 25% longer than originally planned.</w:t>
      </w:r>
    </w:p>
    <w:p w14:paraId="0CAFA9AE" w14:textId="0FC4BAE4" w:rsidR="00CB1E2B" w:rsidRPr="00ED1D8A" w:rsidRDefault="0031528B">
      <w:pPr>
        <w:pStyle w:val="Body"/>
        <w:numPr>
          <w:ilvl w:val="0"/>
          <w:numId w:val="49"/>
        </w:numPr>
        <w:spacing w:before="0" w:after="0" w:line="360" w:lineRule="auto"/>
        <w:ind w:right="0"/>
        <w:jc w:val="both"/>
        <w:rPr>
          <w:rFonts w:cs="Arial"/>
        </w:rPr>
      </w:pPr>
      <w:r>
        <w:rPr>
          <w:rFonts w:cs="Arial"/>
        </w:rPr>
        <w:t xml:space="preserve">0.90 – for activities on the critical path, when the schedule is shifted (delayed) by more than 14 days, or the activity duration is 25% longer.</w:t>
      </w:r>
    </w:p>
    <w:p w14:paraId="507DC501" w14:textId="5B97BD20" w:rsidR="00CB1E2B" w:rsidRPr="00ED1D8A" w:rsidRDefault="00CB1E2B" w:rsidP="00CB1E2B">
      <w:pPr>
        <w:pStyle w:val="Body"/>
        <w:spacing w:before="0" w:after="120" w:line="360" w:lineRule="auto"/>
        <w:ind w:left="1080" w:right="0" w:firstLine="0"/>
        <w:jc w:val="both"/>
        <w:rPr>
          <w:rFonts w:cs="Arial"/>
        </w:rPr>
      </w:pPr>
      <w:r>
        <w:rPr>
          <w:rFonts w:cs="Arial"/>
        </w:rPr>
        <w:t>If an activity has started but is subsequently postponed, the SF is omitted. Overall schedule attainment is calculated by weighting individual schedule attainment based on the duration of work performed on each activity during the month.</w:t>
      </w:r>
    </w:p>
    <w:p w14:paraId="789C03F1" w14:textId="77777777" w:rsidR="0031528B" w:rsidRPr="00ED1D8A" w:rsidRDefault="0031528B" w:rsidP="0031528B">
      <w:pPr>
        <w:pStyle w:val="Heading3"/>
        <w:spacing w:before="0" w:after="0" w:line="360" w:lineRule="auto"/>
        <w:rPr>
          <w:rFonts w:cs="Arial"/>
        </w:rPr>
      </w:pPr>
      <w:r>
        <w:rPr>
          <w:rFonts w:cs="Arial"/>
        </w:rPr>
        <w:t>SPI (Schedule Performance Indicator)</w:t>
      </w:r>
    </w:p>
    <w:p w14:paraId="14503EB9" w14:textId="77777777" w:rsidR="0031528B" w:rsidRPr="00ED1D8A" w:rsidRDefault="0031528B" w:rsidP="0031528B">
      <w:pPr>
        <w:spacing w:line="360" w:lineRule="auto"/>
        <w:ind w:left="1080"/>
        <w:rPr>
          <w:rFonts w:cs="Arial"/>
        </w:rPr>
      </w:pPr>
      <w:r>
        <w:rPr>
          <w:rFonts w:cs="Arial"/>
        </w:rPr>
        <w:t>SPI indicates the project’s progress performance</w:t>
      </w:r>
    </w:p>
    <w:p w14:paraId="6582F095" w14:textId="77777777" w:rsidR="0031528B" w:rsidRPr="00ED1D8A" w:rsidRDefault="0031528B" w:rsidP="0031528B">
      <w:pPr>
        <w:pStyle w:val="Body"/>
        <w:spacing w:before="0" w:after="0" w:line="360" w:lineRule="auto"/>
        <w:ind w:left="2160" w:right="0" w:firstLine="0"/>
        <w:rPr>
          <w:rFonts w:cs="Arial"/>
          <w:bCs/>
          <w:i/>
        </w:rPr>
      </w:pPr>
      <w:r>
        <w:rPr>
          <w:rFonts w:cs="Arial"/>
          <w:bCs/>
          <w:i/>
        </w:rPr>
        <w:t xml:space="preserve"> Actual % of Cumulative Progress</w:t>
      </w:r>
    </w:p>
    <w:p w14:paraId="6B5478DD" w14:textId="77777777" w:rsidR="0031528B" w:rsidRPr="00ED1D8A" w:rsidRDefault="0031528B" w:rsidP="0031528B">
      <w:pPr>
        <w:pStyle w:val="Body"/>
        <w:spacing w:before="0" w:after="0" w:line="360" w:lineRule="auto"/>
        <w:ind w:left="1080" w:right="0" w:firstLine="0"/>
        <w:rPr>
          <w:rFonts w:cs="Arial"/>
          <w:bCs/>
          <w:i/>
        </w:rPr>
      </w:pPr>
      <w:r>
        <w:rPr>
          <w:rFonts w:cs="Arial"/>
          <w:b/>
          <w:bCs/>
          <w:i/>
        </w:rPr>
        <w:t>SPI (%)</w:t>
      </w:r>
      <w:r>
        <w:rPr>
          <w:rFonts w:cs="Arial"/>
          <w:bCs/>
          <w:i/>
        </w:rPr>
        <w:t xml:space="preserve"> = --------------------------------------------------</w:t>
      </w:r>
    </w:p>
    <w:p w14:paraId="7D38EB6A" w14:textId="3C2D9943" w:rsidR="0031528B" w:rsidRPr="00ED1D8A" w:rsidRDefault="0031528B" w:rsidP="0031528B">
      <w:pPr>
        <w:pStyle w:val="Body"/>
        <w:spacing w:before="0" w:after="0" w:line="360" w:lineRule="auto"/>
        <w:ind w:left="2160" w:right="0" w:firstLine="0"/>
        <w:jc w:val="both"/>
        <w:rPr>
          <w:rFonts w:cs="Arial"/>
          <w:bCs/>
          <w:i/>
        </w:rPr>
      </w:pPr>
      <w:r>
        <w:rPr>
          <w:rFonts w:cs="Arial"/>
          <w:bCs/>
          <w:i/>
        </w:rPr>
        <w:t xml:space="preserve">Planned % Cumulative Progress </w:t>
      </w:r>
    </w:p>
    <w:p w14:paraId="0BAC2A1C" w14:textId="77777777" w:rsidR="0031528B" w:rsidRPr="00ED1D8A" w:rsidRDefault="0031528B" w:rsidP="00CB1E2B">
      <w:pPr>
        <w:pStyle w:val="Heading3"/>
        <w:spacing w:after="0" w:line="360" w:lineRule="auto"/>
        <w:rPr>
          <w:rFonts w:cs="Arial"/>
        </w:rPr>
      </w:pPr>
      <w:r>
        <w:rPr>
          <w:rFonts w:cs="Arial"/>
        </w:rPr>
        <w:t>Plan Break-in</w:t>
      </w:r>
    </w:p>
    <w:p w14:paraId="503EE29F" w14:textId="77777777" w:rsidR="00CB1E2B" w:rsidRPr="00ED1D8A" w:rsidRDefault="00CB1E2B" w:rsidP="00CB1E2B">
      <w:pPr>
        <w:pStyle w:val="Paragraph"/>
        <w:spacing w:after="0" w:line="360" w:lineRule="auto"/>
        <w:rPr>
          <w:rFonts w:cs="Arial"/>
        </w:rPr>
      </w:pPr>
      <w:r>
        <w:rPr>
          <w:rFonts w:cs="Arial"/>
        </w:rPr>
        <w:t xml:space="preserve">This metric evaluates the organization's proficiency in developing and reviewing plans prior to their formal approval and distribution. Effective planning should result in a minimal number of </w:t>
        <w:lastRenderedPageBreak/>
        <w:t xml:space="preserve">changes post-approval. Plan break-ins represent additions to the established 30-day plan baseline. It is measured as the percentage of: </w:t>
      </w:r>
    </w:p>
    <w:p w14:paraId="45FC0449" w14:textId="77777777" w:rsidR="0031528B" w:rsidRPr="00ED1D8A" w:rsidRDefault="0031528B" w:rsidP="0031528B">
      <w:pPr>
        <w:pStyle w:val="Body"/>
        <w:spacing w:before="0" w:after="0" w:line="360" w:lineRule="auto"/>
        <w:ind w:left="2291" w:right="0" w:firstLine="589"/>
        <w:rPr>
          <w:rFonts w:cs="Arial"/>
          <w:bCs/>
          <w:i/>
        </w:rPr>
      </w:pPr>
      <w:r>
        <w:rPr>
          <w:rFonts w:cs="Arial"/>
          <w:bCs/>
          <w:i/>
        </w:rPr>
        <w:t xml:space="preserve">  Total Number of Additional Activities</w:t>
      </w:r>
    </w:p>
    <w:p w14:paraId="703D2D0C" w14:textId="77777777" w:rsidR="0031528B" w:rsidRPr="00ED1D8A" w:rsidRDefault="0031528B" w:rsidP="0031528B">
      <w:pPr>
        <w:pStyle w:val="Body"/>
        <w:spacing w:before="0" w:after="0" w:line="360" w:lineRule="auto"/>
        <w:ind w:left="1080" w:right="0" w:firstLine="0"/>
        <w:rPr>
          <w:rFonts w:cs="Arial"/>
          <w:bCs/>
          <w:i/>
        </w:rPr>
      </w:pPr>
      <w:r>
        <w:rPr>
          <w:rFonts w:cs="Arial"/>
          <w:b/>
          <w:bCs/>
          <w:i/>
        </w:rPr>
        <w:t>Plan Break-in (%)</w:t>
      </w:r>
      <w:r>
        <w:rPr>
          <w:rFonts w:cs="Arial"/>
          <w:bCs/>
          <w:i/>
        </w:rPr>
        <w:t xml:space="preserve"> = --------------------------------------------------------------------------------- x 100%</w:t>
      </w:r>
    </w:p>
    <w:p w14:paraId="75F61EF7" w14:textId="77777777" w:rsidR="0031528B" w:rsidRPr="00ED1D8A" w:rsidRDefault="0031528B" w:rsidP="0031528B">
      <w:pPr>
        <w:pStyle w:val="Body"/>
        <w:spacing w:before="0" w:after="0" w:line="360" w:lineRule="auto"/>
        <w:ind w:left="2291" w:right="0" w:firstLine="589"/>
        <w:rPr>
          <w:rFonts w:cs="Arial"/>
          <w:bCs/>
          <w:i/>
        </w:rPr>
      </w:pPr>
      <w:r>
        <w:rPr>
          <w:rFonts w:cs="Arial"/>
          <w:bCs/>
          <w:i/>
        </w:rPr>
        <w:t xml:space="preserve">  Total Number of planned Activities in the approved 30D Plan</w:t>
      </w:r>
    </w:p>
    <w:p w14:paraId="7E0EE270" w14:textId="77777777" w:rsidR="0031528B" w:rsidRPr="00ED1D8A" w:rsidRDefault="0031528B" w:rsidP="00CB1E2B">
      <w:pPr>
        <w:pStyle w:val="Heading3"/>
        <w:spacing w:after="0" w:line="360" w:lineRule="auto"/>
        <w:rPr>
          <w:rFonts w:cs="Arial"/>
        </w:rPr>
      </w:pPr>
      <w:r>
        <w:rPr>
          <w:rFonts w:cs="Arial"/>
        </w:rPr>
        <w:t>Plan Deletion</w:t>
      </w:r>
    </w:p>
    <w:p w14:paraId="1C11D482" w14:textId="4B6B469B" w:rsidR="0031528B" w:rsidRPr="00ED1D8A" w:rsidRDefault="00CB1E2B" w:rsidP="0031528B">
      <w:pPr>
        <w:pStyle w:val="Paragraph"/>
        <w:spacing w:after="0" w:line="360" w:lineRule="auto"/>
        <w:rPr>
          <w:rFonts w:cs="Arial"/>
        </w:rPr>
      </w:pPr>
      <w:r>
        <w:rPr>
          <w:rFonts w:cs="Arial"/>
        </w:rPr>
        <w:t xml:space="preserve">A plan deletion refers to the cancellation of an approved 30-day plan baseline. It is measured as the percentage of:   </w:t>
        <w:tab/>
        <w:t xml:space="preserve">     </w:t>
      </w:r>
    </w:p>
    <w:p w14:paraId="73122F67" w14:textId="77777777" w:rsidR="0031528B" w:rsidRPr="00ED1D8A" w:rsidRDefault="0031528B" w:rsidP="0031528B">
      <w:pPr>
        <w:pStyle w:val="Body"/>
        <w:spacing w:before="0" w:after="0" w:line="360" w:lineRule="auto"/>
        <w:ind w:left="2291" w:right="0" w:firstLine="589"/>
        <w:rPr>
          <w:rFonts w:cs="Arial"/>
          <w:bCs/>
          <w:i/>
        </w:rPr>
      </w:pPr>
      <w:r>
        <w:rPr>
          <w:rFonts w:cs="Arial"/>
          <w:bCs/>
          <w:i/>
        </w:rPr>
        <w:t xml:space="preserve">  Total Number of Activities of deleted tasks</w:t>
      </w:r>
    </w:p>
    <w:p w14:paraId="1BB17AC1" w14:textId="77777777" w:rsidR="0031528B" w:rsidRPr="00ED1D8A" w:rsidRDefault="0031528B" w:rsidP="0031528B">
      <w:pPr>
        <w:pStyle w:val="Body"/>
        <w:spacing w:before="0" w:after="0" w:line="360" w:lineRule="auto"/>
        <w:ind w:left="1080" w:right="0" w:firstLine="0"/>
        <w:rPr>
          <w:rFonts w:cs="Arial"/>
          <w:bCs/>
          <w:i/>
        </w:rPr>
      </w:pPr>
      <w:r>
        <w:rPr>
          <w:rFonts w:cs="Arial"/>
          <w:b/>
          <w:bCs/>
          <w:i/>
        </w:rPr>
        <w:t>Plan Deletion (%)</w:t>
      </w:r>
      <w:r>
        <w:rPr>
          <w:rFonts w:cs="Arial"/>
          <w:bCs/>
          <w:i/>
        </w:rPr>
        <w:t xml:space="preserve"> = ---------------------------------------------------------------------  x 100%</w:t>
      </w:r>
    </w:p>
    <w:p w14:paraId="0D86714E" w14:textId="5A17C5FC" w:rsidR="0031528B" w:rsidRPr="00ED1D8A" w:rsidRDefault="0031528B" w:rsidP="00F91BC7">
      <w:pPr>
        <w:pStyle w:val="Body"/>
        <w:spacing w:before="0" w:after="0" w:line="360" w:lineRule="auto"/>
        <w:ind w:left="720" w:right="0" w:firstLine="2250"/>
        <w:jc w:val="both"/>
        <w:rPr>
          <w:rFonts w:cs="Arial"/>
          <w:bCs/>
          <w:i/>
        </w:rPr>
      </w:pPr>
      <w:r>
        <w:rPr>
          <w:rFonts w:cs="Arial"/>
          <w:bCs/>
          <w:i/>
        </w:rPr>
        <w:t>Total Number of planned in the approved 30 D Plan</w:t>
      </w:r>
    </w:p>
    <w:p w14:paraId="217E096B" w14:textId="7E59F4AB" w:rsidR="00476632" w:rsidRPr="00ED1D8A" w:rsidRDefault="0000207D" w:rsidP="00CB1E2B">
      <w:pPr>
        <w:pStyle w:val="Heading2"/>
        <w:spacing w:before="240" w:line="360" w:lineRule="auto"/>
        <w:rPr>
          <w:rFonts w:cs="Arial"/>
          <w:highlight w:val="yellow"/>
        </w:rPr>
      </w:pPr>
      <w:bookmarkStart w:id="614" w:name="_Toc196309714"/>
      <w:bookmarkStart w:id="615" w:name="_Toc235450989"/>
      <w:r>
        <w:rPr>
          <w:rFonts w:cs="Arial"/>
          <w:highlight w:val="yellow"/>
        </w:rPr>
        <w:t>Benchmarking Strategy</w:t>
      </w:r>
      <w:bookmarkEnd w:id="614"/>
      <w:bookmarkEnd w:id="615"/>
    </w:p>
    <w:p w14:paraId="65731F5B" w14:textId="4DCA3227" w:rsidR="002366BF" w:rsidRPr="00ED1D8A" w:rsidRDefault="002366BF" w:rsidP="00BD290E">
      <w:pPr>
        <w:spacing w:line="360" w:lineRule="auto"/>
        <w:ind w:left="1080"/>
        <w:rPr>
          <w:rFonts w:cs="Arial"/>
        </w:rPr>
      </w:pPr>
      <w:r>
        <w:rPr>
          <w:rFonts w:cs="Arial"/>
        </w:rPr>
        <w:t>The purpose of the MEPG P&amp;S benchmarking strategy is to support the identification of areas for improvement and to ensure robust planning processes. This strategy addresses the following key areas:</w:t>
      </w:r>
    </w:p>
    <w:p w14:paraId="7EE3160D" w14:textId="2A220A1B" w:rsidR="002366BF" w:rsidRPr="00ED1D8A" w:rsidRDefault="00EE5FDD">
      <w:pPr>
        <w:pStyle w:val="Paragraph"/>
        <w:numPr>
          <w:ilvl w:val="0"/>
          <w:numId w:val="50"/>
        </w:numPr>
        <w:spacing w:after="0" w:line="360" w:lineRule="auto"/>
        <w:rPr>
          <w:rFonts w:cs="Arial"/>
          <w:b/>
          <w:u w:val="single"/>
        </w:rPr>
      </w:pPr>
      <w:r>
        <w:rPr>
          <w:rFonts w:cs="Arial"/>
          <w:b/>
          <w:u w:val="single"/>
        </w:rPr>
        <w:t xml:space="preserve">Shutdown planning </w:t>
      </w:r>
      <w:r>
        <w:rPr>
          <w:rFonts w:cs="Arial"/>
        </w:rPr>
        <w:t xml:space="preserve">– </w:t>
      </w:r>
      <w:r>
        <w:rPr>
          <w:rFonts w:cs="Arial"/>
          <w:bCs/>
        </w:rPr>
        <w:t xml:space="preserve">Shutdown performance is benchmarked at the field </w:t>
      </w:r>
      <w:r>
        <w:rPr>
          <w:rFonts w:cs="Arial"/>
        </w:rPr>
        <w:t>Operational horizon</w:t>
      </w:r>
      <w:r>
        <w:rPr>
          <w:rFonts w:cs="Arial"/>
          <w:bCs/>
        </w:rPr>
        <w:t xml:space="preserve"> and documented on the respective asset's Field Operations Planning SharePoint site. Benchmarking comparisons may encompass both operated and non-operated assets within MEPG.</w:t>
      </w:r>
    </w:p>
    <w:p w14:paraId="4CD04492" w14:textId="185770AF" w:rsidR="00EE5FDD" w:rsidRPr="00ED1D8A" w:rsidRDefault="00EE5FDD">
      <w:pPr>
        <w:pStyle w:val="Paragraph"/>
        <w:numPr>
          <w:ilvl w:val="0"/>
          <w:numId w:val="50"/>
        </w:numPr>
        <w:spacing w:after="60" w:line="360" w:lineRule="auto"/>
        <w:rPr>
          <w:rFonts w:cs="Arial"/>
        </w:rPr>
      </w:pPr>
      <w:r>
        <w:rPr>
          <w:rFonts w:cs="Arial"/>
          <w:b/>
          <w:u w:val="single"/>
        </w:rPr>
        <w:t>Projects</w:t>
      </w:r>
      <w:r>
        <w:rPr>
          <w:rFonts w:cs="Arial"/>
        </w:rPr>
        <w:t xml:space="preserve"> –  For projects executed under the Corporate Authorization framework, benchmarking is an integral part of the assurance process (e.g., </w:t>
      </w:r>
      <w:r>
        <w:rPr>
          <w:rFonts w:cs="Arial"/>
          <w:color w:val="000000"/>
        </w:rPr>
        <w:t>MPEP</w:t>
      </w:r>
      <w:r>
        <w:rPr>
          <w:rFonts w:cs="Arial"/>
        </w:rPr>
        <w:t>). The results of benchmarking evaluations are retained within the project documentation. Historical project performance metrics are maintained by the function to facilitate future benchmarking activities.</w:t>
      </w:r>
    </w:p>
    <w:p w14:paraId="549DD275" w14:textId="0390D63E" w:rsidR="00697CA2" w:rsidRPr="00ED1D8A" w:rsidRDefault="002366BF" w:rsidP="00BD290E">
      <w:pPr>
        <w:pStyle w:val="Paragraph"/>
        <w:spacing w:after="0" w:line="360" w:lineRule="auto"/>
        <w:rPr>
          <w:rFonts w:cs="Arial"/>
        </w:rPr>
      </w:pPr>
      <w:r>
        <w:rPr>
          <w:rFonts w:cs="Arial"/>
        </w:rPr>
        <w:t>Benchmarking studies may, where appropriate, incorporate performance data from competitors and other relevant industries, such as nuclear, mining, and finance. In particular, for major projects and other critical activities, external data sources can serve as a key element of the assurance process.</w:t>
      </w:r>
    </w:p>
    <w:p w14:paraId="43B60FAA" w14:textId="77777777" w:rsidR="00FA414B" w:rsidRPr="00ED1D8A" w:rsidRDefault="00FA414B" w:rsidP="00BD290E">
      <w:pPr>
        <w:pStyle w:val="Paragraph"/>
        <w:spacing w:after="0" w:line="360" w:lineRule="auto"/>
        <w:rPr>
          <w:rFonts w:cs="Arial"/>
        </w:rPr>
      </w:pPr>
    </w:p>
    <w:p w14:paraId="3E640C5E" w14:textId="5A51AF62" w:rsidR="00C46BA4" w:rsidRPr="00ED1D8A" w:rsidRDefault="00C46BA4" w:rsidP="00BD290E">
      <w:pPr>
        <w:pStyle w:val="Paragraph"/>
        <w:spacing w:after="0" w:line="360" w:lineRule="auto"/>
        <w:rPr>
          <w:rFonts w:cs="Arial"/>
        </w:rPr>
      </w:pPr>
      <w:r>
        <w:rPr>
          <w:rFonts w:cs="Arial"/>
          <w:highlight w:val="yellow"/>
        </w:rPr>
        <w:t>SPECIFy SCOPE, PEERS TO REVIEW, AND FREQUENCY OF REVIEW (OPTIONAL)</w:t>
      </w:r>
    </w:p>
    <w:p w14:paraId="2A8C5916" w14:textId="77777777" w:rsidR="004D557A" w:rsidRPr="00ED1D8A" w:rsidRDefault="004D557A" w:rsidP="00BD290E">
      <w:pPr>
        <w:pStyle w:val="Paragraph"/>
        <w:spacing w:after="0" w:line="360" w:lineRule="auto"/>
        <w:rPr>
          <w:rFonts w:cs="Arial"/>
        </w:rPr>
      </w:pPr>
    </w:p>
    <w:p w14:paraId="700DD618" w14:textId="67D13FAA" w:rsidR="004D557A" w:rsidRPr="00ED1D8A" w:rsidRDefault="004D557A" w:rsidP="004D557A">
      <w:pPr>
        <w:pStyle w:val="Heading2"/>
        <w:spacing w:before="240" w:line="360" w:lineRule="auto"/>
        <w:rPr>
          <w:rFonts w:cs="Arial"/>
          <w:highlight w:val="yellow"/>
        </w:rPr>
      </w:pPr>
      <w:bookmarkStart w:id="616" w:name="_Toc235450990"/>
      <w:r>
        <w:rPr>
          <w:rFonts w:cs="Arial"/>
          <w:highlight w:val="yellow"/>
        </w:rPr>
        <w:t>Reporting Cadence &amp; Ownership</w:t>
      </w:r>
      <w:bookmarkEnd w:id="616"/>
    </w:p>
    <w:p w14:paraId="5B4CF2A1" w14:textId="77777777" w:rsidR="004D557A" w:rsidRPr="00ED1D8A" w:rsidRDefault="004D557A" w:rsidP="004D557A">
      <w:pPr>
        <w:spacing w:line="360" w:lineRule="auto"/>
        <w:ind w:left="1080"/>
        <w:rPr>
          <w:rFonts w:cs="Arial"/>
        </w:rPr>
      </w:pPr>
      <w:del w:author="Rev4 Update" w:date="2026-07-23T00:00:00Z" w:id="9017">
        <w:r>
          <w:rPr>
            <w:rFonts w:cs="Arial"/>
          </w:rPr>
          <w:delText xml:space="preserve">Create reporting matrix convering:</w:delText>
        </w:r>
      </w:del>
      <w:ins w:author="Rev4 Update" w:date="2026-07-23T00:00:00Z" w:id="9018">
        <w:r>
          <w:rPr>
            <w:rFonts w:cs="Arial"/>
          </w:rPr>
          <w:t xml:space="preserve">Planning and performance reporting shall be maintained through a reporting matrix that defines, for each reported item:</w:t>
        </w:r>
      </w:ins>
    </w:p>
    <w:p w14:paraId="5D7D622F" w14:textId="77777777" w:rsidR="004D557A" w:rsidRPr="00ED1D8A" w:rsidRDefault="004D557A" w:rsidP="00ED1D8A">
      <w:pPr>
        <w:pStyle w:val="ListParagraph"/>
        <w:numPr>
          <w:ilvl w:val="2"/>
          <w:numId w:val="77"/>
        </w:numPr>
        <w:spacing w:line="360" w:lineRule="auto"/>
      </w:pPr>
      <w:r>
        <w:t>Metric</w:t>
      </w:r>
    </w:p>
    <w:p w14:paraId="0A6F00E8" w14:textId="77777777" w:rsidR="004D557A" w:rsidRPr="00ED1D8A" w:rsidRDefault="004D557A" w:rsidP="00ED1D8A">
      <w:pPr>
        <w:pStyle w:val="ListParagraph"/>
        <w:numPr>
          <w:ilvl w:val="2"/>
          <w:numId w:val="77"/>
        </w:numPr>
        <w:spacing w:line="360" w:lineRule="auto"/>
      </w:pPr>
      <w:r>
        <w:t>Owner</w:t>
      </w:r>
    </w:p>
    <w:p w14:paraId="14A75641" w14:textId="77777777" w:rsidR="004D557A" w:rsidRPr="00ED1D8A" w:rsidRDefault="004D557A" w:rsidP="00ED1D8A">
      <w:pPr>
        <w:pStyle w:val="ListParagraph"/>
        <w:numPr>
          <w:ilvl w:val="2"/>
          <w:numId w:val="77"/>
        </w:numPr>
        <w:spacing w:line="360" w:lineRule="auto"/>
      </w:pPr>
      <w:r>
        <w:t>Cadence</w:t>
      </w:r>
    </w:p>
    <w:p w14:paraId="5DDB4C34" w14:textId="38DA7231" w:rsidR="004D557A" w:rsidRPr="00526DF0" w:rsidRDefault="004D557A" w:rsidP="00ED1D8A">
      <w:pPr>
        <w:pStyle w:val="ListParagraph"/>
        <w:numPr>
          <w:ilvl w:val="2"/>
          <w:numId w:val="77"/>
        </w:numPr>
        <w:spacing w:line="360" w:lineRule="auto"/>
      </w:pPr>
      <w:r>
        <w:t xml:space="preserve">Forum </w:t>
      </w:r>
    </w:p>
    <w:p w14:paraId="59530AB9" w14:textId="77777777" w:rsidR="004D557A" w:rsidRPr="00ED1D8A" w:rsidRDefault="004D557A" w:rsidP="00ED1D8A">
      <w:pPr>
        <w:pStyle w:val="Paragraph"/>
        <w:spacing w:after="0" w:line="360" w:lineRule="auto"/>
        <w:ind w:left="0"/>
        <w:rPr>
          <w:rFonts w:cs="Arial"/>
        </w:rPr>
      </w:pPr>
    </w:p>
    <w:p w14:paraId="08DC1EBE" w14:textId="77777777" w:rsidR="009E5B00" w:rsidRPr="00ED1D8A" w:rsidRDefault="009E5B00">
      <w:pPr>
        <w:jc w:val="left"/>
        <w:rPr>
          <w:rFonts w:cs="Arial"/>
        </w:rPr>
      </w:pPr>
      <w:bookmarkStart w:id="617" w:name="_Toc422775267"/>
      <w:bookmarkStart w:id="618" w:name="_Toc422775363"/>
      <w:bookmarkStart w:id="619" w:name="_Toc422775451"/>
      <w:bookmarkStart w:id="620" w:name="_Toc422775572"/>
      <w:bookmarkStart w:id="621" w:name="_Toc422776468"/>
      <w:bookmarkStart w:id="622" w:name="_Toc422779421"/>
      <w:bookmarkStart w:id="623" w:name="_Toc422841181"/>
      <w:bookmarkStart w:id="624" w:name="_Toc422951541"/>
      <w:bookmarkStart w:id="625" w:name="_Toc422991574"/>
      <w:bookmarkStart w:id="626" w:name="_Toc422991660"/>
      <w:bookmarkStart w:id="627" w:name="_Toc422991746"/>
      <w:bookmarkStart w:id="628" w:name="_Toc422991831"/>
      <w:bookmarkStart w:id="629" w:name="_Toc422991917"/>
      <w:bookmarkStart w:id="630" w:name="_Toc422992003"/>
      <w:bookmarkStart w:id="631" w:name="_Toc422992334"/>
      <w:bookmarkStart w:id="632" w:name="_Toc422993437"/>
      <w:bookmarkStart w:id="633" w:name="_Toc423085625"/>
      <w:bookmarkStart w:id="634" w:name="_Toc423345587"/>
      <w:bookmarkStart w:id="635" w:name="_Toc422775268"/>
      <w:bookmarkStart w:id="636" w:name="_Toc422775364"/>
      <w:bookmarkStart w:id="637" w:name="_Toc422775452"/>
      <w:bookmarkStart w:id="638" w:name="_Toc422775573"/>
      <w:bookmarkStart w:id="639" w:name="_Toc422776469"/>
      <w:bookmarkStart w:id="640" w:name="_Toc422779422"/>
      <w:bookmarkStart w:id="641" w:name="_Toc422841182"/>
      <w:bookmarkStart w:id="642" w:name="_Toc422951542"/>
      <w:bookmarkStart w:id="643" w:name="_Toc422991575"/>
      <w:bookmarkStart w:id="644" w:name="_Toc422991661"/>
      <w:bookmarkStart w:id="645" w:name="_Toc422991747"/>
      <w:bookmarkStart w:id="646" w:name="_Toc422991832"/>
      <w:bookmarkStart w:id="647" w:name="_Toc422991918"/>
      <w:bookmarkStart w:id="648" w:name="_Toc422992004"/>
      <w:bookmarkStart w:id="649" w:name="_Toc422992335"/>
      <w:bookmarkStart w:id="650" w:name="_Toc422993438"/>
      <w:bookmarkStart w:id="651" w:name="_Toc423085626"/>
      <w:bookmarkStart w:id="652" w:name="_Toc423345588"/>
      <w:bookmarkStart w:id="653" w:name="_Toc422775269"/>
      <w:bookmarkStart w:id="654" w:name="_Toc422775365"/>
      <w:bookmarkStart w:id="655" w:name="_Toc422775453"/>
      <w:bookmarkStart w:id="656" w:name="_Toc422775574"/>
      <w:bookmarkStart w:id="657" w:name="_Toc422776470"/>
      <w:bookmarkStart w:id="658" w:name="_Toc422779423"/>
      <w:bookmarkStart w:id="659" w:name="_Toc422841183"/>
      <w:bookmarkStart w:id="660" w:name="_Toc422951543"/>
      <w:bookmarkStart w:id="661" w:name="_Toc422991576"/>
      <w:bookmarkStart w:id="662" w:name="_Toc422991662"/>
      <w:bookmarkStart w:id="663" w:name="_Toc422991748"/>
      <w:bookmarkStart w:id="664" w:name="_Toc422991833"/>
      <w:bookmarkStart w:id="665" w:name="_Toc422991919"/>
      <w:bookmarkStart w:id="666" w:name="_Toc422992005"/>
      <w:bookmarkStart w:id="667" w:name="_Toc422992336"/>
      <w:bookmarkStart w:id="668" w:name="_Toc422993439"/>
      <w:bookmarkStart w:id="669" w:name="_Toc423085627"/>
      <w:bookmarkStart w:id="670" w:name="_Toc423345589"/>
      <w:bookmarkStart w:id="671" w:name="_Toc422775270"/>
      <w:bookmarkStart w:id="672" w:name="_Toc422775366"/>
      <w:bookmarkStart w:id="673" w:name="_Toc422775454"/>
      <w:bookmarkStart w:id="674" w:name="_Toc422775575"/>
      <w:bookmarkStart w:id="675" w:name="_Toc422776471"/>
      <w:bookmarkStart w:id="676" w:name="_Toc422779424"/>
      <w:bookmarkStart w:id="677" w:name="_Toc422841184"/>
      <w:bookmarkStart w:id="678" w:name="_Toc422951544"/>
      <w:bookmarkStart w:id="679" w:name="_Toc422991577"/>
      <w:bookmarkStart w:id="680" w:name="_Toc422991663"/>
      <w:bookmarkStart w:id="681" w:name="_Toc422991749"/>
      <w:bookmarkStart w:id="682" w:name="_Toc422991834"/>
      <w:bookmarkStart w:id="683" w:name="_Toc422991920"/>
      <w:bookmarkStart w:id="684" w:name="_Toc422992006"/>
      <w:bookmarkStart w:id="685" w:name="_Toc422992337"/>
      <w:bookmarkStart w:id="686" w:name="_Toc422993440"/>
      <w:bookmarkStart w:id="687" w:name="_Toc423085628"/>
      <w:bookmarkStart w:id="688" w:name="_Toc423345590"/>
      <w:bookmarkStart w:id="689" w:name="_Toc422775271"/>
      <w:bookmarkStart w:id="690" w:name="_Toc422775367"/>
      <w:bookmarkStart w:id="691" w:name="_Toc422775455"/>
      <w:bookmarkStart w:id="692" w:name="_Toc422775576"/>
      <w:bookmarkStart w:id="693" w:name="_Toc422776472"/>
      <w:bookmarkStart w:id="694" w:name="_Toc422779425"/>
      <w:bookmarkStart w:id="695" w:name="_Toc422841185"/>
      <w:bookmarkStart w:id="696" w:name="_Toc422951545"/>
      <w:bookmarkStart w:id="697" w:name="_Toc422991578"/>
      <w:bookmarkStart w:id="698" w:name="_Toc422991664"/>
      <w:bookmarkStart w:id="699" w:name="_Toc422991750"/>
      <w:bookmarkStart w:id="700" w:name="_Toc422991835"/>
      <w:bookmarkStart w:id="701" w:name="_Toc422991921"/>
      <w:bookmarkStart w:id="702" w:name="_Toc422992007"/>
      <w:bookmarkStart w:id="703" w:name="_Toc422992338"/>
      <w:bookmarkStart w:id="704" w:name="_Toc422993441"/>
      <w:bookmarkStart w:id="705" w:name="_Toc423085629"/>
      <w:bookmarkStart w:id="706" w:name="_Toc423345591"/>
      <w:bookmarkStart w:id="707" w:name="_Toc422775272"/>
      <w:bookmarkStart w:id="708" w:name="_Toc422775368"/>
      <w:bookmarkStart w:id="709" w:name="_Toc422775456"/>
      <w:bookmarkStart w:id="710" w:name="_Toc422775577"/>
      <w:bookmarkStart w:id="711" w:name="_Toc422776473"/>
      <w:bookmarkStart w:id="712" w:name="_Toc422779426"/>
      <w:bookmarkStart w:id="713" w:name="_Toc422841186"/>
      <w:bookmarkStart w:id="714" w:name="_Toc422951546"/>
      <w:bookmarkStart w:id="715" w:name="_Toc422991579"/>
      <w:bookmarkStart w:id="716" w:name="_Toc422991665"/>
      <w:bookmarkStart w:id="717" w:name="_Toc422991751"/>
      <w:bookmarkStart w:id="718" w:name="_Toc422991836"/>
      <w:bookmarkStart w:id="719" w:name="_Toc422991922"/>
      <w:bookmarkStart w:id="720" w:name="_Toc422992008"/>
      <w:bookmarkStart w:id="721" w:name="_Toc422992339"/>
      <w:bookmarkStart w:id="722" w:name="_Toc422993442"/>
      <w:bookmarkStart w:id="723" w:name="_Toc423085630"/>
      <w:bookmarkStart w:id="724" w:name="_Toc423345592"/>
      <w:bookmarkStart w:id="725" w:name="_Toc422775273"/>
      <w:bookmarkStart w:id="726" w:name="_Toc422775369"/>
      <w:bookmarkStart w:id="727" w:name="_Toc422775457"/>
      <w:bookmarkStart w:id="728" w:name="_Toc422775578"/>
      <w:bookmarkStart w:id="729" w:name="_Toc422776474"/>
      <w:bookmarkStart w:id="730" w:name="_Toc422779427"/>
      <w:bookmarkStart w:id="731" w:name="_Toc422841187"/>
      <w:bookmarkStart w:id="732" w:name="_Toc422951547"/>
      <w:bookmarkStart w:id="733" w:name="_Toc422991580"/>
      <w:bookmarkStart w:id="734" w:name="_Toc422991666"/>
      <w:bookmarkStart w:id="735" w:name="_Toc422991752"/>
      <w:bookmarkStart w:id="736" w:name="_Toc422991837"/>
      <w:bookmarkStart w:id="737" w:name="_Toc422991923"/>
      <w:bookmarkStart w:id="738" w:name="_Toc422992009"/>
      <w:bookmarkStart w:id="739" w:name="_Toc422992340"/>
      <w:bookmarkStart w:id="740" w:name="_Toc422993443"/>
      <w:bookmarkStart w:id="741" w:name="_Toc423085631"/>
      <w:bookmarkStart w:id="742" w:name="_Toc423345593"/>
      <w:bookmarkStart w:id="743" w:name="_Toc422775274"/>
      <w:bookmarkStart w:id="744" w:name="_Toc422775370"/>
      <w:bookmarkStart w:id="745" w:name="_Toc422775458"/>
      <w:bookmarkStart w:id="746" w:name="_Toc422775579"/>
      <w:bookmarkStart w:id="747" w:name="_Toc422776475"/>
      <w:bookmarkStart w:id="748" w:name="_Toc422779428"/>
      <w:bookmarkStart w:id="749" w:name="_Toc422841188"/>
      <w:bookmarkStart w:id="750" w:name="_Toc422951548"/>
      <w:bookmarkStart w:id="751" w:name="_Toc422991581"/>
      <w:bookmarkStart w:id="752" w:name="_Toc422991667"/>
      <w:bookmarkStart w:id="753" w:name="_Toc422991753"/>
      <w:bookmarkStart w:id="754" w:name="_Toc422991838"/>
      <w:bookmarkStart w:id="755" w:name="_Toc422991924"/>
      <w:bookmarkStart w:id="756" w:name="_Toc422992010"/>
      <w:bookmarkStart w:id="757" w:name="_Toc422992341"/>
      <w:bookmarkStart w:id="758" w:name="_Toc422993444"/>
      <w:bookmarkStart w:id="759" w:name="_Toc423085632"/>
      <w:bookmarkStart w:id="760" w:name="_Toc423345594"/>
      <w:bookmarkStart w:id="761" w:name="_Toc422775275"/>
      <w:bookmarkStart w:id="762" w:name="_Toc422775371"/>
      <w:bookmarkStart w:id="763" w:name="_Toc422775459"/>
      <w:bookmarkStart w:id="764" w:name="_Toc422775580"/>
      <w:bookmarkStart w:id="765" w:name="_Toc422776476"/>
      <w:bookmarkStart w:id="766" w:name="_Toc422779429"/>
      <w:bookmarkStart w:id="767" w:name="_Toc422841189"/>
      <w:bookmarkStart w:id="768" w:name="_Toc422951549"/>
      <w:bookmarkStart w:id="769" w:name="_Toc422991582"/>
      <w:bookmarkStart w:id="770" w:name="_Toc422991668"/>
      <w:bookmarkStart w:id="771" w:name="_Toc422991754"/>
      <w:bookmarkStart w:id="772" w:name="_Toc422991839"/>
      <w:bookmarkStart w:id="773" w:name="_Toc422991925"/>
      <w:bookmarkStart w:id="774" w:name="_Toc422992011"/>
      <w:bookmarkStart w:id="775" w:name="_Toc422992342"/>
      <w:bookmarkStart w:id="776" w:name="_Toc422993445"/>
      <w:bookmarkStart w:id="777" w:name="_Toc423085633"/>
      <w:bookmarkStart w:id="778" w:name="_Toc423345595"/>
      <w:bookmarkStart w:id="779" w:name="_Toc422775276"/>
      <w:bookmarkStart w:id="780" w:name="_Toc422775372"/>
      <w:bookmarkStart w:id="781" w:name="_Toc422775460"/>
      <w:bookmarkStart w:id="782" w:name="_Toc422775581"/>
      <w:bookmarkStart w:id="783" w:name="_Toc422776477"/>
      <w:bookmarkStart w:id="784" w:name="_Toc422779430"/>
      <w:bookmarkStart w:id="785" w:name="_Toc422841190"/>
      <w:bookmarkStart w:id="786" w:name="_Toc422951550"/>
      <w:bookmarkStart w:id="787" w:name="_Toc422991583"/>
      <w:bookmarkStart w:id="788" w:name="_Toc422991669"/>
      <w:bookmarkStart w:id="789" w:name="_Toc422991755"/>
      <w:bookmarkStart w:id="790" w:name="_Toc422991840"/>
      <w:bookmarkStart w:id="791" w:name="_Toc422991926"/>
      <w:bookmarkStart w:id="792" w:name="_Toc422992012"/>
      <w:bookmarkStart w:id="793" w:name="_Toc422992343"/>
      <w:bookmarkStart w:id="794" w:name="_Toc422993446"/>
      <w:bookmarkStart w:id="795" w:name="_Toc423085634"/>
      <w:bookmarkStart w:id="796" w:name="_Toc423345596"/>
      <w:bookmarkStart w:id="797" w:name="_Toc422775277"/>
      <w:bookmarkStart w:id="798" w:name="_Toc422775373"/>
      <w:bookmarkStart w:id="799" w:name="_Toc422775461"/>
      <w:bookmarkStart w:id="800" w:name="_Toc422775582"/>
      <w:bookmarkStart w:id="801" w:name="_Toc422776478"/>
      <w:bookmarkStart w:id="802" w:name="_Toc422779431"/>
      <w:bookmarkStart w:id="803" w:name="_Toc422841191"/>
      <w:bookmarkStart w:id="804" w:name="_Toc422951551"/>
      <w:bookmarkStart w:id="805" w:name="_Toc422991584"/>
      <w:bookmarkStart w:id="806" w:name="_Toc422991670"/>
      <w:bookmarkStart w:id="807" w:name="_Toc422991756"/>
      <w:bookmarkStart w:id="808" w:name="_Toc422991841"/>
      <w:bookmarkStart w:id="809" w:name="_Toc422991927"/>
      <w:bookmarkStart w:id="810" w:name="_Toc422992013"/>
      <w:bookmarkStart w:id="811" w:name="_Toc422992344"/>
      <w:bookmarkStart w:id="812" w:name="_Toc422993447"/>
      <w:bookmarkStart w:id="813" w:name="_Toc423085635"/>
      <w:bookmarkStart w:id="814" w:name="_Toc423345597"/>
      <w:bookmarkStart w:id="815" w:name="_Toc422775278"/>
      <w:bookmarkStart w:id="816" w:name="_Toc422775374"/>
      <w:bookmarkStart w:id="817" w:name="_Toc422775462"/>
      <w:bookmarkStart w:id="818" w:name="_Toc422775583"/>
      <w:bookmarkStart w:id="819" w:name="_Toc422776479"/>
      <w:bookmarkStart w:id="820" w:name="_Toc422779432"/>
      <w:bookmarkStart w:id="821" w:name="_Toc422841192"/>
      <w:bookmarkStart w:id="822" w:name="_Toc422951552"/>
      <w:bookmarkStart w:id="823" w:name="_Toc422991585"/>
      <w:bookmarkStart w:id="824" w:name="_Toc422991671"/>
      <w:bookmarkStart w:id="825" w:name="_Toc422991757"/>
      <w:bookmarkStart w:id="826" w:name="_Toc422991842"/>
      <w:bookmarkStart w:id="827" w:name="_Toc422991928"/>
      <w:bookmarkStart w:id="828" w:name="_Toc422992014"/>
      <w:bookmarkStart w:id="829" w:name="_Toc422992345"/>
      <w:bookmarkStart w:id="830" w:name="_Toc422993448"/>
      <w:bookmarkStart w:id="831" w:name="_Toc423085636"/>
      <w:bookmarkStart w:id="832" w:name="_Toc423345598"/>
      <w:bookmarkStart w:id="833" w:name="_Toc422775279"/>
      <w:bookmarkStart w:id="834" w:name="_Toc422775375"/>
      <w:bookmarkStart w:id="835" w:name="_Toc422775463"/>
      <w:bookmarkStart w:id="836" w:name="_Toc422775584"/>
      <w:bookmarkStart w:id="837" w:name="_Toc422776480"/>
      <w:bookmarkStart w:id="838" w:name="_Toc422779433"/>
      <w:bookmarkStart w:id="839" w:name="_Toc422841193"/>
      <w:bookmarkStart w:id="840" w:name="_Toc422951553"/>
      <w:bookmarkStart w:id="841" w:name="_Toc422991586"/>
      <w:bookmarkStart w:id="842" w:name="_Toc422991672"/>
      <w:bookmarkStart w:id="843" w:name="_Toc422991758"/>
      <w:bookmarkStart w:id="844" w:name="_Toc422991843"/>
      <w:bookmarkStart w:id="845" w:name="_Toc422991929"/>
      <w:bookmarkStart w:id="846" w:name="_Toc422992015"/>
      <w:bookmarkStart w:id="847" w:name="_Toc422992346"/>
      <w:bookmarkStart w:id="848" w:name="_Toc422993449"/>
      <w:bookmarkStart w:id="849" w:name="_Toc423085637"/>
      <w:bookmarkStart w:id="850" w:name="_Toc423345599"/>
      <w:bookmarkStart w:id="851" w:name="_Toc422775280"/>
      <w:bookmarkStart w:id="852" w:name="_Toc422775376"/>
      <w:bookmarkStart w:id="853" w:name="_Toc422775464"/>
      <w:bookmarkStart w:id="854" w:name="_Toc422775585"/>
      <w:bookmarkStart w:id="855" w:name="_Toc422776481"/>
      <w:bookmarkStart w:id="856" w:name="_Toc422779434"/>
      <w:bookmarkStart w:id="857" w:name="_Toc422841194"/>
      <w:bookmarkStart w:id="858" w:name="_Toc422951554"/>
      <w:bookmarkStart w:id="859" w:name="_Toc422991587"/>
      <w:bookmarkStart w:id="860" w:name="_Toc422991673"/>
      <w:bookmarkStart w:id="861" w:name="_Toc422991759"/>
      <w:bookmarkStart w:id="862" w:name="_Toc422991844"/>
      <w:bookmarkStart w:id="863" w:name="_Toc422991930"/>
      <w:bookmarkStart w:id="864" w:name="_Toc422992016"/>
      <w:bookmarkStart w:id="865" w:name="_Toc422992347"/>
      <w:bookmarkStart w:id="866" w:name="_Toc422993450"/>
      <w:bookmarkStart w:id="867" w:name="_Toc423085638"/>
      <w:bookmarkStart w:id="868" w:name="_Toc423345600"/>
      <w:bookmarkStart w:id="869" w:name="_Toc422775281"/>
      <w:bookmarkStart w:id="870" w:name="_Toc422775377"/>
      <w:bookmarkStart w:id="871" w:name="_Toc422775465"/>
      <w:bookmarkStart w:id="872" w:name="_Toc422775586"/>
      <w:bookmarkStart w:id="873" w:name="_Toc422776482"/>
      <w:bookmarkStart w:id="874" w:name="_Toc422779435"/>
      <w:bookmarkStart w:id="875" w:name="_Toc422841195"/>
      <w:bookmarkStart w:id="876" w:name="_Toc422951555"/>
      <w:bookmarkStart w:id="877" w:name="_Toc422991588"/>
      <w:bookmarkStart w:id="878" w:name="_Toc422991674"/>
      <w:bookmarkStart w:id="879" w:name="_Toc422991760"/>
      <w:bookmarkStart w:id="880" w:name="_Toc422991845"/>
      <w:bookmarkStart w:id="881" w:name="_Toc422991931"/>
      <w:bookmarkStart w:id="882" w:name="_Toc422992017"/>
      <w:bookmarkStart w:id="883" w:name="_Toc422992348"/>
      <w:bookmarkStart w:id="884" w:name="_Toc422993451"/>
      <w:bookmarkStart w:id="885" w:name="_Toc423085639"/>
      <w:bookmarkStart w:id="886" w:name="_Toc423345601"/>
      <w:bookmarkStart w:id="887" w:name="_Toc422775282"/>
      <w:bookmarkStart w:id="888" w:name="_Toc422775378"/>
      <w:bookmarkStart w:id="889" w:name="_Toc422775466"/>
      <w:bookmarkStart w:id="890" w:name="_Toc422775587"/>
      <w:bookmarkStart w:id="891" w:name="_Toc422776483"/>
      <w:bookmarkStart w:id="892" w:name="_Toc422779436"/>
      <w:bookmarkStart w:id="893" w:name="_Toc422841196"/>
      <w:bookmarkStart w:id="894" w:name="_Toc422951556"/>
      <w:bookmarkStart w:id="895" w:name="_Toc422991589"/>
      <w:bookmarkStart w:id="896" w:name="_Toc422991675"/>
      <w:bookmarkStart w:id="897" w:name="_Toc422991761"/>
      <w:bookmarkStart w:id="898" w:name="_Toc422991846"/>
      <w:bookmarkStart w:id="899" w:name="_Toc422991932"/>
      <w:bookmarkStart w:id="900" w:name="_Toc422992018"/>
      <w:bookmarkStart w:id="901" w:name="_Toc422992349"/>
      <w:bookmarkStart w:id="902" w:name="_Toc422993452"/>
      <w:bookmarkStart w:id="903" w:name="_Toc423085640"/>
      <w:bookmarkStart w:id="904" w:name="_Toc423345602"/>
      <w:bookmarkStart w:id="905" w:name="_Toc422775283"/>
      <w:bookmarkStart w:id="906" w:name="_Toc422775379"/>
      <w:bookmarkStart w:id="907" w:name="_Toc422775467"/>
      <w:bookmarkStart w:id="908" w:name="_Toc422775588"/>
      <w:bookmarkStart w:id="909" w:name="_Toc422776484"/>
      <w:bookmarkStart w:id="910" w:name="_Toc422779437"/>
      <w:bookmarkStart w:id="911" w:name="_Toc422841197"/>
      <w:bookmarkStart w:id="912" w:name="_Toc422951557"/>
      <w:bookmarkStart w:id="913" w:name="_Toc422991590"/>
      <w:bookmarkStart w:id="914" w:name="_Toc422991676"/>
      <w:bookmarkStart w:id="915" w:name="_Toc422991762"/>
      <w:bookmarkStart w:id="916" w:name="_Toc422991847"/>
      <w:bookmarkStart w:id="917" w:name="_Toc422991933"/>
      <w:bookmarkStart w:id="918" w:name="_Toc422992019"/>
      <w:bookmarkStart w:id="919" w:name="_Toc422992350"/>
      <w:bookmarkStart w:id="920" w:name="_Toc422993453"/>
      <w:bookmarkStart w:id="921" w:name="_Toc423085641"/>
      <w:bookmarkStart w:id="922" w:name="_Toc423345603"/>
      <w:bookmarkStart w:id="923" w:name="_Toc422775284"/>
      <w:bookmarkStart w:id="924" w:name="_Toc422775380"/>
      <w:bookmarkStart w:id="925" w:name="_Toc422775468"/>
      <w:bookmarkStart w:id="926" w:name="_Toc422775589"/>
      <w:bookmarkStart w:id="927" w:name="_Toc422776485"/>
      <w:bookmarkStart w:id="928" w:name="_Toc422779438"/>
      <w:bookmarkStart w:id="929" w:name="_Toc422841198"/>
      <w:bookmarkStart w:id="930" w:name="_Toc422951558"/>
      <w:bookmarkStart w:id="931" w:name="_Toc422991591"/>
      <w:bookmarkStart w:id="932" w:name="_Toc422991677"/>
      <w:bookmarkStart w:id="933" w:name="_Toc422991763"/>
      <w:bookmarkStart w:id="934" w:name="_Toc422991848"/>
      <w:bookmarkStart w:id="935" w:name="_Toc422991934"/>
      <w:bookmarkStart w:id="936" w:name="_Toc422992020"/>
      <w:bookmarkStart w:id="937" w:name="_Toc422992351"/>
      <w:bookmarkStart w:id="938" w:name="_Toc422993454"/>
      <w:bookmarkStart w:id="939" w:name="_Toc423085642"/>
      <w:bookmarkStart w:id="940" w:name="_Toc423345604"/>
      <w:bookmarkStart w:id="941" w:name="_Toc422775285"/>
      <w:bookmarkStart w:id="942" w:name="_Toc422775381"/>
      <w:bookmarkStart w:id="943" w:name="_Toc422775469"/>
      <w:bookmarkStart w:id="944" w:name="_Toc422775590"/>
      <w:bookmarkStart w:id="945" w:name="_Toc422776486"/>
      <w:bookmarkStart w:id="946" w:name="_Toc422779439"/>
      <w:bookmarkStart w:id="947" w:name="_Toc422841199"/>
      <w:bookmarkStart w:id="948" w:name="_Toc422951559"/>
      <w:bookmarkStart w:id="949" w:name="_Toc422991592"/>
      <w:bookmarkStart w:id="950" w:name="_Toc422991678"/>
      <w:bookmarkStart w:id="951" w:name="_Toc422991764"/>
      <w:bookmarkStart w:id="952" w:name="_Toc422991849"/>
      <w:bookmarkStart w:id="953" w:name="_Toc422991935"/>
      <w:bookmarkStart w:id="954" w:name="_Toc422992021"/>
      <w:bookmarkStart w:id="955" w:name="_Toc422992352"/>
      <w:bookmarkStart w:id="956" w:name="_Toc422993455"/>
      <w:bookmarkStart w:id="957" w:name="_Toc423085643"/>
      <w:bookmarkStart w:id="958" w:name="_Toc423345605"/>
      <w:bookmarkStart w:id="959" w:name="_Toc422775286"/>
      <w:bookmarkStart w:id="960" w:name="_Toc422775382"/>
      <w:bookmarkStart w:id="961" w:name="_Toc422775470"/>
      <w:bookmarkStart w:id="962" w:name="_Toc422775591"/>
      <w:bookmarkStart w:id="963" w:name="_Toc422776487"/>
      <w:bookmarkStart w:id="964" w:name="_Toc422779440"/>
      <w:bookmarkStart w:id="965" w:name="_Toc422841200"/>
      <w:bookmarkStart w:id="966" w:name="_Toc422951560"/>
      <w:bookmarkStart w:id="967" w:name="_Toc422991593"/>
      <w:bookmarkStart w:id="968" w:name="_Toc422991679"/>
      <w:bookmarkStart w:id="969" w:name="_Toc422991765"/>
      <w:bookmarkStart w:id="970" w:name="_Toc422991850"/>
      <w:bookmarkStart w:id="971" w:name="_Toc422991936"/>
      <w:bookmarkStart w:id="972" w:name="_Toc422992022"/>
      <w:bookmarkStart w:id="973" w:name="_Toc422992353"/>
      <w:bookmarkStart w:id="974" w:name="_Toc422993456"/>
      <w:bookmarkStart w:id="975" w:name="_Toc423085644"/>
      <w:bookmarkStart w:id="976" w:name="_Toc423345606"/>
      <w:bookmarkStart w:id="977" w:name="_Toc422775287"/>
      <w:bookmarkStart w:id="978" w:name="_Toc422775383"/>
      <w:bookmarkStart w:id="979" w:name="_Toc422775471"/>
      <w:bookmarkStart w:id="980" w:name="_Toc422775592"/>
      <w:bookmarkStart w:id="981" w:name="_Toc422776488"/>
      <w:bookmarkStart w:id="982" w:name="_Toc422779441"/>
      <w:bookmarkStart w:id="983" w:name="_Toc422841201"/>
      <w:bookmarkStart w:id="984" w:name="_Toc422951561"/>
      <w:bookmarkStart w:id="985" w:name="_Toc422991594"/>
      <w:bookmarkStart w:id="986" w:name="_Toc422991680"/>
      <w:bookmarkStart w:id="987" w:name="_Toc422991766"/>
      <w:bookmarkStart w:id="988" w:name="_Toc422991851"/>
      <w:bookmarkStart w:id="989" w:name="_Toc422991937"/>
      <w:bookmarkStart w:id="990" w:name="_Toc422992023"/>
      <w:bookmarkStart w:id="991" w:name="_Toc422992354"/>
      <w:bookmarkStart w:id="992" w:name="_Toc422993457"/>
      <w:bookmarkStart w:id="993" w:name="_Toc423085645"/>
      <w:bookmarkStart w:id="994" w:name="_Toc423345607"/>
      <w:bookmarkStart w:id="995" w:name="_Toc422775288"/>
      <w:bookmarkStart w:id="996" w:name="_Toc422775384"/>
      <w:bookmarkStart w:id="997" w:name="_Toc422775472"/>
      <w:bookmarkStart w:id="998" w:name="_Toc422775593"/>
      <w:bookmarkStart w:id="999" w:name="_Toc422776489"/>
      <w:bookmarkStart w:id="1000" w:name="_Toc422779442"/>
      <w:bookmarkStart w:id="1001" w:name="_Toc422841202"/>
      <w:bookmarkStart w:id="1002" w:name="_Toc422951562"/>
      <w:bookmarkStart w:id="1003" w:name="_Toc422991595"/>
      <w:bookmarkStart w:id="1004" w:name="_Toc422991681"/>
      <w:bookmarkStart w:id="1005" w:name="_Toc422991767"/>
      <w:bookmarkStart w:id="1006" w:name="_Toc422991852"/>
      <w:bookmarkStart w:id="1007" w:name="_Toc422991938"/>
      <w:bookmarkStart w:id="1008" w:name="_Toc422992024"/>
      <w:bookmarkStart w:id="1009" w:name="_Toc422992355"/>
      <w:bookmarkStart w:id="1010" w:name="_Toc422993458"/>
      <w:bookmarkStart w:id="1011" w:name="_Toc423085646"/>
      <w:bookmarkStart w:id="1012" w:name="_Toc423345608"/>
      <w:bookmarkStart w:id="1013" w:name="_Toc422775289"/>
      <w:bookmarkStart w:id="1014" w:name="_Toc422775385"/>
      <w:bookmarkStart w:id="1015" w:name="_Toc422775473"/>
      <w:bookmarkStart w:id="1016" w:name="_Toc422775594"/>
      <w:bookmarkStart w:id="1017" w:name="_Toc422776490"/>
      <w:bookmarkStart w:id="1018" w:name="_Toc422779443"/>
      <w:bookmarkStart w:id="1019" w:name="_Toc422841203"/>
      <w:bookmarkStart w:id="1020" w:name="_Toc422951563"/>
      <w:bookmarkStart w:id="1021" w:name="_Toc422991596"/>
      <w:bookmarkStart w:id="1022" w:name="_Toc422991682"/>
      <w:bookmarkStart w:id="1023" w:name="_Toc422991768"/>
      <w:bookmarkStart w:id="1024" w:name="_Toc422991853"/>
      <w:bookmarkStart w:id="1025" w:name="_Toc422991939"/>
      <w:bookmarkStart w:id="1026" w:name="_Toc422992025"/>
      <w:bookmarkStart w:id="1027" w:name="_Toc422992356"/>
      <w:bookmarkStart w:id="1028" w:name="_Toc422993459"/>
      <w:bookmarkStart w:id="1029" w:name="_Toc423085647"/>
      <w:bookmarkStart w:id="1030" w:name="_Toc423345609"/>
      <w:bookmarkStart w:id="1031" w:name="_Toc422775290"/>
      <w:bookmarkStart w:id="1032" w:name="_Toc422775386"/>
      <w:bookmarkStart w:id="1033" w:name="_Toc422775474"/>
      <w:bookmarkStart w:id="1034" w:name="_Toc422775595"/>
      <w:bookmarkStart w:id="1035" w:name="_Toc422776491"/>
      <w:bookmarkStart w:id="1036" w:name="_Toc422779444"/>
      <w:bookmarkStart w:id="1037" w:name="_Toc422841204"/>
      <w:bookmarkStart w:id="1038" w:name="_Toc422951564"/>
      <w:bookmarkStart w:id="1039" w:name="_Toc422991597"/>
      <w:bookmarkStart w:id="1040" w:name="_Toc422991683"/>
      <w:bookmarkStart w:id="1041" w:name="_Toc422991769"/>
      <w:bookmarkStart w:id="1042" w:name="_Toc422991854"/>
      <w:bookmarkStart w:id="1043" w:name="_Toc422991940"/>
      <w:bookmarkStart w:id="1044" w:name="_Toc422992026"/>
      <w:bookmarkStart w:id="1045" w:name="_Toc422992357"/>
      <w:bookmarkStart w:id="1046" w:name="_Toc422993460"/>
      <w:bookmarkStart w:id="1047" w:name="_Toc423085648"/>
      <w:bookmarkStart w:id="1048" w:name="_Toc423345610"/>
      <w:bookmarkStart w:id="1049" w:name="_Toc422775291"/>
      <w:bookmarkStart w:id="1050" w:name="_Toc422775387"/>
      <w:bookmarkStart w:id="1051" w:name="_Toc422775475"/>
      <w:bookmarkStart w:id="1052" w:name="_Toc422775596"/>
      <w:bookmarkStart w:id="1053" w:name="_Toc422776492"/>
      <w:bookmarkStart w:id="1054" w:name="_Toc422779445"/>
      <w:bookmarkStart w:id="1055" w:name="_Toc422841205"/>
      <w:bookmarkStart w:id="1056" w:name="_Toc422951565"/>
      <w:bookmarkStart w:id="1057" w:name="_Toc422991598"/>
      <w:bookmarkStart w:id="1058" w:name="_Toc422991684"/>
      <w:bookmarkStart w:id="1059" w:name="_Toc422991770"/>
      <w:bookmarkStart w:id="1060" w:name="_Toc422991855"/>
      <w:bookmarkStart w:id="1061" w:name="_Toc422991941"/>
      <w:bookmarkStart w:id="1062" w:name="_Toc422992027"/>
      <w:bookmarkStart w:id="1063" w:name="_Toc422992358"/>
      <w:bookmarkStart w:id="1064" w:name="_Toc422993461"/>
      <w:bookmarkStart w:id="1065" w:name="_Toc423085649"/>
      <w:bookmarkStart w:id="1066" w:name="_Toc423345611"/>
      <w:bookmarkStart w:id="1067" w:name="_Toc422775292"/>
      <w:bookmarkStart w:id="1068" w:name="_Toc422775388"/>
      <w:bookmarkStart w:id="1069" w:name="_Toc422775476"/>
      <w:bookmarkStart w:id="1070" w:name="_Toc422775597"/>
      <w:bookmarkStart w:id="1071" w:name="_Toc422776493"/>
      <w:bookmarkStart w:id="1072" w:name="_Toc422779446"/>
      <w:bookmarkStart w:id="1073" w:name="_Toc422841206"/>
      <w:bookmarkStart w:id="1074" w:name="_Toc422951566"/>
      <w:bookmarkStart w:id="1075" w:name="_Toc422991599"/>
      <w:bookmarkStart w:id="1076" w:name="_Toc422991685"/>
      <w:bookmarkStart w:id="1077" w:name="_Toc422991771"/>
      <w:bookmarkStart w:id="1078" w:name="_Toc422991856"/>
      <w:bookmarkStart w:id="1079" w:name="_Toc422991942"/>
      <w:bookmarkStart w:id="1080" w:name="_Toc422992028"/>
      <w:bookmarkStart w:id="1081" w:name="_Toc422992359"/>
      <w:bookmarkStart w:id="1082" w:name="_Toc422993462"/>
      <w:bookmarkStart w:id="1083" w:name="_Toc423085650"/>
      <w:bookmarkStart w:id="1084" w:name="_Toc423345612"/>
      <w:bookmarkStart w:id="1085" w:name="_Toc422775293"/>
      <w:bookmarkStart w:id="1086" w:name="_Toc422775389"/>
      <w:bookmarkStart w:id="1087" w:name="_Toc422775477"/>
      <w:bookmarkStart w:id="1088" w:name="_Toc422775598"/>
      <w:bookmarkStart w:id="1089" w:name="_Toc422776494"/>
      <w:bookmarkStart w:id="1090" w:name="_Toc422779447"/>
      <w:bookmarkStart w:id="1091" w:name="_Toc422841207"/>
      <w:bookmarkStart w:id="1092" w:name="_Toc422951567"/>
      <w:bookmarkStart w:id="1093" w:name="_Toc422991600"/>
      <w:bookmarkStart w:id="1094" w:name="_Toc422991686"/>
      <w:bookmarkStart w:id="1095" w:name="_Toc422991772"/>
      <w:bookmarkStart w:id="1096" w:name="_Toc422991857"/>
      <w:bookmarkStart w:id="1097" w:name="_Toc422991943"/>
      <w:bookmarkStart w:id="1098" w:name="_Toc422992029"/>
      <w:bookmarkStart w:id="1099" w:name="_Toc422992360"/>
      <w:bookmarkStart w:id="1100" w:name="_Toc422993463"/>
      <w:bookmarkStart w:id="1101" w:name="_Toc423085651"/>
      <w:bookmarkStart w:id="1102" w:name="_Toc423345613"/>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r>
        <w:rPr>
          <w:rFonts w:cs="Arial"/>
        </w:rPr>
        <w:lastRenderedPageBreak/>
        <w:br w:type="page"/>
      </w:r>
    </w:p>
    <w:p w14:paraId="315E30E4" w14:textId="2C1BAD82" w:rsidR="004D557A" w:rsidRPr="00ED1D8A" w:rsidRDefault="004D557A" w:rsidP="004D557A">
      <w:pPr>
        <w:pStyle w:val="Heading1"/>
        <w:spacing w:after="0" w:line="360" w:lineRule="auto"/>
        <w:rPr>
          <w:rFonts w:cs="Arial"/>
          <w:highlight w:val="yellow"/>
        </w:rPr>
      </w:pPr>
      <w:bookmarkStart w:id="1103" w:name="_Toc235450991"/>
      <w:r>
        <w:rPr>
          <w:rFonts w:cs="Arial"/>
          <w:highlight w:val="yellow"/>
        </w:rPr>
        <w:lastRenderedPageBreak/>
        <w:t>Continuous Improvement</w:t>
      </w:r>
      <w:bookmarkEnd w:id="1103"/>
    </w:p>
    <w:p w14:paraId="05867199" w14:textId="084EAD28" w:rsidR="004D557A" w:rsidRPr="00ED1D8A" w:rsidRDefault="004D557A" w:rsidP="004D557A">
      <w:pPr>
        <w:pStyle w:val="Heading2"/>
        <w:spacing w:before="0" w:line="360" w:lineRule="auto"/>
        <w:rPr>
          <w:rFonts w:cs="Arial"/>
        </w:rPr>
      </w:pPr>
      <w:bookmarkStart w:id="1104" w:name="_Toc235450992"/>
      <w:r>
        <w:rPr>
          <w:rFonts w:cs="Arial"/>
        </w:rPr>
        <w:t>Program Structure</w:t>
      </w:r>
      <w:bookmarkEnd w:id="1104"/>
    </w:p>
    <w:p w14:paraId="11C0BB19" w14:textId="77777777" w:rsidR="004D557A" w:rsidRPr="00ED1D8A" w:rsidRDefault="004D557A" w:rsidP="004D557A">
      <w:pPr>
        <w:spacing w:after="60" w:line="360" w:lineRule="auto"/>
        <w:ind w:left="1080"/>
        <w:rPr>
          <w:rFonts w:cs="Arial"/>
        </w:rPr>
      </w:pPr>
      <w:r>
        <w:rPr>
          <w:rFonts w:cs="Arial"/>
        </w:rPr>
        <w: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t>
      </w:r>
    </w:p>
    <w:p w14:paraId="29D6709F" w14:textId="77777777" w:rsidR="004D557A" w:rsidRPr="00ED1D8A" w:rsidRDefault="004D557A" w:rsidP="004D557A">
      <w:pPr>
        <w:spacing w:after="120" w:line="360" w:lineRule="auto"/>
        <w:ind w:left="1080"/>
        <w:rPr>
          <w:rFonts w:cs="Arial"/>
        </w:rPr>
      </w:pPr>
      <w:r>
        <w:rPr>
          <w:rFonts w:cs="Arial"/>
        </w:rPr>
        <w:t>Refer to Section 2.5 for a detailed description of the Steering Committee's Roles and Responsibilities.</w:t>
      </w:r>
    </w:p>
    <w:p w14:paraId="22AB42A1" w14:textId="3D1CA255" w:rsidR="004D557A" w:rsidRPr="00ED1D8A" w:rsidRDefault="004D557A" w:rsidP="004D557A">
      <w:pPr>
        <w:pStyle w:val="Heading2"/>
        <w:spacing w:line="360" w:lineRule="auto"/>
        <w:rPr>
          <w:rFonts w:cs="Arial"/>
        </w:rPr>
      </w:pPr>
      <w:bookmarkStart w:id="1105" w:name="_Toc235450993"/>
      <w:r>
        <w:rPr>
          <w:rFonts w:cs="Arial"/>
        </w:rPr>
        <w:t>Review Cadence</w:t>
      </w:r>
      <w:bookmarkEnd w:id="1105"/>
    </w:p>
    <w:p w14:paraId="1F27DD2D" w14:textId="77777777" w:rsidR="004D557A" w:rsidRPr="00ED1D8A" w:rsidRDefault="004D557A" w:rsidP="004D557A">
      <w:pPr>
        <w:pStyle w:val="Paragraph"/>
        <w:spacing w:after="0" w:line="360" w:lineRule="auto"/>
        <w:rPr>
          <w:rFonts w:cs="Arial"/>
        </w:rPr>
      </w:pPr>
      <w:r>
        <w:rPr>
          <w:rFonts w:cs="Arial"/>
        </w:rPr>
        <w:t>To maintain the relevance of business processes and to assess performance against established standards, periodic reviews are conducted as follows:</w:t>
      </w:r>
    </w:p>
    <w:p w14:paraId="1A369DFC" w14:textId="77777777" w:rsidR="004D557A" w:rsidRPr="00ED1D8A" w:rsidRDefault="004D557A" w:rsidP="004D557A">
      <w:pPr>
        <w:pStyle w:val="Paragraph"/>
        <w:spacing w:after="0" w:line="360" w:lineRule="auto"/>
        <w:rPr>
          <w:rFonts w:cs="Arial"/>
        </w:rPr>
      </w:pPr>
    </w:p>
    <w:p w14:paraId="3BDF7FC1" w14:textId="4E46F79F" w:rsidR="004D557A" w:rsidRPr="00ED1D8A" w:rsidRDefault="004D557A" w:rsidP="004D557A">
      <w:pPr>
        <w:pStyle w:val="Heading2"/>
        <w:spacing w:line="360" w:lineRule="auto"/>
        <w:rPr>
          <w:rFonts w:cs="Arial"/>
        </w:rPr>
      </w:pPr>
      <w:bookmarkStart w:id="1106" w:name="_Toc235450994"/>
      <w:r>
        <w:rPr>
          <w:rFonts w:cs="Arial"/>
        </w:rPr>
        <w:t>Ownership Model</w:t>
      </w:r>
      <w:bookmarkEnd w:id="1106"/>
    </w:p>
    <w:p w14:paraId="0834D759" w14:textId="77777777" w:rsidR="004D557A" w:rsidRPr="00ED1D8A" w:rsidRDefault="004D557A" w:rsidP="004D557A">
      <w:pPr>
        <w:pStyle w:val="Paragraph"/>
        <w:spacing w:after="0" w:line="360" w:lineRule="auto"/>
        <w:rPr>
          <w:rFonts w:cs="Arial"/>
        </w:rPr>
      </w:pPr>
      <w:r>
        <w:rPr>
          <w:rFonts w:cs="Arial"/>
        </w:rPr>
        <w:t>To maintain the relevance of business processes and to assess performance against established standards, periodic reviews are conducted as follows:</w:t>
      </w:r>
    </w:p>
    <w:p w14:paraId="40A2AD58" w14:textId="77777777" w:rsidR="004D557A" w:rsidRPr="00ED1D8A" w:rsidRDefault="004D557A" w:rsidP="004D557A">
      <w:pPr>
        <w:pStyle w:val="Paragraph"/>
        <w:spacing w:after="0" w:line="360" w:lineRule="auto"/>
        <w:rPr>
          <w:rFonts w:cs="Arial"/>
        </w:rPr>
      </w:pPr>
    </w:p>
    <w:p w14:paraId="0FCA66A6" w14:textId="77777777" w:rsidR="004D557A" w:rsidRPr="00ED1D8A" w:rsidRDefault="004D557A" w:rsidP="004D557A">
      <w:pPr>
        <w:pStyle w:val="Heading1"/>
        <w:spacing w:before="0" w:after="0" w:line="360" w:lineRule="auto"/>
        <w:rPr>
          <w:rFonts w:cs="Arial"/>
        </w:rPr>
      </w:pPr>
      <w:bookmarkStart w:id="1107" w:name="_Toc235450995"/>
      <w:r>
        <w:rPr>
          <w:rFonts w:cs="Arial"/>
        </w:rPr>
        <w:t>Future State – Dynamic Plan Management</w:t>
      </w:r>
      <w:bookmarkEnd w:id="1107"/>
    </w:p>
    <w:p w14:paraId="62D0B0EA" w14:textId="77777777" w:rsidR="004D557A" w:rsidRPr="00ED1D8A" w:rsidRDefault="004D557A" w:rsidP="004D557A">
      <w:pPr>
        <w:spacing w:line="360" w:lineRule="auto"/>
        <w:ind w:left="1080"/>
        <w:rPr>
          <w:rFonts w:cs="Arial"/>
        </w:rPr>
      </w:pPr>
      <w:r>
        <w:rPr>
          <w:rFonts w:cs="Arial"/>
        </w:rPr>
        <w: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t>
      </w:r>
    </w:p>
    <w:p w14:paraId="7B1FED33" w14:textId="77777777" w:rsidR="004D557A" w:rsidRPr="00ED1D8A" w:rsidRDefault="004D557A" w:rsidP="004D557A">
      <w:pPr>
        <w:spacing w:line="360" w:lineRule="auto"/>
        <w:ind w:left="1080"/>
        <w:rPr>
          <w:rFonts w:cs="Arial"/>
        </w:rPr>
      </w:pPr>
      <w:r>
        <w:rPr>
          <w:rFonts w:cs="Arial"/>
        </w:rPr>
        <w: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t>
      </w:r>
    </w:p>
    <w:p w14:paraId="12DBC8D2" w14:textId="77777777" w:rsidR="004D557A" w:rsidRPr="00ED1D8A" w:rsidRDefault="004D557A" w:rsidP="004D557A">
      <w:pPr>
        <w:spacing w:line="360" w:lineRule="auto"/>
        <w:ind w:left="1080"/>
        <w:rPr>
          <w:rFonts w:cs="Arial"/>
        </w:rPr>
        <w:sectPr w:rsidR="004D557A" w:rsidRPr="00ED1D8A" w:rsidSect="004D557A">
          <w:headerReference w:type="default" r:id="rId21"/>
          <w:pgSz w:w="11907" w:h="16840" w:code="9"/>
          <w:pgMar w:top="1440" w:right="1107" w:bottom="1079" w:left="1440" w:header="720" w:footer="720" w:gutter="0"/>
          <w:cols w:space="720"/>
          <w:docGrid w:linePitch="360"/>
        </w:sectPr>
      </w:pPr>
      <w:r>
        <w:rPr>
          <w:rFonts w:cs="Arial"/>
        </w:rPr>
        <w: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t>
      </w:r>
    </w:p>
    <w:p w14:paraId="4C5B0597" w14:textId="77777777" w:rsidR="004D557A" w:rsidRPr="00ED1D8A" w:rsidRDefault="004D557A" w:rsidP="004D557A">
      <w:pPr>
        <w:pStyle w:val="Paragraph"/>
        <w:spacing w:after="0" w:line="360" w:lineRule="auto"/>
        <w:rPr>
          <w:rFonts w:cs="Arial"/>
        </w:rPr>
      </w:pPr>
      <w:bookmarkStart w:id="1108" w:name="_Toc78169254"/>
      <w:bookmarkStart w:id="1109" w:name="_Toc78179288"/>
    </w:p>
    <w:p w14:paraId="6E5CDD94" w14:textId="77777777" w:rsidR="004D557A" w:rsidRPr="00ED1D8A" w:rsidRDefault="004D557A">
      <w:pPr>
        <w:jc w:val="left"/>
        <w:rPr>
          <w:rFonts w:cs="Arial"/>
          <w:b/>
          <w:kern w:val="28"/>
          <w:sz w:val="28"/>
        </w:rPr>
      </w:pPr>
    </w:p>
    <w:p w14:paraId="217E098A" w14:textId="0856E6AD" w:rsidR="00E3346E" w:rsidRPr="00ED1D8A" w:rsidRDefault="00450ADA" w:rsidP="005720D3">
      <w:pPr>
        <w:pStyle w:val="Heading1"/>
        <w:spacing w:after="0" w:line="360" w:lineRule="auto"/>
        <w:rPr>
          <w:rFonts w:cs="Arial"/>
          <w:strike/>
          <w:highlight w:val="yellow"/>
        </w:rPr>
      </w:pPr>
      <w:bookmarkStart w:id="1110" w:name="_Toc196309715"/>
      <w:bookmarkStart w:id="1111" w:name="_Toc235450996"/>
      <w:r>
        <w:rPr>
          <w:rFonts w:cs="Arial"/>
          <w:strike/>
          <w:highlight w:val="yellow"/>
        </w:rPr>
        <w:t>Planning Process Review and Adjustment</w:t>
      </w:r>
      <w:bookmarkEnd w:id="1110"/>
      <w:bookmarkEnd w:id="1111"/>
      <w:r>
        <w:rPr>
          <w:rFonts w:cs="Arial"/>
          <w:strike/>
          <w:highlight w:val="yellow"/>
        </w:rPr>
        <w:t xml:space="preserve"> </w:t>
      </w:r>
    </w:p>
    <w:p w14:paraId="235242D5" w14:textId="77777777" w:rsidR="00306F6B" w:rsidRPr="00580865" w:rsidRDefault="00306F6B" w:rsidP="005720D3">
      <w:pPr>
        <w:pStyle w:val="Heading2"/>
        <w:spacing w:before="0" w:line="360" w:lineRule="auto"/>
        <w:rPr>
          <w:rFonts w:ascii="Times New Roman" w:hAnsi="Times New Roman"/>
        </w:rPr>
      </w:pPr>
      <w:bookmarkStart w:id="1112" w:name="_Toc196309716"/>
      <w:bookmarkStart w:id="1113" w:name="_Toc235450997"/>
      <w:r>
        <w:rPr>
          <w:rFonts w:ascii="Times New Roman" w:hAnsi="Times New Roman"/>
        </w:rPr>
        <w:t>Continuous Improvement</w:t>
      </w:r>
      <w:bookmarkEnd w:id="1112"/>
      <w:bookmarkEnd w:id="1113"/>
    </w:p>
    <w:p w14:paraId="590C0EDB" w14:textId="6D60469F" w:rsidR="001645FE" w:rsidRPr="00580865" w:rsidRDefault="001645FE" w:rsidP="001645FE">
      <w:pPr>
        <w:spacing w:after="60" w:line="360" w:lineRule="auto"/>
        <w:ind w:left="1080"/>
        <w:rPr>
          <w:rFonts w:ascii="Times New Roman" w:hAnsi="Times New Roman"/>
        </w:rPr>
      </w:pPr>
      <w:r>
        <w:rPr>
          <w:rFonts w:ascii="Times New Roman" w:hAnsi="Times New Roman"/>
        </w:rPr>
        <w: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t>
      </w:r>
    </w:p>
    <w:p w14:paraId="1C8E3977" w14:textId="6B295A2D" w:rsidR="001645FE" w:rsidRPr="00580865" w:rsidRDefault="001645FE" w:rsidP="001645FE">
      <w:pPr>
        <w:spacing w:after="120" w:line="360" w:lineRule="auto"/>
        <w:ind w:left="1080"/>
        <w:rPr>
          <w:rFonts w:ascii="Times New Roman" w:hAnsi="Times New Roman"/>
        </w:rPr>
      </w:pPr>
      <w:r>
        <w:rPr>
          <w:rFonts w:ascii="Times New Roman" w:hAnsi="Times New Roman"/>
        </w:rPr>
        <w:t>Refer to Section 2.5 for a detailed description of the Steering Committee's Roles and Responsibilities.</w:t>
      </w:r>
    </w:p>
    <w:p w14:paraId="6EF76A66" w14:textId="4F052BEA" w:rsidR="00F37C80" w:rsidRPr="00580865" w:rsidRDefault="00F37C80" w:rsidP="00BD290E">
      <w:pPr>
        <w:pStyle w:val="Heading2"/>
        <w:spacing w:line="360" w:lineRule="auto"/>
        <w:rPr>
          <w:rFonts w:ascii="Times New Roman" w:hAnsi="Times New Roman"/>
        </w:rPr>
      </w:pPr>
      <w:bookmarkStart w:id="1114" w:name="_Toc196309717"/>
      <w:bookmarkStart w:id="1115" w:name="_Toc235450998"/>
      <w:r>
        <w:rPr>
          <w:rFonts w:ascii="Times New Roman" w:hAnsi="Times New Roman"/>
        </w:rPr>
        <w:t>Reviews and Assessments</w:t>
      </w:r>
      <w:bookmarkEnd w:id="1114"/>
      <w:bookmarkEnd w:id="1115"/>
      <w:r>
        <w:rPr>
          <w:rFonts w:ascii="Times New Roman" w:hAnsi="Times New Roman"/>
        </w:rPr>
        <w:t xml:space="preserve"> </w:t>
      </w:r>
    </w:p>
    <w:p w14:paraId="310626BF" w14:textId="1CC4DDE9" w:rsidR="001645FE" w:rsidRPr="00580865" w:rsidRDefault="001645FE" w:rsidP="00BD290E">
      <w:pPr>
        <w:pStyle w:val="Paragraph"/>
        <w:spacing w:after="0" w:line="360" w:lineRule="auto"/>
        <w:rPr>
          <w:rFonts w:ascii="Times New Roman" w:hAnsi="Times New Roman"/>
        </w:rPr>
      </w:pPr>
      <w:r>
        <w:rPr>
          <w:rFonts w:ascii="Times New Roman" w:hAnsi="Times New Roman"/>
        </w:rPr>
        <w:t>To maintain the relevance of business processes and to assess performance against established standards, periodic reviews are conducted as follows:</w:t>
      </w:r>
    </w:p>
    <w:p w14:paraId="7FE9A4B0" w14:textId="5E48D52D" w:rsidR="00C249A7" w:rsidRPr="00580865" w:rsidRDefault="004357E2" w:rsidP="004357E2">
      <w:pPr>
        <w:pStyle w:val="Paragraph"/>
        <w:spacing w:after="0" w:line="360" w:lineRule="auto"/>
        <w:jc w:val="center"/>
        <w:rPr>
          <w:rFonts w:ascii="Times New Roman" w:hAnsi="Times New Roman"/>
        </w:rPr>
      </w:pPr>
      <w:del w:author="Rev4 Update" w:date="2026-07-23T00:00:00Z" w:id="9511">
        <w:r>
          <w:rPr>
            <w:rFonts w:ascii="Times New Roman" w:hAnsi="Times New Roman"/>
            <w:b/>
          </w:rPr>
          <w:delText xml:space="preserve">Table 2</w:delText>
        </w:r>
      </w:del>
      <w:ins w:author="Rev4 Update" w:date="2026-07-23T00:00:00Z" w:id="9512">
        <w:r>
          <w:rPr>
            <w:rFonts w:ascii="Times New Roman" w:hAnsi="Times New Roman"/>
            <w:b/>
          </w:rPr>
          <w:t xml:space="preserve">Table 4</w:t>
        </w:r>
      </w:ins>
      <w:r>
        <w:rPr>
          <w:rFonts w:ascii="Times New Roman" w:hAnsi="Times New Roman"/>
          <w:b/>
        </w:rPr>
        <w:t xml:space="preserve">.  P&amp;S system Reviews and Assessments</w:t>
      </w:r>
    </w:p>
    <w:tbl>
      <w:tblPr>
        <w:tblStyle w:val="MediumGrid3-Accent1"/>
        <w:tblW w:w="8280" w:type="dxa"/>
        <w:tblInd w:w="1070" w:type="dxa"/>
        <w:tblLayout w:type="fixed"/>
        <w:tblLook w:val="04A0" w:firstRow="1" w:lastRow="0" w:firstColumn="1" w:lastColumn="0" w:noHBand="0" w:noVBand="1"/>
      </w:tblPr>
      <w:tblGrid>
        <w:gridCol w:w="2181"/>
        <w:gridCol w:w="1417"/>
        <w:gridCol w:w="1532"/>
        <w:gridCol w:w="3150"/>
      </w:tblGrid>
      <w:tr w:rsidR="00C37845" w:rsidRPr="00580865" w14:paraId="1741DB90" w14:textId="01FD92F8" w:rsidTr="003557C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62F1FD97" w14:textId="017A79A3" w:rsidR="006A6981" w:rsidRPr="00580865" w:rsidRDefault="006A6981" w:rsidP="00BD290E">
            <w:pPr>
              <w:pStyle w:val="BodyText"/>
              <w:spacing w:line="360" w:lineRule="auto"/>
              <w:ind w:left="0"/>
              <w:rPr>
                <w:rFonts w:ascii="Times New Roman" w:hAnsi="Times New Roman"/>
                <w:sz w:val="20"/>
              </w:rPr>
            </w:pPr>
            <w:r>
              <w:rPr>
                <w:rFonts w:ascii="Times New Roman" w:hAnsi="Times New Roman"/>
                <w:sz w:val="20"/>
              </w:rPr>
              <w:t xml:space="preserve">Review / Assessment </w:t>
            </w:r>
          </w:p>
        </w:tc>
        <w:tc>
          <w:tcPr>
            <w:tcW w:w="1417" w:type="dxa"/>
            <w:vAlign w:val="center"/>
          </w:tcPr>
          <w:p w14:paraId="5659D08D" w14:textId="76743036"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Frequency</w:t>
            </w:r>
          </w:p>
        </w:tc>
        <w:tc>
          <w:tcPr>
            <w:tcW w:w="1532" w:type="dxa"/>
            <w:vAlign w:val="center"/>
          </w:tcPr>
          <w:p w14:paraId="4EA28BA9" w14:textId="626A83EC" w:rsidR="006A6981" w:rsidRPr="00580865" w:rsidDel="00095C6F"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Accountability</w:t>
            </w:r>
          </w:p>
        </w:tc>
        <w:tc>
          <w:tcPr>
            <w:tcW w:w="3150" w:type="dxa"/>
            <w:vAlign w:val="center"/>
          </w:tcPr>
          <w:p w14:paraId="77FBE2D9" w14:textId="624B0653"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Comments</w:t>
            </w:r>
          </w:p>
        </w:tc>
      </w:tr>
      <w:tr w:rsidR="00C37845" w:rsidRPr="00F25F42" w14:paraId="1310E7DF" w14:textId="153A85DD" w:rsidTr="003557CA">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5490F489" w14:textId="1C8717CF" w:rsidR="006A6981" w:rsidRPr="00580865" w:rsidRDefault="004357E2" w:rsidP="00BD290E">
            <w:pPr>
              <w:pStyle w:val="BodyText"/>
              <w:spacing w:line="360" w:lineRule="auto"/>
              <w:ind w:left="0"/>
              <w:rPr>
                <w:rFonts w:ascii="Times New Roman" w:hAnsi="Times New Roman"/>
                <w:sz w:val="18"/>
              </w:rPr>
            </w:pPr>
            <w:r>
              <w:rPr>
                <w:rFonts w:ascii="Times New Roman" w:hAnsi="Times New Roman"/>
                <w:sz w:val="18"/>
                <w:szCs w:val="18"/>
              </w:rPr>
              <w:t>Medco E&amp;P Grissik Ltd (MEPG)</w:t>
            </w:r>
            <w:r>
              <w:rPr>
                <w:rFonts w:ascii="Times New Roman" w:hAnsi="Times New Roman"/>
                <w:sz w:val="18"/>
              </w:rPr>
              <w:t xml:space="preserve"> Integrated Planning and Scheduling Guideline </w:t>
            </w:r>
          </w:p>
        </w:tc>
        <w:tc>
          <w:tcPr>
            <w:tcW w:w="1417" w:type="dxa"/>
            <w:vAlign w:val="center"/>
          </w:tcPr>
          <w:p w14:paraId="60088A11" w14:textId="516A6ED8" w:rsidR="006A6981" w:rsidRPr="00580865" w:rsidRDefault="00F62D7B"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highlight w:val="yellow"/>
              </w:rPr>
              <w:t>Needed</w:t>
            </w:r>
            <w:r>
              <w:rPr>
                <w:rFonts w:ascii="Times New Roman" w:hAnsi="Times New Roman"/>
                <w:sz w:val="18"/>
              </w:rPr>
              <w:t>, Q3</w:t>
            </w:r>
          </w:p>
        </w:tc>
        <w:tc>
          <w:tcPr>
            <w:tcW w:w="1532" w:type="dxa"/>
            <w:vAlign w:val="center"/>
          </w:tcPr>
          <w:p w14:paraId="42A59E0B" w14:textId="051A00F3" w:rsidR="006A6981" w:rsidRPr="00580865" w:rsidRDefault="006A6981"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BU P&amp;S Lead</w:t>
            </w:r>
          </w:p>
        </w:tc>
        <w:tc>
          <w:tcPr>
            <w:tcW w:w="3150" w:type="dxa"/>
            <w:vAlign w:val="center"/>
          </w:tcPr>
          <w:p w14:paraId="012E3067" w14:textId="51FC00E1" w:rsidR="006A6981" w:rsidRPr="00F25F42"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Doc. ID-G-BU-GG0-PRO-GN-00-0053, reissued</w:t>
            </w:r>
          </w:p>
        </w:tc>
      </w:tr>
      <w:tr w:rsidR="00C37845" w:rsidRPr="00580865" w14:paraId="6F4CF266" w14:textId="64038CF9" w:rsidTr="003557CA">
        <w:trPr>
          <w:trHeight w:val="510"/>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0A9C1F4C" w14:textId="17CDDEAF" w:rsidR="006A6981" w:rsidRPr="00580865" w:rsidRDefault="00C37845" w:rsidP="00BD290E">
            <w:pPr>
              <w:pStyle w:val="BodyText"/>
              <w:spacing w:line="360" w:lineRule="auto"/>
              <w:ind w:left="0"/>
              <w:rPr>
                <w:rFonts w:ascii="Times New Roman" w:hAnsi="Times New Roman"/>
                <w:sz w:val="18"/>
              </w:rPr>
            </w:pPr>
            <w:r>
              <w:rPr>
                <w:rFonts w:ascii="Times New Roman" w:hAnsi="Times New Roman"/>
                <w:sz w:val="18"/>
              </w:rPr>
              <w:t xml:space="preserve">Business Process Maps </w:t>
            </w:r>
          </w:p>
        </w:tc>
        <w:tc>
          <w:tcPr>
            <w:tcW w:w="1417" w:type="dxa"/>
            <w:vAlign w:val="center"/>
          </w:tcPr>
          <w:p w14:paraId="60693E0B" w14:textId="7E523833"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Pr>
                <w:rFonts w:ascii="Times New Roman" w:hAnsi="Times New Roman"/>
                <w:sz w:val="18"/>
              </w:rPr>
              <w:t>Annually, Q3</w:t>
            </w:r>
          </w:p>
        </w:tc>
        <w:tc>
          <w:tcPr>
            <w:tcW w:w="1532" w:type="dxa"/>
            <w:vAlign w:val="center"/>
          </w:tcPr>
          <w:p w14:paraId="407E2920" w14:textId="1890839F"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Pr>
                <w:rFonts w:ascii="Times New Roman" w:hAnsi="Times New Roman"/>
                <w:sz w:val="18"/>
              </w:rPr>
              <w:t>Process Owner</w:t>
            </w:r>
          </w:p>
        </w:tc>
        <w:tc>
          <w:tcPr>
            <w:tcW w:w="3150" w:type="dxa"/>
            <w:vAlign w:val="center"/>
          </w:tcPr>
          <w:p w14:paraId="77441714" w14:textId="396BCD87" w:rsidR="006A6981" w:rsidRPr="00580865" w:rsidRDefault="001C2754"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Pr>
                <w:rFonts w:ascii="Times New Roman" w:hAnsi="Times New Roman"/>
                <w:sz w:val="18"/>
              </w:rPr>
              <w:t xml:space="preserve">Current version in ARIS, update and revise validity period</w:t>
            </w:r>
          </w:p>
        </w:tc>
      </w:tr>
      <w:tr w:rsidR="00C37845" w:rsidRPr="00580865" w14:paraId="2076F25D" w14:textId="0A3651C8" w:rsidTr="003557CA">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75FC1848" w14:textId="70C1D5B7" w:rsidR="006A6981" w:rsidRPr="00580865" w:rsidRDefault="00C37845" w:rsidP="00BD290E">
            <w:pPr>
              <w:pStyle w:val="BodyText"/>
              <w:spacing w:line="360" w:lineRule="auto"/>
              <w:ind w:left="0"/>
              <w:rPr>
                <w:rFonts w:ascii="Times New Roman" w:hAnsi="Times New Roman"/>
                <w:sz w:val="18"/>
              </w:rPr>
            </w:pPr>
            <w:r>
              <w:rPr>
                <w:rFonts w:ascii="Times New Roman" w:hAnsi="Times New Roman"/>
                <w:sz w:val="18"/>
              </w:rPr>
              <w:t xml:space="preserve">Local and Corporate OE reviews </w:t>
            </w:r>
          </w:p>
        </w:tc>
        <w:tc>
          <w:tcPr>
            <w:tcW w:w="1417" w:type="dxa"/>
            <w:vAlign w:val="center"/>
          </w:tcPr>
          <w:p w14:paraId="1FEC7D01" w14:textId="4204B34B"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 xml:space="preserve">Defined by BU OE lead</w:t>
            </w:r>
          </w:p>
        </w:tc>
        <w:tc>
          <w:tcPr>
            <w:tcW w:w="1532" w:type="dxa"/>
            <w:vAlign w:val="center"/>
          </w:tcPr>
          <w:p w14:paraId="4E844CA7" w14:textId="378C758D" w:rsidR="006A6981" w:rsidRPr="00580865"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 xml:space="preserve">BU P&amp;S Lead </w:t>
            </w:r>
          </w:p>
        </w:tc>
        <w:tc>
          <w:tcPr>
            <w:tcW w:w="3150" w:type="dxa"/>
            <w:vAlign w:val="center"/>
          </w:tcPr>
          <w:p w14:paraId="60EC0E57" w14:textId="77B888EF"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 xml:space="preserve">Structure, timing, and actions coordinated with BU OE Lead</w:t>
            </w:r>
          </w:p>
        </w:tc>
      </w:tr>
    </w:tbl>
    <w:p w14:paraId="5EAA1393" w14:textId="77777777" w:rsidR="006A6981" w:rsidRPr="00580865" w:rsidRDefault="006A6981" w:rsidP="00BD290E">
      <w:pPr>
        <w:pStyle w:val="Paragraph"/>
        <w:spacing w:after="0" w:line="360" w:lineRule="auto"/>
        <w:rPr>
          <w:rFonts w:ascii="Times New Roman" w:hAnsi="Times New Roman"/>
        </w:rPr>
      </w:pPr>
    </w:p>
    <w:p w14:paraId="46D86DF8" w14:textId="3BD3F0AD" w:rsidR="001645FE" w:rsidRPr="00580865" w:rsidRDefault="001645FE" w:rsidP="001645FE">
      <w:pPr>
        <w:pStyle w:val="Paragraph"/>
        <w:spacing w:line="360" w:lineRule="auto"/>
        <w:rPr>
          <w:rFonts w:ascii="Times New Roman" w:hAnsi="Times New Roman"/>
        </w:rPr>
      </w:pPr>
      <w:r>
        <w:rPr>
          <w:rFonts w:ascii="Times New Roman" w:hAnsi="Times New Roman"/>
        </w:rPr>
        <w:t>In addition to scheduled assessments, business processes may be revised at any time in response to SIP action close-outs, AARs, feedback received from the planning community, audit findings, or other ad hoc reviews. The process owner is accountable for ensuring the incorporation and appropriate communication of these revisions.</w:t>
      </w:r>
    </w:p>
    <w:p w14:paraId="1D4BFC02" w14:textId="77777777" w:rsidR="00E47FAF" w:rsidRPr="00580865" w:rsidRDefault="00E47FAF" w:rsidP="00E47FAF">
      <w:pPr>
        <w:pStyle w:val="Paragraph"/>
        <w:spacing w:after="0" w:line="360" w:lineRule="auto"/>
        <w:rPr>
          <w:rFonts w:ascii="Times New Roman" w:hAnsi="Times New Roman"/>
        </w:rPr>
      </w:pPr>
    </w:p>
    <w:p w14:paraId="6E9F29C8" w14:textId="77777777" w:rsidR="009E5B00" w:rsidRDefault="009E5B00">
      <w:pPr>
        <w:jc w:val="left"/>
        <w:rPr>
          <w:rFonts w:ascii="Times New Roman" w:hAnsi="Times New Roman"/>
          <w:b/>
          <w:kern w:val="28"/>
          <w:sz w:val="28"/>
        </w:rPr>
      </w:pPr>
      <w:bookmarkStart w:id="1116" w:name="_Toc422779451"/>
      <w:bookmarkStart w:id="1117" w:name="_Toc422841211"/>
      <w:bookmarkStart w:id="1118" w:name="_Toc422951571"/>
      <w:bookmarkStart w:id="1119" w:name="_Toc422991606"/>
      <w:bookmarkStart w:id="1120" w:name="_Toc422991692"/>
      <w:bookmarkStart w:id="1121" w:name="_Toc422991778"/>
      <w:bookmarkStart w:id="1122" w:name="_Toc422991863"/>
      <w:bookmarkStart w:id="1123" w:name="_Toc422991949"/>
      <w:bookmarkStart w:id="1124" w:name="_Toc422992035"/>
      <w:bookmarkStart w:id="1125" w:name="_Toc422992366"/>
      <w:bookmarkStart w:id="1126" w:name="_Toc422993469"/>
      <w:bookmarkStart w:id="1127" w:name="_Toc423085657"/>
      <w:bookmarkStart w:id="1128" w:name="_Toc423345619"/>
      <w:bookmarkStart w:id="1129" w:name="_Toc422779452"/>
      <w:bookmarkStart w:id="1130" w:name="_Toc422841212"/>
      <w:bookmarkStart w:id="1131" w:name="_Toc422951572"/>
      <w:bookmarkStart w:id="1132" w:name="_Toc422991607"/>
      <w:bookmarkStart w:id="1133" w:name="_Toc422991693"/>
      <w:bookmarkStart w:id="1134" w:name="_Toc422991779"/>
      <w:bookmarkStart w:id="1135" w:name="_Toc422991864"/>
      <w:bookmarkStart w:id="1136" w:name="_Toc422991950"/>
      <w:bookmarkStart w:id="1137" w:name="_Toc422992036"/>
      <w:bookmarkStart w:id="1138" w:name="_Toc422992367"/>
      <w:bookmarkStart w:id="1139" w:name="_Toc422993470"/>
      <w:bookmarkStart w:id="1140" w:name="_Toc423085658"/>
      <w:bookmarkStart w:id="1141" w:name="_Toc423345620"/>
      <w:bookmarkStart w:id="1142" w:name="_Toc422779453"/>
      <w:bookmarkStart w:id="1143" w:name="_Toc422841213"/>
      <w:bookmarkStart w:id="1144" w:name="_Toc422951573"/>
      <w:bookmarkStart w:id="1145" w:name="_Toc422991608"/>
      <w:bookmarkStart w:id="1146" w:name="_Toc422991694"/>
      <w:bookmarkStart w:id="1147" w:name="_Toc422991780"/>
      <w:bookmarkStart w:id="1148" w:name="_Toc422991865"/>
      <w:bookmarkStart w:id="1149" w:name="_Toc422991951"/>
      <w:bookmarkStart w:id="1150" w:name="_Toc422992037"/>
      <w:bookmarkStart w:id="1151" w:name="_Toc422992368"/>
      <w:bookmarkStart w:id="1152" w:name="_Toc422993471"/>
      <w:bookmarkStart w:id="1153" w:name="_Toc423085659"/>
      <w:bookmarkStart w:id="1154" w:name="_Toc423345621"/>
      <w:bookmarkStart w:id="1155" w:name="_Toc422779454"/>
      <w:bookmarkStart w:id="1156" w:name="_Toc422841214"/>
      <w:bookmarkStart w:id="1157" w:name="_Toc422951574"/>
      <w:bookmarkStart w:id="1158" w:name="_Toc422991609"/>
      <w:bookmarkStart w:id="1159" w:name="_Toc422991695"/>
      <w:bookmarkStart w:id="1160" w:name="_Toc422991781"/>
      <w:bookmarkStart w:id="1161" w:name="_Toc422991866"/>
      <w:bookmarkStart w:id="1162" w:name="_Toc422991952"/>
      <w:bookmarkStart w:id="1163" w:name="_Toc422992038"/>
      <w:bookmarkStart w:id="1164" w:name="_Toc422992369"/>
      <w:bookmarkStart w:id="1165" w:name="_Toc422993472"/>
      <w:bookmarkStart w:id="1166" w:name="_Toc423085660"/>
      <w:bookmarkStart w:id="1167" w:name="_Toc423345622"/>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r>
        <w:rPr>
          <w:rFonts w:ascii="Times New Roman" w:hAnsi="Times New Roman"/>
        </w:rPr>
        <w:br w:type="page"/>
      </w:r>
    </w:p>
    <w:p w14:paraId="217E0996" w14:textId="7F9412B8" w:rsidR="00C025B3" w:rsidRPr="00ED1D8A" w:rsidRDefault="00C025B3" w:rsidP="00E47FAF">
      <w:pPr>
        <w:pStyle w:val="Heading1"/>
        <w:spacing w:before="0" w:after="0" w:line="360" w:lineRule="auto"/>
        <w:rPr>
          <w:rFonts w:cs="Arial"/>
          <w:strike/>
          <w:highlight w:val="yellow"/>
        </w:rPr>
      </w:pPr>
      <w:bookmarkStart w:id="1168" w:name="_Toc196309718"/>
      <w:bookmarkStart w:id="1169" w:name="_Toc235450999"/>
      <w:r>
        <w:rPr>
          <w:rFonts w:cs="Arial"/>
          <w:strike/>
          <w:highlight w:val="yellow"/>
        </w:rPr>
        <w:lastRenderedPageBreak/>
        <w:t>Alignment with Operating Cost Management</w:t>
      </w:r>
      <w:bookmarkEnd w:id="1168"/>
      <w:bookmarkEnd w:id="1169"/>
    </w:p>
    <w:p w14:paraId="217E0997" w14:textId="0DE77FDA" w:rsidR="007E435D" w:rsidRPr="00580865" w:rsidRDefault="00060F6A" w:rsidP="00BD290E">
      <w:pPr>
        <w:spacing w:line="360" w:lineRule="auto"/>
        <w:ind w:left="1080"/>
        <w:rPr>
          <w:rFonts w:ascii="Times New Roman" w:hAnsi="Times New Roman"/>
        </w:rPr>
      </w:pPr>
      <w:r>
        <w:rPr>
          <w:rFonts w:ascii="Times New Roman" w:hAnsi="Times New Roman"/>
        </w:rPr>
        <w:t>The planning process integrates Operating Cost Management principles, focusing on cost forecasting, tracking, and controls to effectively:</w:t>
      </w:r>
    </w:p>
    <w:p w14:paraId="3E3B4A7C" w14:textId="77777777" w:rsidR="00060F6A" w:rsidRPr="00580865" w:rsidRDefault="00060F6A">
      <w:pPr>
        <w:pStyle w:val="Paragraph"/>
        <w:numPr>
          <w:ilvl w:val="0"/>
          <w:numId w:val="51"/>
        </w:numPr>
        <w:spacing w:after="0" w:line="360" w:lineRule="auto"/>
        <w:rPr>
          <w:rFonts w:ascii="Times New Roman" w:hAnsi="Times New Roman"/>
        </w:rPr>
      </w:pPr>
      <w:r>
        <w:rPr>
          <w:rFonts w:ascii="Times New Roman" w:hAnsi="Times New Roman"/>
        </w:rPr>
        <w:t>Manage opportunities for acceleration, deferral, deletion, addition, and cost minimization.</w:t>
      </w:r>
    </w:p>
    <w:p w14:paraId="03A55BFB" w14:textId="77777777" w:rsidR="00060F6A" w:rsidRPr="00580865" w:rsidRDefault="00060F6A">
      <w:pPr>
        <w:pStyle w:val="Paragraph"/>
        <w:numPr>
          <w:ilvl w:val="0"/>
          <w:numId w:val="51"/>
        </w:numPr>
        <w:spacing w:after="0" w:line="360" w:lineRule="auto"/>
        <w:rPr>
          <w:rFonts w:ascii="Times New Roman" w:hAnsi="Times New Roman"/>
        </w:rPr>
      </w:pPr>
      <w:r>
        <w:rPr>
          <w:rFonts w:ascii="Times New Roman" w:hAnsi="Times New Roman"/>
        </w:rPr>
        <w:t>Assess the impact of plan changes on cost forecasting and budgets.</w:t>
      </w:r>
    </w:p>
    <w:p w14:paraId="1A1F4A48" w14:textId="032A6827" w:rsidR="009B4CDA" w:rsidRPr="00580865" w:rsidRDefault="00060F6A">
      <w:pPr>
        <w:pStyle w:val="Paragraph"/>
        <w:numPr>
          <w:ilvl w:val="0"/>
          <w:numId w:val="51"/>
        </w:numPr>
        <w:spacing w:line="360" w:lineRule="auto"/>
        <w:rPr>
          <w:rFonts w:ascii="Times New Roman" w:hAnsi="Times New Roman"/>
        </w:rPr>
      </w:pPr>
      <w:r>
        <w:rPr>
          <w:rFonts w:ascii="Times New Roman" w:hAnsi="Times New Roman"/>
        </w:rPr>
        <w:t>Facilitate the use of cost estimating data with progressively higher levels of detail and accuracy as the execution timeframe approaches.</w:t>
      </w:r>
    </w:p>
    <w:p w14:paraId="3D56EBE5" w14:textId="2E122667" w:rsidR="00060F6A" w:rsidRPr="00580865" w:rsidRDefault="00060F6A" w:rsidP="00BD290E">
      <w:pPr>
        <w:pStyle w:val="Paragraph"/>
        <w:spacing w:after="0" w:line="360" w:lineRule="auto"/>
        <w:ind w:left="1077"/>
        <w:rPr>
          <w:rFonts w:ascii="Times New Roman" w:hAnsi="Times New Roman"/>
        </w:rPr>
      </w:pPr>
      <w:r>
        <w:rPr>
          <w:rFonts w:ascii="Times New Roman" w:hAnsi="Times New Roman"/>
        </w:rPr>
        <w:t xml:space="preserve">Further details are outlined in the Terms of Reference (TOR) for the Strategic and Tactical plan meetings (Appendix B). As shown in the Relationship Map, the Annual LTP and Forecasting Planning Calendar serve as triggers for adjusting the timing within the Tactical and Strategic planning horizons. The annual planning cycle is reviewed collaboratively by (but not limited to):</w:t>
      </w:r>
    </w:p>
    <w:p w14:paraId="06C31BF7" w14:textId="26396B6C" w:rsidR="00C4070A"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 xml:space="preserve">Asset Management Team.      </w:t>
      </w:r>
    </w:p>
    <w:p w14:paraId="13F94083" w14:textId="15C71E68" w:rsidR="009F3351"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 xml:space="preserve">E&amp;P Planning Team. </w:t>
      </w:r>
    </w:p>
    <w:p w14:paraId="376EB2F7" w14:textId="54847E55" w:rsidR="009F3351" w:rsidRPr="00580865" w:rsidRDefault="009F3351">
      <w:pPr>
        <w:pStyle w:val="Paragraph"/>
        <w:numPr>
          <w:ilvl w:val="0"/>
          <w:numId w:val="52"/>
        </w:numPr>
        <w:spacing w:line="360" w:lineRule="auto"/>
        <w:rPr>
          <w:rFonts w:ascii="Times New Roman" w:hAnsi="Times New Roman"/>
        </w:rPr>
      </w:pPr>
      <w:r>
        <w:rPr>
          <w:rFonts w:ascii="Times New Roman" w:hAnsi="Times New Roman"/>
        </w:rPr>
        <w:t xml:space="preserve">Business Analysis Team.  </w:t>
      </w:r>
    </w:p>
    <w:p w14:paraId="0491D7CD" w14:textId="19521FAC" w:rsidR="00060F6A" w:rsidRPr="00580865" w:rsidRDefault="00060F6A" w:rsidP="00060F6A">
      <w:pPr>
        <w:pStyle w:val="Paragraph"/>
        <w:spacing w:after="0" w:line="360" w:lineRule="auto"/>
        <w:ind w:left="1077"/>
        <w:rPr>
          <w:rFonts w:ascii="Times New Roman" w:hAnsi="Times New Roman"/>
        </w:rPr>
      </w:pPr>
      <w:r>
        <w:rPr>
          <w:rFonts w:ascii="Times New Roman" w:hAnsi="Times New Roman"/>
        </w:rPr>
        <w:t>Key dates within the planning systems at both the Strategic and Tactical levels should align consistently with the cost phasing data provided during the LTP and forecasting cycles.</w:t>
      </w:r>
    </w:p>
    <w:p w14:paraId="13C2EE74" w14:textId="1EE14CB6" w:rsidR="00C4070A" w:rsidRPr="00580865" w:rsidRDefault="00060F6A" w:rsidP="00060F6A">
      <w:pPr>
        <w:pStyle w:val="Paragraph"/>
        <w:spacing w:line="360" w:lineRule="auto"/>
        <w:ind w:left="1077"/>
        <w:rPr>
          <w:rFonts w:ascii="Times New Roman" w:hAnsi="Times New Roman"/>
        </w:rPr>
      </w:pPr>
      <w:r>
        <w:rPr>
          <w:rFonts w:ascii="Times New Roman" w:hAnsi="Times New Roman"/>
        </w:rPr>
        <w:t>Accountability for the quality of planning and forecasting—both in terms of scheduling and costs—rests with the Plan Owner(s). In an asset-based organization, Plan Owners are typically part of the Asset or Operations Management teams. However, exceptions may occur where other individuals are designated as Plan Owners. Responsibility for producing planning dates and associated cost forecasts generally lies with the functional groups that supply the data to the Plan Owner. At both the Tactical and Strategic horizons, all Plan Owners should be clearly identified.</w:t>
      </w:r>
    </w:p>
    <w:p w14:paraId="217E09B6" w14:textId="77777777" w:rsidR="004B5910" w:rsidRPr="00580865" w:rsidRDefault="004B5910" w:rsidP="00BD290E">
      <w:pPr>
        <w:spacing w:line="360" w:lineRule="auto"/>
        <w:rPr>
          <w:rFonts w:ascii="Times New Roman" w:hAnsi="Times New Roman"/>
        </w:rPr>
      </w:pPr>
      <w:bookmarkStart w:id="1170" w:name="_Toc346857516"/>
    </w:p>
    <w:p w14:paraId="4BED68A7" w14:textId="77777777" w:rsidR="009E5B00" w:rsidRDefault="009E5B00">
      <w:pPr>
        <w:jc w:val="left"/>
        <w:rPr>
          <w:rFonts w:ascii="Times New Roman" w:hAnsi="Times New Roman"/>
          <w:b/>
          <w:kern w:val="28"/>
          <w:sz w:val="28"/>
        </w:rPr>
      </w:pPr>
      <w:r>
        <w:rPr>
          <w:rFonts w:ascii="Times New Roman" w:hAnsi="Times New Roman"/>
        </w:rPr>
        <w:br w:type="page"/>
      </w:r>
    </w:p>
    <w:p w14:paraId="217E09B7" w14:textId="6B12D11E" w:rsidR="0031737C" w:rsidRPr="00ED1D8A" w:rsidRDefault="005B045A" w:rsidP="00FC746C">
      <w:pPr>
        <w:pStyle w:val="Heading1"/>
        <w:spacing w:before="0" w:after="0" w:line="360" w:lineRule="auto"/>
        <w:rPr>
          <w:rFonts w:cs="Arial"/>
          <w:strike/>
          <w:highlight w:val="yellow"/>
        </w:rPr>
      </w:pPr>
      <w:bookmarkStart w:id="1171" w:name="_Toc196309719"/>
      <w:bookmarkStart w:id="1172" w:name="_Toc235451000"/>
      <w:r>
        <w:rPr>
          <w:rFonts w:cs="Arial"/>
          <w:strike/>
          <w:highlight w:val="yellow"/>
        </w:rPr>
        <w:lastRenderedPageBreak/>
        <w:t xml:space="preserve">Future State – Dynamic Plan Management</w:t>
      </w:r>
      <w:bookmarkEnd w:id="1171"/>
      <w:bookmarkEnd w:id="1172"/>
    </w:p>
    <w:p w14:paraId="19A0721D" w14:textId="77777777" w:rsidR="00060F6A" w:rsidRPr="00ED1D8A" w:rsidRDefault="00060F6A" w:rsidP="00060F6A">
      <w:pPr>
        <w:spacing w:line="360" w:lineRule="auto"/>
        <w:ind w:left="1080"/>
        <w:rPr>
          <w:rFonts w:cs="Arial"/>
        </w:rPr>
      </w:pPr>
      <w:r>
        <w:rPr>
          <w:rFonts w:cs="Arial"/>
        </w:rPr>
        <w: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t>
      </w:r>
    </w:p>
    <w:p w14:paraId="1DB06AC4" w14:textId="77777777" w:rsidR="00060F6A" w:rsidRPr="00ED1D8A" w:rsidRDefault="00060F6A" w:rsidP="00060F6A">
      <w:pPr>
        <w:spacing w:line="360" w:lineRule="auto"/>
        <w:ind w:left="1080"/>
        <w:rPr>
          <w:rFonts w:cs="Arial"/>
        </w:rPr>
      </w:pPr>
      <w:r>
        <w:rPr>
          <w:rFonts w:cs="Arial"/>
        </w:rPr>
        <w: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t>
      </w:r>
    </w:p>
    <w:p w14:paraId="2DA5FBCF" w14:textId="6DD4B923" w:rsidR="0099561F" w:rsidRPr="00ED1D8A" w:rsidRDefault="00060F6A" w:rsidP="009E5B00">
      <w:pPr>
        <w:spacing w:line="360" w:lineRule="auto"/>
        <w:ind w:left="1080"/>
        <w:rPr>
          <w:rFonts w:cs="Arial"/>
        </w:rPr>
        <w:sectPr w:rsidR="0099561F" w:rsidRPr="00ED1D8A" w:rsidSect="005F380D">
          <w:headerReference w:type="default" r:id="rId22"/>
          <w:pgSz w:w="11907" w:h="16840" w:code="9"/>
          <w:pgMar w:top="1440" w:right="1107" w:bottom="1079" w:left="1440" w:header="720" w:footer="720" w:gutter="0"/>
          <w:cols w:space="720"/>
          <w:docGrid w:linePitch="360"/>
        </w:sectPr>
      </w:pPr>
      <w:r>
        <w:rPr>
          <w:rFonts w:cs="Arial"/>
        </w:rPr>
        <w: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t>
      </w:r>
    </w:p>
    <w:p w14:paraId="4B787177" w14:textId="7C3F4F2D" w:rsidR="00A14AE5" w:rsidRPr="00ED1D8A" w:rsidRDefault="00A14AE5" w:rsidP="00A14AE5">
      <w:pPr>
        <w:pStyle w:val="Heading1"/>
        <w:numPr>
          <w:ilvl w:val="0"/>
          <w:numId w:val="0"/>
        </w:numPr>
        <w:ind w:left="1080" w:hanging="1080"/>
        <w:jc w:val="center"/>
        <w:rPr>
          <w:rFonts w:cs="Arial"/>
          <w:sz w:val="32"/>
          <w:szCs w:val="32"/>
        </w:rPr>
      </w:pPr>
      <w:bookmarkStart w:id="1173" w:name="_Toc196309720"/>
      <w:bookmarkStart w:id="1174" w:name="_Toc235451001"/>
      <w:bookmarkEnd w:id="1108"/>
      <w:bookmarkEnd w:id="1109"/>
      <w:bookmarkEnd w:id="1170"/>
      <w:r>
        <w:rPr>
          <w:rFonts w:cs="Arial"/>
          <w:sz w:val="32"/>
          <w:szCs w:val="32"/>
        </w:rPr>
        <w:lastRenderedPageBreak/>
        <w:t>Appendices</w:t>
      </w:r>
      <w:bookmarkEnd w:id="1173"/>
      <w:bookmarkEnd w:id="1174"/>
    </w:p>
    <w:p w14:paraId="15CC6D39" w14:textId="77777777" w:rsidR="00A14AE5" w:rsidRPr="00ED1D8A" w:rsidRDefault="00A14AE5" w:rsidP="00A14AE5">
      <w:pPr>
        <w:rPr>
          <w:rFonts w:cs="Arial"/>
        </w:rPr>
      </w:pPr>
    </w:p>
    <w:p w14:paraId="75C07A54" w14:textId="0A3230D0" w:rsidR="00A14AE5" w:rsidRPr="00ED1D8A" w:rsidRDefault="00A14AE5" w:rsidP="009C3B12">
      <w:pPr>
        <w:pStyle w:val="Caption"/>
        <w:spacing w:after="240"/>
        <w:rPr>
          <w:rFonts w:cs="Arial"/>
          <w:sz w:val="24"/>
          <w:szCs w:val="24"/>
        </w:rPr>
      </w:pPr>
      <w:bookmarkStart w:id="1175" w:name="_Toc193708136"/>
      <w:bookmarkStart w:id="1176" w:name="_Ref193708499"/>
      <w:r>
        <w:rPr>
          <w:rFonts w:cs="Arial"/>
          <w:sz w:val="24"/>
          <w:szCs w:val="24"/>
        </w:rPr>
        <w:t xml:space="preserve">Appendix </w:t>
        <w:fldChar w:fldCharType="begin"/>
        <w:instrText xml:space="preserve"> SEQ Appendix \* ALPHABETIC </w:instrText>
        <w:fldChar w:fldCharType="separate"/>
      </w:r>
      <w:r>
        <w:rPr>
          <w:rFonts w:cs="Arial"/>
          <w:noProof/>
          <w:sz w:val="24"/>
          <w:szCs w:val="24"/>
        </w:rPr>
        <w:t>A</w:t>
      </w:r>
      <w:r>
        <w:rPr>
          <w:rFonts w:cs="Arial"/>
          <w:sz w:val="24"/>
          <w:szCs w:val="24"/>
        </w:rPr>
        <w:fldChar w:fldCharType="end"/>
        <w:t xml:space="preserve"> – BU Life Planning</w:t>
      </w:r>
      <w:bookmarkEnd w:id="1175"/>
      <w:bookmarkEnd w:id="1176"/>
    </w:p>
    <w:p w14:paraId="71ED5139" w14:textId="77777777" w:rsidR="00F2379F" w:rsidRPr="00ED1D8A" w:rsidRDefault="00F2379F" w:rsidP="00F2379F">
      <w:pPr>
        <w:pStyle w:val="Appendix"/>
        <w:spacing w:line="360" w:lineRule="auto"/>
        <w:jc w:val="both"/>
        <w:rPr>
          <w:rFonts w:cs="Arial"/>
          <w:sz w:val="20"/>
          <w:u w:val="single"/>
        </w:rPr>
      </w:pPr>
      <w:r>
        <w:rPr>
          <w:rFonts w:cs="Arial"/>
          <w:sz w:val="20"/>
          <w:u w:val="single"/>
        </w:rPr>
        <w:t>Structure and Functions</w:t>
      </w:r>
    </w:p>
    <w:p w14:paraId="3851E0D5" w14:textId="77777777" w:rsidR="00F2379F" w:rsidRPr="00ED1D8A" w:rsidRDefault="00F2379F" w:rsidP="00F2379F">
      <w:pPr>
        <w:pStyle w:val="Appendix"/>
        <w:spacing w:line="360" w:lineRule="auto"/>
        <w:jc w:val="both"/>
        <w:rPr>
          <w:rFonts w:cs="Arial"/>
          <w:b w:val="0"/>
          <w:sz w:val="20"/>
        </w:rPr>
      </w:pPr>
      <w:r>
        <w:rPr>
          <w:rFonts w:cs="Arial"/>
          <w:b w:val="0"/>
          <w:sz w:val="20"/>
        </w:rPr>
        <w:t>The Business Unit Life Plan comprises four key components that facilitate development, ensure alignment across functions, and integrate strategic inputs. These components, along with their respective ownership and storage locations, are detailed in the table below.</w:t>
      </w:r>
    </w:p>
    <w:tbl>
      <w:tblPr>
        <w:tblStyle w:val="MediumGrid3-Accent1"/>
        <w:tblW w:w="0" w:type="auto"/>
        <w:tblInd w:w="-10" w:type="dxa"/>
        <w:tblLook w:val="04A0" w:firstRow="1" w:lastRow="0" w:firstColumn="1" w:lastColumn="0" w:noHBand="0" w:noVBand="1"/>
      </w:tblPr>
      <w:tblGrid>
        <w:gridCol w:w="2095"/>
        <w:gridCol w:w="1235"/>
        <w:gridCol w:w="990"/>
        <w:gridCol w:w="1260"/>
        <w:gridCol w:w="1710"/>
        <w:gridCol w:w="2060"/>
      </w:tblGrid>
      <w:tr w:rsidR="00F2379F" w:rsidRPr="00526DF0" w14:paraId="35E31E5C" w14:textId="77777777" w:rsidTr="00FC5D1E">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95" w:type="dxa"/>
            <w:vAlign w:val="center"/>
          </w:tcPr>
          <w:p w14:paraId="382B1F39" w14:textId="77777777" w:rsidR="00F2379F" w:rsidRPr="00ED1D8A" w:rsidRDefault="00F2379F" w:rsidP="00A04960">
            <w:pPr>
              <w:jc w:val="center"/>
              <w:rPr>
                <w:rFonts w:cs="Arial"/>
              </w:rPr>
            </w:pPr>
            <w:r>
              <w:rPr>
                <w:rFonts w:cs="Arial"/>
              </w:rPr>
              <w:t>Components/Scope</w:t>
            </w:r>
          </w:p>
        </w:tc>
        <w:tc>
          <w:tcPr>
            <w:tcW w:w="1235" w:type="dxa"/>
            <w:vAlign w:val="center"/>
          </w:tcPr>
          <w:p w14:paraId="6959B15C"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Frequency</w:t>
            </w:r>
          </w:p>
        </w:tc>
        <w:tc>
          <w:tcPr>
            <w:tcW w:w="990" w:type="dxa"/>
            <w:vAlign w:val="center"/>
          </w:tcPr>
          <w:p w14:paraId="30F60697"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Timing</w:t>
            </w:r>
          </w:p>
        </w:tc>
        <w:tc>
          <w:tcPr>
            <w:tcW w:w="1260" w:type="dxa"/>
            <w:vAlign w:val="center"/>
          </w:tcPr>
          <w:p w14:paraId="6967A578"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Ownership</w:t>
            </w:r>
          </w:p>
        </w:tc>
        <w:tc>
          <w:tcPr>
            <w:tcW w:w="1710" w:type="dxa"/>
            <w:vAlign w:val="center"/>
          </w:tcPr>
          <w:p w14:paraId="4843EBE6"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Accountability</w:t>
            </w:r>
          </w:p>
        </w:tc>
        <w:tc>
          <w:tcPr>
            <w:tcW w:w="2060" w:type="dxa"/>
            <w:vAlign w:val="center"/>
          </w:tcPr>
          <w:p w14:paraId="70BDA155"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Location</w:t>
            </w:r>
          </w:p>
        </w:tc>
      </w:tr>
      <w:tr w:rsidR="00F2379F" w:rsidRPr="00526DF0" w14:paraId="62A52FC3" w14:textId="77777777" w:rsidTr="00FC5D1E">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095" w:type="dxa"/>
          </w:tcPr>
          <w:p w14:paraId="65107939" w14:textId="77777777" w:rsidR="00F2379F" w:rsidRPr="00ED1D8A" w:rsidRDefault="00F2379F" w:rsidP="00A04960">
            <w:pPr>
              <w:jc w:val="center"/>
              <w:rPr>
                <w:rFonts w:cs="Arial"/>
              </w:rPr>
            </w:pPr>
            <w:r>
              <w:rPr>
                <w:rFonts w:cs="Arial"/>
              </w:rPr>
              <w:t>Strategy Development &amp; Scenario Planning</w:t>
            </w:r>
          </w:p>
        </w:tc>
        <w:tc>
          <w:tcPr>
            <w:tcW w:w="1235" w:type="dxa"/>
          </w:tcPr>
          <w:p w14:paraId="44077CB0"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Yearly - or as needed</w:t>
            </w:r>
          </w:p>
        </w:tc>
        <w:tc>
          <w:tcPr>
            <w:tcW w:w="990" w:type="dxa"/>
          </w:tcPr>
          <w:p w14:paraId="6E4744E0"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Q4</w:t>
            </w:r>
          </w:p>
        </w:tc>
        <w:tc>
          <w:tcPr>
            <w:tcW w:w="1260" w:type="dxa"/>
          </w:tcPr>
          <w:p w14:paraId="3F2A3684"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COO</w:t>
            </w:r>
          </w:p>
        </w:tc>
        <w:tc>
          <w:tcPr>
            <w:tcW w:w="1710" w:type="dxa"/>
          </w:tcPr>
          <w:p w14:paraId="517A4A95" w14:textId="665A0489"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Mgr Planning </w:t>
            </w:r>
          </w:p>
        </w:tc>
        <w:tc>
          <w:tcPr>
            <w:tcW w:w="2060" w:type="dxa"/>
          </w:tcPr>
          <w:p w14:paraId="5B8C0DCB"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Confidential Sharepoint</w:t>
            </w:r>
          </w:p>
          <w:p w14:paraId="26FA1285"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(Advisor owned)</w:t>
            </w:r>
          </w:p>
        </w:tc>
      </w:tr>
      <w:tr w:rsidR="00F2379F" w:rsidRPr="00526DF0" w14:paraId="3A69144E" w14:textId="77777777" w:rsidTr="00FC5D1E">
        <w:trPr>
          <w:trHeight w:val="799"/>
        </w:trPr>
        <w:tc>
          <w:tcPr>
            <w:cnfStyle w:val="001000000000" w:firstRow="0" w:lastRow="0" w:firstColumn="1" w:lastColumn="0" w:oddVBand="0" w:evenVBand="0" w:oddHBand="0" w:evenHBand="0" w:firstRowFirstColumn="0" w:firstRowLastColumn="0" w:lastRowFirstColumn="0" w:lastRowLastColumn="0"/>
            <w:tcW w:w="2095" w:type="dxa"/>
          </w:tcPr>
          <w:p w14:paraId="76263590" w14:textId="77777777" w:rsidR="00F2379F" w:rsidRPr="00ED1D8A" w:rsidRDefault="00F2379F" w:rsidP="00A04960">
            <w:pPr>
              <w:jc w:val="center"/>
              <w:rPr>
                <w:rFonts w:cs="Arial"/>
              </w:rPr>
            </w:pPr>
            <w:r>
              <w:rPr>
                <w:rFonts w:cs="Arial"/>
              </w:rPr>
              <w:t>Long Term Growth Plan</w:t>
            </w:r>
          </w:p>
        </w:tc>
        <w:tc>
          <w:tcPr>
            <w:tcW w:w="1235" w:type="dxa"/>
          </w:tcPr>
          <w:p w14:paraId="32E1BA78"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Minimum Yearly</w:t>
            </w:r>
          </w:p>
        </w:tc>
        <w:tc>
          <w:tcPr>
            <w:tcW w:w="990" w:type="dxa"/>
          </w:tcPr>
          <w:p w14:paraId="18BB4977"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Q1</w:t>
            </w:r>
          </w:p>
        </w:tc>
        <w:tc>
          <w:tcPr>
            <w:tcW w:w="1260" w:type="dxa"/>
          </w:tcPr>
          <w:p w14:paraId="63FE12B9"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COO</w:t>
            </w:r>
          </w:p>
        </w:tc>
        <w:tc>
          <w:tcPr>
            <w:tcW w:w="1710" w:type="dxa"/>
          </w:tcPr>
          <w:p w14:paraId="252141C3" w14:textId="2BF60019"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Asset Management, E&amp;P Planning and BA</w:t>
            </w:r>
          </w:p>
        </w:tc>
        <w:tc>
          <w:tcPr>
            <w:tcW w:w="2060" w:type="dxa"/>
          </w:tcPr>
          <w:p w14:paraId="07E4A7AA"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Confidential Drive</w:t>
            </w:r>
          </w:p>
          <w:p w14:paraId="6A00E5B8"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(BD owned)</w:t>
            </w:r>
          </w:p>
          <w:p w14:paraId="3F79B031"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p>
        </w:tc>
      </w:tr>
      <w:tr w:rsidR="00F2379F" w:rsidRPr="00526DF0" w14:paraId="56814D16" w14:textId="77777777" w:rsidTr="00FC5D1E">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95" w:type="dxa"/>
          </w:tcPr>
          <w:p w14:paraId="6C3CB945" w14:textId="77777777" w:rsidR="00F2379F" w:rsidRPr="00ED1D8A" w:rsidRDefault="00F2379F" w:rsidP="00A04960">
            <w:pPr>
              <w:jc w:val="center"/>
              <w:rPr>
                <w:rFonts w:cs="Arial"/>
              </w:rPr>
            </w:pPr>
            <w:r>
              <w:rPr>
                <w:rFonts w:cs="Arial"/>
              </w:rPr>
              <w:t>LTP (10+ years)</w:t>
            </w:r>
          </w:p>
        </w:tc>
        <w:tc>
          <w:tcPr>
            <w:tcW w:w="1235" w:type="dxa"/>
          </w:tcPr>
          <w:p w14:paraId="709C6A19"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Yearly</w:t>
            </w:r>
          </w:p>
        </w:tc>
        <w:tc>
          <w:tcPr>
            <w:tcW w:w="990" w:type="dxa"/>
          </w:tcPr>
          <w:p w14:paraId="3B9F3FC9"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Q3</w:t>
            </w:r>
          </w:p>
        </w:tc>
        <w:tc>
          <w:tcPr>
            <w:tcW w:w="1260" w:type="dxa"/>
          </w:tcPr>
          <w:p w14:paraId="675EE1DA"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COO</w:t>
            </w:r>
          </w:p>
        </w:tc>
        <w:tc>
          <w:tcPr>
            <w:tcW w:w="1710" w:type="dxa"/>
          </w:tcPr>
          <w:p w14:paraId="3E0B4E40"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Asset Management,</w:t>
            </w:r>
          </w:p>
          <w:p w14:paraId="52C5AFDC" w14:textId="7272225C" w:rsidR="00F2379F" w:rsidRPr="00ED1D8A" w:rsidRDefault="00FC5D1E"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E&amp;P Planning and BA</w:t>
            </w:r>
          </w:p>
        </w:tc>
        <w:tc>
          <w:tcPr>
            <w:tcW w:w="2060" w:type="dxa"/>
          </w:tcPr>
          <w:p w14:paraId="04F8771F"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Confidential Drive</w:t>
            </w:r>
          </w:p>
          <w:p w14:paraId="4AFE9ED4"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(Finance owned)</w:t>
            </w:r>
          </w:p>
          <w:p w14:paraId="251FF832"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p>
        </w:tc>
      </w:tr>
      <w:tr w:rsidR="00F2379F" w:rsidRPr="00526DF0" w14:paraId="00A2BBB4" w14:textId="77777777" w:rsidTr="00FC5D1E">
        <w:trPr>
          <w:trHeight w:val="808"/>
        </w:trPr>
        <w:tc>
          <w:tcPr>
            <w:cnfStyle w:val="001000000000" w:firstRow="0" w:lastRow="0" w:firstColumn="1" w:lastColumn="0" w:oddVBand="0" w:evenVBand="0" w:oddHBand="0" w:evenHBand="0" w:firstRowFirstColumn="0" w:firstRowLastColumn="0" w:lastRowFirstColumn="0" w:lastRowLastColumn="0"/>
            <w:tcW w:w="2095" w:type="dxa"/>
          </w:tcPr>
          <w:p w14:paraId="3977244D" w14:textId="77777777" w:rsidR="00F2379F" w:rsidRPr="00ED1D8A" w:rsidRDefault="00F2379F" w:rsidP="00A04960">
            <w:pPr>
              <w:jc w:val="center"/>
              <w:rPr>
                <w:rFonts w:cs="Arial"/>
              </w:rPr>
            </w:pPr>
            <w:r>
              <w:rPr>
                <w:rFonts w:cs="Arial"/>
              </w:rPr>
              <w:t>End of Life Strategy</w:t>
            </w:r>
          </w:p>
        </w:tc>
        <w:tc>
          <w:tcPr>
            <w:tcW w:w="1235" w:type="dxa"/>
          </w:tcPr>
          <w:p w14:paraId="2AB8799D"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Yearly</w:t>
            </w:r>
          </w:p>
        </w:tc>
        <w:tc>
          <w:tcPr>
            <w:tcW w:w="990" w:type="dxa"/>
          </w:tcPr>
          <w:p w14:paraId="021E3522"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Varies by PSC</w:t>
            </w:r>
          </w:p>
        </w:tc>
        <w:tc>
          <w:tcPr>
            <w:tcW w:w="1260" w:type="dxa"/>
          </w:tcPr>
          <w:p w14:paraId="5BE91C90"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SVP</w:t>
            </w:r>
          </w:p>
        </w:tc>
        <w:tc>
          <w:tcPr>
            <w:tcW w:w="1710" w:type="dxa"/>
          </w:tcPr>
          <w:p w14:paraId="18F99789"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Asset Management</w:t>
            </w:r>
          </w:p>
        </w:tc>
        <w:tc>
          <w:tcPr>
            <w:tcW w:w="2060" w:type="dxa"/>
          </w:tcPr>
          <w:p w14:paraId="3A37175F"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Confidential SharePoint</w:t>
            </w:r>
          </w:p>
          <w:p w14:paraId="6E885E9E"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(AM owned)</w:t>
            </w:r>
          </w:p>
        </w:tc>
      </w:tr>
    </w:tbl>
    <w:p w14:paraId="7E0795DE" w14:textId="77777777" w:rsidR="00F2379F" w:rsidRPr="00ED1D8A" w:rsidRDefault="00F2379F" w:rsidP="00F2379F">
      <w:pPr>
        <w:pStyle w:val="Appendix"/>
        <w:spacing w:after="0" w:line="360" w:lineRule="auto"/>
        <w:rPr>
          <w:rFonts w:cs="Arial"/>
          <w:b w:val="0"/>
          <w:sz w:val="20"/>
        </w:rPr>
      </w:pPr>
    </w:p>
    <w:p w14:paraId="040D6FAC" w14:textId="77777777" w:rsidR="00F2379F" w:rsidRPr="00ED1D8A" w:rsidRDefault="00F2379F">
      <w:pPr>
        <w:pStyle w:val="Appendix"/>
        <w:numPr>
          <w:ilvl w:val="0"/>
          <w:numId w:val="33"/>
        </w:numPr>
        <w:spacing w:after="0" w:line="360" w:lineRule="auto"/>
        <w:jc w:val="both"/>
        <w:rPr>
          <w:rFonts w:cs="Arial"/>
          <w:b w:val="0"/>
          <w:sz w:val="20"/>
        </w:rPr>
      </w:pPr>
      <w:r>
        <w:rPr>
          <w:rFonts w:cs="Arial"/>
          <w:sz w:val="20"/>
        </w:rPr>
        <w:t>Strategy Development &amp; Scenario Planning</w:t>
      </w:r>
    </w:p>
    <w:p w14:paraId="1281C878" w14:textId="77777777" w:rsidR="00F2379F" w:rsidRPr="00ED1D8A" w:rsidRDefault="00F2379F" w:rsidP="00F2379F">
      <w:pPr>
        <w:pStyle w:val="Appendix"/>
        <w:spacing w:line="360" w:lineRule="auto"/>
        <w:ind w:left="360"/>
        <w:jc w:val="both"/>
        <w:rPr>
          <w:rFonts w:cs="Arial"/>
          <w:b w:val="0"/>
          <w:sz w:val="20"/>
        </w:rPr>
      </w:pPr>
      <w:r>
        <w:rPr>
          <w:rFonts w:cs="Arial"/>
          <w:b w:val="0"/>
          <w:sz w:val="20"/>
        </w:rPr>
        <w:t>This component serves as a Business Unit (BU)-level Collaborative and Decision Quality (CDQ) session, aimed at formulating long-term portfolio planning scenarios. The CDQ leverages corporate methodologies and aligns with the Corporate-BU strategy. Owned by the COO and supported by SVP for Portfolio Management, this component includes discussions on exit strategies, potential market influences, and key drivers. The strategy undergoes annual validation and review with the corporate team and is revisited as needed, particularly in response to significant political, market, or commercial events that may impact its outcome.</w:t>
      </w:r>
    </w:p>
    <w:p w14:paraId="17F452CD" w14:textId="77777777" w:rsidR="00F2379F" w:rsidRPr="00ED1D8A" w:rsidRDefault="00F2379F">
      <w:pPr>
        <w:pStyle w:val="Appendix"/>
        <w:numPr>
          <w:ilvl w:val="0"/>
          <w:numId w:val="33"/>
        </w:numPr>
        <w:spacing w:after="0" w:line="360" w:lineRule="auto"/>
        <w:jc w:val="both"/>
        <w:rPr>
          <w:rFonts w:cs="Arial"/>
          <w:b w:val="0"/>
          <w:sz w:val="20"/>
        </w:rPr>
      </w:pPr>
      <w:r>
        <w:rPr>
          <w:rFonts w:cs="Arial"/>
          <w:sz w:val="20"/>
        </w:rPr>
        <w:t>Long Term Growth Plan</w:t>
      </w:r>
    </w:p>
    <w:p w14:paraId="13194696" w14:textId="77777777" w:rsidR="00F2379F" w:rsidRPr="00ED1D8A" w:rsidRDefault="00F2379F" w:rsidP="00F2379F">
      <w:pPr>
        <w:pStyle w:val="Appendix"/>
        <w:spacing w:after="0" w:line="360" w:lineRule="auto"/>
        <w:ind w:left="360"/>
        <w:jc w:val="both"/>
        <w:rPr>
          <w:rFonts w:cs="Arial"/>
          <w:b w:val="0"/>
          <w:sz w:val="20"/>
        </w:rPr>
      </w:pPr>
      <w:r>
        <w:rPr>
          <w:rFonts w:cs="Arial"/>
          <w:b w:val="0"/>
          <w:sz w:val="20"/>
        </w:rPr>
        <w:t>The COO is the owner of this component, with Asset Management responsible for collecting and supporting the development of the BU's long-term growth opportunities. The "BU Long-Term Growth Plan" extends beyond the LTP and is reviewed by the Leadership Team (LT) at least annually.</w:t>
      </w:r>
    </w:p>
    <w:p w14:paraId="4BB5A03D" w14:textId="77777777" w:rsidR="00F2379F" w:rsidRPr="00ED1D8A" w:rsidRDefault="00F2379F" w:rsidP="00F2379F">
      <w:pPr>
        <w:pStyle w:val="Appendix"/>
        <w:spacing w:line="360" w:lineRule="auto"/>
        <w:ind w:left="360"/>
        <w:jc w:val="both"/>
        <w:rPr>
          <w:rFonts w:cs="Arial"/>
          <w:b w:val="0"/>
          <w:sz w:val="20"/>
        </w:rPr>
      </w:pPr>
      <w:r>
        <w:rPr>
          <w:rFonts w:cs="Arial"/>
          <w:b w:val="0"/>
          <w:sz w:val="20"/>
        </w:rPr>
        <w:t>This plan includes action steps for developing identified opportunities and assesses their potential magnitude. It also incorporates strategies to optimize portfolio value. The associated documents are confidential and maintained by the Planning team.</w:t>
      </w:r>
    </w:p>
    <w:p w14:paraId="11D12366" w14:textId="77777777" w:rsidR="00F2379F" w:rsidRPr="00ED1D8A" w:rsidRDefault="00F2379F">
      <w:pPr>
        <w:pStyle w:val="Appendix"/>
        <w:numPr>
          <w:ilvl w:val="0"/>
          <w:numId w:val="33"/>
        </w:numPr>
        <w:spacing w:after="0" w:line="360" w:lineRule="auto"/>
        <w:jc w:val="both"/>
        <w:rPr>
          <w:rFonts w:cs="Arial"/>
          <w:b w:val="0"/>
          <w:sz w:val="20"/>
        </w:rPr>
      </w:pPr>
      <w:r>
        <w:rPr>
          <w:rFonts w:cs="Arial"/>
          <w:sz w:val="20"/>
        </w:rPr>
        <w:t>LTP beyond 10 years</w:t>
      </w:r>
    </w:p>
    <w:p w14:paraId="1F47AE5D" w14:textId="77777777" w:rsidR="00F2379F" w:rsidRPr="00ED1D8A" w:rsidRDefault="00F2379F" w:rsidP="00F2379F">
      <w:pPr>
        <w:pStyle w:val="Appendix"/>
        <w:spacing w:after="0" w:line="360" w:lineRule="auto"/>
        <w:ind w:left="360"/>
        <w:jc w:val="both"/>
        <w:rPr>
          <w:rFonts w:cs="Arial"/>
          <w:b w:val="0"/>
          <w:sz w:val="20"/>
        </w:rPr>
      </w:pPr>
      <w:r>
        <w:rPr>
          <w:rFonts w:cs="Arial"/>
          <w:b w:val="0"/>
          <w:sz w:val="20"/>
        </w:rPr>
        <w:t>This component is divided into two major areas: Development (Assets) and Exploration (New Ventures):</w:t>
      </w:r>
    </w:p>
    <w:p w14:paraId="34D4130D" w14:textId="77777777" w:rsidR="00F25F42" w:rsidRPr="00ED1D8A" w:rsidRDefault="00F25F42" w:rsidP="00F2379F">
      <w:pPr>
        <w:pStyle w:val="Appendix"/>
        <w:spacing w:after="0" w:line="360" w:lineRule="auto"/>
        <w:ind w:left="360"/>
        <w:jc w:val="both"/>
        <w:rPr>
          <w:rFonts w:cs="Arial"/>
          <w:b w:val="0"/>
          <w:sz w:val="20"/>
        </w:rPr>
      </w:pPr>
    </w:p>
    <w:p w14:paraId="587A4DD5" w14:textId="77777777" w:rsidR="00F25F42" w:rsidRPr="00ED1D8A" w:rsidRDefault="00F25F42" w:rsidP="00F2379F">
      <w:pPr>
        <w:pStyle w:val="Appendix"/>
        <w:spacing w:after="0" w:line="360" w:lineRule="auto"/>
        <w:ind w:left="360"/>
        <w:jc w:val="both"/>
        <w:rPr>
          <w:rFonts w:cs="Arial"/>
          <w:b w:val="0"/>
          <w:sz w:val="20"/>
        </w:rPr>
      </w:pPr>
    </w:p>
    <w:p w14:paraId="4621DCC1" w14:textId="77777777" w:rsidR="00F25F42" w:rsidRPr="00ED1D8A" w:rsidRDefault="00F25F42" w:rsidP="00FC5D1E">
      <w:pPr>
        <w:pStyle w:val="Appendix"/>
        <w:spacing w:after="0" w:line="360" w:lineRule="auto"/>
        <w:jc w:val="both"/>
        <w:rPr>
          <w:rFonts w:cs="Arial"/>
          <w:b w:val="0"/>
          <w:sz w:val="20"/>
        </w:rPr>
      </w:pPr>
    </w:p>
    <w:p w14:paraId="1BF8E301" w14:textId="77777777" w:rsidR="00F2379F" w:rsidRPr="00ED1D8A" w:rsidRDefault="00F2379F">
      <w:pPr>
        <w:pStyle w:val="Appendix"/>
        <w:numPr>
          <w:ilvl w:val="1"/>
          <w:numId w:val="33"/>
        </w:numPr>
        <w:spacing w:after="0" w:line="360" w:lineRule="auto"/>
        <w:jc w:val="both"/>
        <w:rPr>
          <w:rFonts w:cs="Arial"/>
          <w:b w:val="0"/>
          <w:sz w:val="20"/>
        </w:rPr>
      </w:pPr>
      <w:r>
        <w:rPr>
          <w:rFonts w:cs="Arial"/>
          <w:b w:val="0"/>
          <w:sz w:val="20"/>
        </w:rPr>
        <w:t xml:space="preserve">Development   </w:t>
      </w:r>
    </w:p>
    <w:p w14:paraId="36296033" w14:textId="77777777" w:rsidR="00F2379F" w:rsidRPr="00ED1D8A" w:rsidRDefault="00F2379F" w:rsidP="00F2379F">
      <w:pPr>
        <w:pStyle w:val="Appendix"/>
        <w:spacing w:after="60" w:line="360" w:lineRule="auto"/>
        <w:ind w:left="1080"/>
        <w:jc w:val="both"/>
        <w:rPr>
          <w:rFonts w:cs="Arial"/>
          <w:b w:val="0"/>
          <w:sz w:val="20"/>
        </w:rPr>
      </w:pPr>
      <w:r>
        <w:rPr>
          <w:rFonts w:cs="Arial"/>
          <w:b w:val="0"/>
          <w:sz w:val="20"/>
        </w:rPr>
        <w:t>Focuses on future fields and utilizes a systematic new-opportunities selection criteria. It includes economic valuations as part of the LTP process and manages Plans of Development (POD) within existing PSCs. This area is reviewed annually in preparation for the LTP process and is informed by inventory generation initiatives within the assets.</w:t>
      </w:r>
    </w:p>
    <w:p w14:paraId="6C5C5F43" w14:textId="77777777" w:rsidR="00F2379F" w:rsidRPr="00ED1D8A" w:rsidRDefault="00F2379F">
      <w:pPr>
        <w:pStyle w:val="Appendix"/>
        <w:numPr>
          <w:ilvl w:val="1"/>
          <w:numId w:val="33"/>
        </w:numPr>
        <w:spacing w:after="0" w:line="360" w:lineRule="auto"/>
        <w:jc w:val="both"/>
        <w:rPr>
          <w:rFonts w:cs="Arial"/>
          <w:b w:val="0"/>
          <w:sz w:val="20"/>
        </w:rPr>
      </w:pPr>
      <w:r>
        <w:rPr>
          <w:rFonts w:cs="Arial"/>
          <w:b w:val="0"/>
          <w:sz w:val="20"/>
        </w:rPr>
        <w:t>Exploration</w:t>
      </w:r>
    </w:p>
    <w:p w14:paraId="2EBF8C45" w14:textId="77777777" w:rsidR="00F2379F" w:rsidRPr="00ED1D8A" w:rsidRDefault="00F2379F" w:rsidP="00F2379F">
      <w:pPr>
        <w:pStyle w:val="Appendix"/>
        <w:spacing w:line="360" w:lineRule="auto"/>
        <w:ind w:left="1080"/>
        <w:jc w:val="both"/>
        <w:rPr>
          <w:rFonts w:cs="Arial"/>
          <w:b w:val="0"/>
          <w:sz w:val="20"/>
        </w:rPr>
      </w:pPr>
      <w:r>
        <w:rPr>
          <w:rFonts w:cs="Arial"/>
          <w:b w:val="0"/>
          <w:sz w:val="20"/>
        </w:rPr>
        <w:t>Covers future fields, data acquisition, and entry into new PSCs. It applies a systematic new-opportunities selection criteria and conducts economic valuations within the LTP. Similar to Development, Exploration is reviewed annually in advance of the LTP process and is driven by inventory generation initiatives within the assets.</w:t>
      </w:r>
    </w:p>
    <w:p w14:paraId="05750185" w14:textId="77777777" w:rsidR="00F2379F" w:rsidRPr="00ED1D8A" w:rsidRDefault="00F2379F">
      <w:pPr>
        <w:pStyle w:val="Appendix"/>
        <w:numPr>
          <w:ilvl w:val="0"/>
          <w:numId w:val="33"/>
        </w:numPr>
        <w:spacing w:after="0" w:line="360" w:lineRule="auto"/>
        <w:jc w:val="both"/>
        <w:rPr>
          <w:rFonts w:cs="Arial"/>
        </w:rPr>
      </w:pPr>
      <w:r>
        <w:rPr>
          <w:rFonts w:cs="Arial"/>
          <w:sz w:val="20"/>
        </w:rPr>
        <w:t>End of Life Strategy</w:t>
      </w:r>
    </w:p>
    <w:p w14:paraId="74C8059C" w14:textId="77777777" w:rsidR="00F2379F" w:rsidRPr="00ED1D8A" w:rsidRDefault="00F2379F" w:rsidP="00F2379F">
      <w:pPr>
        <w:pStyle w:val="Appendix"/>
        <w:spacing w:after="0" w:line="360" w:lineRule="auto"/>
        <w:ind w:left="360"/>
        <w:jc w:val="both"/>
        <w:rPr>
          <w:rFonts w:cs="Arial"/>
          <w:b w:val="0"/>
          <w:sz w:val="20"/>
        </w:rPr>
      </w:pPr>
      <w:r>
        <w:rPr>
          <w:rFonts w:cs="Arial"/>
          <w:b w:val="0"/>
          <w:sz w:val="20"/>
        </w:rPr>
        <w:t>End-of-PSC-life management involves the development and execution of the Abandonment and Site Restoration (ASR) strategy. This includes comprehensive planning and oversight to ensure the effective and compliant closure of operations.</w:t>
      </w:r>
    </w:p>
    <w:p w14:paraId="388C17A6" w14:textId="77777777" w:rsidR="00F2379F" w:rsidRPr="00ED1D8A" w:rsidRDefault="00F2379F" w:rsidP="00F2379F">
      <w:pPr>
        <w:pStyle w:val="Appendix"/>
        <w:spacing w:after="0" w:line="360" w:lineRule="auto"/>
        <w:jc w:val="both"/>
        <w:rPr>
          <w:rFonts w:cs="Arial"/>
        </w:rPr>
      </w:pPr>
    </w:p>
    <w:p w14:paraId="684B1790" w14:textId="77777777" w:rsidR="00F2379F" w:rsidRPr="00ED1D8A" w:rsidRDefault="00F2379F" w:rsidP="00F2379F">
      <w:pPr>
        <w:pStyle w:val="Appendix"/>
        <w:spacing w:after="0" w:line="360" w:lineRule="auto"/>
        <w:jc w:val="both"/>
        <w:rPr>
          <w:rFonts w:cs="Arial"/>
        </w:rPr>
      </w:pPr>
    </w:p>
    <w:p w14:paraId="02C602DB" w14:textId="3372D9E9" w:rsidR="00F2379F" w:rsidRPr="00ED1D8A" w:rsidRDefault="00F2379F" w:rsidP="009C3B12">
      <w:pPr>
        <w:pStyle w:val="Caption"/>
        <w:spacing w:after="240"/>
        <w:rPr>
          <w:rFonts w:cs="Arial"/>
          <w:sz w:val="24"/>
          <w:szCs w:val="24"/>
        </w:rPr>
      </w:pPr>
      <w:bookmarkStart w:id="1177" w:name="_Toc193708137"/>
      <w:bookmarkStart w:id="1178" w:name="_Ref193708527"/>
      <w:r>
        <w:rPr>
          <w:rFonts w:cs="Arial"/>
          <w:sz w:val="24"/>
          <w:szCs w:val="24"/>
        </w:rPr>
        <w:t xml:space="preserve">Appendix </w:t>
        <w:fldChar w:fldCharType="begin"/>
        <w:instrText xml:space="preserve"> SEQ Appendix \* ALPHABETIC </w:instrText>
        <w:fldChar w:fldCharType="separate"/>
      </w:r>
      <w:r>
        <w:rPr>
          <w:rFonts w:cs="Arial"/>
          <w:noProof/>
          <w:sz w:val="24"/>
          <w:szCs w:val="24"/>
        </w:rPr>
        <w:t>B</w:t>
      </w:r>
      <w:r>
        <w:rPr>
          <w:rFonts w:cs="Arial"/>
          <w:sz w:val="24"/>
          <w:szCs w:val="24"/>
        </w:rPr>
        <w:fldChar w:fldCharType="end"/>
        <w:t xml:space="preserve"> – Meeting Term of Reference</w:t>
      </w:r>
      <w:bookmarkEnd w:id="1177"/>
      <w:bookmarkEnd w:id="1178"/>
    </w:p>
    <w:p w14:paraId="4F2A182F" w14:textId="77777777" w:rsidR="00F2379F" w:rsidRPr="00ED1D8A" w:rsidRDefault="00F2379F" w:rsidP="00F2379F">
      <w:pPr>
        <w:rPr>
          <w:rFonts w:cs="Arial"/>
        </w:rPr>
      </w:pPr>
    </w:p>
    <w:p w14:paraId="71741D62" w14:textId="02EC64A6" w:rsidR="00F2379F" w:rsidRPr="00ED1D8A" w:rsidRDefault="00F62D7B" w:rsidP="00F2379F">
      <w:pPr>
        <w:rPr>
          <w:rFonts w:cs="Arial"/>
        </w:rPr>
        <w:sectPr w:rsidR="00F2379F" w:rsidRPr="00ED1D8A" w:rsidSect="005F380D">
          <w:headerReference w:type="default" r:id="rId23"/>
          <w:pgSz w:w="11907" w:h="16840" w:code="9"/>
          <w:pgMar w:top="1440" w:right="1107" w:bottom="1079" w:left="1440" w:header="720" w:footer="720" w:gutter="0"/>
          <w:cols w:space="720"/>
          <w:docGrid w:linePitch="360"/>
        </w:sectPr>
      </w:pPr>
      <w:r>
        <w:rPr>
          <w:rFonts w:cs="Arial"/>
        </w:rPr>
        <w:object w:dxaOrig="1376" w:dyaOrig="899" w14:anchorId="01684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75pt;height:58.9pt" o:ole="">
            <v:imagedata r:id="rId24" o:title=""/>
          </v:shape>
          <o:OLEObject Type="Embed" ProgID="Acrobat.Document.DC" ShapeID="_x0000_i1025" DrawAspect="Icon" ObjectID="_1846305947" r:id="rId25"/>
        </w:object>
      </w:r>
    </w:p>
    <w:p w14:paraId="409A2F4E" w14:textId="1CD6B1E4" w:rsidR="00F2379F" w:rsidRPr="00ED1D8A" w:rsidRDefault="00F2379F" w:rsidP="00F2379F">
      <w:pPr>
        <w:pStyle w:val="Caption"/>
        <w:rPr>
          <w:rFonts w:cs="Arial"/>
          <w:sz w:val="24"/>
          <w:szCs w:val="24"/>
        </w:rPr>
      </w:pPr>
      <w:commentRangeStart w:id="1186"/>
      <w:bookmarkStart w:id="1179" w:name="_Toc193708138"/>
      <w:r>
        <w:rPr>
          <w:rFonts w:cs="Arial"/>
          <w:sz w:val="24"/>
          <w:szCs w:val="24"/>
        </w:rPr>
        <w:lastRenderedPageBreak/>
        <w:t xml:space="preserve">Appendix </w:t>
        <w:fldChar w:fldCharType="begin"/>
        <w:instrText xml:space="preserve"> SEQ Appendix \* ALPHABETIC </w:instrText>
        <w:fldChar w:fldCharType="separate"/>
      </w:r>
      <w:r>
        <w:rPr>
          <w:rFonts w:cs="Arial"/>
          <w:noProof/>
          <w:sz w:val="24"/>
          <w:szCs w:val="24"/>
        </w:rPr>
        <w:t>C</w:t>
      </w:r>
      <w:r>
        <w:rPr>
          <w:rFonts w:cs="Arial"/>
          <w:sz w:val="24"/>
          <w:szCs w:val="24"/>
        </w:rPr>
        <w:fldChar w:fldCharType="end"/>
        <w:t xml:space="preserve"> – Planning Activity Inclusion Criteria</w:t>
      </w:r>
      <w:bookmarkEnd w:id="1179"/>
      <w:commentRangeEnd w:id="1186"/>
      <w:r>
        <w:rPr>
          <w:rStyle w:val="CommentReference"/>
        </w:rPr>
        <w:commentReference w:id="1186"/>
      </w:r>
    </w:p>
    <w:p w14:paraId="4B165AB8" w14:textId="77777777" w:rsidR="00F2379F" w:rsidRPr="00ED1D8A" w:rsidRDefault="00F2379F" w:rsidP="00F2379F">
      <w:pPr>
        <w:rPr>
          <w:rFonts w:cs="Arial"/>
        </w:rPr>
      </w:pPr>
    </w:p>
    <w:tbl>
      <w:tblPr>
        <w:tblW w:w="14670" w:type="dxa"/>
        <w:tblInd w:w="-450" w:type="dxa"/>
        <w:tblLayout w:type="fixed"/>
        <w:tblLook w:val="0000" w:firstRow="0" w:lastRow="0" w:firstColumn="0" w:lastColumn="0" w:noHBand="0" w:noVBand="0"/>
      </w:tblPr>
      <w:tblGrid>
        <w:gridCol w:w="270"/>
        <w:gridCol w:w="61"/>
        <w:gridCol w:w="4799"/>
        <w:gridCol w:w="1260"/>
        <w:gridCol w:w="900"/>
        <w:gridCol w:w="1620"/>
        <w:gridCol w:w="1620"/>
        <w:gridCol w:w="1350"/>
        <w:gridCol w:w="270"/>
        <w:gridCol w:w="900"/>
        <w:gridCol w:w="450"/>
        <w:gridCol w:w="1170"/>
      </w:tblGrid>
      <w:tr w:rsidR="00F2379F" w:rsidRPr="00526DF0" w14:paraId="46C973B2" w14:textId="77777777" w:rsidTr="00A04960">
        <w:trPr>
          <w:trHeight w:val="290"/>
        </w:trPr>
        <w:tc>
          <w:tcPr>
            <w:tcW w:w="331" w:type="dxa"/>
            <w:gridSpan w:val="2"/>
            <w:tcBorders>
              <w:top w:val="nil"/>
              <w:left w:val="nil"/>
              <w:bottom w:val="nil"/>
              <w:right w:val="nil"/>
            </w:tcBorders>
            <w:vAlign w:val="center"/>
          </w:tcPr>
          <w:p w14:paraId="761596A7" w14:textId="77777777" w:rsidR="00F2379F" w:rsidRPr="00ED1D8A"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35418446" w14:textId="77777777" w:rsidR="00F2379F" w:rsidRPr="00ED1D8A"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2D7C31CB"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single" w:sz="6" w:space="0" w:color="auto"/>
              <w:bottom w:val="single" w:sz="6" w:space="0" w:color="auto"/>
              <w:right w:val="single" w:sz="6" w:space="0" w:color="auto"/>
            </w:tcBorders>
            <w:shd w:val="solid" w:color="99CCFF" w:fill="auto"/>
            <w:vAlign w:val="center"/>
          </w:tcPr>
          <w:p w14:paraId="108F13B6" w14:textId="77777777" w:rsidR="00F2379F" w:rsidRPr="00ED1D8A" w:rsidRDefault="00F2379F" w:rsidP="00A04960">
            <w:pPr>
              <w:autoSpaceDE w:val="0"/>
              <w:autoSpaceDN w:val="0"/>
              <w:adjustRightInd w:val="0"/>
              <w:jc w:val="left"/>
              <w:rPr>
                <w:rFonts w:cs="Arial"/>
                <w:color w:val="000000"/>
                <w:sz w:val="22"/>
                <w:szCs w:val="22"/>
              </w:rPr>
            </w:pPr>
          </w:p>
        </w:tc>
        <w:tc>
          <w:tcPr>
            <w:tcW w:w="3240" w:type="dxa"/>
            <w:gridSpan w:val="2"/>
            <w:tcBorders>
              <w:top w:val="nil"/>
              <w:left w:val="nil"/>
              <w:bottom w:val="nil"/>
              <w:right w:val="nil"/>
            </w:tcBorders>
            <w:vAlign w:val="center"/>
          </w:tcPr>
          <w:p w14:paraId="5BF3F439" w14:textId="77777777" w:rsidR="00F2379F" w:rsidRPr="00ED1D8A" w:rsidRDefault="00F2379F" w:rsidP="00A04960">
            <w:pPr>
              <w:autoSpaceDE w:val="0"/>
              <w:autoSpaceDN w:val="0"/>
              <w:adjustRightInd w:val="0"/>
              <w:jc w:val="left"/>
              <w:rPr>
                <w:rFonts w:cs="Arial"/>
                <w:color w:val="000000"/>
              </w:rPr>
            </w:pPr>
            <w:r>
              <w:rPr>
                <w:rFonts w:cs="Arial"/>
                <w:color w:val="000000"/>
              </w:rPr>
              <w:t>Mandatory</w:t>
            </w:r>
          </w:p>
        </w:tc>
        <w:tc>
          <w:tcPr>
            <w:tcW w:w="1620" w:type="dxa"/>
            <w:gridSpan w:val="2"/>
            <w:tcBorders>
              <w:top w:val="single" w:sz="6" w:space="0" w:color="auto"/>
              <w:left w:val="single" w:sz="6" w:space="0" w:color="auto"/>
              <w:bottom w:val="single" w:sz="6" w:space="0" w:color="auto"/>
              <w:right w:val="single" w:sz="6" w:space="0" w:color="auto"/>
            </w:tcBorders>
            <w:shd w:val="solid" w:color="FFFF00" w:fill="auto"/>
            <w:vAlign w:val="center"/>
          </w:tcPr>
          <w:p w14:paraId="38ED1702" w14:textId="77777777" w:rsidR="00F2379F" w:rsidRPr="00ED1D8A" w:rsidRDefault="00F2379F" w:rsidP="00A04960">
            <w:pPr>
              <w:autoSpaceDE w:val="0"/>
              <w:autoSpaceDN w:val="0"/>
              <w:adjustRightInd w:val="0"/>
              <w:jc w:val="left"/>
              <w:rPr>
                <w:rFonts w:cs="Arial"/>
                <w:color w:val="000000"/>
                <w:sz w:val="22"/>
                <w:szCs w:val="22"/>
              </w:rPr>
            </w:pPr>
          </w:p>
        </w:tc>
        <w:tc>
          <w:tcPr>
            <w:tcW w:w="2520" w:type="dxa"/>
            <w:gridSpan w:val="3"/>
            <w:tcBorders>
              <w:top w:val="nil"/>
              <w:left w:val="nil"/>
              <w:bottom w:val="nil"/>
              <w:right w:val="nil"/>
            </w:tcBorders>
            <w:vAlign w:val="center"/>
          </w:tcPr>
          <w:p w14:paraId="7A987B91" w14:textId="77777777" w:rsidR="00F2379F" w:rsidRPr="00ED1D8A" w:rsidRDefault="00F2379F" w:rsidP="00A04960">
            <w:pPr>
              <w:autoSpaceDE w:val="0"/>
              <w:autoSpaceDN w:val="0"/>
              <w:adjustRightInd w:val="0"/>
              <w:jc w:val="left"/>
              <w:rPr>
                <w:rFonts w:cs="Arial"/>
                <w:color w:val="000000"/>
              </w:rPr>
            </w:pPr>
            <w:r>
              <w:rPr>
                <w:rFonts w:cs="Arial"/>
                <w:color w:val="000000"/>
              </w:rPr>
              <w:t>Discretionary</w:t>
            </w:r>
          </w:p>
        </w:tc>
      </w:tr>
      <w:tr w:rsidR="00F2379F" w:rsidRPr="00526DF0" w14:paraId="3EB335DA" w14:textId="77777777" w:rsidTr="00A04960">
        <w:trPr>
          <w:trHeight w:val="247"/>
        </w:trPr>
        <w:tc>
          <w:tcPr>
            <w:tcW w:w="331" w:type="dxa"/>
            <w:gridSpan w:val="2"/>
            <w:tcBorders>
              <w:top w:val="nil"/>
              <w:left w:val="nil"/>
              <w:bottom w:val="nil"/>
              <w:right w:val="nil"/>
            </w:tcBorders>
            <w:vAlign w:val="center"/>
          </w:tcPr>
          <w:p w14:paraId="39683D9E" w14:textId="77777777" w:rsidR="00F2379F" w:rsidRPr="00ED1D8A"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6F10BAF3" w14:textId="77777777" w:rsidR="00F2379F" w:rsidRPr="00ED1D8A"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6FE0F356"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single" w:sz="6" w:space="0" w:color="auto"/>
              <w:bottom w:val="single" w:sz="6" w:space="0" w:color="auto"/>
              <w:right w:val="single" w:sz="6" w:space="0" w:color="auto"/>
            </w:tcBorders>
            <w:shd w:val="solid" w:color="008000" w:fill="auto"/>
            <w:vAlign w:val="center"/>
          </w:tcPr>
          <w:p w14:paraId="23E41C36" w14:textId="77777777" w:rsidR="00F2379F" w:rsidRPr="00ED1D8A" w:rsidRDefault="00F2379F" w:rsidP="00A04960">
            <w:pPr>
              <w:autoSpaceDE w:val="0"/>
              <w:autoSpaceDN w:val="0"/>
              <w:adjustRightInd w:val="0"/>
              <w:jc w:val="left"/>
              <w:rPr>
                <w:rFonts w:cs="Arial"/>
                <w:color w:val="000000"/>
              </w:rPr>
            </w:pPr>
          </w:p>
        </w:tc>
        <w:tc>
          <w:tcPr>
            <w:tcW w:w="3240" w:type="dxa"/>
            <w:gridSpan w:val="2"/>
            <w:tcBorders>
              <w:top w:val="nil"/>
              <w:left w:val="nil"/>
              <w:bottom w:val="nil"/>
              <w:right w:val="nil"/>
            </w:tcBorders>
            <w:vAlign w:val="center"/>
          </w:tcPr>
          <w:p w14:paraId="011B01BD" w14:textId="77777777" w:rsidR="00F2379F" w:rsidRPr="00ED1D8A" w:rsidRDefault="00F2379F" w:rsidP="00A04960">
            <w:pPr>
              <w:autoSpaceDE w:val="0"/>
              <w:autoSpaceDN w:val="0"/>
              <w:adjustRightInd w:val="0"/>
              <w:jc w:val="left"/>
              <w:rPr>
                <w:rFonts w:cs="Arial"/>
                <w:color w:val="000000"/>
              </w:rPr>
            </w:pPr>
            <w:r>
              <w:rPr>
                <w:rFonts w:cs="Arial"/>
                <w:color w:val="000000"/>
              </w:rPr>
              <w:t>Recommended</w:t>
            </w:r>
          </w:p>
        </w:tc>
        <w:tc>
          <w:tcPr>
            <w:tcW w:w="1620" w:type="dxa"/>
            <w:gridSpan w:val="2"/>
            <w:tcBorders>
              <w:top w:val="single" w:sz="6" w:space="0" w:color="auto"/>
              <w:left w:val="single" w:sz="6" w:space="0" w:color="auto"/>
              <w:bottom w:val="single" w:sz="6" w:space="0" w:color="auto"/>
              <w:right w:val="single" w:sz="6" w:space="0" w:color="auto"/>
            </w:tcBorders>
            <w:shd w:val="solid" w:color="808080" w:fill="auto"/>
            <w:vAlign w:val="center"/>
          </w:tcPr>
          <w:p w14:paraId="041E5308" w14:textId="77777777" w:rsidR="00F2379F" w:rsidRPr="00ED1D8A" w:rsidRDefault="00F2379F" w:rsidP="00A04960">
            <w:pPr>
              <w:autoSpaceDE w:val="0"/>
              <w:autoSpaceDN w:val="0"/>
              <w:adjustRightInd w:val="0"/>
              <w:jc w:val="left"/>
              <w:rPr>
                <w:rFonts w:cs="Arial"/>
                <w:color w:val="000000"/>
              </w:rPr>
            </w:pPr>
          </w:p>
        </w:tc>
        <w:tc>
          <w:tcPr>
            <w:tcW w:w="1350" w:type="dxa"/>
            <w:gridSpan w:val="2"/>
            <w:tcBorders>
              <w:top w:val="nil"/>
              <w:left w:val="nil"/>
              <w:bottom w:val="nil"/>
              <w:right w:val="nil"/>
            </w:tcBorders>
            <w:vAlign w:val="center"/>
          </w:tcPr>
          <w:p w14:paraId="1A640332" w14:textId="77777777" w:rsidR="00F2379F" w:rsidRPr="00ED1D8A" w:rsidRDefault="00F2379F" w:rsidP="00A04960">
            <w:pPr>
              <w:autoSpaceDE w:val="0"/>
              <w:autoSpaceDN w:val="0"/>
              <w:adjustRightInd w:val="0"/>
              <w:jc w:val="left"/>
              <w:rPr>
                <w:rFonts w:cs="Arial"/>
                <w:color w:val="000000"/>
              </w:rPr>
            </w:pPr>
            <w:r>
              <w:rPr>
                <w:rFonts w:cs="Arial"/>
                <w:color w:val="000000"/>
              </w:rPr>
              <w:t>Not included</w:t>
            </w:r>
          </w:p>
        </w:tc>
        <w:tc>
          <w:tcPr>
            <w:tcW w:w="1170" w:type="dxa"/>
            <w:tcBorders>
              <w:top w:val="nil"/>
              <w:left w:val="nil"/>
              <w:bottom w:val="nil"/>
              <w:right w:val="nil"/>
            </w:tcBorders>
            <w:vAlign w:val="center"/>
          </w:tcPr>
          <w:p w14:paraId="09DB575D" w14:textId="77777777" w:rsidR="00F2379F" w:rsidRPr="00ED1D8A" w:rsidRDefault="00F2379F" w:rsidP="00A04960">
            <w:pPr>
              <w:autoSpaceDE w:val="0"/>
              <w:autoSpaceDN w:val="0"/>
              <w:adjustRightInd w:val="0"/>
              <w:jc w:val="left"/>
              <w:rPr>
                <w:rFonts w:cs="Arial"/>
                <w:color w:val="000000"/>
              </w:rPr>
            </w:pPr>
          </w:p>
        </w:tc>
      </w:tr>
      <w:tr w:rsidR="00F2379F" w:rsidRPr="00526DF0" w14:paraId="3B981CDC" w14:textId="77777777" w:rsidTr="00A04960">
        <w:trPr>
          <w:trHeight w:val="101"/>
        </w:trPr>
        <w:tc>
          <w:tcPr>
            <w:tcW w:w="331" w:type="dxa"/>
            <w:gridSpan w:val="2"/>
            <w:tcBorders>
              <w:top w:val="nil"/>
              <w:left w:val="nil"/>
              <w:bottom w:val="nil"/>
              <w:right w:val="nil"/>
            </w:tcBorders>
            <w:vAlign w:val="center"/>
          </w:tcPr>
          <w:p w14:paraId="7C25B886" w14:textId="77777777" w:rsidR="00F2379F" w:rsidRPr="00ED1D8A"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4E24F845" w14:textId="77777777" w:rsidR="00F2379F" w:rsidRPr="00ED1D8A"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7B555830" w14:textId="77777777" w:rsidR="00F2379F" w:rsidRPr="00ED1D8A" w:rsidRDefault="00F2379F" w:rsidP="00A04960">
            <w:pPr>
              <w:autoSpaceDE w:val="0"/>
              <w:autoSpaceDN w:val="0"/>
              <w:adjustRightInd w:val="0"/>
              <w:jc w:val="left"/>
              <w:rPr>
                <w:rFonts w:cs="Arial"/>
                <w:color w:val="000000"/>
              </w:rPr>
            </w:pPr>
          </w:p>
        </w:tc>
        <w:tc>
          <w:tcPr>
            <w:tcW w:w="900" w:type="dxa"/>
            <w:tcBorders>
              <w:top w:val="nil"/>
              <w:left w:val="nil"/>
              <w:bottom w:val="nil"/>
              <w:right w:val="nil"/>
            </w:tcBorders>
            <w:vAlign w:val="center"/>
          </w:tcPr>
          <w:p w14:paraId="14252393" w14:textId="77777777" w:rsidR="00F2379F" w:rsidRPr="00ED1D8A" w:rsidRDefault="00F2379F" w:rsidP="00A04960">
            <w:pPr>
              <w:autoSpaceDE w:val="0"/>
              <w:autoSpaceDN w:val="0"/>
              <w:adjustRightInd w:val="0"/>
              <w:jc w:val="left"/>
              <w:rPr>
                <w:rFonts w:cs="Arial"/>
                <w:color w:val="000000"/>
              </w:rPr>
            </w:pPr>
          </w:p>
        </w:tc>
        <w:tc>
          <w:tcPr>
            <w:tcW w:w="1620" w:type="dxa"/>
            <w:tcBorders>
              <w:top w:val="nil"/>
              <w:left w:val="nil"/>
              <w:bottom w:val="nil"/>
              <w:right w:val="nil"/>
            </w:tcBorders>
            <w:vAlign w:val="center"/>
          </w:tcPr>
          <w:p w14:paraId="6FD274DF" w14:textId="77777777" w:rsidR="00F2379F" w:rsidRPr="00ED1D8A" w:rsidRDefault="00F2379F" w:rsidP="00A04960">
            <w:pPr>
              <w:autoSpaceDE w:val="0"/>
              <w:autoSpaceDN w:val="0"/>
              <w:adjustRightInd w:val="0"/>
              <w:jc w:val="left"/>
              <w:rPr>
                <w:rFonts w:cs="Arial"/>
                <w:color w:val="000000"/>
              </w:rPr>
            </w:pPr>
          </w:p>
        </w:tc>
        <w:tc>
          <w:tcPr>
            <w:tcW w:w="1620" w:type="dxa"/>
            <w:tcBorders>
              <w:top w:val="nil"/>
              <w:left w:val="nil"/>
              <w:bottom w:val="nil"/>
              <w:right w:val="nil"/>
            </w:tcBorders>
            <w:vAlign w:val="center"/>
          </w:tcPr>
          <w:p w14:paraId="77DA913C" w14:textId="77777777" w:rsidR="00F2379F" w:rsidRPr="00ED1D8A" w:rsidRDefault="00F2379F" w:rsidP="00A04960">
            <w:pPr>
              <w:autoSpaceDE w:val="0"/>
              <w:autoSpaceDN w:val="0"/>
              <w:adjustRightInd w:val="0"/>
              <w:jc w:val="left"/>
              <w:rPr>
                <w:rFonts w:cs="Arial"/>
                <w:color w:val="000000"/>
              </w:rPr>
            </w:pPr>
          </w:p>
        </w:tc>
        <w:tc>
          <w:tcPr>
            <w:tcW w:w="1620" w:type="dxa"/>
            <w:gridSpan w:val="2"/>
            <w:tcBorders>
              <w:top w:val="nil"/>
              <w:left w:val="nil"/>
              <w:bottom w:val="nil"/>
              <w:right w:val="nil"/>
            </w:tcBorders>
            <w:vAlign w:val="center"/>
          </w:tcPr>
          <w:p w14:paraId="17029F50" w14:textId="77777777" w:rsidR="00F2379F" w:rsidRPr="00ED1D8A" w:rsidRDefault="00F2379F" w:rsidP="00A04960">
            <w:pPr>
              <w:autoSpaceDE w:val="0"/>
              <w:autoSpaceDN w:val="0"/>
              <w:adjustRightInd w:val="0"/>
              <w:jc w:val="left"/>
              <w:rPr>
                <w:rFonts w:cs="Arial"/>
                <w:color w:val="000000"/>
              </w:rPr>
            </w:pPr>
          </w:p>
        </w:tc>
        <w:tc>
          <w:tcPr>
            <w:tcW w:w="1350" w:type="dxa"/>
            <w:gridSpan w:val="2"/>
            <w:tcBorders>
              <w:top w:val="nil"/>
              <w:left w:val="nil"/>
              <w:bottom w:val="nil"/>
              <w:right w:val="nil"/>
            </w:tcBorders>
            <w:vAlign w:val="center"/>
          </w:tcPr>
          <w:p w14:paraId="5AA684EC" w14:textId="77777777" w:rsidR="00F2379F" w:rsidRPr="00ED1D8A" w:rsidRDefault="00F2379F" w:rsidP="00A04960">
            <w:pPr>
              <w:autoSpaceDE w:val="0"/>
              <w:autoSpaceDN w:val="0"/>
              <w:adjustRightInd w:val="0"/>
              <w:jc w:val="left"/>
              <w:rPr>
                <w:rFonts w:cs="Arial"/>
                <w:color w:val="000000"/>
              </w:rPr>
            </w:pPr>
          </w:p>
        </w:tc>
        <w:tc>
          <w:tcPr>
            <w:tcW w:w="1170" w:type="dxa"/>
            <w:tcBorders>
              <w:top w:val="nil"/>
              <w:left w:val="nil"/>
              <w:bottom w:val="nil"/>
              <w:right w:val="nil"/>
            </w:tcBorders>
            <w:vAlign w:val="center"/>
          </w:tcPr>
          <w:p w14:paraId="414628CD" w14:textId="77777777" w:rsidR="00F2379F" w:rsidRPr="00ED1D8A" w:rsidRDefault="00F2379F" w:rsidP="00A04960">
            <w:pPr>
              <w:autoSpaceDE w:val="0"/>
              <w:autoSpaceDN w:val="0"/>
              <w:adjustRightInd w:val="0"/>
              <w:jc w:val="left"/>
              <w:rPr>
                <w:rFonts w:cs="Arial"/>
                <w:color w:val="000000"/>
              </w:rPr>
            </w:pPr>
          </w:p>
        </w:tc>
      </w:tr>
      <w:tr w:rsidR="00F2379F" w:rsidRPr="00526DF0" w14:paraId="3351D7DC" w14:textId="77777777" w:rsidTr="00A04960">
        <w:trPr>
          <w:trHeight w:val="290"/>
        </w:trPr>
        <w:tc>
          <w:tcPr>
            <w:tcW w:w="331" w:type="dxa"/>
            <w:gridSpan w:val="2"/>
            <w:tcBorders>
              <w:top w:val="nil"/>
              <w:left w:val="nil"/>
              <w:bottom w:val="nil"/>
              <w:right w:val="nil"/>
            </w:tcBorders>
            <w:vAlign w:val="center"/>
          </w:tcPr>
          <w:p w14:paraId="5597FC56"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42B855F8"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34C6E60F"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 Type</w:t>
            </w: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D74948E"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7-day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0C73F3E4"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30-day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57601F4F"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90-Day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1D9DFD5B" w14:textId="25BACD92" w:rsidR="00F2379F" w:rsidRPr="00ED1D8A" w:rsidRDefault="001E2D6B" w:rsidP="00A04960">
            <w:pPr>
              <w:autoSpaceDE w:val="0"/>
              <w:autoSpaceDN w:val="0"/>
              <w:adjustRightInd w:val="0"/>
              <w:jc w:val="left"/>
              <w:rPr>
                <w:rFonts w:cs="Arial"/>
                <w:b/>
                <w:bCs/>
                <w:color w:val="FFFFFF"/>
                <w:sz w:val="22"/>
                <w:szCs w:val="22"/>
              </w:rPr>
            </w:pPr>
            <w:r>
              <w:rPr>
                <w:rFonts w:cs="Arial"/>
                <w:b/>
                <w:bCs/>
                <w:color w:val="FFFFFF"/>
                <w:sz w:val="22"/>
                <w:szCs w:val="22"/>
              </w:rPr>
              <w:t>12-Month</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510D55DD" w14:textId="77777777" w:rsidR="00F2379F" w:rsidRPr="00ED1D8A" w:rsidRDefault="00F2379F" w:rsidP="00A04960">
            <w:pPr>
              <w:autoSpaceDE w:val="0"/>
              <w:autoSpaceDN w:val="0"/>
              <w:adjustRightInd w:val="0"/>
              <w:jc w:val="left"/>
              <w:rPr>
                <w:rFonts w:cs="Arial"/>
                <w:b/>
                <w:bCs/>
                <w:color w:val="FFFFFF"/>
                <w:sz w:val="22"/>
                <w:szCs w:val="22"/>
              </w:rPr>
            </w:pPr>
            <w:del w:author="Rev4 Update" w:date="2026-07-23T00:00:00Z" w:id="9801">
              <w:r>
                <w:rPr>
                  <w:rFonts w:cs="Arial"/>
                  <w:b/>
                  <w:bCs/>
                  <w:color w:val="FFFFFF"/>
                  <w:sz w:val="22"/>
                  <w:szCs w:val="22"/>
                </w:rPr>
                <w:delText xml:space="preserve">10-Year</w:delText>
              </w:r>
            </w:del>
            <w:ins w:author="Rev4 Update" w:date="2026-07-23T00:00:00Z" w:id="9802">
              <w:r>
                <w:rPr>
                  <w:rFonts w:cs="Arial"/>
                  <w:b/>
                  <w:bCs/>
                  <w:color w:val="FFFFFF"/>
                  <w:sz w:val="22"/>
                  <w:szCs w:val="22"/>
                </w:rPr>
                <w:t xml:space="preserve">LTP (Outer-Years)</w:t>
              </w:r>
            </w:ins>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07A3D5E8" w14:textId="77777777" w:rsidR="00F2379F" w:rsidRPr="00ED1D8A" w:rsidRDefault="00F2379F" w:rsidP="00A04960">
            <w:pPr>
              <w:autoSpaceDE w:val="0"/>
              <w:autoSpaceDN w:val="0"/>
              <w:adjustRightInd w:val="0"/>
              <w:jc w:val="left"/>
              <w:rPr>
                <w:rFonts w:cs="Arial"/>
                <w:b/>
                <w:bCs/>
                <w:color w:val="FFFFFF"/>
                <w:sz w:val="22"/>
                <w:szCs w:val="22"/>
              </w:rPr>
            </w:pPr>
            <w:del w:author="Rev4 Update" w:date="2026-07-23T00:00:00Z" w:id="9803">
              <w:r>
                <w:rPr>
                  <w:rFonts w:cs="Arial"/>
                  <w:b/>
                  <w:bCs/>
                  <w:color w:val="FFFFFF"/>
                  <w:sz w:val="22"/>
                  <w:szCs w:val="22"/>
                </w:rPr>
                <w:delText xml:space="preserve">BU Life</w:delText>
              </w:r>
            </w:del>
            <w:ins w:author="Rev4 Update" w:date="2026-07-23T00:00:00Z" w:id="9804">
              <w:r>
                <w:rPr>
                  <w:rFonts w:cs="Arial"/>
                  <w:b/>
                  <w:bCs/>
                  <w:color w:val="FFFFFF"/>
                  <w:sz w:val="22"/>
                  <w:szCs w:val="22"/>
                </w:rPr>
                <w:t xml:space="preserve">ADP</w:t>
              </w:r>
            </w:ins>
          </w:p>
        </w:tc>
      </w:tr>
      <w:tr w:rsidR="00F2379F" w:rsidRPr="00526DF0" w14:paraId="24BD2C7C" w14:textId="77777777" w:rsidTr="00A04960">
        <w:trPr>
          <w:trHeight w:val="290"/>
        </w:trPr>
        <w:tc>
          <w:tcPr>
            <w:tcW w:w="331" w:type="dxa"/>
            <w:gridSpan w:val="2"/>
            <w:tcBorders>
              <w:top w:val="nil"/>
              <w:left w:val="nil"/>
              <w:bottom w:val="nil"/>
              <w:right w:val="nil"/>
            </w:tcBorders>
            <w:vAlign w:val="center"/>
          </w:tcPr>
          <w:p w14:paraId="65D2DDB3"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65900081" w14:textId="77777777" w:rsidR="00F2379F" w:rsidRPr="00ED1D8A" w:rsidRDefault="00F2379F" w:rsidP="00A04960">
            <w:pPr>
              <w:autoSpaceDE w:val="0"/>
              <w:autoSpaceDN w:val="0"/>
              <w:adjustRightInd w:val="0"/>
              <w:jc w:val="left"/>
              <w:rPr>
                <w:rFonts w:cs="Arial"/>
                <w:color w:val="FFFFFF"/>
              </w:rPr>
            </w:pPr>
            <w:r>
              <w:rPr>
                <w:rFonts w:cs="Arial"/>
                <w:color w:val="FFFFFF"/>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607044F4" w14:textId="77777777" w:rsidR="00F2379F" w:rsidRPr="00ED1D8A" w:rsidRDefault="00F2379F" w:rsidP="00A04960">
            <w:pPr>
              <w:autoSpaceDE w:val="0"/>
              <w:autoSpaceDN w:val="0"/>
              <w:adjustRightInd w:val="0"/>
              <w:jc w:val="left"/>
              <w:rPr>
                <w:rFonts w:cs="Arial"/>
                <w:color w:val="FFFFFF"/>
              </w:rPr>
            </w:pP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E123AA7"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2C60F5BB"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1EBFD157" w14:textId="77777777" w:rsidR="00F2379F" w:rsidRPr="00ED1D8A" w:rsidRDefault="00F2379F" w:rsidP="00A04960">
            <w:pPr>
              <w:autoSpaceDE w:val="0"/>
              <w:autoSpaceDN w:val="0"/>
              <w:adjustRightInd w:val="0"/>
              <w:jc w:val="left"/>
              <w:rPr>
                <w:rFonts w:cs="Arial"/>
                <w:color w:val="FFFFFF"/>
                <w:sz w:val="22"/>
                <w:szCs w:val="22"/>
              </w:rPr>
            </w:pPr>
            <w:commentRangeStart w:id="1180"/>
            <w:r>
              <w:rPr>
                <w:rFonts w:cs="Arial"/>
                <w:color w:val="FFFFFF"/>
                <w:sz w:val="22"/>
                <w:szCs w:val="22"/>
              </w:rPr>
              <w:t>Daily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3FCEB83E" w14:textId="52FBDF35" w:rsidR="00F2379F" w:rsidRPr="00ED1D8A" w:rsidRDefault="001E2D6B" w:rsidP="00A04960">
            <w:pPr>
              <w:autoSpaceDE w:val="0"/>
              <w:autoSpaceDN w:val="0"/>
              <w:adjustRightInd w:val="0"/>
              <w:jc w:val="left"/>
              <w:rPr>
                <w:rFonts w:cs="Arial"/>
                <w:color w:val="FFFFFF"/>
                <w:sz w:val="22"/>
                <w:szCs w:val="22"/>
              </w:rPr>
            </w:pPr>
            <w:r>
              <w:rPr>
                <w:rFonts w:cs="Arial"/>
                <w:color w:val="FFFFFF"/>
                <w:sz w:val="22"/>
                <w:szCs w:val="22"/>
              </w:rPr>
              <w:t>Quarterly</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787F00DB"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Quarterly</w:t>
            </w:r>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3B50C5B3"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Yearly</w:t>
            </w:r>
            <w:commentRangeEnd w:id="1180"/>
            <w:r>
              <w:rPr>
                <w:rStyle w:val="CommentReference"/>
                <w:rFonts w:cs="Arial"/>
                <w:color w:val="FFFFFF"/>
                <w:sz w:val="22"/>
                <w:szCs w:val="22"/>
              </w:rPr>
              <w:commentReference w:id="1180"/>
            </w:r>
          </w:p>
        </w:tc>
      </w:tr>
      <w:tr w:rsidR="00F2379F" w:rsidRPr="00526DF0" w14:paraId="791A0BC7" w14:textId="77777777" w:rsidTr="00A04960">
        <w:trPr>
          <w:trHeight w:val="290"/>
        </w:trPr>
        <w:tc>
          <w:tcPr>
            <w:tcW w:w="5130" w:type="dxa"/>
            <w:gridSpan w:val="3"/>
            <w:tcBorders>
              <w:top w:val="nil"/>
              <w:left w:val="nil"/>
              <w:bottom w:val="nil"/>
              <w:right w:val="nil"/>
            </w:tcBorders>
            <w:vAlign w:val="center"/>
          </w:tcPr>
          <w:p w14:paraId="08605D54" w14:textId="77777777" w:rsidR="00F2379F" w:rsidRPr="00ED1D8A" w:rsidRDefault="00F2379F" w:rsidP="00A04960">
            <w:pPr>
              <w:autoSpaceDE w:val="0"/>
              <w:autoSpaceDN w:val="0"/>
              <w:adjustRightInd w:val="0"/>
              <w:spacing w:before="120" w:after="120"/>
              <w:jc w:val="left"/>
              <w:rPr>
                <w:rFonts w:cs="Arial"/>
                <w:b/>
                <w:bCs/>
                <w:color w:val="000000"/>
              </w:rPr>
            </w:pPr>
          </w:p>
        </w:tc>
        <w:tc>
          <w:tcPr>
            <w:tcW w:w="1260" w:type="dxa"/>
            <w:tcBorders>
              <w:top w:val="single" w:sz="6" w:space="0" w:color="auto"/>
              <w:left w:val="nil"/>
              <w:bottom w:val="nil"/>
              <w:right w:val="nil"/>
            </w:tcBorders>
            <w:vAlign w:val="center"/>
          </w:tcPr>
          <w:p w14:paraId="73E90F8B"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nil"/>
              <w:bottom w:val="nil"/>
              <w:right w:val="nil"/>
            </w:tcBorders>
            <w:vAlign w:val="center"/>
          </w:tcPr>
          <w:p w14:paraId="4F0631E5"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3BB4F555"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2834A13C" w14:textId="77777777" w:rsidR="00F2379F" w:rsidRPr="00ED1D8A" w:rsidRDefault="00F2379F" w:rsidP="00A04960">
            <w:pPr>
              <w:autoSpaceDE w:val="0"/>
              <w:autoSpaceDN w:val="0"/>
              <w:adjustRightInd w:val="0"/>
              <w:jc w:val="left"/>
              <w:rPr>
                <w:rFonts w:cs="Arial"/>
                <w:color w:val="000000"/>
                <w:sz w:val="22"/>
                <w:szCs w:val="22"/>
              </w:rPr>
            </w:pPr>
          </w:p>
        </w:tc>
        <w:tc>
          <w:tcPr>
            <w:tcW w:w="1620" w:type="dxa"/>
            <w:gridSpan w:val="2"/>
            <w:tcBorders>
              <w:top w:val="single" w:sz="6" w:space="0" w:color="auto"/>
              <w:left w:val="nil"/>
              <w:bottom w:val="nil"/>
              <w:right w:val="nil"/>
            </w:tcBorders>
            <w:vAlign w:val="center"/>
          </w:tcPr>
          <w:p w14:paraId="061A4F18" w14:textId="77777777" w:rsidR="00F2379F" w:rsidRPr="00ED1D8A" w:rsidRDefault="00F2379F" w:rsidP="00A04960">
            <w:pPr>
              <w:autoSpaceDE w:val="0"/>
              <w:autoSpaceDN w:val="0"/>
              <w:adjustRightInd w:val="0"/>
              <w:jc w:val="left"/>
              <w:rPr>
                <w:rFonts w:cs="Arial"/>
                <w:color w:val="000000"/>
                <w:sz w:val="22"/>
                <w:szCs w:val="22"/>
              </w:rPr>
            </w:pPr>
          </w:p>
        </w:tc>
        <w:tc>
          <w:tcPr>
            <w:tcW w:w="1350" w:type="dxa"/>
            <w:gridSpan w:val="2"/>
            <w:tcBorders>
              <w:top w:val="single" w:sz="6" w:space="0" w:color="auto"/>
              <w:left w:val="nil"/>
              <w:bottom w:val="nil"/>
              <w:right w:val="nil"/>
            </w:tcBorders>
            <w:vAlign w:val="center"/>
          </w:tcPr>
          <w:p w14:paraId="3A590C75" w14:textId="77777777" w:rsidR="00F2379F" w:rsidRPr="00ED1D8A" w:rsidRDefault="00F2379F" w:rsidP="00A04960">
            <w:pPr>
              <w:autoSpaceDE w:val="0"/>
              <w:autoSpaceDN w:val="0"/>
              <w:adjustRightInd w:val="0"/>
              <w:jc w:val="left"/>
              <w:rPr>
                <w:rFonts w:cs="Arial"/>
                <w:color w:val="000000"/>
                <w:sz w:val="22"/>
                <w:szCs w:val="22"/>
              </w:rPr>
            </w:pPr>
          </w:p>
        </w:tc>
        <w:tc>
          <w:tcPr>
            <w:tcW w:w="1170" w:type="dxa"/>
            <w:tcBorders>
              <w:top w:val="single" w:sz="6" w:space="0" w:color="auto"/>
              <w:left w:val="nil"/>
              <w:bottom w:val="nil"/>
              <w:right w:val="nil"/>
            </w:tcBorders>
            <w:vAlign w:val="center"/>
          </w:tcPr>
          <w:p w14:paraId="053FBBF3" w14:textId="77777777" w:rsidR="00F2379F" w:rsidRPr="00ED1D8A" w:rsidRDefault="00F2379F" w:rsidP="00A04960">
            <w:pPr>
              <w:autoSpaceDE w:val="0"/>
              <w:autoSpaceDN w:val="0"/>
              <w:adjustRightInd w:val="0"/>
              <w:jc w:val="left"/>
              <w:rPr>
                <w:rFonts w:cs="Arial"/>
                <w:color w:val="000000"/>
                <w:sz w:val="22"/>
                <w:szCs w:val="22"/>
              </w:rPr>
            </w:pPr>
          </w:p>
        </w:tc>
      </w:tr>
      <w:tr w:rsidR="00F2379F" w:rsidRPr="00526DF0" w14:paraId="516F31D0" w14:textId="77777777" w:rsidTr="00A04960">
        <w:trPr>
          <w:trHeight w:val="290"/>
        </w:trPr>
        <w:tc>
          <w:tcPr>
            <w:tcW w:w="5130" w:type="dxa"/>
            <w:gridSpan w:val="3"/>
            <w:tcBorders>
              <w:top w:val="nil"/>
              <w:left w:val="nil"/>
              <w:bottom w:val="nil"/>
              <w:right w:val="nil"/>
            </w:tcBorders>
            <w:vAlign w:val="center"/>
          </w:tcPr>
          <w:p w14:paraId="7742BB77" w14:textId="77777777" w:rsidR="00F2379F" w:rsidRPr="00ED1D8A" w:rsidRDefault="00F2379F" w:rsidP="00A04960">
            <w:pPr>
              <w:autoSpaceDE w:val="0"/>
              <w:autoSpaceDN w:val="0"/>
              <w:adjustRightInd w:val="0"/>
              <w:spacing w:before="120" w:after="120"/>
              <w:jc w:val="left"/>
              <w:rPr>
                <w:rFonts w:cs="Arial"/>
                <w:b/>
                <w:bCs/>
                <w:color w:val="000000"/>
              </w:rPr>
            </w:pPr>
            <w:r>
              <w:rPr>
                <w:rFonts w:cs="Arial"/>
                <w:b/>
                <w:bCs/>
                <w:color w:val="000000"/>
              </w:rPr>
              <w:t>Integrated Activities (Common across functions)</w:t>
            </w:r>
          </w:p>
        </w:tc>
        <w:tc>
          <w:tcPr>
            <w:tcW w:w="1260" w:type="dxa"/>
            <w:tcBorders>
              <w:top w:val="single" w:sz="6" w:space="0" w:color="auto"/>
              <w:left w:val="nil"/>
              <w:bottom w:val="nil"/>
              <w:right w:val="nil"/>
            </w:tcBorders>
            <w:vAlign w:val="center"/>
          </w:tcPr>
          <w:p w14:paraId="561EACE7"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nil"/>
              <w:bottom w:val="nil"/>
              <w:right w:val="nil"/>
            </w:tcBorders>
            <w:vAlign w:val="center"/>
          </w:tcPr>
          <w:p w14:paraId="71DC10AD"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2278B93B"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0C66D3FE" w14:textId="77777777" w:rsidR="00F2379F" w:rsidRPr="00ED1D8A" w:rsidRDefault="00F2379F" w:rsidP="00A04960">
            <w:pPr>
              <w:autoSpaceDE w:val="0"/>
              <w:autoSpaceDN w:val="0"/>
              <w:adjustRightInd w:val="0"/>
              <w:jc w:val="left"/>
              <w:rPr>
                <w:rFonts w:cs="Arial"/>
                <w:color w:val="000000"/>
                <w:sz w:val="22"/>
                <w:szCs w:val="22"/>
              </w:rPr>
            </w:pPr>
          </w:p>
        </w:tc>
        <w:tc>
          <w:tcPr>
            <w:tcW w:w="1620" w:type="dxa"/>
            <w:gridSpan w:val="2"/>
            <w:tcBorders>
              <w:top w:val="single" w:sz="6" w:space="0" w:color="auto"/>
              <w:left w:val="nil"/>
              <w:bottom w:val="nil"/>
              <w:right w:val="nil"/>
            </w:tcBorders>
            <w:vAlign w:val="center"/>
          </w:tcPr>
          <w:p w14:paraId="5FDF7CA8" w14:textId="77777777" w:rsidR="00F2379F" w:rsidRPr="00ED1D8A" w:rsidRDefault="00F2379F" w:rsidP="00A04960">
            <w:pPr>
              <w:autoSpaceDE w:val="0"/>
              <w:autoSpaceDN w:val="0"/>
              <w:adjustRightInd w:val="0"/>
              <w:jc w:val="left"/>
              <w:rPr>
                <w:rFonts w:cs="Arial"/>
                <w:color w:val="000000"/>
                <w:sz w:val="22"/>
                <w:szCs w:val="22"/>
              </w:rPr>
            </w:pPr>
          </w:p>
        </w:tc>
        <w:tc>
          <w:tcPr>
            <w:tcW w:w="1350" w:type="dxa"/>
            <w:gridSpan w:val="2"/>
            <w:tcBorders>
              <w:top w:val="single" w:sz="6" w:space="0" w:color="auto"/>
              <w:left w:val="nil"/>
              <w:bottom w:val="nil"/>
              <w:right w:val="nil"/>
            </w:tcBorders>
            <w:vAlign w:val="center"/>
          </w:tcPr>
          <w:p w14:paraId="1BBE1A84" w14:textId="77777777" w:rsidR="00F2379F" w:rsidRPr="00ED1D8A" w:rsidRDefault="00F2379F" w:rsidP="00A04960">
            <w:pPr>
              <w:autoSpaceDE w:val="0"/>
              <w:autoSpaceDN w:val="0"/>
              <w:adjustRightInd w:val="0"/>
              <w:jc w:val="left"/>
              <w:rPr>
                <w:rFonts w:cs="Arial"/>
                <w:color w:val="000000"/>
                <w:sz w:val="22"/>
                <w:szCs w:val="22"/>
              </w:rPr>
            </w:pPr>
          </w:p>
        </w:tc>
        <w:tc>
          <w:tcPr>
            <w:tcW w:w="1170" w:type="dxa"/>
            <w:tcBorders>
              <w:top w:val="single" w:sz="6" w:space="0" w:color="auto"/>
              <w:left w:val="nil"/>
              <w:bottom w:val="nil"/>
              <w:right w:val="nil"/>
            </w:tcBorders>
            <w:vAlign w:val="center"/>
          </w:tcPr>
          <w:p w14:paraId="670BF97E" w14:textId="77777777" w:rsidR="00F2379F" w:rsidRPr="00ED1D8A" w:rsidRDefault="00F2379F" w:rsidP="00A04960">
            <w:pPr>
              <w:autoSpaceDE w:val="0"/>
              <w:autoSpaceDN w:val="0"/>
              <w:adjustRightInd w:val="0"/>
              <w:jc w:val="left"/>
              <w:rPr>
                <w:rFonts w:cs="Arial"/>
                <w:color w:val="000000"/>
                <w:sz w:val="22"/>
                <w:szCs w:val="22"/>
              </w:rPr>
            </w:pPr>
          </w:p>
        </w:tc>
      </w:tr>
      <w:tr w:rsidR="00F2379F" w:rsidRPr="00526DF0" w14:paraId="2237153D" w14:textId="77777777" w:rsidTr="00A04960">
        <w:trPr>
          <w:trHeight w:val="581"/>
        </w:trPr>
        <w:tc>
          <w:tcPr>
            <w:tcW w:w="331" w:type="dxa"/>
            <w:gridSpan w:val="2"/>
            <w:tcBorders>
              <w:top w:val="nil"/>
              <w:left w:val="nil"/>
              <w:bottom w:val="nil"/>
              <w:right w:val="nil"/>
            </w:tcBorders>
            <w:vAlign w:val="center"/>
          </w:tcPr>
          <w:p w14:paraId="31D6C6A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78F3F66" w14:textId="77777777" w:rsidR="00F2379F" w:rsidRPr="00ED1D8A" w:rsidRDefault="00F2379F" w:rsidP="00A04960">
            <w:pPr>
              <w:autoSpaceDE w:val="0"/>
              <w:autoSpaceDN w:val="0"/>
              <w:adjustRightInd w:val="0"/>
              <w:jc w:val="left"/>
              <w:rPr>
                <w:rFonts w:cs="Arial"/>
                <w:color w:val="800000"/>
              </w:rPr>
            </w:pPr>
            <w:r>
              <w:rPr>
                <w:rFonts w:cs="Arial"/>
              </w:rPr>
              <w:t>All vendor / contractor work aside from core staffing</w:t>
            </w:r>
          </w:p>
        </w:tc>
        <w:tc>
          <w:tcPr>
            <w:tcW w:w="1260" w:type="dxa"/>
            <w:tcBorders>
              <w:top w:val="single" w:sz="6" w:space="0" w:color="auto"/>
              <w:left w:val="single" w:sz="6" w:space="0" w:color="auto"/>
              <w:bottom w:val="single" w:sz="6" w:space="0" w:color="969696"/>
              <w:right w:val="single" w:sz="6" w:space="0" w:color="auto"/>
            </w:tcBorders>
            <w:vAlign w:val="center"/>
          </w:tcPr>
          <w:p w14:paraId="6D7FD9E9"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5CD79FC7"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71970EE"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060E39EC"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AD0D5F1"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68AC7C21"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3C22E850"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70DC62CA" w14:textId="77777777" w:rsidTr="00A04960">
        <w:trPr>
          <w:trHeight w:val="871"/>
        </w:trPr>
        <w:tc>
          <w:tcPr>
            <w:tcW w:w="331" w:type="dxa"/>
            <w:gridSpan w:val="2"/>
            <w:tcBorders>
              <w:top w:val="nil"/>
              <w:left w:val="nil"/>
              <w:bottom w:val="nil"/>
              <w:right w:val="nil"/>
            </w:tcBorders>
            <w:vAlign w:val="center"/>
          </w:tcPr>
          <w:p w14:paraId="36368646"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C9FF59" w14:textId="77777777" w:rsidR="00F2379F" w:rsidRPr="00ED1D8A" w:rsidRDefault="00F2379F" w:rsidP="00A04960">
            <w:pPr>
              <w:autoSpaceDE w:val="0"/>
              <w:autoSpaceDN w:val="0"/>
              <w:adjustRightInd w:val="0"/>
              <w:jc w:val="left"/>
              <w:rPr>
                <w:rFonts w:cs="Arial"/>
                <w:color w:val="0000FF"/>
              </w:rPr>
            </w:pPr>
            <w:r>
              <w:rPr>
                <w:rFonts w:cs="Arial"/>
                <w:color w:val="1F497D" w:themeColor="text2"/>
              </w:rPr>
              <w:t>Shutdowns or rate reductions</w:t>
            </w:r>
          </w:p>
        </w:tc>
        <w:tc>
          <w:tcPr>
            <w:tcW w:w="1260" w:type="dxa"/>
            <w:tcBorders>
              <w:top w:val="single" w:sz="6" w:space="0" w:color="969696"/>
              <w:left w:val="single" w:sz="6" w:space="0" w:color="auto"/>
              <w:bottom w:val="single" w:sz="6" w:space="0" w:color="969696"/>
              <w:right w:val="single" w:sz="6" w:space="0" w:color="auto"/>
            </w:tcBorders>
            <w:vAlign w:val="center"/>
          </w:tcPr>
          <w:p w14:paraId="3455E3F5"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E16F3B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8F7DEE"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Lower ability to meet demand</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DEE8E1"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Lower ability to meet demand</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A98DC46"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Lower ability to meet demand</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65474FC8"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10% of facility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BCC8A23"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454F616" w14:textId="77777777" w:rsidTr="00A04960">
        <w:trPr>
          <w:trHeight w:val="581"/>
        </w:trPr>
        <w:tc>
          <w:tcPr>
            <w:tcW w:w="331" w:type="dxa"/>
            <w:gridSpan w:val="2"/>
            <w:tcBorders>
              <w:top w:val="nil"/>
              <w:left w:val="nil"/>
              <w:bottom w:val="nil"/>
              <w:right w:val="nil"/>
            </w:tcBorders>
            <w:vAlign w:val="center"/>
          </w:tcPr>
          <w:p w14:paraId="51C6C5C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19F7BBA" w14:textId="77777777" w:rsidR="00F2379F" w:rsidRPr="00ED1D8A" w:rsidRDefault="00F2379F" w:rsidP="00A04960">
            <w:pPr>
              <w:autoSpaceDE w:val="0"/>
              <w:autoSpaceDN w:val="0"/>
              <w:adjustRightInd w:val="0"/>
              <w:jc w:val="left"/>
              <w:rPr>
                <w:rFonts w:cs="Arial"/>
              </w:rPr>
            </w:pPr>
            <w:r>
              <w:rPr>
                <w:rFonts w:cs="Arial"/>
              </w:rPr>
              <w:t>Additional logistics (boats, helicopter, vehicles)</w:t>
            </w:r>
          </w:p>
        </w:tc>
        <w:tc>
          <w:tcPr>
            <w:tcW w:w="1260" w:type="dxa"/>
            <w:tcBorders>
              <w:top w:val="single" w:sz="6" w:space="0" w:color="969696"/>
              <w:left w:val="single" w:sz="6" w:space="0" w:color="auto"/>
              <w:bottom w:val="single" w:sz="6" w:space="0" w:color="969696"/>
              <w:right w:val="single" w:sz="6" w:space="0" w:color="auto"/>
            </w:tcBorders>
            <w:vAlign w:val="center"/>
          </w:tcPr>
          <w:p w14:paraId="6E5A6D21"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196DAC"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0911B80"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9D8EA4B"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capacity</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1A1358F"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capacity</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908185"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2C5AB9A" w14:textId="77777777" w:rsidR="00F2379F" w:rsidRPr="00ED1D8A" w:rsidRDefault="00F2379F" w:rsidP="00A04960">
            <w:pPr>
              <w:autoSpaceDE w:val="0"/>
              <w:autoSpaceDN w:val="0"/>
              <w:adjustRightInd w:val="0"/>
              <w:jc w:val="center"/>
              <w:rPr>
                <w:rFonts w:cs="Arial"/>
                <w:color w:val="000000"/>
              </w:rPr>
            </w:pPr>
          </w:p>
        </w:tc>
      </w:tr>
      <w:tr w:rsidR="00F2379F" w:rsidRPr="00526DF0" w14:paraId="55DAE9CA" w14:textId="77777777" w:rsidTr="00A04960">
        <w:trPr>
          <w:trHeight w:val="290"/>
        </w:trPr>
        <w:tc>
          <w:tcPr>
            <w:tcW w:w="331" w:type="dxa"/>
            <w:gridSpan w:val="2"/>
            <w:tcBorders>
              <w:top w:val="nil"/>
              <w:left w:val="nil"/>
              <w:bottom w:val="nil"/>
              <w:right w:val="nil"/>
            </w:tcBorders>
            <w:vAlign w:val="center"/>
          </w:tcPr>
          <w:p w14:paraId="1A7153E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8ABA6D3"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Emergency exercises</w:t>
            </w:r>
          </w:p>
        </w:tc>
        <w:tc>
          <w:tcPr>
            <w:tcW w:w="1260" w:type="dxa"/>
            <w:tcBorders>
              <w:top w:val="single" w:sz="6" w:space="0" w:color="969696"/>
              <w:left w:val="single" w:sz="6" w:space="0" w:color="auto"/>
              <w:bottom w:val="single" w:sz="6" w:space="0" w:color="969696"/>
              <w:right w:val="single" w:sz="6" w:space="0" w:color="auto"/>
            </w:tcBorders>
            <w:vAlign w:val="center"/>
          </w:tcPr>
          <w:p w14:paraId="3C2B9617"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F29B4F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E113670"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Tier 1 and above, excluding table top</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622926"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Tier 1 and above, excluding table top</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1D17512"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Tier 1 and above, excluding table top</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B84D3FB"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1C536FB" w14:textId="77777777" w:rsidR="00F2379F" w:rsidRPr="00ED1D8A" w:rsidRDefault="00F2379F" w:rsidP="00A04960">
            <w:pPr>
              <w:autoSpaceDE w:val="0"/>
              <w:autoSpaceDN w:val="0"/>
              <w:adjustRightInd w:val="0"/>
              <w:jc w:val="center"/>
              <w:rPr>
                <w:rFonts w:cs="Arial"/>
                <w:color w:val="000000"/>
              </w:rPr>
            </w:pPr>
          </w:p>
        </w:tc>
      </w:tr>
      <w:tr w:rsidR="00F2379F" w:rsidRPr="00526DF0" w14:paraId="7347FFC0" w14:textId="77777777" w:rsidTr="00A04960">
        <w:trPr>
          <w:trHeight w:val="581"/>
        </w:trPr>
        <w:tc>
          <w:tcPr>
            <w:tcW w:w="331" w:type="dxa"/>
            <w:gridSpan w:val="2"/>
            <w:tcBorders>
              <w:top w:val="nil"/>
              <w:left w:val="nil"/>
              <w:bottom w:val="nil"/>
              <w:right w:val="nil"/>
            </w:tcBorders>
            <w:vAlign w:val="center"/>
          </w:tcPr>
          <w:p w14:paraId="4A47C379"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E22D1AC"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Project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8D28FB8"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0E076B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36068B"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9A5DCB5"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B110044"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66441BD9"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Major Project</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5DED4A4B" w14:textId="77777777" w:rsidR="00F2379F" w:rsidRPr="00ED1D8A" w:rsidRDefault="00F2379F" w:rsidP="00A04960">
            <w:pPr>
              <w:autoSpaceDE w:val="0"/>
              <w:autoSpaceDN w:val="0"/>
              <w:adjustRightInd w:val="0"/>
              <w:jc w:val="center"/>
              <w:rPr>
                <w:rFonts w:cs="Arial"/>
                <w:color w:val="000000"/>
              </w:rPr>
            </w:pPr>
            <w:r>
              <w:rPr>
                <w:rFonts w:cs="Arial"/>
                <w:color w:val="000000"/>
                <w:sz w:val="22"/>
              </w:rPr>
              <w:t>Major Project</w:t>
            </w:r>
          </w:p>
        </w:tc>
      </w:tr>
      <w:tr w:rsidR="00F2379F" w:rsidRPr="00526DF0" w14:paraId="4EE20E13" w14:textId="77777777" w:rsidTr="00A04960">
        <w:trPr>
          <w:trHeight w:val="581"/>
        </w:trPr>
        <w:tc>
          <w:tcPr>
            <w:tcW w:w="331" w:type="dxa"/>
            <w:gridSpan w:val="2"/>
            <w:tcBorders>
              <w:top w:val="nil"/>
              <w:left w:val="nil"/>
              <w:bottom w:val="nil"/>
              <w:right w:val="nil"/>
            </w:tcBorders>
            <w:vAlign w:val="center"/>
          </w:tcPr>
          <w:p w14:paraId="2C2B6728"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8212D7E" w14:textId="77777777" w:rsidR="00F2379F" w:rsidRPr="00ED1D8A" w:rsidRDefault="00F2379F" w:rsidP="00A04960">
            <w:pPr>
              <w:autoSpaceDE w:val="0"/>
              <w:autoSpaceDN w:val="0"/>
              <w:adjustRightInd w:val="0"/>
              <w:jc w:val="left"/>
              <w:rPr>
                <w:rFonts w:cs="Arial"/>
                <w:color w:val="800000"/>
              </w:rPr>
            </w:pPr>
            <w:r>
              <w:rPr>
                <w:rFonts w:cs="Arial"/>
                <w:color w:val="1F497D" w:themeColor="text2"/>
              </w:rPr>
              <w:t>Major Procurement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BDB0AF2"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D3FCD64"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B74940"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981E083" w14:textId="41E7E4C6"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 xml:space="preserve">MEDCO E&amp;P GRISSIK Approval, SKK Migas Approval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68EC745" w14:textId="28E6442A" w:rsidR="00F2379F" w:rsidRPr="00ED1D8A" w:rsidRDefault="00F2379F" w:rsidP="00A04960">
            <w:pPr>
              <w:autoSpaceDE w:val="0"/>
              <w:autoSpaceDN w:val="0"/>
              <w:adjustRightInd w:val="0"/>
              <w:jc w:val="center"/>
              <w:rPr>
                <w:rFonts w:cs="Arial"/>
                <w:color w:val="1F497D" w:themeColor="text2"/>
                <w:sz w:val="22"/>
                <w:szCs w:val="22"/>
              </w:rPr>
            </w:pPr>
            <w:r>
              <w:rPr>
                <w:rFonts w:cs="Arial"/>
                <w:color w:val="002060"/>
                <w:sz w:val="22"/>
                <w:szCs w:val="22"/>
              </w:rPr>
              <w:t xml:space="preserve">MEDCO E&amp;P GRISSIK Approval, SKK Migas Approval, MEPI Approval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7F9F6B"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MEPI Approval</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113C7BA"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w:t>
            </w:r>
          </w:p>
        </w:tc>
      </w:tr>
      <w:tr w:rsidR="00F2379F" w:rsidRPr="00526DF0" w14:paraId="1E050897" w14:textId="77777777" w:rsidTr="00A04960">
        <w:trPr>
          <w:trHeight w:val="288"/>
        </w:trPr>
        <w:tc>
          <w:tcPr>
            <w:tcW w:w="331" w:type="dxa"/>
            <w:gridSpan w:val="2"/>
            <w:tcBorders>
              <w:top w:val="nil"/>
              <w:left w:val="nil"/>
              <w:bottom w:val="nil"/>
              <w:right w:val="nil"/>
            </w:tcBorders>
            <w:vAlign w:val="center"/>
          </w:tcPr>
          <w:p w14:paraId="5142D12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B5DE437"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C08C3CF"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 Type</w:t>
            </w: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74CAE05"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7-day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3BCDD26"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30-day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F7C9A6C"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90-Day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A3D1419"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24 Month</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438EE74"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10-Year</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720BD25" w14:textId="77777777" w:rsidR="00F2379F" w:rsidRPr="00ED1D8A"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BU Life</w:t>
            </w:r>
          </w:p>
        </w:tc>
      </w:tr>
      <w:tr w:rsidR="00F2379F" w:rsidRPr="00526DF0" w14:paraId="48C611E7" w14:textId="77777777" w:rsidTr="00A04960">
        <w:trPr>
          <w:trHeight w:val="288"/>
        </w:trPr>
        <w:tc>
          <w:tcPr>
            <w:tcW w:w="331" w:type="dxa"/>
            <w:gridSpan w:val="2"/>
            <w:tcBorders>
              <w:top w:val="nil"/>
              <w:left w:val="nil"/>
              <w:bottom w:val="nil"/>
              <w:right w:val="nil"/>
            </w:tcBorders>
            <w:vAlign w:val="center"/>
          </w:tcPr>
          <w:p w14:paraId="42273BA8"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6287BB6" w14:textId="77777777" w:rsidR="00F2379F" w:rsidRPr="00ED1D8A" w:rsidRDefault="00F2379F" w:rsidP="00A04960">
            <w:pPr>
              <w:autoSpaceDE w:val="0"/>
              <w:autoSpaceDN w:val="0"/>
              <w:adjustRightInd w:val="0"/>
              <w:jc w:val="left"/>
              <w:rPr>
                <w:rFonts w:cs="Arial"/>
                <w:color w:val="FFFFFF"/>
              </w:rPr>
            </w:pPr>
            <w:r>
              <w:rPr>
                <w:rFonts w:cs="Arial"/>
                <w:color w:val="FFFFFF"/>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A1EF39A" w14:textId="77777777" w:rsidR="00F2379F" w:rsidRPr="00ED1D8A" w:rsidRDefault="00F2379F" w:rsidP="00A04960">
            <w:pPr>
              <w:autoSpaceDE w:val="0"/>
              <w:autoSpaceDN w:val="0"/>
              <w:adjustRightInd w:val="0"/>
              <w:jc w:val="left"/>
              <w:rPr>
                <w:rFonts w:cs="Arial"/>
                <w:color w:val="FFFFFF"/>
              </w:rPr>
            </w:pP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073FF6F"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D1B30C5"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72AE189"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31B3B28"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Monthly</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6B94713"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Quarterly</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CE859B4" w14:textId="77777777" w:rsidR="00F2379F" w:rsidRPr="00ED1D8A" w:rsidRDefault="00F2379F" w:rsidP="00A04960">
            <w:pPr>
              <w:autoSpaceDE w:val="0"/>
              <w:autoSpaceDN w:val="0"/>
              <w:adjustRightInd w:val="0"/>
              <w:jc w:val="left"/>
              <w:rPr>
                <w:rFonts w:cs="Arial"/>
                <w:color w:val="FFFFFF"/>
                <w:sz w:val="22"/>
                <w:szCs w:val="22"/>
              </w:rPr>
            </w:pPr>
            <w:r>
              <w:rPr>
                <w:rFonts w:cs="Arial"/>
                <w:color w:val="FFFFFF"/>
                <w:sz w:val="22"/>
                <w:szCs w:val="22"/>
              </w:rPr>
              <w:t>Yearly</w:t>
            </w:r>
          </w:p>
        </w:tc>
      </w:tr>
      <w:tr w:rsidR="00F2379F" w:rsidRPr="00526DF0" w14:paraId="75B2472B" w14:textId="77777777" w:rsidTr="00A04960">
        <w:trPr>
          <w:trHeight w:val="581"/>
        </w:trPr>
        <w:tc>
          <w:tcPr>
            <w:tcW w:w="331" w:type="dxa"/>
            <w:gridSpan w:val="2"/>
            <w:tcBorders>
              <w:top w:val="nil"/>
              <w:left w:val="nil"/>
              <w:bottom w:val="nil"/>
              <w:right w:val="nil"/>
            </w:tcBorders>
            <w:vAlign w:val="center"/>
          </w:tcPr>
          <w:p w14:paraId="71A997A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2B6EC9" w14:textId="77777777" w:rsidR="00F2379F" w:rsidRPr="00ED1D8A" w:rsidRDefault="00F2379F" w:rsidP="00A04960">
            <w:pPr>
              <w:autoSpaceDE w:val="0"/>
              <w:autoSpaceDN w:val="0"/>
              <w:adjustRightInd w:val="0"/>
              <w:jc w:val="left"/>
              <w:rPr>
                <w:rFonts w:cs="Arial"/>
                <w:color w:val="002060"/>
              </w:rPr>
            </w:pPr>
            <w:r>
              <w:rPr>
                <w:rFonts w:cs="Arial"/>
              </w:rPr>
              <w:t>Additional external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2745C068"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9F30FC7"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B10F66"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FA8882E"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F7D3B88"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2619CC1"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5C79BD7"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2CCA93A" w14:textId="77777777" w:rsidTr="00A04960">
        <w:trPr>
          <w:trHeight w:val="581"/>
        </w:trPr>
        <w:tc>
          <w:tcPr>
            <w:tcW w:w="331" w:type="dxa"/>
            <w:gridSpan w:val="2"/>
            <w:tcBorders>
              <w:top w:val="nil"/>
              <w:left w:val="nil"/>
              <w:bottom w:val="nil"/>
              <w:right w:val="nil"/>
            </w:tcBorders>
            <w:vAlign w:val="center"/>
          </w:tcPr>
          <w:p w14:paraId="5361221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0650AA5" w14:textId="77777777" w:rsidR="00F2379F" w:rsidRPr="00ED1D8A" w:rsidRDefault="00F2379F" w:rsidP="00A04960">
            <w:pPr>
              <w:autoSpaceDE w:val="0"/>
              <w:autoSpaceDN w:val="0"/>
              <w:adjustRightInd w:val="0"/>
              <w:jc w:val="left"/>
              <w:rPr>
                <w:rFonts w:cs="Arial"/>
              </w:rPr>
            </w:pPr>
            <w:r>
              <w:rPr>
                <w:rFonts w:cs="Arial"/>
              </w:rPr>
              <w:t>Additional internal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4F562A51"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A23F1E"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65C25A2"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81C997B"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38F785"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07CA2A0"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877B0F6"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D4251E5" w14:textId="77777777" w:rsidTr="00A04960">
        <w:trPr>
          <w:trHeight w:val="290"/>
        </w:trPr>
        <w:tc>
          <w:tcPr>
            <w:tcW w:w="331" w:type="dxa"/>
            <w:gridSpan w:val="2"/>
            <w:tcBorders>
              <w:top w:val="nil"/>
              <w:left w:val="nil"/>
              <w:bottom w:val="nil"/>
              <w:right w:val="nil"/>
            </w:tcBorders>
            <w:vAlign w:val="center"/>
          </w:tcPr>
          <w:p w14:paraId="60850A6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AEE2188" w14:textId="77777777" w:rsidR="00F2379F" w:rsidRPr="00ED1D8A" w:rsidRDefault="00F2379F" w:rsidP="00A04960">
            <w:pPr>
              <w:autoSpaceDE w:val="0"/>
              <w:autoSpaceDN w:val="0"/>
              <w:adjustRightInd w:val="0"/>
              <w:spacing w:before="120" w:after="120"/>
              <w:jc w:val="left"/>
              <w:rPr>
                <w:rFonts w:cs="Arial"/>
              </w:rPr>
            </w:pPr>
            <w:r>
              <w:rPr>
                <w:rFonts w:cs="Arial"/>
              </w:rPr>
              <w:t>Major HAZOP / HAZID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4C895D1C"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C5DB01"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D6F9B6A"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1DAA1A7C"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&gt;10 FTE</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21C6CCE2"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&gt;10 FTE</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AEB8AA"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3EF454C" w14:textId="77777777" w:rsidR="00F2379F" w:rsidRPr="00ED1D8A" w:rsidRDefault="00F2379F" w:rsidP="00A04960">
            <w:pPr>
              <w:autoSpaceDE w:val="0"/>
              <w:autoSpaceDN w:val="0"/>
              <w:adjustRightInd w:val="0"/>
              <w:jc w:val="center"/>
              <w:rPr>
                <w:rFonts w:cs="Arial"/>
                <w:color w:val="000000"/>
              </w:rPr>
            </w:pPr>
          </w:p>
        </w:tc>
      </w:tr>
      <w:tr w:rsidR="00F2379F" w:rsidRPr="00526DF0" w14:paraId="6652CD89" w14:textId="77777777" w:rsidTr="00A04960">
        <w:trPr>
          <w:trHeight w:val="290"/>
        </w:trPr>
        <w:tc>
          <w:tcPr>
            <w:tcW w:w="331" w:type="dxa"/>
            <w:gridSpan w:val="2"/>
            <w:tcBorders>
              <w:top w:val="nil"/>
              <w:left w:val="nil"/>
              <w:bottom w:val="nil"/>
              <w:right w:val="nil"/>
            </w:tcBorders>
            <w:vAlign w:val="center"/>
          </w:tcPr>
          <w:p w14:paraId="244C9D8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A431324" w14:textId="77777777" w:rsidR="00F2379F" w:rsidRPr="00ED1D8A" w:rsidRDefault="00F2379F" w:rsidP="00A04960">
            <w:pPr>
              <w:autoSpaceDE w:val="0"/>
              <w:autoSpaceDN w:val="0"/>
              <w:adjustRightInd w:val="0"/>
              <w:spacing w:before="120" w:after="120"/>
              <w:jc w:val="left"/>
              <w:rPr>
                <w:rFonts w:cs="Arial"/>
              </w:rPr>
            </w:pPr>
            <w:r>
              <w:rPr>
                <w:rFonts w:cs="Arial"/>
              </w:rPr>
              <w:t>Supply vessel and other significant logistics schedules</w:t>
            </w:r>
          </w:p>
        </w:tc>
        <w:tc>
          <w:tcPr>
            <w:tcW w:w="1260" w:type="dxa"/>
            <w:tcBorders>
              <w:top w:val="single" w:sz="6" w:space="0" w:color="969696"/>
              <w:left w:val="single" w:sz="6" w:space="0" w:color="auto"/>
              <w:bottom w:val="single" w:sz="6" w:space="0" w:color="969696"/>
              <w:right w:val="single" w:sz="6" w:space="0" w:color="auto"/>
            </w:tcBorders>
            <w:vAlign w:val="center"/>
          </w:tcPr>
          <w:p w14:paraId="6A42052C"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1CD5290"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E50F2B"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83A896"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7E7434E"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Inter Island</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E0DE5BF"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33A521" w14:textId="77777777" w:rsidR="00F2379F" w:rsidRPr="00ED1D8A" w:rsidRDefault="00F2379F" w:rsidP="00A04960">
            <w:pPr>
              <w:autoSpaceDE w:val="0"/>
              <w:autoSpaceDN w:val="0"/>
              <w:adjustRightInd w:val="0"/>
              <w:jc w:val="center"/>
              <w:rPr>
                <w:rFonts w:cs="Arial"/>
                <w:color w:val="000000"/>
              </w:rPr>
            </w:pPr>
          </w:p>
        </w:tc>
      </w:tr>
      <w:tr w:rsidR="00F2379F" w:rsidRPr="00526DF0" w14:paraId="3E3707F9" w14:textId="77777777" w:rsidTr="00A04960">
        <w:trPr>
          <w:trHeight w:val="290"/>
        </w:trPr>
        <w:tc>
          <w:tcPr>
            <w:tcW w:w="331" w:type="dxa"/>
            <w:gridSpan w:val="2"/>
            <w:tcBorders>
              <w:top w:val="nil"/>
              <w:left w:val="nil"/>
              <w:bottom w:val="nil"/>
              <w:right w:val="nil"/>
            </w:tcBorders>
            <w:vAlign w:val="center"/>
          </w:tcPr>
          <w:p w14:paraId="11A3E5DA"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7B590F2"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IAAN Follow up action</w:t>
            </w:r>
          </w:p>
        </w:tc>
        <w:tc>
          <w:tcPr>
            <w:tcW w:w="1260" w:type="dxa"/>
            <w:tcBorders>
              <w:top w:val="single" w:sz="6" w:space="0" w:color="969696"/>
              <w:left w:val="single" w:sz="6" w:space="0" w:color="auto"/>
              <w:bottom w:val="single" w:sz="6" w:space="0" w:color="969696"/>
              <w:right w:val="single" w:sz="6" w:space="0" w:color="auto"/>
            </w:tcBorders>
            <w:vAlign w:val="center"/>
          </w:tcPr>
          <w:p w14:paraId="6B8668F5"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E755F1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7CCBD8F"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Sig/Hi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490DB23"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Sig/Hi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4338C6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Sig/Hi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89F3313"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7E7734F1" w14:textId="77777777" w:rsidR="00F2379F" w:rsidRPr="00ED1D8A" w:rsidRDefault="00F2379F" w:rsidP="00A04960">
            <w:pPr>
              <w:autoSpaceDE w:val="0"/>
              <w:autoSpaceDN w:val="0"/>
              <w:adjustRightInd w:val="0"/>
              <w:jc w:val="center"/>
              <w:rPr>
                <w:rFonts w:cs="Arial"/>
                <w:color w:val="000000"/>
              </w:rPr>
            </w:pPr>
          </w:p>
        </w:tc>
      </w:tr>
      <w:tr w:rsidR="00F2379F" w:rsidRPr="00526DF0" w14:paraId="16D2AA89" w14:textId="77777777" w:rsidTr="00A04960">
        <w:trPr>
          <w:trHeight w:val="290"/>
        </w:trPr>
        <w:tc>
          <w:tcPr>
            <w:tcW w:w="331" w:type="dxa"/>
            <w:gridSpan w:val="2"/>
            <w:tcBorders>
              <w:top w:val="nil"/>
              <w:left w:val="nil"/>
              <w:bottom w:val="nil"/>
              <w:right w:val="nil"/>
            </w:tcBorders>
            <w:vAlign w:val="center"/>
          </w:tcPr>
          <w:p w14:paraId="6039B03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0297F14"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 xml:space="preserve">SCE activities </w:t>
            </w:r>
          </w:p>
        </w:tc>
        <w:tc>
          <w:tcPr>
            <w:tcW w:w="1260" w:type="dxa"/>
            <w:tcBorders>
              <w:top w:val="single" w:sz="6" w:space="0" w:color="969696"/>
              <w:left w:val="single" w:sz="6" w:space="0" w:color="auto"/>
              <w:bottom w:val="single" w:sz="6" w:space="0" w:color="969696"/>
              <w:right w:val="single" w:sz="6" w:space="0" w:color="auto"/>
            </w:tcBorders>
            <w:vAlign w:val="center"/>
          </w:tcPr>
          <w:p w14:paraId="72FCE0FA"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4FD84B"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29B0A8"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Major impairment – Hi/Sig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6AD6BA"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Major impairment – Hi/Sig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3BC722B"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Major impairment – Hi/Sig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F7491DE"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0CDEF8" w14:textId="77777777" w:rsidR="00F2379F" w:rsidRPr="00ED1D8A" w:rsidRDefault="00F2379F" w:rsidP="00A04960">
            <w:pPr>
              <w:autoSpaceDE w:val="0"/>
              <w:autoSpaceDN w:val="0"/>
              <w:adjustRightInd w:val="0"/>
              <w:jc w:val="center"/>
              <w:rPr>
                <w:rFonts w:cs="Arial"/>
                <w:color w:val="000000"/>
              </w:rPr>
            </w:pPr>
          </w:p>
        </w:tc>
      </w:tr>
      <w:tr w:rsidR="00F2379F" w:rsidRPr="00526DF0" w14:paraId="28DBA2EA" w14:textId="77777777" w:rsidTr="00A04960">
        <w:trPr>
          <w:trHeight w:val="290"/>
        </w:trPr>
        <w:tc>
          <w:tcPr>
            <w:tcW w:w="331" w:type="dxa"/>
            <w:gridSpan w:val="2"/>
            <w:tcBorders>
              <w:top w:val="nil"/>
              <w:left w:val="nil"/>
              <w:bottom w:val="nil"/>
              <w:right w:val="nil"/>
            </w:tcBorders>
            <w:vAlign w:val="center"/>
          </w:tcPr>
          <w:p w14:paraId="2AE50677"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35BBA7" w14:textId="77777777" w:rsidR="00F2379F" w:rsidRPr="00ED1D8A" w:rsidRDefault="00F2379F" w:rsidP="00A04960">
            <w:pPr>
              <w:autoSpaceDE w:val="0"/>
              <w:autoSpaceDN w:val="0"/>
              <w:adjustRightInd w:val="0"/>
              <w:spacing w:before="120" w:after="120"/>
              <w:jc w:val="left"/>
              <w:rPr>
                <w:rFonts w:cs="Arial"/>
                <w:color w:val="1F497D" w:themeColor="text2"/>
              </w:rPr>
            </w:pPr>
            <w:r>
              <w:rPr>
                <w:rFonts w:cs="Arial"/>
                <w:color w:val="1F497D" w:themeColor="text2"/>
              </w:rPr>
              <w:t>Major Contract expirations and milestone dates for re-tenders</w:t>
            </w:r>
          </w:p>
        </w:tc>
        <w:tc>
          <w:tcPr>
            <w:tcW w:w="1260" w:type="dxa"/>
            <w:tcBorders>
              <w:top w:val="single" w:sz="6" w:space="0" w:color="969696"/>
              <w:left w:val="single" w:sz="6" w:space="0" w:color="auto"/>
              <w:bottom w:val="single" w:sz="6" w:space="0" w:color="969696"/>
              <w:right w:val="single" w:sz="6" w:space="0" w:color="auto"/>
            </w:tcBorders>
            <w:vAlign w:val="center"/>
          </w:tcPr>
          <w:p w14:paraId="3B6CC6E4"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716EEC5"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5D2E285"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&gt;5MM</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48D1D3"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&gt;5MM</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2A64665" w14:textId="77777777" w:rsidR="00F2379F" w:rsidRPr="00ED1D8A"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&gt;5MM</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4FE77A1D" w14:textId="77777777" w:rsidR="00F2379F" w:rsidRPr="00ED1D8A"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&gt;20MM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449A2D"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C3396EB" w14:textId="77777777" w:rsidTr="00A04960">
        <w:trPr>
          <w:trHeight w:val="581"/>
        </w:trPr>
        <w:tc>
          <w:tcPr>
            <w:tcW w:w="331" w:type="dxa"/>
            <w:gridSpan w:val="2"/>
            <w:tcBorders>
              <w:top w:val="nil"/>
              <w:left w:val="nil"/>
              <w:bottom w:val="nil"/>
              <w:right w:val="nil"/>
            </w:tcBorders>
            <w:vAlign w:val="center"/>
          </w:tcPr>
          <w:p w14:paraId="0D05BA8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D0DC5A" w14:textId="77777777" w:rsidR="00F2379F" w:rsidRPr="00ED1D8A" w:rsidRDefault="00F2379F" w:rsidP="00A04960">
            <w:pPr>
              <w:autoSpaceDE w:val="0"/>
              <w:autoSpaceDN w:val="0"/>
              <w:adjustRightInd w:val="0"/>
              <w:jc w:val="left"/>
              <w:rPr>
                <w:rFonts w:cs="Arial"/>
              </w:rPr>
            </w:pPr>
            <w:r>
              <w:rPr>
                <w:rFonts w:cs="Arial"/>
              </w:rPr>
              <w:t>Hiring and Training Processes</w:t>
            </w:r>
          </w:p>
        </w:tc>
        <w:tc>
          <w:tcPr>
            <w:tcW w:w="1260" w:type="dxa"/>
            <w:tcBorders>
              <w:top w:val="single" w:sz="6" w:space="0" w:color="969696"/>
              <w:left w:val="single" w:sz="6" w:space="0" w:color="auto"/>
              <w:bottom w:val="single" w:sz="6" w:space="0" w:color="969696"/>
              <w:right w:val="single" w:sz="6" w:space="0" w:color="auto"/>
            </w:tcBorders>
            <w:vAlign w:val="center"/>
          </w:tcPr>
          <w:p w14:paraId="7AA23B57"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CB5FDB"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1293A16"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5A63C8E"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56DCFE7"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70CDB339"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Critical Skills</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E617789"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CA7C558" w14:textId="77777777" w:rsidTr="00A04960">
        <w:trPr>
          <w:trHeight w:val="290"/>
        </w:trPr>
        <w:tc>
          <w:tcPr>
            <w:tcW w:w="331" w:type="dxa"/>
            <w:gridSpan w:val="2"/>
            <w:tcBorders>
              <w:top w:val="nil"/>
              <w:left w:val="nil"/>
              <w:bottom w:val="nil"/>
              <w:right w:val="nil"/>
            </w:tcBorders>
            <w:vAlign w:val="center"/>
          </w:tcPr>
          <w:p w14:paraId="0231682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C763FAB" w14:textId="77777777" w:rsidR="00F2379F" w:rsidRPr="00ED1D8A" w:rsidRDefault="00F2379F" w:rsidP="00A04960">
            <w:pPr>
              <w:autoSpaceDE w:val="0"/>
              <w:autoSpaceDN w:val="0"/>
              <w:adjustRightInd w:val="0"/>
              <w:spacing w:before="120" w:after="120"/>
              <w:jc w:val="left"/>
              <w:rPr>
                <w:rFonts w:cs="Arial"/>
              </w:rPr>
            </w:pPr>
            <w:r>
              <w:rPr>
                <w:rFonts w:cs="Arial"/>
              </w:rPr>
              <w:t>Manpower Planning Process (RPTK, etc.)</w:t>
            </w:r>
          </w:p>
        </w:tc>
        <w:tc>
          <w:tcPr>
            <w:tcW w:w="1260" w:type="dxa"/>
            <w:tcBorders>
              <w:top w:val="single" w:sz="6" w:space="0" w:color="969696"/>
              <w:left w:val="single" w:sz="6" w:space="0" w:color="auto"/>
              <w:bottom w:val="single" w:sz="6" w:space="0" w:color="969696"/>
              <w:right w:val="single" w:sz="6" w:space="0" w:color="auto"/>
            </w:tcBorders>
            <w:vAlign w:val="center"/>
          </w:tcPr>
          <w:p w14:paraId="1F755B3E"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743A1503"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3451CD5"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700440"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D5FE23F"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27739F1"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2F6AF17" w14:textId="77777777" w:rsidR="00F2379F" w:rsidRPr="00ED1D8A" w:rsidRDefault="00F2379F" w:rsidP="00A04960">
            <w:pPr>
              <w:autoSpaceDE w:val="0"/>
              <w:autoSpaceDN w:val="0"/>
              <w:adjustRightInd w:val="0"/>
              <w:jc w:val="center"/>
              <w:rPr>
                <w:rFonts w:cs="Arial"/>
                <w:color w:val="000000"/>
              </w:rPr>
            </w:pPr>
          </w:p>
        </w:tc>
      </w:tr>
      <w:tr w:rsidR="00F2379F" w:rsidRPr="00526DF0" w14:paraId="1B2FEB72" w14:textId="77777777" w:rsidTr="00A04960">
        <w:trPr>
          <w:trHeight w:val="290"/>
        </w:trPr>
        <w:tc>
          <w:tcPr>
            <w:tcW w:w="331" w:type="dxa"/>
            <w:gridSpan w:val="2"/>
            <w:tcBorders>
              <w:top w:val="nil"/>
              <w:left w:val="nil"/>
              <w:right w:val="nil"/>
            </w:tcBorders>
            <w:vAlign w:val="center"/>
          </w:tcPr>
          <w:p w14:paraId="7B4A9F7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4" w:space="0" w:color="auto"/>
              <w:right w:val="single" w:sz="6" w:space="0" w:color="auto"/>
            </w:tcBorders>
            <w:vAlign w:val="center"/>
          </w:tcPr>
          <w:p w14:paraId="78D400ED"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Marine Surveys</w:t>
            </w:r>
          </w:p>
        </w:tc>
        <w:tc>
          <w:tcPr>
            <w:tcW w:w="1260" w:type="dxa"/>
            <w:tcBorders>
              <w:top w:val="single" w:sz="6" w:space="0" w:color="969696"/>
              <w:left w:val="single" w:sz="6" w:space="0" w:color="auto"/>
              <w:bottom w:val="single" w:sz="4" w:space="0" w:color="auto"/>
              <w:right w:val="single" w:sz="6" w:space="0" w:color="auto"/>
            </w:tcBorders>
            <w:vAlign w:val="center"/>
          </w:tcPr>
          <w:p w14:paraId="78347191"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EF5B00E"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026FBD9D"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13C9F02D"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4" w:space="0" w:color="auto"/>
              <w:right w:val="single" w:sz="6" w:space="0" w:color="auto"/>
            </w:tcBorders>
            <w:shd w:val="solid" w:color="008000" w:fill="auto"/>
            <w:vAlign w:val="center"/>
          </w:tcPr>
          <w:p w14:paraId="450FB468" w14:textId="77777777" w:rsidR="00F2379F" w:rsidRPr="00ED1D8A" w:rsidRDefault="00F2379F" w:rsidP="00A04960">
            <w:pPr>
              <w:autoSpaceDE w:val="0"/>
              <w:autoSpaceDN w:val="0"/>
              <w:adjustRightInd w:val="0"/>
              <w:jc w:val="center"/>
              <w:rPr>
                <w:rFonts w:cs="Arial"/>
                <w:color w:val="000000"/>
                <w:sz w:val="22"/>
                <w:szCs w:val="22"/>
              </w:rPr>
            </w:pPr>
            <w:r>
              <w:rPr>
                <w:rFonts w:cs="Arial"/>
                <w:color w:val="000000"/>
                <w:sz w:val="22"/>
                <w:szCs w:val="22"/>
              </w:rPr>
              <w:t>&gt;5 MM</w:t>
            </w:r>
          </w:p>
        </w:tc>
        <w:tc>
          <w:tcPr>
            <w:tcW w:w="1350" w:type="dxa"/>
            <w:gridSpan w:val="2"/>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688E442"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4CA96FB9" w14:textId="77777777" w:rsidR="00F2379F" w:rsidRPr="00ED1D8A" w:rsidRDefault="00F2379F" w:rsidP="00A04960">
            <w:pPr>
              <w:autoSpaceDE w:val="0"/>
              <w:autoSpaceDN w:val="0"/>
              <w:adjustRightInd w:val="0"/>
              <w:jc w:val="center"/>
              <w:rPr>
                <w:rFonts w:cs="Arial"/>
                <w:color w:val="000000"/>
              </w:rPr>
            </w:pPr>
          </w:p>
        </w:tc>
      </w:tr>
      <w:tr w:rsidR="00F2379F" w:rsidRPr="00526DF0" w14:paraId="4FF5A764" w14:textId="77777777" w:rsidTr="00A04960">
        <w:trPr>
          <w:trHeight w:val="290"/>
        </w:trPr>
        <w:tc>
          <w:tcPr>
            <w:tcW w:w="5130" w:type="dxa"/>
            <w:gridSpan w:val="3"/>
            <w:tcBorders>
              <w:top w:val="nil"/>
              <w:left w:val="nil"/>
              <w:right w:val="nil"/>
            </w:tcBorders>
            <w:vAlign w:val="center"/>
          </w:tcPr>
          <w:p w14:paraId="186822B9" w14:textId="77777777" w:rsidR="00F2379F" w:rsidRPr="00ED1D8A" w:rsidRDefault="00F2379F" w:rsidP="00A04960">
            <w:pPr>
              <w:autoSpaceDE w:val="0"/>
              <w:autoSpaceDN w:val="0"/>
              <w:adjustRightInd w:val="0"/>
              <w:jc w:val="left"/>
              <w:rPr>
                <w:rFonts w:cs="Arial"/>
                <w:b/>
                <w:bCs/>
                <w:color w:val="000000"/>
              </w:rPr>
            </w:pPr>
          </w:p>
          <w:p w14:paraId="6E08D06C" w14:textId="77777777" w:rsidR="00F2379F" w:rsidRPr="00ED1D8A" w:rsidRDefault="00F2379F" w:rsidP="00A04960">
            <w:pPr>
              <w:autoSpaceDE w:val="0"/>
              <w:autoSpaceDN w:val="0"/>
              <w:adjustRightInd w:val="0"/>
              <w:spacing w:after="120"/>
              <w:ind w:left="162"/>
              <w:jc w:val="left"/>
              <w:rPr>
                <w:rFonts w:cs="Arial"/>
                <w:b/>
                <w:bCs/>
                <w:color w:val="000000"/>
              </w:rPr>
            </w:pPr>
          </w:p>
          <w:p w14:paraId="6330A86F" w14:textId="77777777" w:rsidR="00F2379F" w:rsidRPr="00ED1D8A" w:rsidRDefault="00F2379F" w:rsidP="00A04960">
            <w:pPr>
              <w:autoSpaceDE w:val="0"/>
              <w:autoSpaceDN w:val="0"/>
              <w:adjustRightInd w:val="0"/>
              <w:spacing w:after="120"/>
              <w:ind w:left="162"/>
              <w:jc w:val="left"/>
              <w:rPr>
                <w:rFonts w:cs="Arial"/>
                <w:b/>
                <w:bCs/>
                <w:color w:val="000000"/>
              </w:rPr>
            </w:pPr>
            <w:r>
              <w:rPr>
                <w:rFonts w:cs="Arial"/>
                <w:b/>
                <w:bCs/>
                <w:color w:val="000000"/>
              </w:rPr>
              <w:t>Facilities Maintenance</w:t>
            </w:r>
          </w:p>
        </w:tc>
        <w:tc>
          <w:tcPr>
            <w:tcW w:w="1260" w:type="dxa"/>
            <w:tcBorders>
              <w:top w:val="nil"/>
              <w:left w:val="nil"/>
              <w:right w:val="nil"/>
            </w:tcBorders>
            <w:vAlign w:val="center"/>
          </w:tcPr>
          <w:p w14:paraId="5CBA8510"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7A8F8F6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707C4A8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B4462E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3994135C"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00B7949B"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1DCCAC2B"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5B1526CB" w14:textId="77777777" w:rsidTr="00A04960">
        <w:trPr>
          <w:trHeight w:val="290"/>
        </w:trPr>
        <w:tc>
          <w:tcPr>
            <w:tcW w:w="331" w:type="dxa"/>
            <w:gridSpan w:val="2"/>
            <w:tcBorders>
              <w:left w:val="nil"/>
              <w:bottom w:val="nil"/>
              <w:right w:val="nil"/>
            </w:tcBorders>
            <w:vAlign w:val="center"/>
          </w:tcPr>
          <w:p w14:paraId="1E238E65"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4" w:space="0" w:color="auto"/>
              <w:left w:val="single" w:sz="6" w:space="0" w:color="auto"/>
              <w:bottom w:val="single" w:sz="6" w:space="0" w:color="969696"/>
              <w:right w:val="single" w:sz="6" w:space="0" w:color="auto"/>
            </w:tcBorders>
            <w:vAlign w:val="center"/>
          </w:tcPr>
          <w:p w14:paraId="551A796E" w14:textId="77777777" w:rsidR="00F2379F" w:rsidRPr="00ED1D8A"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engine overhaul and change-outs</w:t>
            </w:r>
          </w:p>
        </w:tc>
        <w:tc>
          <w:tcPr>
            <w:tcW w:w="1260" w:type="dxa"/>
            <w:tcBorders>
              <w:top w:val="single" w:sz="4" w:space="0" w:color="auto"/>
              <w:left w:val="single" w:sz="6" w:space="0" w:color="auto"/>
              <w:bottom w:val="single" w:sz="6" w:space="0" w:color="969696"/>
              <w:right w:val="single" w:sz="6" w:space="0" w:color="auto"/>
            </w:tcBorders>
            <w:vAlign w:val="center"/>
          </w:tcPr>
          <w:p w14:paraId="73B14866" w14:textId="77777777" w:rsidR="00F2379F" w:rsidRPr="00ED1D8A"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73337048"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1767647B"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748692EE"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4" w:space="0" w:color="auto"/>
              <w:left w:val="single" w:sz="6" w:space="0" w:color="auto"/>
              <w:bottom w:val="single" w:sz="6" w:space="0" w:color="969696"/>
              <w:right w:val="single" w:sz="6" w:space="0" w:color="auto"/>
            </w:tcBorders>
            <w:shd w:val="solid" w:color="99CCFF" w:fill="auto"/>
            <w:vAlign w:val="center"/>
          </w:tcPr>
          <w:p w14:paraId="69BFA2E7"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4" w:space="0" w:color="auto"/>
              <w:left w:val="single" w:sz="6" w:space="0" w:color="auto"/>
              <w:bottom w:val="single" w:sz="6" w:space="0" w:color="969696"/>
              <w:right w:val="single" w:sz="6" w:space="0" w:color="auto"/>
            </w:tcBorders>
            <w:shd w:val="solid" w:color="008000" w:fill="auto"/>
            <w:vAlign w:val="center"/>
          </w:tcPr>
          <w:p w14:paraId="77D96E3A"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&gt;$ 5MM</w:t>
            </w:r>
          </w:p>
        </w:tc>
        <w:tc>
          <w:tcPr>
            <w:tcW w:w="117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6B66A001"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1C87AB13" w14:textId="77777777" w:rsidTr="00A04960">
        <w:trPr>
          <w:trHeight w:val="290"/>
        </w:trPr>
        <w:tc>
          <w:tcPr>
            <w:tcW w:w="331" w:type="dxa"/>
            <w:gridSpan w:val="2"/>
            <w:tcBorders>
              <w:top w:val="nil"/>
              <w:left w:val="nil"/>
              <w:bottom w:val="nil"/>
              <w:right w:val="nil"/>
            </w:tcBorders>
            <w:vAlign w:val="center"/>
          </w:tcPr>
          <w:p w14:paraId="557E314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5347FF3" w14:textId="77777777" w:rsidR="00F2379F" w:rsidRPr="00ED1D8A"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equipment change-outs/repair</w:t>
            </w:r>
          </w:p>
        </w:tc>
        <w:tc>
          <w:tcPr>
            <w:tcW w:w="1260" w:type="dxa"/>
            <w:tcBorders>
              <w:top w:val="single" w:sz="6" w:space="0" w:color="969696"/>
              <w:left w:val="single" w:sz="6" w:space="0" w:color="auto"/>
              <w:bottom w:val="single" w:sz="6" w:space="0" w:color="969696"/>
              <w:right w:val="single" w:sz="6" w:space="0" w:color="auto"/>
            </w:tcBorders>
            <w:vAlign w:val="center"/>
          </w:tcPr>
          <w:p w14:paraId="2A1D785A" w14:textId="77777777" w:rsidR="00F2379F" w:rsidRPr="00ED1D8A"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479EDDD3"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4B0CC4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99BDD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E140F10"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2929056"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BB7FD92"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35EF2473" w14:textId="77777777" w:rsidTr="00A04960">
        <w:trPr>
          <w:trHeight w:val="290"/>
        </w:trPr>
        <w:tc>
          <w:tcPr>
            <w:tcW w:w="331" w:type="dxa"/>
            <w:gridSpan w:val="2"/>
            <w:tcBorders>
              <w:top w:val="nil"/>
              <w:left w:val="nil"/>
              <w:bottom w:val="nil"/>
              <w:right w:val="nil"/>
            </w:tcBorders>
            <w:vAlign w:val="center"/>
          </w:tcPr>
          <w:p w14:paraId="1BBAB3F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980B09" w14:textId="77777777" w:rsidR="00F2379F" w:rsidRPr="00ED1D8A" w:rsidRDefault="00F2379F" w:rsidP="00A04960">
            <w:pPr>
              <w:autoSpaceDE w:val="0"/>
              <w:autoSpaceDN w:val="0"/>
              <w:adjustRightInd w:val="0"/>
              <w:spacing w:before="60" w:after="60"/>
              <w:jc w:val="left"/>
              <w:rPr>
                <w:rFonts w:cs="Arial"/>
                <w:color w:val="1F497D" w:themeColor="text2"/>
              </w:rPr>
            </w:pPr>
            <w:r>
              <w:rPr>
                <w:rFonts w:cs="Arial"/>
                <w:color w:val="1F497D" w:themeColor="text2"/>
              </w:rPr>
              <w:t>Non Routine and Intelligent Pigging</w:t>
            </w:r>
          </w:p>
        </w:tc>
        <w:tc>
          <w:tcPr>
            <w:tcW w:w="1260" w:type="dxa"/>
            <w:tcBorders>
              <w:top w:val="single" w:sz="6" w:space="0" w:color="969696"/>
              <w:left w:val="single" w:sz="6" w:space="0" w:color="auto"/>
              <w:bottom w:val="single" w:sz="6" w:space="0" w:color="969696"/>
              <w:right w:val="single" w:sz="6" w:space="0" w:color="auto"/>
            </w:tcBorders>
            <w:vAlign w:val="center"/>
          </w:tcPr>
          <w:p w14:paraId="37EC4A76" w14:textId="77777777" w:rsidR="00F2379F" w:rsidRPr="00ED1D8A"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F163CF"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D8EFF54"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E5E83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C09A639"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3AAD4E"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B173F96"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21779CC3" w14:textId="77777777" w:rsidTr="00A04960">
        <w:trPr>
          <w:trHeight w:val="290"/>
        </w:trPr>
        <w:tc>
          <w:tcPr>
            <w:tcW w:w="331" w:type="dxa"/>
            <w:gridSpan w:val="2"/>
            <w:tcBorders>
              <w:top w:val="nil"/>
              <w:left w:val="nil"/>
              <w:bottom w:val="nil"/>
              <w:right w:val="nil"/>
            </w:tcBorders>
            <w:vAlign w:val="center"/>
          </w:tcPr>
          <w:p w14:paraId="32562A2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E9B832B" w14:textId="77777777" w:rsidR="00F2379F" w:rsidRPr="00ED1D8A"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Asset Integrity Activities</w:t>
            </w:r>
          </w:p>
        </w:tc>
        <w:tc>
          <w:tcPr>
            <w:tcW w:w="1260" w:type="dxa"/>
            <w:tcBorders>
              <w:top w:val="single" w:sz="6" w:space="0" w:color="969696"/>
              <w:left w:val="single" w:sz="6" w:space="0" w:color="auto"/>
              <w:bottom w:val="single" w:sz="6" w:space="0" w:color="969696"/>
              <w:right w:val="single" w:sz="6" w:space="0" w:color="auto"/>
            </w:tcBorders>
            <w:vAlign w:val="center"/>
          </w:tcPr>
          <w:p w14:paraId="1F03C52A" w14:textId="77777777" w:rsidR="00F2379F" w:rsidRPr="00ED1D8A"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EAFAD1A"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490BE45"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E058C6"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BA797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8D3E79D"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46929D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7F66B4AF" w14:textId="77777777" w:rsidTr="00A04960">
        <w:trPr>
          <w:trHeight w:val="290"/>
        </w:trPr>
        <w:tc>
          <w:tcPr>
            <w:tcW w:w="331" w:type="dxa"/>
            <w:gridSpan w:val="2"/>
            <w:tcBorders>
              <w:top w:val="nil"/>
              <w:left w:val="nil"/>
              <w:bottom w:val="nil"/>
              <w:right w:val="nil"/>
            </w:tcBorders>
            <w:vAlign w:val="center"/>
          </w:tcPr>
          <w:p w14:paraId="04C5B56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CC7AEC" w14:textId="77777777" w:rsidR="00F2379F" w:rsidRPr="00ED1D8A"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Maintenance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2946F0C" w14:textId="77777777" w:rsidR="00F2379F" w:rsidRPr="00ED1D8A"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3750BD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C54AAF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30DBB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868F415"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68C138"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6C930E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0AD99D35" w14:textId="77777777" w:rsidTr="00A04960">
        <w:trPr>
          <w:trHeight w:val="290"/>
        </w:trPr>
        <w:tc>
          <w:tcPr>
            <w:tcW w:w="331" w:type="dxa"/>
            <w:gridSpan w:val="2"/>
            <w:tcBorders>
              <w:top w:val="nil"/>
              <w:left w:val="nil"/>
              <w:bottom w:val="nil"/>
              <w:right w:val="nil"/>
            </w:tcBorders>
            <w:vAlign w:val="center"/>
          </w:tcPr>
          <w:p w14:paraId="222E8D7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EF5093B" w14:textId="77777777" w:rsidR="00F2379F" w:rsidRPr="00ED1D8A" w:rsidRDefault="00F2379F" w:rsidP="00A04960">
            <w:pPr>
              <w:autoSpaceDE w:val="0"/>
              <w:autoSpaceDN w:val="0"/>
              <w:adjustRightInd w:val="0"/>
              <w:spacing w:before="60" w:after="60"/>
              <w:jc w:val="left"/>
              <w:rPr>
                <w:rFonts w:cs="Arial"/>
                <w:color w:val="1F497D" w:themeColor="text2"/>
              </w:rPr>
            </w:pPr>
            <w:r>
              <w:rPr>
                <w:rFonts w:cs="Arial"/>
                <w:color w:val="1F497D" w:themeColor="text2"/>
              </w:rPr>
              <w:t>Metering Certifications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9700CD3" w14:textId="77777777" w:rsidR="00F2379F" w:rsidRPr="00ED1D8A"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8E62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9318EC"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2300800"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7AFC1FD"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B1E684"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FE54D77" w14:textId="77777777" w:rsidR="00F2379F" w:rsidRPr="00ED1D8A" w:rsidRDefault="00F2379F" w:rsidP="00A04960">
            <w:pPr>
              <w:autoSpaceDE w:val="0"/>
              <w:autoSpaceDN w:val="0"/>
              <w:adjustRightInd w:val="0"/>
              <w:spacing w:before="60" w:after="60"/>
              <w:jc w:val="center"/>
              <w:rPr>
                <w:rFonts w:cs="Arial"/>
                <w:color w:val="000000"/>
              </w:rPr>
            </w:pPr>
          </w:p>
        </w:tc>
      </w:tr>
      <w:tr w:rsidR="00F2379F" w:rsidRPr="00526DF0" w14:paraId="5F0CE654" w14:textId="77777777" w:rsidTr="00A04960">
        <w:trPr>
          <w:trHeight w:val="290"/>
        </w:trPr>
        <w:tc>
          <w:tcPr>
            <w:tcW w:w="331" w:type="dxa"/>
            <w:gridSpan w:val="2"/>
            <w:tcBorders>
              <w:top w:val="nil"/>
              <w:left w:val="nil"/>
              <w:bottom w:val="nil"/>
              <w:right w:val="nil"/>
            </w:tcBorders>
            <w:vAlign w:val="center"/>
          </w:tcPr>
          <w:p w14:paraId="5970BEF6"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55AD2DC" w14:textId="77777777" w:rsidR="00F2379F" w:rsidRPr="00ED1D8A" w:rsidRDefault="00F2379F" w:rsidP="00A04960">
            <w:pPr>
              <w:autoSpaceDE w:val="0"/>
              <w:autoSpaceDN w:val="0"/>
              <w:adjustRightInd w:val="0"/>
              <w:spacing w:before="60" w:after="60"/>
              <w:jc w:val="left"/>
              <w:rPr>
                <w:rFonts w:cs="Arial"/>
                <w:color w:val="1F497D" w:themeColor="text2"/>
              </w:rPr>
            </w:pPr>
            <w:r>
              <w:rPr>
                <w:rFonts w:cs="Arial"/>
                <w:color w:val="1F497D" w:themeColor="text2"/>
              </w:rPr>
              <w:t>Equipment Certifications (License to operate)</w:t>
            </w:r>
          </w:p>
        </w:tc>
        <w:tc>
          <w:tcPr>
            <w:tcW w:w="1260" w:type="dxa"/>
            <w:tcBorders>
              <w:top w:val="single" w:sz="6" w:space="0" w:color="969696"/>
              <w:left w:val="single" w:sz="6" w:space="0" w:color="auto"/>
              <w:bottom w:val="single" w:sz="6" w:space="0" w:color="auto"/>
              <w:right w:val="single" w:sz="6" w:space="0" w:color="auto"/>
            </w:tcBorders>
            <w:vAlign w:val="center"/>
          </w:tcPr>
          <w:p w14:paraId="1858268E" w14:textId="77777777" w:rsidR="00F2379F" w:rsidRPr="00ED1D8A"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8CBC6E4"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C99E03D"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3C3B9C"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FC7930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36607F0F"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2EF74488" w14:textId="77777777" w:rsidR="00F2379F" w:rsidRPr="00ED1D8A" w:rsidRDefault="00F2379F" w:rsidP="00A04960">
            <w:pPr>
              <w:autoSpaceDE w:val="0"/>
              <w:autoSpaceDN w:val="0"/>
              <w:adjustRightInd w:val="0"/>
              <w:spacing w:before="60" w:after="60"/>
              <w:jc w:val="center"/>
              <w:rPr>
                <w:rFonts w:cs="Arial"/>
                <w:color w:val="000000"/>
              </w:rPr>
            </w:pPr>
          </w:p>
        </w:tc>
      </w:tr>
      <w:tr w:rsidR="00F2379F" w:rsidRPr="00526DF0" w14:paraId="78AB78F8" w14:textId="77777777" w:rsidTr="00A04960">
        <w:trPr>
          <w:trHeight w:val="290"/>
        </w:trPr>
        <w:tc>
          <w:tcPr>
            <w:tcW w:w="5130" w:type="dxa"/>
            <w:gridSpan w:val="3"/>
            <w:tcBorders>
              <w:top w:val="nil"/>
              <w:left w:val="nil"/>
              <w:bottom w:val="nil"/>
              <w:right w:val="nil"/>
            </w:tcBorders>
            <w:vAlign w:val="center"/>
          </w:tcPr>
          <w:p w14:paraId="0CED04F4" w14:textId="77777777" w:rsidR="00F2379F" w:rsidRPr="00ED1D8A" w:rsidRDefault="00F2379F" w:rsidP="00A04960">
            <w:pPr>
              <w:autoSpaceDE w:val="0"/>
              <w:autoSpaceDN w:val="0"/>
              <w:adjustRightInd w:val="0"/>
              <w:jc w:val="left"/>
              <w:rPr>
                <w:rFonts w:cs="Arial"/>
                <w:b/>
                <w:bCs/>
                <w:color w:val="000000"/>
              </w:rPr>
            </w:pPr>
          </w:p>
          <w:p w14:paraId="7BE3AF59" w14:textId="3605C5A9" w:rsidR="00F2379F" w:rsidRPr="00ED1D8A" w:rsidRDefault="00281A55" w:rsidP="00A04960">
            <w:pPr>
              <w:autoSpaceDE w:val="0"/>
              <w:autoSpaceDN w:val="0"/>
              <w:adjustRightInd w:val="0"/>
              <w:spacing w:before="120" w:after="120"/>
              <w:ind w:left="162"/>
              <w:jc w:val="left"/>
              <w:rPr>
                <w:rFonts w:cs="Arial"/>
                <w:b/>
                <w:bCs/>
                <w:color w:val="000000"/>
              </w:rPr>
            </w:pPr>
            <w:r>
              <w:rPr>
                <w:rFonts w:cs="Arial"/>
                <w:b/>
                <w:bCs/>
                <w:color w:val="000000"/>
              </w:rPr>
              <w:t>Project Delivery Corridor</w:t>
            </w:r>
          </w:p>
        </w:tc>
        <w:tc>
          <w:tcPr>
            <w:tcW w:w="1260" w:type="dxa"/>
            <w:tcBorders>
              <w:top w:val="nil"/>
              <w:left w:val="nil"/>
              <w:bottom w:val="single" w:sz="6" w:space="0" w:color="auto"/>
              <w:right w:val="nil"/>
            </w:tcBorders>
            <w:vAlign w:val="center"/>
          </w:tcPr>
          <w:p w14:paraId="68CAD7B3"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48C1DD4C"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0537C55"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DD5ACE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79572CED"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2063687A"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20ABC4D9"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5738AC47" w14:textId="77777777" w:rsidTr="00A04960">
        <w:trPr>
          <w:trHeight w:val="290"/>
        </w:trPr>
        <w:tc>
          <w:tcPr>
            <w:tcW w:w="331" w:type="dxa"/>
            <w:gridSpan w:val="2"/>
            <w:tcBorders>
              <w:top w:val="nil"/>
              <w:left w:val="nil"/>
              <w:bottom w:val="nil"/>
              <w:right w:val="nil"/>
            </w:tcBorders>
            <w:vAlign w:val="center"/>
          </w:tcPr>
          <w:p w14:paraId="654CAE8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49CFD17F" w14:textId="77777777" w:rsidR="00F2379F" w:rsidRPr="00ED1D8A" w:rsidRDefault="00F2379F"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44A4E348"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B01B73"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19B98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CEF7D6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4AABDBD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E1EDDF7"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&gt;$50MM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41363269"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63A6A3F3" w14:textId="77777777" w:rsidTr="00A04960">
        <w:trPr>
          <w:trHeight w:val="494"/>
        </w:trPr>
        <w:tc>
          <w:tcPr>
            <w:tcW w:w="331" w:type="dxa"/>
            <w:gridSpan w:val="2"/>
            <w:tcBorders>
              <w:top w:val="nil"/>
              <w:left w:val="nil"/>
              <w:bottom w:val="nil"/>
              <w:right w:val="nil"/>
            </w:tcBorders>
            <w:vAlign w:val="center"/>
          </w:tcPr>
          <w:p w14:paraId="3435FA3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15CD8C7E" w14:textId="77777777" w:rsidR="00F2379F" w:rsidRPr="00ED1D8A" w:rsidRDefault="00F2379F"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Project Milestones (Engineering, Procurement, Construction, Installation)</w:t>
            </w:r>
          </w:p>
        </w:tc>
        <w:tc>
          <w:tcPr>
            <w:tcW w:w="1260" w:type="dxa"/>
            <w:tcBorders>
              <w:top w:val="single" w:sz="6" w:space="0" w:color="969696"/>
              <w:left w:val="single" w:sz="6" w:space="0" w:color="auto"/>
              <w:bottom w:val="single" w:sz="6" w:space="0" w:color="auto"/>
              <w:right w:val="single" w:sz="6" w:space="0" w:color="auto"/>
            </w:tcBorders>
            <w:vAlign w:val="center"/>
          </w:tcPr>
          <w:p w14:paraId="09937633"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792A2D6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21C04E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7F51F4E"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1BEEA2C"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542A76F8"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&gt;$75MM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C22F1E4"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1865C6F9" w14:textId="77777777" w:rsidTr="00A04960">
        <w:trPr>
          <w:trHeight w:val="290"/>
        </w:trPr>
        <w:tc>
          <w:tcPr>
            <w:tcW w:w="5130" w:type="dxa"/>
            <w:gridSpan w:val="3"/>
            <w:tcBorders>
              <w:top w:val="nil"/>
              <w:left w:val="nil"/>
              <w:bottom w:val="nil"/>
              <w:right w:val="nil"/>
            </w:tcBorders>
            <w:vAlign w:val="center"/>
          </w:tcPr>
          <w:p w14:paraId="0AEC7F51" w14:textId="77777777" w:rsidR="00F2379F" w:rsidRPr="00ED1D8A" w:rsidRDefault="00F2379F" w:rsidP="00A04960">
            <w:pPr>
              <w:autoSpaceDE w:val="0"/>
              <w:autoSpaceDN w:val="0"/>
              <w:adjustRightInd w:val="0"/>
              <w:jc w:val="left"/>
              <w:rPr>
                <w:rFonts w:cs="Arial"/>
                <w:b/>
                <w:bCs/>
                <w:color w:val="000000"/>
              </w:rPr>
            </w:pPr>
          </w:p>
        </w:tc>
        <w:tc>
          <w:tcPr>
            <w:tcW w:w="1260" w:type="dxa"/>
            <w:tcBorders>
              <w:top w:val="nil"/>
              <w:left w:val="nil"/>
              <w:right w:val="nil"/>
            </w:tcBorders>
            <w:vAlign w:val="center"/>
          </w:tcPr>
          <w:p w14:paraId="2DDCF854"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112F874F"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7669E8A"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6DD00DA"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47769A8A"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2C1376D4"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01C25C91"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BFA9435" w14:textId="77777777" w:rsidTr="00A04960">
        <w:trPr>
          <w:gridAfter w:val="2"/>
          <w:wAfter w:w="1620" w:type="dxa"/>
          <w:trHeight w:val="290"/>
        </w:trPr>
        <w:tc>
          <w:tcPr>
            <w:tcW w:w="270" w:type="dxa"/>
            <w:tcBorders>
              <w:top w:val="nil"/>
              <w:left w:val="nil"/>
              <w:right w:val="nil"/>
            </w:tcBorders>
          </w:tcPr>
          <w:p w14:paraId="138EFCF4" w14:textId="77777777" w:rsidR="00F2379F" w:rsidRPr="00ED1D8A" w:rsidRDefault="00F2379F" w:rsidP="00A04960">
            <w:pPr>
              <w:autoSpaceDE w:val="0"/>
              <w:autoSpaceDN w:val="0"/>
              <w:adjustRightInd w:val="0"/>
              <w:jc w:val="left"/>
              <w:rPr>
                <w:rFonts w:cs="Arial"/>
                <w:b/>
                <w:bCs/>
                <w:color w:val="000000"/>
              </w:rPr>
            </w:pPr>
          </w:p>
        </w:tc>
        <w:tc>
          <w:tcPr>
            <w:tcW w:w="4860" w:type="dxa"/>
            <w:gridSpan w:val="2"/>
            <w:tcBorders>
              <w:top w:val="nil"/>
              <w:left w:val="nil"/>
              <w:bottom w:val="single" w:sz="4" w:space="0" w:color="auto"/>
              <w:right w:val="nil"/>
            </w:tcBorders>
            <w:vAlign w:val="center"/>
          </w:tcPr>
          <w:p w14:paraId="6F8AD37C" w14:textId="04A3017F" w:rsidR="00F2379F" w:rsidRPr="00ED1D8A" w:rsidRDefault="00281A55" w:rsidP="00A04960">
            <w:pPr>
              <w:autoSpaceDE w:val="0"/>
              <w:autoSpaceDN w:val="0"/>
              <w:adjustRightInd w:val="0"/>
              <w:spacing w:before="120" w:after="120"/>
              <w:jc w:val="left"/>
              <w:rPr>
                <w:rFonts w:cs="Arial"/>
                <w:b/>
                <w:bCs/>
                <w:color w:val="000000"/>
              </w:rPr>
            </w:pPr>
            <w:r>
              <w:rPr>
                <w:rFonts w:cs="Arial"/>
                <w:b/>
                <w:bCs/>
                <w:color w:val="000000"/>
              </w:rPr>
              <w:t>Pre Development &amp; Development</w:t>
            </w:r>
          </w:p>
        </w:tc>
        <w:tc>
          <w:tcPr>
            <w:tcW w:w="1260" w:type="dxa"/>
            <w:tcBorders>
              <w:top w:val="nil"/>
              <w:left w:val="nil"/>
              <w:bottom w:val="single" w:sz="4" w:space="0" w:color="auto"/>
              <w:right w:val="nil"/>
            </w:tcBorders>
            <w:vAlign w:val="center"/>
          </w:tcPr>
          <w:p w14:paraId="3BE03AC0"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4" w:space="0" w:color="auto"/>
              <w:right w:val="nil"/>
            </w:tcBorders>
            <w:vAlign w:val="center"/>
          </w:tcPr>
          <w:p w14:paraId="243AB79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4" w:space="0" w:color="auto"/>
              <w:right w:val="nil"/>
            </w:tcBorders>
            <w:vAlign w:val="center"/>
          </w:tcPr>
          <w:p w14:paraId="7BA1B52E"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4" w:space="0" w:color="auto"/>
              <w:right w:val="nil"/>
            </w:tcBorders>
            <w:vAlign w:val="center"/>
          </w:tcPr>
          <w:p w14:paraId="05B08EB0"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tcBorders>
              <w:top w:val="nil"/>
              <w:left w:val="nil"/>
              <w:bottom w:val="single" w:sz="4" w:space="0" w:color="auto"/>
              <w:right w:val="nil"/>
            </w:tcBorders>
            <w:vAlign w:val="center"/>
          </w:tcPr>
          <w:p w14:paraId="615EBBD8"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gridSpan w:val="2"/>
            <w:tcBorders>
              <w:top w:val="nil"/>
              <w:left w:val="nil"/>
              <w:bottom w:val="single" w:sz="4" w:space="0" w:color="auto"/>
              <w:right w:val="nil"/>
            </w:tcBorders>
            <w:vAlign w:val="center"/>
          </w:tcPr>
          <w:p w14:paraId="0A59395E"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066E93B" w14:textId="77777777" w:rsidTr="00A04960">
        <w:trPr>
          <w:trHeight w:val="290"/>
        </w:trPr>
        <w:tc>
          <w:tcPr>
            <w:tcW w:w="270" w:type="dxa"/>
            <w:tcBorders>
              <w:right w:val="single" w:sz="4" w:space="0" w:color="auto"/>
            </w:tcBorders>
          </w:tcPr>
          <w:p w14:paraId="77146C8C" w14:textId="77777777" w:rsidR="00F2379F" w:rsidRPr="00ED1D8A" w:rsidRDefault="00F2379F" w:rsidP="00A04960">
            <w:pPr>
              <w:autoSpaceDE w:val="0"/>
              <w:autoSpaceDN w:val="0"/>
              <w:adjustRightInd w:val="0"/>
              <w:spacing w:before="60" w:after="60"/>
              <w:jc w:val="left"/>
              <w:rPr>
                <w:rFonts w:cs="Arial"/>
                <w:color w:val="17365D" w:themeColor="text2" w:themeShade="BF"/>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65953902" w14:textId="77777777" w:rsidR="00F2379F" w:rsidRPr="00ED1D8A" w:rsidRDefault="00F2379F"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Development Screening, Development concept milestones</w:t>
            </w:r>
          </w:p>
        </w:tc>
        <w:tc>
          <w:tcPr>
            <w:tcW w:w="1260" w:type="dxa"/>
            <w:tcBorders>
              <w:top w:val="single" w:sz="4" w:space="0" w:color="auto"/>
              <w:left w:val="single" w:sz="4" w:space="0" w:color="auto"/>
              <w:bottom w:val="single" w:sz="4" w:space="0" w:color="auto"/>
              <w:right w:val="single" w:sz="4" w:space="0" w:color="auto"/>
            </w:tcBorders>
            <w:vAlign w:val="center"/>
          </w:tcPr>
          <w:p w14:paraId="28B8EF33"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9BD3977"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B525E13"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31EFE28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AD351C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77F42FBA"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&gt;$10MM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6DD7F1D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09E191A5" w14:textId="77777777" w:rsidTr="00A04960">
        <w:trPr>
          <w:trHeight w:val="290"/>
        </w:trPr>
        <w:tc>
          <w:tcPr>
            <w:tcW w:w="270" w:type="dxa"/>
            <w:tcBorders>
              <w:right w:val="single" w:sz="4" w:space="0" w:color="auto"/>
            </w:tcBorders>
          </w:tcPr>
          <w:p w14:paraId="570E4197" w14:textId="77777777" w:rsidR="00F2379F" w:rsidRPr="00ED1D8A" w:rsidRDefault="00F2379F" w:rsidP="00A04960">
            <w:pPr>
              <w:autoSpaceDE w:val="0"/>
              <w:autoSpaceDN w:val="0"/>
              <w:adjustRightInd w:val="0"/>
              <w:spacing w:before="60" w:after="60"/>
              <w:jc w:val="left"/>
              <w:rPr>
                <w:rFonts w:cs="Arial"/>
                <w:color w:val="17365D" w:themeColor="text2" w:themeShade="BF"/>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58F730CB" w14:textId="1B31CDDF" w:rsidR="00F2379F" w:rsidRPr="00ED1D8A" w:rsidRDefault="00281A55"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Milestones</w:t>
            </w:r>
          </w:p>
        </w:tc>
        <w:tc>
          <w:tcPr>
            <w:tcW w:w="1260" w:type="dxa"/>
            <w:tcBorders>
              <w:top w:val="single" w:sz="4" w:space="0" w:color="auto"/>
              <w:left w:val="single" w:sz="4" w:space="0" w:color="auto"/>
              <w:bottom w:val="single" w:sz="4" w:space="0" w:color="auto"/>
              <w:right w:val="single" w:sz="4" w:space="0" w:color="auto"/>
            </w:tcBorders>
            <w:vAlign w:val="center"/>
          </w:tcPr>
          <w:p w14:paraId="1E17CE04"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247230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E16B60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585119A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3A512A74"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6D66C5F"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&gt;$75MM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7B08563E"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6DD9DE4B" w14:textId="77777777" w:rsidTr="00A04960">
        <w:trPr>
          <w:trHeight w:val="290"/>
        </w:trPr>
        <w:tc>
          <w:tcPr>
            <w:tcW w:w="270" w:type="dxa"/>
            <w:tcBorders>
              <w:left w:val="nil"/>
              <w:bottom w:val="nil"/>
            </w:tcBorders>
          </w:tcPr>
          <w:p w14:paraId="2D9D2A01" w14:textId="77777777" w:rsidR="00F2379F" w:rsidRPr="00ED1D8A" w:rsidRDefault="00F2379F" w:rsidP="00A04960">
            <w:pPr>
              <w:autoSpaceDE w:val="0"/>
              <w:autoSpaceDN w:val="0"/>
              <w:adjustRightInd w:val="0"/>
              <w:ind w:left="162"/>
              <w:jc w:val="left"/>
              <w:rPr>
                <w:rFonts w:cs="Arial"/>
                <w:b/>
                <w:bCs/>
                <w:color w:val="000000"/>
              </w:rPr>
            </w:pPr>
          </w:p>
        </w:tc>
        <w:tc>
          <w:tcPr>
            <w:tcW w:w="4860" w:type="dxa"/>
            <w:gridSpan w:val="2"/>
            <w:tcBorders>
              <w:top w:val="single" w:sz="4" w:space="0" w:color="auto"/>
              <w:bottom w:val="single" w:sz="4" w:space="0" w:color="auto"/>
            </w:tcBorders>
            <w:vAlign w:val="center"/>
          </w:tcPr>
          <w:p w14:paraId="016131A6" w14:textId="77777777" w:rsidR="00F2379F" w:rsidRPr="00ED1D8A" w:rsidRDefault="00F2379F" w:rsidP="00A04960">
            <w:pPr>
              <w:autoSpaceDE w:val="0"/>
              <w:autoSpaceDN w:val="0"/>
              <w:adjustRightInd w:val="0"/>
              <w:ind w:left="162"/>
              <w:jc w:val="left"/>
              <w:rPr>
                <w:rFonts w:cs="Arial"/>
                <w:b/>
                <w:bCs/>
                <w:color w:val="000000"/>
              </w:rPr>
            </w:pPr>
          </w:p>
          <w:p w14:paraId="08BA5326" w14:textId="77777777" w:rsidR="00F2379F" w:rsidRPr="00ED1D8A" w:rsidRDefault="00F2379F" w:rsidP="00A04960">
            <w:pPr>
              <w:autoSpaceDE w:val="0"/>
              <w:autoSpaceDN w:val="0"/>
              <w:adjustRightInd w:val="0"/>
              <w:spacing w:before="120" w:after="120"/>
              <w:jc w:val="left"/>
              <w:rPr>
                <w:rFonts w:cs="Arial"/>
                <w:b/>
                <w:bCs/>
                <w:color w:val="000000"/>
              </w:rPr>
            </w:pPr>
            <w:r>
              <w:rPr>
                <w:rFonts w:cs="Arial"/>
                <w:b/>
                <w:bCs/>
                <w:color w:val="000000"/>
              </w:rPr>
              <w:t>New Well Drilling</w:t>
            </w:r>
          </w:p>
        </w:tc>
        <w:tc>
          <w:tcPr>
            <w:tcW w:w="1260" w:type="dxa"/>
            <w:tcBorders>
              <w:top w:val="single" w:sz="4" w:space="0" w:color="auto"/>
              <w:bottom w:val="single" w:sz="4" w:space="0" w:color="auto"/>
            </w:tcBorders>
            <w:vAlign w:val="center"/>
          </w:tcPr>
          <w:p w14:paraId="6F1481DD" w14:textId="77777777" w:rsidR="00F2379F" w:rsidRPr="00ED1D8A" w:rsidRDefault="00F2379F" w:rsidP="00A04960">
            <w:pPr>
              <w:autoSpaceDE w:val="0"/>
              <w:autoSpaceDN w:val="0"/>
              <w:adjustRightInd w:val="0"/>
              <w:jc w:val="center"/>
              <w:rPr>
                <w:rFonts w:cs="Arial"/>
                <w:color w:val="000000"/>
              </w:rPr>
            </w:pPr>
          </w:p>
        </w:tc>
        <w:tc>
          <w:tcPr>
            <w:tcW w:w="900" w:type="dxa"/>
            <w:tcBorders>
              <w:top w:val="single" w:sz="4" w:space="0" w:color="auto"/>
              <w:bottom w:val="single" w:sz="4" w:space="0" w:color="auto"/>
            </w:tcBorders>
            <w:vAlign w:val="center"/>
          </w:tcPr>
          <w:p w14:paraId="00C6F54F"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4" w:space="0" w:color="auto"/>
              <w:bottom w:val="single" w:sz="4" w:space="0" w:color="auto"/>
            </w:tcBorders>
            <w:vAlign w:val="center"/>
          </w:tcPr>
          <w:p w14:paraId="6BBD96D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4" w:space="0" w:color="auto"/>
              <w:bottom w:val="single" w:sz="4" w:space="0" w:color="auto"/>
            </w:tcBorders>
          </w:tcPr>
          <w:p w14:paraId="63517AD8"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single" w:sz="4" w:space="0" w:color="auto"/>
              <w:bottom w:val="single" w:sz="4" w:space="0" w:color="auto"/>
            </w:tcBorders>
          </w:tcPr>
          <w:p w14:paraId="47E29EB0"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single" w:sz="4" w:space="0" w:color="auto"/>
              <w:bottom w:val="single" w:sz="4" w:space="0" w:color="auto"/>
            </w:tcBorders>
            <w:vAlign w:val="center"/>
          </w:tcPr>
          <w:p w14:paraId="5BEEA731"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single" w:sz="4" w:space="0" w:color="auto"/>
              <w:bottom w:val="single" w:sz="4" w:space="0" w:color="auto"/>
            </w:tcBorders>
            <w:vAlign w:val="center"/>
          </w:tcPr>
          <w:p w14:paraId="6D90FA29"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4F672FDB" w14:textId="77777777" w:rsidTr="00A04960">
        <w:trPr>
          <w:trHeight w:val="290"/>
        </w:trPr>
        <w:tc>
          <w:tcPr>
            <w:tcW w:w="331" w:type="dxa"/>
            <w:gridSpan w:val="2"/>
            <w:tcBorders>
              <w:top w:val="nil"/>
              <w:left w:val="nil"/>
              <w:bottom w:val="nil"/>
              <w:right w:val="nil"/>
            </w:tcBorders>
            <w:vAlign w:val="center"/>
          </w:tcPr>
          <w:p w14:paraId="5A31D68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45011AC5"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566CC3D8"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5A20BD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4ADE152"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A9DDEF"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8B3D6D0"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&gt;$10MM</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5644E438"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2BF41F72"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r>
      <w:tr w:rsidR="00F2379F" w:rsidRPr="00526DF0" w14:paraId="49D77A4D" w14:textId="77777777" w:rsidTr="00A04960">
        <w:trPr>
          <w:trHeight w:val="494"/>
        </w:trPr>
        <w:tc>
          <w:tcPr>
            <w:tcW w:w="331" w:type="dxa"/>
            <w:gridSpan w:val="2"/>
            <w:tcBorders>
              <w:top w:val="nil"/>
              <w:left w:val="nil"/>
              <w:bottom w:val="nil"/>
              <w:right w:val="nil"/>
            </w:tcBorders>
            <w:vAlign w:val="center"/>
          </w:tcPr>
          <w:p w14:paraId="44A3BD6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8A6C268"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Drilling &amp; Completion Milestones (well pad, spud, completion, flow test)</w:t>
            </w:r>
          </w:p>
        </w:tc>
        <w:tc>
          <w:tcPr>
            <w:tcW w:w="1260" w:type="dxa"/>
            <w:tcBorders>
              <w:top w:val="single" w:sz="6" w:space="0" w:color="969696"/>
              <w:left w:val="single" w:sz="6" w:space="0" w:color="auto"/>
              <w:bottom w:val="single" w:sz="6" w:space="0" w:color="auto"/>
              <w:right w:val="single" w:sz="6" w:space="0" w:color="auto"/>
            </w:tcBorders>
            <w:vAlign w:val="center"/>
          </w:tcPr>
          <w:p w14:paraId="107CF862"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55190F5"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532DA2D"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E8BBA6"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5D73BE32"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&gt;$10MM</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3C547DC6"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1069E734"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r>
      <w:tr w:rsidR="00F2379F" w:rsidRPr="00526DF0" w14:paraId="46711B04" w14:textId="77777777" w:rsidTr="00A04960">
        <w:trPr>
          <w:trHeight w:val="290"/>
        </w:trPr>
        <w:tc>
          <w:tcPr>
            <w:tcW w:w="5130" w:type="dxa"/>
            <w:gridSpan w:val="3"/>
            <w:tcBorders>
              <w:top w:val="nil"/>
              <w:left w:val="nil"/>
              <w:bottom w:val="nil"/>
              <w:right w:val="nil"/>
            </w:tcBorders>
            <w:vAlign w:val="center"/>
          </w:tcPr>
          <w:p w14:paraId="6A7BAF97" w14:textId="77777777" w:rsidR="00F2379F" w:rsidRPr="00ED1D8A" w:rsidRDefault="00F2379F" w:rsidP="00A04960">
            <w:pPr>
              <w:autoSpaceDE w:val="0"/>
              <w:autoSpaceDN w:val="0"/>
              <w:adjustRightInd w:val="0"/>
              <w:spacing w:after="120"/>
              <w:ind w:left="162"/>
              <w:jc w:val="left"/>
              <w:rPr>
                <w:rFonts w:cs="Arial"/>
                <w:b/>
                <w:bCs/>
                <w:color w:val="000000"/>
              </w:rPr>
            </w:pPr>
          </w:p>
        </w:tc>
        <w:tc>
          <w:tcPr>
            <w:tcW w:w="1260" w:type="dxa"/>
            <w:tcBorders>
              <w:top w:val="nil"/>
              <w:left w:val="nil"/>
              <w:right w:val="nil"/>
            </w:tcBorders>
            <w:vAlign w:val="center"/>
          </w:tcPr>
          <w:p w14:paraId="260C28F8"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3B8C884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195447D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515499E2"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35A05555"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62F67CBC"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251C36DA"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029AB163" w14:textId="77777777" w:rsidTr="00A04960">
        <w:trPr>
          <w:trHeight w:val="290"/>
        </w:trPr>
        <w:tc>
          <w:tcPr>
            <w:tcW w:w="5130" w:type="dxa"/>
            <w:gridSpan w:val="3"/>
            <w:tcBorders>
              <w:top w:val="nil"/>
              <w:left w:val="nil"/>
              <w:bottom w:val="nil"/>
              <w:right w:val="nil"/>
            </w:tcBorders>
            <w:vAlign w:val="center"/>
          </w:tcPr>
          <w:p w14:paraId="7C264FC7" w14:textId="77777777" w:rsidR="00F2379F" w:rsidRPr="00ED1D8A" w:rsidRDefault="00F2379F" w:rsidP="00A04960">
            <w:pPr>
              <w:autoSpaceDE w:val="0"/>
              <w:autoSpaceDN w:val="0"/>
              <w:adjustRightInd w:val="0"/>
              <w:spacing w:before="120" w:after="120"/>
              <w:ind w:left="162"/>
              <w:jc w:val="left"/>
              <w:rPr>
                <w:rFonts w:cs="Arial"/>
                <w:b/>
                <w:bCs/>
                <w:color w:val="000000"/>
              </w:rPr>
            </w:pPr>
            <w:r>
              <w:rPr>
                <w:rFonts w:cs="Arial"/>
                <w:b/>
                <w:bCs/>
                <w:color w:val="000000"/>
              </w:rPr>
              <w:lastRenderedPageBreak/>
              <w:t>Well Services &amp; Maintanance</w:t>
            </w:r>
          </w:p>
        </w:tc>
        <w:tc>
          <w:tcPr>
            <w:tcW w:w="1260" w:type="dxa"/>
            <w:tcBorders>
              <w:top w:val="nil"/>
              <w:left w:val="nil"/>
              <w:bottom w:val="single" w:sz="6" w:space="0" w:color="auto"/>
              <w:right w:val="nil"/>
            </w:tcBorders>
            <w:vAlign w:val="center"/>
          </w:tcPr>
          <w:p w14:paraId="64CF71A3"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05476D3C"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036434E"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CC0DD21"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6DF01400"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2E3C3C1D"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7DADE9A"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778CED54" w14:textId="77777777" w:rsidTr="00A04960">
        <w:trPr>
          <w:trHeight w:val="290"/>
        </w:trPr>
        <w:tc>
          <w:tcPr>
            <w:tcW w:w="331" w:type="dxa"/>
            <w:gridSpan w:val="2"/>
            <w:tcBorders>
              <w:top w:val="nil"/>
              <w:left w:val="nil"/>
              <w:bottom w:val="nil"/>
              <w:right w:val="nil"/>
            </w:tcBorders>
            <w:vAlign w:val="center"/>
          </w:tcPr>
          <w:p w14:paraId="0393C49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56EA5D81" w14:textId="77777777" w:rsidR="00F2379F" w:rsidRPr="00ED1D8A" w:rsidRDefault="00F2379F" w:rsidP="00A04960">
            <w:pPr>
              <w:autoSpaceDE w:val="0"/>
              <w:autoSpaceDN w:val="0"/>
              <w:adjustRightInd w:val="0"/>
              <w:jc w:val="left"/>
              <w:rPr>
                <w:rFonts w:cs="Arial"/>
              </w:rPr>
            </w:pPr>
            <w:r>
              <w:rPr>
                <w:rFonts w:cs="Arial"/>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7811FD9C"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653B3FD5"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0CB974"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C336045"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3A011BB2"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7905354"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&gt;$1MM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56D9AB49"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&gt;$1MM</w:t>
            </w:r>
          </w:p>
        </w:tc>
      </w:tr>
      <w:tr w:rsidR="00F2379F" w:rsidRPr="00526DF0" w14:paraId="790065F9" w14:textId="77777777" w:rsidTr="00A04960">
        <w:trPr>
          <w:trHeight w:val="494"/>
        </w:trPr>
        <w:tc>
          <w:tcPr>
            <w:tcW w:w="331" w:type="dxa"/>
            <w:gridSpan w:val="2"/>
            <w:tcBorders>
              <w:top w:val="nil"/>
              <w:left w:val="nil"/>
              <w:bottom w:val="nil"/>
              <w:right w:val="nil"/>
            </w:tcBorders>
            <w:vAlign w:val="center"/>
          </w:tcPr>
          <w:p w14:paraId="7479993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77F89E63"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Well Service &amp; Maintenance</w:t>
            </w:r>
          </w:p>
        </w:tc>
        <w:tc>
          <w:tcPr>
            <w:tcW w:w="1260" w:type="dxa"/>
            <w:tcBorders>
              <w:top w:val="single" w:sz="6" w:space="0" w:color="969696"/>
              <w:left w:val="single" w:sz="6" w:space="0" w:color="auto"/>
              <w:bottom w:val="single" w:sz="6" w:space="0" w:color="auto"/>
              <w:right w:val="single" w:sz="6" w:space="0" w:color="auto"/>
            </w:tcBorders>
            <w:vAlign w:val="center"/>
          </w:tcPr>
          <w:p w14:paraId="17E12518"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358B734"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D79032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67BEBE1"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6B14ED6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&gt;$500K</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1CE574DF"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&gt;$5MM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9C155AC"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4B091D6F" w14:textId="77777777" w:rsidTr="00A04960">
        <w:trPr>
          <w:trHeight w:val="290"/>
        </w:trPr>
        <w:tc>
          <w:tcPr>
            <w:tcW w:w="5130" w:type="dxa"/>
            <w:gridSpan w:val="3"/>
            <w:tcBorders>
              <w:top w:val="nil"/>
              <w:left w:val="nil"/>
              <w:bottom w:val="nil"/>
              <w:right w:val="nil"/>
            </w:tcBorders>
            <w:vAlign w:val="center"/>
          </w:tcPr>
          <w:p w14:paraId="1F54EE08" w14:textId="77777777" w:rsidR="00F2379F" w:rsidRPr="00ED1D8A" w:rsidRDefault="00F2379F" w:rsidP="00A04960">
            <w:pPr>
              <w:autoSpaceDE w:val="0"/>
              <w:autoSpaceDN w:val="0"/>
              <w:adjustRightInd w:val="0"/>
              <w:jc w:val="left"/>
              <w:rPr>
                <w:rFonts w:cs="Arial"/>
                <w:b/>
                <w:bCs/>
                <w:color w:val="000000"/>
              </w:rPr>
            </w:pPr>
          </w:p>
          <w:p w14:paraId="183C6407" w14:textId="77777777" w:rsidR="00F2379F" w:rsidRPr="00ED1D8A" w:rsidRDefault="00F2379F" w:rsidP="00A04960">
            <w:pPr>
              <w:autoSpaceDE w:val="0"/>
              <w:autoSpaceDN w:val="0"/>
              <w:adjustRightInd w:val="0"/>
              <w:spacing w:before="120" w:after="120"/>
              <w:ind w:left="162"/>
              <w:jc w:val="left"/>
              <w:rPr>
                <w:rFonts w:cs="Arial"/>
                <w:b/>
                <w:bCs/>
                <w:color w:val="000000"/>
              </w:rPr>
            </w:pPr>
            <w:r>
              <w:rPr>
                <w:rFonts w:cs="Arial"/>
                <w:b/>
                <w:bCs/>
                <w:color w:val="000000"/>
              </w:rPr>
              <w:t>Commercial</w:t>
            </w:r>
          </w:p>
        </w:tc>
        <w:tc>
          <w:tcPr>
            <w:tcW w:w="1260" w:type="dxa"/>
            <w:tcBorders>
              <w:top w:val="nil"/>
              <w:left w:val="nil"/>
              <w:bottom w:val="single" w:sz="6" w:space="0" w:color="auto"/>
              <w:right w:val="nil"/>
            </w:tcBorders>
            <w:vAlign w:val="center"/>
          </w:tcPr>
          <w:p w14:paraId="5FD62015"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3499A0AB"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4B58E3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441CF858"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26701C31"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35F63D92"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2A4E59A"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370220F7" w14:textId="77777777" w:rsidTr="00A04960">
        <w:trPr>
          <w:trHeight w:val="360"/>
        </w:trPr>
        <w:tc>
          <w:tcPr>
            <w:tcW w:w="331" w:type="dxa"/>
            <w:gridSpan w:val="2"/>
            <w:tcBorders>
              <w:top w:val="nil"/>
              <w:left w:val="nil"/>
              <w:bottom w:val="nil"/>
              <w:right w:val="nil"/>
            </w:tcBorders>
            <w:vAlign w:val="center"/>
          </w:tcPr>
          <w:p w14:paraId="37BB1905"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FBBABA9"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Crude Liftings</w:t>
            </w:r>
          </w:p>
        </w:tc>
        <w:tc>
          <w:tcPr>
            <w:tcW w:w="1260" w:type="dxa"/>
            <w:tcBorders>
              <w:top w:val="single" w:sz="6" w:space="0" w:color="auto"/>
              <w:left w:val="single" w:sz="6" w:space="0" w:color="auto"/>
              <w:bottom w:val="single" w:sz="6" w:space="0" w:color="969696"/>
              <w:right w:val="single" w:sz="6" w:space="0" w:color="auto"/>
            </w:tcBorders>
            <w:vAlign w:val="center"/>
          </w:tcPr>
          <w:p w14:paraId="7DB539DF"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C7A2B28"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5D65CD8"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BB4B6F6"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0EDBFC2C" w14:textId="77777777" w:rsidR="00F2379F" w:rsidRPr="00ED1D8A" w:rsidRDefault="00F2379F" w:rsidP="00A04960">
            <w:pPr>
              <w:autoSpaceDE w:val="0"/>
              <w:autoSpaceDN w:val="0"/>
              <w:adjustRightInd w:val="0"/>
              <w:jc w:val="center"/>
              <w:rPr>
                <w:rFonts w:cs="Arial"/>
                <w:color w:val="000000"/>
              </w:rPr>
            </w:pPr>
            <w:r>
              <w:rPr>
                <w:rFonts w:cs="Arial"/>
                <w:color w:val="000000"/>
                <w:sz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2865E0C1"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676C0B80" w14:textId="77777777" w:rsidR="00F2379F" w:rsidRPr="00ED1D8A" w:rsidRDefault="00F2379F" w:rsidP="00A04960">
            <w:pPr>
              <w:autoSpaceDE w:val="0"/>
              <w:autoSpaceDN w:val="0"/>
              <w:adjustRightInd w:val="0"/>
              <w:jc w:val="center"/>
              <w:rPr>
                <w:rFonts w:cs="Arial"/>
                <w:color w:val="000000"/>
              </w:rPr>
            </w:pPr>
          </w:p>
        </w:tc>
      </w:tr>
      <w:tr w:rsidR="00F2379F" w:rsidRPr="00526DF0" w14:paraId="44B0CA9F" w14:textId="77777777" w:rsidTr="00A04960">
        <w:trPr>
          <w:trHeight w:val="360"/>
        </w:trPr>
        <w:tc>
          <w:tcPr>
            <w:tcW w:w="331" w:type="dxa"/>
            <w:gridSpan w:val="2"/>
            <w:tcBorders>
              <w:top w:val="nil"/>
              <w:left w:val="nil"/>
              <w:bottom w:val="nil"/>
              <w:right w:val="nil"/>
            </w:tcBorders>
            <w:vAlign w:val="center"/>
          </w:tcPr>
          <w:p w14:paraId="67B77A0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4D201CB"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Gas Contract Maintenance Declaration</w:t>
            </w:r>
          </w:p>
        </w:tc>
        <w:tc>
          <w:tcPr>
            <w:tcW w:w="1260" w:type="dxa"/>
            <w:tcBorders>
              <w:top w:val="single" w:sz="6" w:space="0" w:color="969696"/>
              <w:left w:val="single" w:sz="6" w:space="0" w:color="auto"/>
              <w:bottom w:val="single" w:sz="6" w:space="0" w:color="969696"/>
              <w:right w:val="single" w:sz="6" w:space="0" w:color="auto"/>
            </w:tcBorders>
            <w:vAlign w:val="center"/>
          </w:tcPr>
          <w:p w14:paraId="079B7DA6"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33005EB"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60068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2E82491"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CFA43E" w14:textId="77777777" w:rsidR="00F2379F" w:rsidRPr="00ED1D8A"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EDCC8FF"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717BCBF" w14:textId="77777777" w:rsidR="00F2379F" w:rsidRPr="00ED1D8A" w:rsidRDefault="00F2379F" w:rsidP="00A04960">
            <w:pPr>
              <w:autoSpaceDE w:val="0"/>
              <w:autoSpaceDN w:val="0"/>
              <w:adjustRightInd w:val="0"/>
              <w:jc w:val="center"/>
              <w:rPr>
                <w:rFonts w:cs="Arial"/>
                <w:color w:val="000000"/>
              </w:rPr>
            </w:pPr>
          </w:p>
        </w:tc>
      </w:tr>
      <w:tr w:rsidR="00F2379F" w:rsidRPr="00526DF0" w14:paraId="33A188FA" w14:textId="77777777" w:rsidTr="00A04960">
        <w:trPr>
          <w:trHeight w:val="360"/>
        </w:trPr>
        <w:tc>
          <w:tcPr>
            <w:tcW w:w="331" w:type="dxa"/>
            <w:gridSpan w:val="2"/>
            <w:tcBorders>
              <w:top w:val="nil"/>
              <w:left w:val="nil"/>
              <w:bottom w:val="nil"/>
              <w:right w:val="nil"/>
            </w:tcBorders>
            <w:vAlign w:val="center"/>
          </w:tcPr>
          <w:p w14:paraId="4D5A0A6E"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4F018B"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Gas Contract Reserve Reporting and DMR</w:t>
            </w:r>
          </w:p>
        </w:tc>
        <w:tc>
          <w:tcPr>
            <w:tcW w:w="1260" w:type="dxa"/>
            <w:tcBorders>
              <w:top w:val="single" w:sz="6" w:space="0" w:color="969696"/>
              <w:left w:val="single" w:sz="6" w:space="0" w:color="auto"/>
              <w:bottom w:val="single" w:sz="6" w:space="0" w:color="969696"/>
              <w:right w:val="single" w:sz="6" w:space="0" w:color="auto"/>
            </w:tcBorders>
            <w:vAlign w:val="center"/>
          </w:tcPr>
          <w:p w14:paraId="7BFAF454"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57C3B9D"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A07F509"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E5055E7"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AFC4D84" w14:textId="77777777" w:rsidR="00F2379F" w:rsidRPr="00ED1D8A"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3C36AF8C"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8F96B99"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51356DB8" w14:textId="77777777" w:rsidTr="00A04960">
        <w:trPr>
          <w:trHeight w:val="360"/>
        </w:trPr>
        <w:tc>
          <w:tcPr>
            <w:tcW w:w="331" w:type="dxa"/>
            <w:gridSpan w:val="2"/>
            <w:tcBorders>
              <w:top w:val="nil"/>
              <w:left w:val="nil"/>
              <w:bottom w:val="nil"/>
              <w:right w:val="nil"/>
            </w:tcBorders>
            <w:vAlign w:val="center"/>
          </w:tcPr>
          <w:p w14:paraId="5710A1BB"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41964A4" w14:textId="77777777" w:rsidR="00F2379F" w:rsidRPr="00ED1D8A" w:rsidRDefault="00F2379F" w:rsidP="00A04960">
            <w:pPr>
              <w:autoSpaceDE w:val="0"/>
              <w:autoSpaceDN w:val="0"/>
              <w:adjustRightInd w:val="0"/>
              <w:jc w:val="left"/>
              <w:rPr>
                <w:rFonts w:cs="Arial"/>
              </w:rPr>
            </w:pPr>
            <w:r>
              <w:rPr>
                <w:rFonts w:cs="Arial"/>
              </w:rPr>
              <w:t>Contract Negotiations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D36BC06"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D800DB" w14:textId="77777777" w:rsidR="00F2379F" w:rsidRPr="00ED1D8A" w:rsidRDefault="00F2379F" w:rsidP="00A04960">
            <w:pPr>
              <w:autoSpaceDE w:val="0"/>
              <w:autoSpaceDN w:val="0"/>
              <w:adjustRightInd w:val="0"/>
              <w:jc w:val="center"/>
              <w:rPr>
                <w:rFonts w:cs="Arial"/>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4A5A0C2"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1150C18"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F7DB17C"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0EC7CC"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5613D093"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r>
      <w:tr w:rsidR="00F2379F" w:rsidRPr="00526DF0" w14:paraId="15117C68" w14:textId="77777777" w:rsidTr="00A04960">
        <w:trPr>
          <w:trHeight w:val="360"/>
        </w:trPr>
        <w:tc>
          <w:tcPr>
            <w:tcW w:w="331" w:type="dxa"/>
            <w:gridSpan w:val="2"/>
            <w:tcBorders>
              <w:top w:val="nil"/>
              <w:left w:val="nil"/>
              <w:bottom w:val="nil"/>
              <w:right w:val="nil"/>
            </w:tcBorders>
            <w:vAlign w:val="center"/>
          </w:tcPr>
          <w:p w14:paraId="09BF0F47"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1B9CBB2" w14:textId="77777777" w:rsidR="00F2379F" w:rsidRPr="00ED1D8A" w:rsidRDefault="00F2379F" w:rsidP="00A04960">
            <w:pPr>
              <w:autoSpaceDE w:val="0"/>
              <w:autoSpaceDN w:val="0"/>
              <w:adjustRightInd w:val="0"/>
              <w:jc w:val="left"/>
              <w:rPr>
                <w:rFonts w:cs="Arial"/>
              </w:rPr>
            </w:pPr>
            <w:r>
              <w:rPr>
                <w:rFonts w:cs="Arial"/>
              </w:rPr>
              <w:t>Contract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FC82848"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BE29F9"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65D21CE"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DE6A857"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4D4D68B"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4374A2A"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08252BE4"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r>
      <w:tr w:rsidR="00F2379F" w:rsidRPr="00526DF0" w14:paraId="6CA88DC1" w14:textId="77777777" w:rsidTr="00A04960">
        <w:trPr>
          <w:trHeight w:val="360"/>
        </w:trPr>
        <w:tc>
          <w:tcPr>
            <w:tcW w:w="331" w:type="dxa"/>
            <w:gridSpan w:val="2"/>
            <w:tcBorders>
              <w:top w:val="nil"/>
              <w:left w:val="nil"/>
              <w:bottom w:val="nil"/>
              <w:right w:val="nil"/>
            </w:tcBorders>
            <w:vAlign w:val="center"/>
          </w:tcPr>
          <w:p w14:paraId="5ADE6C8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F78E6E"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Contract Termination</w:t>
            </w:r>
          </w:p>
        </w:tc>
        <w:tc>
          <w:tcPr>
            <w:tcW w:w="1260" w:type="dxa"/>
            <w:tcBorders>
              <w:top w:val="single" w:sz="6" w:space="0" w:color="969696"/>
              <w:left w:val="single" w:sz="6" w:space="0" w:color="auto"/>
              <w:bottom w:val="single" w:sz="6" w:space="0" w:color="969696"/>
              <w:right w:val="single" w:sz="6" w:space="0" w:color="auto"/>
            </w:tcBorders>
            <w:vAlign w:val="center"/>
          </w:tcPr>
          <w:p w14:paraId="311FDBB1"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E3BE4F3"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ACB1B57"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E4A302"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1A4E6BBB"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4D879CE8"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669B3E0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r>
      <w:tr w:rsidR="00F2379F" w:rsidRPr="00526DF0" w14:paraId="6DD93DF4" w14:textId="77777777" w:rsidTr="00A04960">
        <w:trPr>
          <w:trHeight w:val="360"/>
        </w:trPr>
        <w:tc>
          <w:tcPr>
            <w:tcW w:w="331" w:type="dxa"/>
            <w:gridSpan w:val="2"/>
            <w:tcBorders>
              <w:top w:val="nil"/>
              <w:left w:val="nil"/>
              <w:bottom w:val="nil"/>
              <w:right w:val="nil"/>
            </w:tcBorders>
            <w:vAlign w:val="center"/>
          </w:tcPr>
          <w:p w14:paraId="195309D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AC7590"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Reserve Certification</w:t>
            </w:r>
          </w:p>
        </w:tc>
        <w:tc>
          <w:tcPr>
            <w:tcW w:w="1260" w:type="dxa"/>
            <w:tcBorders>
              <w:top w:val="single" w:sz="6" w:space="0" w:color="969696"/>
              <w:left w:val="single" w:sz="6" w:space="0" w:color="auto"/>
              <w:bottom w:val="single" w:sz="6" w:space="0" w:color="969696"/>
              <w:right w:val="single" w:sz="6" w:space="0" w:color="auto"/>
            </w:tcBorders>
            <w:vAlign w:val="center"/>
          </w:tcPr>
          <w:p w14:paraId="7026D898"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D5043C5"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B449C7B"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33F234"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DF6E5D"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99A57B"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46E12EF"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0669AB62" w14:textId="77777777" w:rsidTr="00A04960">
        <w:trPr>
          <w:trHeight w:val="360"/>
        </w:trPr>
        <w:tc>
          <w:tcPr>
            <w:tcW w:w="331" w:type="dxa"/>
            <w:gridSpan w:val="2"/>
            <w:tcBorders>
              <w:top w:val="nil"/>
              <w:left w:val="nil"/>
              <w:bottom w:val="nil"/>
              <w:right w:val="nil"/>
            </w:tcBorders>
            <w:vAlign w:val="center"/>
          </w:tcPr>
          <w:p w14:paraId="422A9F65"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7831B2F0"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Buyer Maintenance</w:t>
            </w:r>
          </w:p>
        </w:tc>
        <w:tc>
          <w:tcPr>
            <w:tcW w:w="1260" w:type="dxa"/>
            <w:tcBorders>
              <w:top w:val="single" w:sz="6" w:space="0" w:color="969696"/>
              <w:left w:val="single" w:sz="6" w:space="0" w:color="auto"/>
              <w:bottom w:val="single" w:sz="6" w:space="0" w:color="969696"/>
              <w:right w:val="single" w:sz="6" w:space="0" w:color="auto"/>
            </w:tcBorders>
            <w:vAlign w:val="center"/>
          </w:tcPr>
          <w:p w14:paraId="25AAABCF"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8DD92D"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D156EF"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00E285"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5FEDE08"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D98D150"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2E64B"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64E16794" w14:textId="77777777" w:rsidTr="00A04960">
        <w:trPr>
          <w:trHeight w:val="360"/>
        </w:trPr>
        <w:tc>
          <w:tcPr>
            <w:tcW w:w="331" w:type="dxa"/>
            <w:gridSpan w:val="2"/>
            <w:tcBorders>
              <w:top w:val="nil"/>
              <w:left w:val="nil"/>
              <w:bottom w:val="nil"/>
              <w:right w:val="nil"/>
            </w:tcBorders>
            <w:vAlign w:val="center"/>
          </w:tcPr>
          <w:p w14:paraId="1EE083CE"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262D27F7"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Demand Fluctuations</w:t>
            </w:r>
          </w:p>
        </w:tc>
        <w:tc>
          <w:tcPr>
            <w:tcW w:w="1260" w:type="dxa"/>
            <w:tcBorders>
              <w:top w:val="single" w:sz="6" w:space="0" w:color="969696"/>
              <w:left w:val="single" w:sz="6" w:space="0" w:color="auto"/>
              <w:bottom w:val="single" w:sz="6" w:space="0" w:color="auto"/>
              <w:right w:val="single" w:sz="6" w:space="0" w:color="auto"/>
            </w:tcBorders>
            <w:vAlign w:val="center"/>
          </w:tcPr>
          <w:p w14:paraId="2D62F610"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8869AA7"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EE7E683"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183145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2CB13FD4"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&gt;10% normal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6EA6E26"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17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A90823F"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038ADE91" w14:textId="77777777" w:rsidTr="00A04960">
        <w:trPr>
          <w:trHeight w:val="290"/>
        </w:trPr>
        <w:tc>
          <w:tcPr>
            <w:tcW w:w="5130" w:type="dxa"/>
            <w:gridSpan w:val="3"/>
            <w:tcBorders>
              <w:top w:val="nil"/>
              <w:left w:val="nil"/>
              <w:bottom w:val="nil"/>
              <w:right w:val="nil"/>
            </w:tcBorders>
            <w:vAlign w:val="center"/>
          </w:tcPr>
          <w:p w14:paraId="364F778D" w14:textId="77777777" w:rsidR="00F2379F" w:rsidRPr="00ED1D8A" w:rsidRDefault="00F2379F" w:rsidP="00A04960">
            <w:pPr>
              <w:autoSpaceDE w:val="0"/>
              <w:autoSpaceDN w:val="0"/>
              <w:adjustRightInd w:val="0"/>
              <w:spacing w:before="120" w:after="120"/>
              <w:ind w:left="162"/>
              <w:jc w:val="left"/>
              <w:rPr>
                <w:rFonts w:cs="Arial"/>
                <w:b/>
                <w:bCs/>
                <w:color w:val="000000"/>
              </w:rPr>
            </w:pPr>
            <w:r>
              <w:rPr>
                <w:rFonts w:cs="Arial"/>
                <w:b/>
                <w:bCs/>
                <w:color w:val="000000"/>
              </w:rPr>
              <w:t>General Stakeholder Engagement</w:t>
            </w:r>
          </w:p>
        </w:tc>
        <w:tc>
          <w:tcPr>
            <w:tcW w:w="1260" w:type="dxa"/>
            <w:tcBorders>
              <w:top w:val="nil"/>
              <w:left w:val="nil"/>
              <w:bottom w:val="single" w:sz="6" w:space="0" w:color="auto"/>
              <w:right w:val="nil"/>
            </w:tcBorders>
            <w:vAlign w:val="center"/>
          </w:tcPr>
          <w:p w14:paraId="21AA2D72"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189E445C"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AB13E0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4CA4C298"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67CA2253"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5093B393"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D5CFE0C"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350B7E04" w14:textId="77777777" w:rsidTr="00A04960">
        <w:trPr>
          <w:trHeight w:val="290"/>
        </w:trPr>
        <w:tc>
          <w:tcPr>
            <w:tcW w:w="331" w:type="dxa"/>
            <w:gridSpan w:val="2"/>
            <w:tcBorders>
              <w:top w:val="nil"/>
              <w:left w:val="nil"/>
              <w:bottom w:val="nil"/>
              <w:right w:val="nil"/>
            </w:tcBorders>
            <w:vAlign w:val="center"/>
          </w:tcPr>
          <w:p w14:paraId="018909BE"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01475FD2"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2A33ABB2"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 xml:space="preserve">Integrated </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1B4E97A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11DA865"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D1F309"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6657546"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D50EE39"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&gt;$ 1 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CFDADA"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0277AAF2" w14:textId="77777777" w:rsidTr="00A04960">
        <w:trPr>
          <w:trHeight w:val="290"/>
        </w:trPr>
        <w:tc>
          <w:tcPr>
            <w:tcW w:w="331" w:type="dxa"/>
            <w:gridSpan w:val="2"/>
            <w:tcBorders>
              <w:top w:val="nil"/>
              <w:left w:val="nil"/>
              <w:bottom w:val="nil"/>
              <w:right w:val="nil"/>
            </w:tcBorders>
            <w:vAlign w:val="center"/>
          </w:tcPr>
          <w:p w14:paraId="14EE285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F8F2126" w14:textId="77777777" w:rsidR="00F2379F" w:rsidRPr="00ED1D8A" w:rsidRDefault="00F2379F" w:rsidP="00A04960">
            <w:pPr>
              <w:autoSpaceDE w:val="0"/>
              <w:autoSpaceDN w:val="0"/>
              <w:adjustRightInd w:val="0"/>
              <w:jc w:val="left"/>
              <w:rPr>
                <w:rFonts w:cs="Arial"/>
              </w:rPr>
            </w:pPr>
            <w:r>
              <w:rPr>
                <w:rFonts w:cs="Arial"/>
              </w:rPr>
              <w:t>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00F76C7A"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F09243E"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C0208A"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41AD0E16"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70229D0"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90ADB32"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087BD58" w14:textId="77777777" w:rsidR="00F2379F" w:rsidRPr="00ED1D8A" w:rsidRDefault="00F2379F" w:rsidP="00A04960">
            <w:pPr>
              <w:autoSpaceDE w:val="0"/>
              <w:autoSpaceDN w:val="0"/>
              <w:adjustRightInd w:val="0"/>
              <w:jc w:val="center"/>
              <w:rPr>
                <w:rFonts w:cs="Arial"/>
              </w:rPr>
            </w:pPr>
          </w:p>
        </w:tc>
      </w:tr>
      <w:tr w:rsidR="00F2379F" w:rsidRPr="00526DF0" w14:paraId="6EA7D044" w14:textId="77777777" w:rsidTr="00A04960">
        <w:trPr>
          <w:trHeight w:val="290"/>
        </w:trPr>
        <w:tc>
          <w:tcPr>
            <w:tcW w:w="331" w:type="dxa"/>
            <w:gridSpan w:val="2"/>
            <w:tcBorders>
              <w:top w:val="nil"/>
              <w:left w:val="nil"/>
              <w:bottom w:val="nil"/>
              <w:right w:val="nil"/>
            </w:tcBorders>
            <w:vAlign w:val="center"/>
          </w:tcPr>
          <w:p w14:paraId="43E5AE7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D6255E2" w14:textId="77777777" w:rsidR="00F2379F" w:rsidRPr="00ED1D8A" w:rsidRDefault="00F2379F" w:rsidP="00A04960">
            <w:pPr>
              <w:autoSpaceDE w:val="0"/>
              <w:autoSpaceDN w:val="0"/>
              <w:adjustRightInd w:val="0"/>
              <w:jc w:val="left"/>
              <w:rPr>
                <w:rFonts w:cs="Arial"/>
              </w:rPr>
            </w:pPr>
            <w:r>
              <w:rPr>
                <w:rFonts w:cs="Arial"/>
              </w:rPr>
              <w:t>Non-VIP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2085A35C"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D8B53F"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AE0DE6"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580C7D"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5E412BE" w14:textId="77777777" w:rsidR="00F2379F" w:rsidRPr="00ED1D8A" w:rsidRDefault="00F2379F" w:rsidP="00A04960">
            <w:pPr>
              <w:autoSpaceDE w:val="0"/>
              <w:autoSpaceDN w:val="0"/>
              <w:adjustRightInd w:val="0"/>
              <w:jc w:val="center"/>
              <w:rPr>
                <w:rFonts w:cs="Arial"/>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9AFDC44"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AA1DCFE" w14:textId="77777777" w:rsidR="00F2379F" w:rsidRPr="00ED1D8A" w:rsidRDefault="00F2379F" w:rsidP="00A04960">
            <w:pPr>
              <w:autoSpaceDE w:val="0"/>
              <w:autoSpaceDN w:val="0"/>
              <w:adjustRightInd w:val="0"/>
              <w:jc w:val="center"/>
              <w:rPr>
                <w:rFonts w:cs="Arial"/>
              </w:rPr>
            </w:pPr>
          </w:p>
        </w:tc>
      </w:tr>
      <w:tr w:rsidR="00F2379F" w:rsidRPr="00526DF0" w14:paraId="42B687E6" w14:textId="77777777" w:rsidTr="00A04960">
        <w:trPr>
          <w:trHeight w:val="290"/>
        </w:trPr>
        <w:tc>
          <w:tcPr>
            <w:tcW w:w="331" w:type="dxa"/>
            <w:gridSpan w:val="2"/>
            <w:tcBorders>
              <w:top w:val="nil"/>
              <w:left w:val="nil"/>
              <w:bottom w:val="nil"/>
              <w:right w:val="nil"/>
            </w:tcBorders>
            <w:vAlign w:val="center"/>
          </w:tcPr>
          <w:p w14:paraId="36EDB24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nil"/>
              <w:right w:val="single" w:sz="6" w:space="0" w:color="auto"/>
            </w:tcBorders>
            <w:vAlign w:val="center"/>
          </w:tcPr>
          <w:p w14:paraId="57DDCF2C" w14:textId="77777777" w:rsidR="00F2379F" w:rsidRPr="00ED1D8A" w:rsidRDefault="00F2379F" w:rsidP="00A04960">
            <w:pPr>
              <w:autoSpaceDE w:val="0"/>
              <w:autoSpaceDN w:val="0"/>
              <w:adjustRightInd w:val="0"/>
              <w:jc w:val="left"/>
              <w:rPr>
                <w:rFonts w:cs="Arial"/>
              </w:rPr>
            </w:pPr>
            <w:r>
              <w:rPr>
                <w:rFonts w:cs="Arial"/>
              </w:rPr>
              <w:t>Global / Corporate Function visit</w:t>
            </w:r>
          </w:p>
        </w:tc>
        <w:tc>
          <w:tcPr>
            <w:tcW w:w="1260" w:type="dxa"/>
            <w:tcBorders>
              <w:top w:val="single" w:sz="6" w:space="0" w:color="969696"/>
              <w:left w:val="single" w:sz="6" w:space="0" w:color="auto"/>
              <w:bottom w:val="single" w:sz="6" w:space="0" w:color="969696"/>
              <w:right w:val="single" w:sz="6" w:space="0" w:color="auto"/>
            </w:tcBorders>
            <w:vAlign w:val="center"/>
          </w:tcPr>
          <w:p w14:paraId="7361A259"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9E2899"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881739"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0EFD4E7"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7BC76AAC" w14:textId="77777777" w:rsidR="00F2379F" w:rsidRPr="00ED1D8A" w:rsidRDefault="00F2379F" w:rsidP="00A04960">
            <w:pPr>
              <w:autoSpaceDE w:val="0"/>
              <w:autoSpaceDN w:val="0"/>
              <w:adjustRightInd w:val="0"/>
              <w:jc w:val="center"/>
              <w:rPr>
                <w:rFonts w:cs="Arial"/>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C5430A3"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4DAA346" w14:textId="77777777" w:rsidR="00F2379F" w:rsidRPr="00ED1D8A" w:rsidRDefault="00F2379F" w:rsidP="00A04960">
            <w:pPr>
              <w:autoSpaceDE w:val="0"/>
              <w:autoSpaceDN w:val="0"/>
              <w:adjustRightInd w:val="0"/>
              <w:jc w:val="center"/>
              <w:rPr>
                <w:rFonts w:cs="Arial"/>
              </w:rPr>
            </w:pPr>
          </w:p>
        </w:tc>
      </w:tr>
      <w:tr w:rsidR="00F2379F" w:rsidRPr="00526DF0" w14:paraId="4A80565B" w14:textId="77777777" w:rsidTr="00A04960">
        <w:trPr>
          <w:trHeight w:val="290"/>
        </w:trPr>
        <w:tc>
          <w:tcPr>
            <w:tcW w:w="331" w:type="dxa"/>
            <w:gridSpan w:val="2"/>
            <w:tcBorders>
              <w:top w:val="nil"/>
              <w:left w:val="nil"/>
              <w:bottom w:val="nil"/>
              <w:right w:val="nil"/>
            </w:tcBorders>
            <w:vAlign w:val="center"/>
          </w:tcPr>
          <w:p w14:paraId="6F8869BA"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F4D0957"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Audits and reviews</w:t>
            </w:r>
          </w:p>
        </w:tc>
        <w:tc>
          <w:tcPr>
            <w:tcW w:w="1260" w:type="dxa"/>
            <w:tcBorders>
              <w:top w:val="single" w:sz="6" w:space="0" w:color="969696"/>
              <w:left w:val="single" w:sz="6" w:space="0" w:color="auto"/>
              <w:bottom w:val="single" w:sz="6" w:space="0" w:color="auto"/>
              <w:right w:val="single" w:sz="6" w:space="0" w:color="auto"/>
            </w:tcBorders>
            <w:vAlign w:val="center"/>
          </w:tcPr>
          <w:p w14:paraId="296C49B7"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A54B5AA"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ECA1FD6"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B342FDC"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C1CB99A"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5092901"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B76E01B"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25FF669D" w14:textId="77777777" w:rsidTr="00A04960">
        <w:trPr>
          <w:trHeight w:val="290"/>
        </w:trPr>
        <w:tc>
          <w:tcPr>
            <w:tcW w:w="5130" w:type="dxa"/>
            <w:gridSpan w:val="3"/>
            <w:tcBorders>
              <w:top w:val="nil"/>
              <w:left w:val="nil"/>
              <w:bottom w:val="nil"/>
              <w:right w:val="nil"/>
            </w:tcBorders>
            <w:vAlign w:val="center"/>
          </w:tcPr>
          <w:p w14:paraId="387DC64A" w14:textId="77777777" w:rsidR="00F2379F" w:rsidRPr="00ED1D8A" w:rsidRDefault="00F2379F" w:rsidP="00A04960">
            <w:pPr>
              <w:autoSpaceDE w:val="0"/>
              <w:autoSpaceDN w:val="0"/>
              <w:adjustRightInd w:val="0"/>
              <w:jc w:val="left"/>
              <w:rPr>
                <w:rFonts w:cs="Arial"/>
                <w:b/>
                <w:bCs/>
                <w:color w:val="000000"/>
              </w:rPr>
            </w:pPr>
          </w:p>
          <w:p w14:paraId="4C2CC792" w14:textId="77777777" w:rsidR="00F2379F" w:rsidRPr="00ED1D8A" w:rsidRDefault="00F2379F" w:rsidP="00A04960">
            <w:pPr>
              <w:autoSpaceDE w:val="0"/>
              <w:autoSpaceDN w:val="0"/>
              <w:adjustRightInd w:val="0"/>
              <w:spacing w:after="120"/>
              <w:ind w:left="162"/>
              <w:jc w:val="left"/>
              <w:rPr>
                <w:rFonts w:cs="Arial"/>
                <w:b/>
                <w:bCs/>
                <w:color w:val="000000"/>
              </w:rPr>
            </w:pPr>
            <w:r>
              <w:rPr>
                <w:rFonts w:cs="Arial"/>
                <w:b/>
                <w:bCs/>
                <w:color w:val="000000"/>
              </w:rPr>
              <w:t>Government of Indonesia</w:t>
            </w:r>
          </w:p>
        </w:tc>
        <w:tc>
          <w:tcPr>
            <w:tcW w:w="1260" w:type="dxa"/>
            <w:tcBorders>
              <w:top w:val="nil"/>
              <w:left w:val="nil"/>
              <w:bottom w:val="single" w:sz="6" w:space="0" w:color="auto"/>
              <w:right w:val="nil"/>
            </w:tcBorders>
            <w:vAlign w:val="center"/>
          </w:tcPr>
          <w:p w14:paraId="6CF0F8D7"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738730E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46C4E9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6A0E9DC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4DC8200E"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1182927B"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93A208B"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3C2B419" w14:textId="77777777" w:rsidTr="00A04960">
        <w:trPr>
          <w:trHeight w:val="360"/>
        </w:trPr>
        <w:tc>
          <w:tcPr>
            <w:tcW w:w="331" w:type="dxa"/>
            <w:gridSpan w:val="2"/>
            <w:tcBorders>
              <w:top w:val="nil"/>
              <w:left w:val="nil"/>
              <w:bottom w:val="nil"/>
              <w:right w:val="nil"/>
            </w:tcBorders>
            <w:vAlign w:val="center"/>
          </w:tcPr>
          <w:p w14:paraId="5210610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596690F9"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Work Program and Budget (WP&amp;B) Process</w:t>
            </w:r>
          </w:p>
        </w:tc>
        <w:tc>
          <w:tcPr>
            <w:tcW w:w="1260" w:type="dxa"/>
            <w:tcBorders>
              <w:top w:val="single" w:sz="6" w:space="0" w:color="auto"/>
              <w:left w:val="single" w:sz="6" w:space="0" w:color="auto"/>
              <w:bottom w:val="single" w:sz="6" w:space="0" w:color="969696"/>
              <w:right w:val="single" w:sz="6" w:space="0" w:color="auto"/>
            </w:tcBorders>
            <w:vAlign w:val="center"/>
          </w:tcPr>
          <w:p w14:paraId="4ED474FA"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47987077"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E1F504F"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clear" w:color="auto" w:fill="99CCFF"/>
            <w:vAlign w:val="center"/>
          </w:tcPr>
          <w:p w14:paraId="5258C0B0"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1E4FF8C" w14:textId="77777777" w:rsidR="00F2379F" w:rsidRPr="00ED1D8A"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392C6F02"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78AB6EB3"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507F78A6" w14:textId="77777777" w:rsidTr="00A04960">
        <w:trPr>
          <w:trHeight w:val="360"/>
        </w:trPr>
        <w:tc>
          <w:tcPr>
            <w:tcW w:w="331" w:type="dxa"/>
            <w:gridSpan w:val="2"/>
            <w:tcBorders>
              <w:top w:val="nil"/>
              <w:left w:val="nil"/>
              <w:bottom w:val="nil"/>
              <w:right w:val="nil"/>
            </w:tcBorders>
            <w:vAlign w:val="center"/>
          </w:tcPr>
          <w:p w14:paraId="3F8412A7"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8CC55E7"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WP&amp;B Revision and Monitoring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62085276"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4506702"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8CB861"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708A366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15707F6" w14:textId="77777777" w:rsidR="00F2379F" w:rsidRPr="00ED1D8A"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2D90E5C"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C08966B"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4576F846" w14:textId="77777777" w:rsidTr="00A04960">
        <w:trPr>
          <w:trHeight w:val="360"/>
        </w:trPr>
        <w:tc>
          <w:tcPr>
            <w:tcW w:w="331" w:type="dxa"/>
            <w:gridSpan w:val="2"/>
            <w:tcBorders>
              <w:top w:val="nil"/>
              <w:left w:val="nil"/>
              <w:bottom w:val="nil"/>
              <w:right w:val="nil"/>
            </w:tcBorders>
            <w:vAlign w:val="center"/>
          </w:tcPr>
          <w:p w14:paraId="4544478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777F97A"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Major Permitting</w:t>
            </w:r>
          </w:p>
        </w:tc>
        <w:tc>
          <w:tcPr>
            <w:tcW w:w="1260" w:type="dxa"/>
            <w:tcBorders>
              <w:top w:val="single" w:sz="6" w:space="0" w:color="969696"/>
              <w:left w:val="single" w:sz="6" w:space="0" w:color="auto"/>
              <w:bottom w:val="single" w:sz="6" w:space="0" w:color="969696"/>
              <w:right w:val="single" w:sz="6" w:space="0" w:color="auto"/>
            </w:tcBorders>
            <w:vAlign w:val="center"/>
          </w:tcPr>
          <w:p w14:paraId="00AAA074"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CDA4188"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10CB82"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3B5C1C0C"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57ACC409" w14:textId="77777777" w:rsidR="00F2379F" w:rsidRPr="00ED1D8A"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9E978A5"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2CC61095"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r>
      <w:tr w:rsidR="00F2379F" w:rsidRPr="00526DF0" w14:paraId="0D158EBF" w14:textId="77777777" w:rsidTr="00A04960">
        <w:trPr>
          <w:trHeight w:val="360"/>
        </w:trPr>
        <w:tc>
          <w:tcPr>
            <w:tcW w:w="331" w:type="dxa"/>
            <w:gridSpan w:val="2"/>
            <w:tcBorders>
              <w:top w:val="nil"/>
              <w:left w:val="nil"/>
              <w:bottom w:val="nil"/>
              <w:right w:val="nil"/>
            </w:tcBorders>
            <w:vAlign w:val="center"/>
          </w:tcPr>
          <w:p w14:paraId="001F6E99"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0E29CE7"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PSC Expiration/Extension</w:t>
            </w:r>
          </w:p>
        </w:tc>
        <w:tc>
          <w:tcPr>
            <w:tcW w:w="1260" w:type="dxa"/>
            <w:tcBorders>
              <w:top w:val="single" w:sz="6" w:space="0" w:color="969696"/>
              <w:left w:val="single" w:sz="6" w:space="0" w:color="auto"/>
              <w:bottom w:val="single" w:sz="6" w:space="0" w:color="auto"/>
              <w:right w:val="single" w:sz="6" w:space="0" w:color="auto"/>
            </w:tcBorders>
            <w:vAlign w:val="center"/>
          </w:tcPr>
          <w:p w14:paraId="20AA220A"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9E88C83"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29633DE1"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clear" w:color="auto" w:fill="99CCFF"/>
            <w:vAlign w:val="center"/>
          </w:tcPr>
          <w:p w14:paraId="5F49B4BB"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29A75B87"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146F0B9C"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170" w:type="dxa"/>
            <w:tcBorders>
              <w:top w:val="single" w:sz="6" w:space="0" w:color="969696"/>
              <w:left w:val="single" w:sz="6" w:space="0" w:color="auto"/>
              <w:bottom w:val="single" w:sz="6" w:space="0" w:color="auto"/>
              <w:right w:val="single" w:sz="6" w:space="0" w:color="auto"/>
            </w:tcBorders>
            <w:shd w:val="clear" w:color="auto" w:fill="99CCFF"/>
            <w:vAlign w:val="center"/>
          </w:tcPr>
          <w:p w14:paraId="031D10AE"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r>
      <w:tr w:rsidR="00F2379F" w:rsidRPr="00526DF0" w14:paraId="15F7DB33" w14:textId="77777777" w:rsidTr="00A04960">
        <w:trPr>
          <w:trHeight w:val="290"/>
        </w:trPr>
        <w:tc>
          <w:tcPr>
            <w:tcW w:w="5130" w:type="dxa"/>
            <w:gridSpan w:val="3"/>
            <w:tcBorders>
              <w:top w:val="nil"/>
              <w:left w:val="nil"/>
              <w:bottom w:val="nil"/>
              <w:right w:val="nil"/>
            </w:tcBorders>
            <w:vAlign w:val="center"/>
          </w:tcPr>
          <w:p w14:paraId="0F11FD53" w14:textId="77777777" w:rsidR="00F2379F" w:rsidRPr="00ED1D8A" w:rsidRDefault="00F2379F" w:rsidP="00A04960">
            <w:pPr>
              <w:autoSpaceDE w:val="0"/>
              <w:autoSpaceDN w:val="0"/>
              <w:adjustRightInd w:val="0"/>
              <w:jc w:val="left"/>
              <w:rPr>
                <w:rFonts w:cs="Arial"/>
                <w:b/>
                <w:bCs/>
                <w:color w:val="000000"/>
              </w:rPr>
            </w:pPr>
          </w:p>
          <w:p w14:paraId="40300BA5" w14:textId="77777777" w:rsidR="00F2379F" w:rsidRPr="00ED1D8A" w:rsidRDefault="00F2379F" w:rsidP="00A04960">
            <w:pPr>
              <w:autoSpaceDE w:val="0"/>
              <w:autoSpaceDN w:val="0"/>
              <w:adjustRightInd w:val="0"/>
              <w:spacing w:before="60" w:after="120"/>
              <w:ind w:left="162"/>
              <w:jc w:val="left"/>
              <w:rPr>
                <w:rFonts w:cs="Arial"/>
                <w:b/>
                <w:bCs/>
                <w:color w:val="000000"/>
              </w:rPr>
            </w:pPr>
            <w:r>
              <w:rPr>
                <w:rFonts w:cs="Arial"/>
                <w:b/>
                <w:bCs/>
                <w:color w:val="000000"/>
              </w:rPr>
              <w:t>Community and Business Environment</w:t>
            </w:r>
          </w:p>
        </w:tc>
        <w:tc>
          <w:tcPr>
            <w:tcW w:w="1260" w:type="dxa"/>
            <w:tcBorders>
              <w:top w:val="nil"/>
              <w:left w:val="nil"/>
              <w:bottom w:val="single" w:sz="6" w:space="0" w:color="auto"/>
              <w:right w:val="nil"/>
            </w:tcBorders>
            <w:vAlign w:val="center"/>
          </w:tcPr>
          <w:p w14:paraId="0E3B93DF"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1EA4826B"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82C036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3B8AAF8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527BA6BA"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6CB8169E"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6D489E90"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052C8634" w14:textId="77777777" w:rsidTr="00A04960">
        <w:trPr>
          <w:trHeight w:val="432"/>
        </w:trPr>
        <w:tc>
          <w:tcPr>
            <w:tcW w:w="331" w:type="dxa"/>
            <w:gridSpan w:val="2"/>
            <w:tcBorders>
              <w:top w:val="nil"/>
              <w:left w:val="nil"/>
              <w:bottom w:val="nil"/>
              <w:right w:val="nil"/>
            </w:tcBorders>
            <w:vAlign w:val="center"/>
          </w:tcPr>
          <w:p w14:paraId="60A0E1C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701AC17" w14:textId="77777777" w:rsidR="00F2379F" w:rsidRPr="00ED1D8A" w:rsidRDefault="00F2379F" w:rsidP="00A04960">
            <w:pPr>
              <w:autoSpaceDE w:val="0"/>
              <w:autoSpaceDN w:val="0"/>
              <w:adjustRightInd w:val="0"/>
              <w:jc w:val="left"/>
              <w:rPr>
                <w:rFonts w:cs="Arial"/>
              </w:rPr>
            </w:pPr>
            <w:r>
              <w:rPr>
                <w:rFonts w:cs="Arial"/>
              </w:rPr>
              <w:t>CSR Campaigns</w:t>
            </w:r>
          </w:p>
        </w:tc>
        <w:tc>
          <w:tcPr>
            <w:tcW w:w="1260" w:type="dxa"/>
            <w:tcBorders>
              <w:top w:val="single" w:sz="6" w:space="0" w:color="auto"/>
              <w:left w:val="single" w:sz="6" w:space="0" w:color="auto"/>
              <w:bottom w:val="single" w:sz="6" w:space="0" w:color="969696"/>
              <w:right w:val="single" w:sz="6" w:space="0" w:color="auto"/>
            </w:tcBorders>
            <w:vAlign w:val="center"/>
          </w:tcPr>
          <w:p w14:paraId="3633B550"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78BF986C"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94769AF"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AE418D"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F15BC66"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FFFF00" w:fill="auto"/>
            <w:vAlign w:val="center"/>
          </w:tcPr>
          <w:p w14:paraId="7FE990C2"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3E635E7C" w14:textId="77777777" w:rsidR="00F2379F" w:rsidRPr="00ED1D8A" w:rsidRDefault="00F2379F" w:rsidP="00A04960">
            <w:pPr>
              <w:autoSpaceDE w:val="0"/>
              <w:autoSpaceDN w:val="0"/>
              <w:adjustRightInd w:val="0"/>
              <w:jc w:val="center"/>
              <w:rPr>
                <w:rFonts w:cs="Arial"/>
              </w:rPr>
            </w:pPr>
          </w:p>
        </w:tc>
      </w:tr>
      <w:tr w:rsidR="00F2379F" w:rsidRPr="00526DF0" w14:paraId="75B7AFBC" w14:textId="77777777" w:rsidTr="00A04960">
        <w:trPr>
          <w:trHeight w:val="432"/>
        </w:trPr>
        <w:tc>
          <w:tcPr>
            <w:tcW w:w="331" w:type="dxa"/>
            <w:gridSpan w:val="2"/>
            <w:tcBorders>
              <w:top w:val="nil"/>
              <w:left w:val="nil"/>
              <w:bottom w:val="nil"/>
              <w:right w:val="nil"/>
            </w:tcBorders>
            <w:vAlign w:val="center"/>
          </w:tcPr>
          <w:p w14:paraId="1825337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634F788" w14:textId="77777777" w:rsidR="00F2379F" w:rsidRPr="00ED1D8A" w:rsidRDefault="00F2379F" w:rsidP="00A04960">
            <w:pPr>
              <w:autoSpaceDE w:val="0"/>
              <w:autoSpaceDN w:val="0"/>
              <w:adjustRightInd w:val="0"/>
              <w:jc w:val="left"/>
              <w:rPr>
                <w:rFonts w:cs="Arial"/>
              </w:rPr>
            </w:pPr>
            <w:r>
              <w:rPr>
                <w:rFonts w:cs="Arial"/>
              </w:rPr>
              <w:t>Community Events (COP driven)</w:t>
            </w:r>
          </w:p>
        </w:tc>
        <w:tc>
          <w:tcPr>
            <w:tcW w:w="1260" w:type="dxa"/>
            <w:tcBorders>
              <w:top w:val="single" w:sz="6" w:space="0" w:color="969696"/>
              <w:left w:val="single" w:sz="6" w:space="0" w:color="auto"/>
              <w:bottom w:val="single" w:sz="6" w:space="0" w:color="969696"/>
              <w:right w:val="single" w:sz="6" w:space="0" w:color="auto"/>
            </w:tcBorders>
            <w:vAlign w:val="center"/>
          </w:tcPr>
          <w:p w14:paraId="1909144B"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5C4CB4"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F7457F"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31E423"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D0A0C19"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657EFECF"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4024256" w14:textId="77777777" w:rsidR="00F2379F" w:rsidRPr="00ED1D8A" w:rsidRDefault="00F2379F" w:rsidP="00A04960">
            <w:pPr>
              <w:autoSpaceDE w:val="0"/>
              <w:autoSpaceDN w:val="0"/>
              <w:adjustRightInd w:val="0"/>
              <w:jc w:val="center"/>
              <w:rPr>
                <w:rFonts w:cs="Arial"/>
              </w:rPr>
            </w:pPr>
          </w:p>
        </w:tc>
      </w:tr>
      <w:tr w:rsidR="00F2379F" w:rsidRPr="00526DF0" w14:paraId="461F349C" w14:textId="77777777" w:rsidTr="00A04960">
        <w:trPr>
          <w:trHeight w:val="290"/>
        </w:trPr>
        <w:tc>
          <w:tcPr>
            <w:tcW w:w="5130" w:type="dxa"/>
            <w:gridSpan w:val="3"/>
            <w:tcBorders>
              <w:top w:val="nil"/>
              <w:left w:val="nil"/>
              <w:bottom w:val="nil"/>
              <w:right w:val="nil"/>
            </w:tcBorders>
            <w:vAlign w:val="center"/>
          </w:tcPr>
          <w:p w14:paraId="22DDBEFA" w14:textId="77777777" w:rsidR="00F2379F" w:rsidRPr="00ED1D8A" w:rsidRDefault="00F2379F" w:rsidP="00A04960">
            <w:pPr>
              <w:autoSpaceDE w:val="0"/>
              <w:autoSpaceDN w:val="0"/>
              <w:adjustRightInd w:val="0"/>
              <w:spacing w:before="60" w:after="120"/>
              <w:ind w:left="162"/>
              <w:jc w:val="left"/>
              <w:rPr>
                <w:rFonts w:cs="Arial"/>
                <w:b/>
                <w:bCs/>
                <w:color w:val="000000"/>
              </w:rPr>
            </w:pPr>
            <w:r>
              <w:rPr>
                <w:rFonts w:cs="Arial"/>
                <w:b/>
                <w:bCs/>
                <w:color w:val="000000"/>
              </w:rPr>
              <w:t>Partners</w:t>
            </w:r>
          </w:p>
        </w:tc>
        <w:tc>
          <w:tcPr>
            <w:tcW w:w="1260" w:type="dxa"/>
            <w:tcBorders>
              <w:top w:val="nil"/>
              <w:left w:val="nil"/>
              <w:bottom w:val="single" w:sz="6" w:space="0" w:color="auto"/>
              <w:right w:val="nil"/>
            </w:tcBorders>
            <w:vAlign w:val="center"/>
          </w:tcPr>
          <w:p w14:paraId="2FF44414"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48E48324"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187C7AF"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104429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2B7C6A2A"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5F018620"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88374A8"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7A9B9FF8" w14:textId="77777777" w:rsidTr="00A04960">
        <w:trPr>
          <w:trHeight w:val="432"/>
        </w:trPr>
        <w:tc>
          <w:tcPr>
            <w:tcW w:w="331" w:type="dxa"/>
            <w:gridSpan w:val="2"/>
            <w:tcBorders>
              <w:top w:val="nil"/>
              <w:left w:val="nil"/>
              <w:bottom w:val="nil"/>
              <w:right w:val="nil"/>
            </w:tcBorders>
            <w:vAlign w:val="center"/>
          </w:tcPr>
          <w:p w14:paraId="36322DD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3E169EC0"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Technical Committee Meetings</w:t>
            </w:r>
          </w:p>
        </w:tc>
        <w:tc>
          <w:tcPr>
            <w:tcW w:w="1260" w:type="dxa"/>
            <w:tcBorders>
              <w:top w:val="single" w:sz="6" w:space="0" w:color="auto"/>
              <w:left w:val="single" w:sz="6" w:space="0" w:color="auto"/>
              <w:bottom w:val="single" w:sz="6" w:space="0" w:color="969696"/>
              <w:right w:val="single" w:sz="6" w:space="0" w:color="auto"/>
            </w:tcBorders>
            <w:vAlign w:val="center"/>
          </w:tcPr>
          <w:p w14:paraId="04D50452"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7B1365B9"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232634B"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217FC1A"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D2F52B3" w14:textId="77777777" w:rsidR="00F2379F" w:rsidRPr="00ED1D8A"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1B849464"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483D8171" w14:textId="77777777" w:rsidR="00F2379F" w:rsidRPr="00ED1D8A" w:rsidRDefault="00F2379F" w:rsidP="00A04960">
            <w:pPr>
              <w:autoSpaceDE w:val="0"/>
              <w:autoSpaceDN w:val="0"/>
              <w:adjustRightInd w:val="0"/>
              <w:jc w:val="center"/>
              <w:rPr>
                <w:rFonts w:cs="Arial"/>
                <w:color w:val="000000"/>
              </w:rPr>
            </w:pPr>
          </w:p>
        </w:tc>
      </w:tr>
      <w:tr w:rsidR="00F2379F" w:rsidRPr="00526DF0" w14:paraId="63227FDE" w14:textId="77777777" w:rsidTr="00A04960">
        <w:trPr>
          <w:trHeight w:val="432"/>
        </w:trPr>
        <w:tc>
          <w:tcPr>
            <w:tcW w:w="331" w:type="dxa"/>
            <w:gridSpan w:val="2"/>
            <w:tcBorders>
              <w:top w:val="nil"/>
              <w:left w:val="nil"/>
              <w:bottom w:val="nil"/>
              <w:right w:val="nil"/>
            </w:tcBorders>
            <w:vAlign w:val="center"/>
          </w:tcPr>
          <w:p w14:paraId="3F54D7B8"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34E4739A"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Operating Committee Meetings</w:t>
            </w:r>
          </w:p>
        </w:tc>
        <w:tc>
          <w:tcPr>
            <w:tcW w:w="1260" w:type="dxa"/>
            <w:tcBorders>
              <w:top w:val="single" w:sz="6" w:space="0" w:color="969696"/>
              <w:left w:val="single" w:sz="6" w:space="0" w:color="auto"/>
              <w:bottom w:val="single" w:sz="6" w:space="0" w:color="auto"/>
              <w:right w:val="single" w:sz="6" w:space="0" w:color="auto"/>
            </w:tcBorders>
            <w:vAlign w:val="center"/>
          </w:tcPr>
          <w:p w14:paraId="3B33B8E8"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A496D94"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7DFDA3AC"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7D06AF"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05760B2B" w14:textId="77777777" w:rsidR="00F2379F" w:rsidRPr="00ED1D8A"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808080" w:fill="auto"/>
            <w:vAlign w:val="center"/>
          </w:tcPr>
          <w:p w14:paraId="1C972ED0"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EEBB242" w14:textId="77777777" w:rsidR="00F2379F" w:rsidRPr="00ED1D8A" w:rsidRDefault="00F2379F" w:rsidP="00A04960">
            <w:pPr>
              <w:autoSpaceDE w:val="0"/>
              <w:autoSpaceDN w:val="0"/>
              <w:adjustRightInd w:val="0"/>
              <w:jc w:val="center"/>
              <w:rPr>
                <w:rFonts w:cs="Arial"/>
                <w:color w:val="000000"/>
              </w:rPr>
            </w:pPr>
          </w:p>
        </w:tc>
      </w:tr>
      <w:tr w:rsidR="00F2379F" w:rsidRPr="00526DF0" w14:paraId="55E58255" w14:textId="77777777" w:rsidTr="00A04960">
        <w:trPr>
          <w:trHeight w:val="290"/>
        </w:trPr>
        <w:tc>
          <w:tcPr>
            <w:tcW w:w="5130" w:type="dxa"/>
            <w:gridSpan w:val="3"/>
            <w:tcBorders>
              <w:top w:val="nil"/>
              <w:left w:val="nil"/>
              <w:bottom w:val="nil"/>
              <w:right w:val="nil"/>
            </w:tcBorders>
            <w:vAlign w:val="center"/>
          </w:tcPr>
          <w:p w14:paraId="3D904516" w14:textId="77777777" w:rsidR="00F2379F" w:rsidRPr="00ED1D8A" w:rsidRDefault="00F2379F" w:rsidP="00A04960">
            <w:pPr>
              <w:autoSpaceDE w:val="0"/>
              <w:autoSpaceDN w:val="0"/>
              <w:adjustRightInd w:val="0"/>
              <w:spacing w:before="60" w:after="120"/>
              <w:ind w:left="162"/>
              <w:jc w:val="left"/>
              <w:rPr>
                <w:rFonts w:cs="Arial"/>
                <w:b/>
                <w:bCs/>
                <w:color w:val="000000"/>
              </w:rPr>
            </w:pPr>
            <w:r>
              <w:rPr>
                <w:rFonts w:cs="Arial"/>
                <w:b/>
                <w:bCs/>
                <w:color w:val="000000"/>
              </w:rPr>
              <w:t>Internal</w:t>
            </w:r>
          </w:p>
        </w:tc>
        <w:tc>
          <w:tcPr>
            <w:tcW w:w="1260" w:type="dxa"/>
            <w:tcBorders>
              <w:top w:val="nil"/>
              <w:left w:val="nil"/>
              <w:bottom w:val="single" w:sz="6" w:space="0" w:color="auto"/>
              <w:right w:val="nil"/>
            </w:tcBorders>
            <w:vAlign w:val="center"/>
          </w:tcPr>
          <w:p w14:paraId="62B723DF"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26E81BC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317E34C7"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1BB727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1F22ED3D"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19F404DF"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16B8BF8"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505C13D0" w14:textId="77777777" w:rsidTr="00A04960">
        <w:trPr>
          <w:trHeight w:val="432"/>
        </w:trPr>
        <w:tc>
          <w:tcPr>
            <w:tcW w:w="331" w:type="dxa"/>
            <w:gridSpan w:val="2"/>
            <w:tcBorders>
              <w:top w:val="nil"/>
              <w:left w:val="nil"/>
              <w:bottom w:val="nil"/>
              <w:right w:val="nil"/>
            </w:tcBorders>
            <w:vAlign w:val="center"/>
          </w:tcPr>
          <w:p w14:paraId="60C5DD87"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21D07E67" w14:textId="77777777" w:rsidR="00F2379F" w:rsidRPr="00ED1D8A" w:rsidRDefault="00F2379F" w:rsidP="00A04960">
            <w:pPr>
              <w:autoSpaceDE w:val="0"/>
              <w:autoSpaceDN w:val="0"/>
              <w:adjustRightInd w:val="0"/>
              <w:jc w:val="left"/>
              <w:rPr>
                <w:rFonts w:cs="Arial"/>
                <w:color w:val="1F497D" w:themeColor="text2"/>
              </w:rPr>
            </w:pPr>
            <w:r>
              <w:rPr>
                <w:rFonts w:cs="Arial"/>
                <w:color w:val="1F497D" w:themeColor="text2"/>
              </w:rPr>
              <w:t>Long Term Plan Process</w:t>
            </w:r>
          </w:p>
        </w:tc>
        <w:tc>
          <w:tcPr>
            <w:tcW w:w="1260" w:type="dxa"/>
            <w:tcBorders>
              <w:top w:val="single" w:sz="6" w:space="0" w:color="auto"/>
              <w:left w:val="single" w:sz="6" w:space="0" w:color="auto"/>
              <w:bottom w:val="single" w:sz="6" w:space="0" w:color="969696"/>
              <w:right w:val="single" w:sz="6" w:space="0" w:color="auto"/>
            </w:tcBorders>
            <w:vAlign w:val="center"/>
          </w:tcPr>
          <w:p w14:paraId="568E00A5" w14:textId="77777777" w:rsidR="00F2379F" w:rsidRPr="00ED1D8A"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0BBA1DF"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3D9903"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B24005A" w14:textId="77777777" w:rsidR="00F2379F" w:rsidRPr="00ED1D8A"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1F2E44A1" w14:textId="77777777" w:rsidR="00F2379F" w:rsidRPr="00ED1D8A"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4D0B965A" w14:textId="77777777" w:rsidR="00F2379F" w:rsidRPr="00ED1D8A" w:rsidRDefault="00F2379F" w:rsidP="00A04960">
            <w:pPr>
              <w:autoSpaceDE w:val="0"/>
              <w:autoSpaceDN w:val="0"/>
              <w:adjustRightInd w:val="0"/>
              <w:jc w:val="center"/>
              <w:rPr>
                <w:rFonts w:cs="Arial"/>
                <w:color w:val="000000"/>
              </w:rPr>
            </w:pPr>
            <w:r>
              <w:rPr>
                <w:rFonts w:cs="Arial"/>
                <w:color w:val="000000"/>
                <w:sz w:val="22"/>
                <w:szCs w:val="22"/>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5093C792" w14:textId="77777777" w:rsidR="00F2379F" w:rsidRPr="00ED1D8A" w:rsidRDefault="00F2379F" w:rsidP="00A04960">
            <w:pPr>
              <w:autoSpaceDE w:val="0"/>
              <w:autoSpaceDN w:val="0"/>
              <w:adjustRightInd w:val="0"/>
              <w:jc w:val="center"/>
              <w:rPr>
                <w:rFonts w:cs="Arial"/>
                <w:color w:val="000000"/>
              </w:rPr>
            </w:pPr>
          </w:p>
        </w:tc>
      </w:tr>
      <w:tr w:rsidR="00F2379F" w:rsidRPr="00526DF0" w14:paraId="46EC9F30" w14:textId="77777777" w:rsidTr="00A04960">
        <w:trPr>
          <w:trHeight w:val="432"/>
        </w:trPr>
        <w:tc>
          <w:tcPr>
            <w:tcW w:w="331" w:type="dxa"/>
            <w:gridSpan w:val="2"/>
            <w:tcBorders>
              <w:top w:val="nil"/>
              <w:left w:val="nil"/>
              <w:bottom w:val="nil"/>
              <w:right w:val="nil"/>
            </w:tcBorders>
            <w:vAlign w:val="center"/>
          </w:tcPr>
          <w:p w14:paraId="7771025A"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5743733" w14:textId="77777777" w:rsidR="00F2379F" w:rsidRPr="00ED1D8A" w:rsidRDefault="00F2379F" w:rsidP="00A04960">
            <w:pPr>
              <w:autoSpaceDE w:val="0"/>
              <w:autoSpaceDN w:val="0"/>
              <w:adjustRightInd w:val="0"/>
              <w:jc w:val="left"/>
              <w:rPr>
                <w:rFonts w:cs="Arial"/>
              </w:rPr>
            </w:pPr>
            <w:r>
              <w:rPr>
                <w:rFonts w:cs="Arial"/>
              </w:rPr>
              <w:t>Cash and Earnings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167666C9"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5751FCE4"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F5FA8CA"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3DB5827"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D192ED"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FE883B"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9BD1C1E" w14:textId="77777777" w:rsidR="00F2379F" w:rsidRPr="00ED1D8A" w:rsidRDefault="00F2379F" w:rsidP="00A04960">
            <w:pPr>
              <w:autoSpaceDE w:val="0"/>
              <w:autoSpaceDN w:val="0"/>
              <w:adjustRightInd w:val="0"/>
              <w:jc w:val="center"/>
              <w:rPr>
                <w:rFonts w:cs="Arial"/>
              </w:rPr>
            </w:pPr>
          </w:p>
        </w:tc>
      </w:tr>
      <w:tr w:rsidR="00F2379F" w:rsidRPr="00526DF0" w14:paraId="746326C5" w14:textId="77777777" w:rsidTr="00A04960">
        <w:trPr>
          <w:trHeight w:val="432"/>
        </w:trPr>
        <w:tc>
          <w:tcPr>
            <w:tcW w:w="331" w:type="dxa"/>
            <w:gridSpan w:val="2"/>
            <w:tcBorders>
              <w:top w:val="nil"/>
              <w:left w:val="nil"/>
              <w:bottom w:val="nil"/>
              <w:right w:val="nil"/>
            </w:tcBorders>
            <w:vAlign w:val="center"/>
          </w:tcPr>
          <w:p w14:paraId="7EA3CAAD"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CA351AC" w14:textId="77777777" w:rsidR="00F2379F" w:rsidRPr="00ED1D8A" w:rsidRDefault="00F2379F" w:rsidP="00A04960">
            <w:pPr>
              <w:autoSpaceDE w:val="0"/>
              <w:autoSpaceDN w:val="0"/>
              <w:adjustRightInd w:val="0"/>
              <w:jc w:val="left"/>
              <w:rPr>
                <w:rFonts w:cs="Arial"/>
              </w:rPr>
            </w:pPr>
            <w:r>
              <w:rPr>
                <w:rFonts w:cs="Arial"/>
              </w:rPr>
              <w:t>SMOG</w:t>
            </w:r>
          </w:p>
        </w:tc>
        <w:tc>
          <w:tcPr>
            <w:tcW w:w="1260" w:type="dxa"/>
            <w:tcBorders>
              <w:top w:val="single" w:sz="6" w:space="0" w:color="969696"/>
              <w:left w:val="single" w:sz="6" w:space="0" w:color="auto"/>
              <w:bottom w:val="single" w:sz="6" w:space="0" w:color="969696"/>
              <w:right w:val="single" w:sz="6" w:space="0" w:color="auto"/>
            </w:tcBorders>
            <w:vAlign w:val="center"/>
          </w:tcPr>
          <w:p w14:paraId="50811304"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C37113"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D5999B"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728F87"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F8EBB5"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4776B66"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460106F" w14:textId="77777777" w:rsidR="00F2379F" w:rsidRPr="00ED1D8A" w:rsidRDefault="00F2379F" w:rsidP="00A04960">
            <w:pPr>
              <w:autoSpaceDE w:val="0"/>
              <w:autoSpaceDN w:val="0"/>
              <w:adjustRightInd w:val="0"/>
              <w:jc w:val="center"/>
              <w:rPr>
                <w:rFonts w:cs="Arial"/>
              </w:rPr>
            </w:pPr>
          </w:p>
        </w:tc>
      </w:tr>
      <w:tr w:rsidR="00F2379F" w:rsidRPr="00526DF0" w14:paraId="03F7190B" w14:textId="77777777" w:rsidTr="00A04960">
        <w:trPr>
          <w:trHeight w:val="432"/>
        </w:trPr>
        <w:tc>
          <w:tcPr>
            <w:tcW w:w="331" w:type="dxa"/>
            <w:gridSpan w:val="2"/>
            <w:tcBorders>
              <w:top w:val="nil"/>
              <w:left w:val="nil"/>
              <w:bottom w:val="nil"/>
              <w:right w:val="nil"/>
            </w:tcBorders>
            <w:vAlign w:val="center"/>
          </w:tcPr>
          <w:p w14:paraId="1AD35977"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91BF47C" w14:textId="77777777" w:rsidR="00F2379F" w:rsidRPr="00ED1D8A" w:rsidRDefault="00F2379F" w:rsidP="00A04960">
            <w:pPr>
              <w:autoSpaceDE w:val="0"/>
              <w:autoSpaceDN w:val="0"/>
              <w:adjustRightInd w:val="0"/>
              <w:jc w:val="left"/>
              <w:rPr>
                <w:rFonts w:cs="Arial"/>
              </w:rPr>
            </w:pPr>
            <w:r>
              <w:rPr>
                <w:rFonts w:cs="Arial"/>
              </w:rPr>
              <w:t>Reserve Booking</w:t>
            </w:r>
          </w:p>
        </w:tc>
        <w:tc>
          <w:tcPr>
            <w:tcW w:w="1260" w:type="dxa"/>
            <w:tcBorders>
              <w:top w:val="single" w:sz="6" w:space="0" w:color="969696"/>
              <w:left w:val="single" w:sz="6" w:space="0" w:color="auto"/>
              <w:bottom w:val="single" w:sz="6" w:space="0" w:color="969696"/>
              <w:right w:val="single" w:sz="6" w:space="0" w:color="auto"/>
            </w:tcBorders>
            <w:vAlign w:val="center"/>
          </w:tcPr>
          <w:p w14:paraId="007F131D"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0CFFC0"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BBC35C7"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67EE24"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27D150"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695DC08"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E26DCF3" w14:textId="77777777" w:rsidR="00F2379F" w:rsidRPr="00ED1D8A" w:rsidRDefault="00F2379F" w:rsidP="00A04960">
            <w:pPr>
              <w:autoSpaceDE w:val="0"/>
              <w:autoSpaceDN w:val="0"/>
              <w:adjustRightInd w:val="0"/>
              <w:jc w:val="center"/>
              <w:rPr>
                <w:rFonts w:cs="Arial"/>
              </w:rPr>
            </w:pPr>
          </w:p>
        </w:tc>
      </w:tr>
      <w:tr w:rsidR="00F2379F" w:rsidRPr="00526DF0" w14:paraId="79BB823D" w14:textId="77777777" w:rsidTr="00A04960">
        <w:trPr>
          <w:trHeight w:val="432"/>
        </w:trPr>
        <w:tc>
          <w:tcPr>
            <w:tcW w:w="331" w:type="dxa"/>
            <w:gridSpan w:val="2"/>
            <w:tcBorders>
              <w:top w:val="nil"/>
              <w:left w:val="nil"/>
              <w:bottom w:val="nil"/>
              <w:right w:val="nil"/>
            </w:tcBorders>
            <w:vAlign w:val="center"/>
          </w:tcPr>
          <w:p w14:paraId="39886867"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11A141B" w14:textId="77777777" w:rsidR="00F2379F" w:rsidRPr="00ED1D8A" w:rsidRDefault="00F2379F" w:rsidP="00A04960">
            <w:pPr>
              <w:autoSpaceDE w:val="0"/>
              <w:autoSpaceDN w:val="0"/>
              <w:adjustRightInd w:val="0"/>
              <w:jc w:val="left"/>
              <w:rPr>
                <w:rFonts w:cs="Arial"/>
              </w:rPr>
            </w:pPr>
            <w:r>
              <w:rPr>
                <w:rFonts w:cs="Arial"/>
              </w:rPr>
              <w:t>Core Manpower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20821DBC"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BB8B8A"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E50998"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8ADEB9A"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334558E"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C2DD90"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13BAA0E7"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r>
      <w:tr w:rsidR="00F2379F" w:rsidRPr="00526DF0" w14:paraId="566AAAE2" w14:textId="77777777" w:rsidTr="00A04960">
        <w:trPr>
          <w:trHeight w:val="432"/>
        </w:trPr>
        <w:tc>
          <w:tcPr>
            <w:tcW w:w="331" w:type="dxa"/>
            <w:gridSpan w:val="2"/>
            <w:tcBorders>
              <w:top w:val="nil"/>
              <w:left w:val="nil"/>
              <w:bottom w:val="nil"/>
              <w:right w:val="nil"/>
            </w:tcBorders>
            <w:vAlign w:val="center"/>
          </w:tcPr>
          <w:p w14:paraId="2980684B"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3E2DC65C" w14:textId="77777777" w:rsidR="00F2379F" w:rsidRPr="00ED1D8A" w:rsidRDefault="00F2379F" w:rsidP="00A04960">
            <w:pPr>
              <w:autoSpaceDE w:val="0"/>
              <w:autoSpaceDN w:val="0"/>
              <w:adjustRightInd w:val="0"/>
              <w:jc w:val="left"/>
              <w:rPr>
                <w:rFonts w:cs="Arial"/>
              </w:rPr>
            </w:pPr>
            <w:r>
              <w:rPr>
                <w:rFonts w:cs="Arial"/>
              </w:rPr>
              <w:t>Core Resource Requirements</w:t>
            </w:r>
          </w:p>
        </w:tc>
        <w:tc>
          <w:tcPr>
            <w:tcW w:w="1260" w:type="dxa"/>
            <w:tcBorders>
              <w:top w:val="single" w:sz="6" w:space="0" w:color="969696"/>
              <w:left w:val="single" w:sz="6" w:space="0" w:color="auto"/>
              <w:bottom w:val="single" w:sz="6" w:space="0" w:color="auto"/>
              <w:right w:val="single" w:sz="6" w:space="0" w:color="auto"/>
            </w:tcBorders>
            <w:vAlign w:val="center"/>
          </w:tcPr>
          <w:p w14:paraId="7D1F8B57" w14:textId="77777777" w:rsidR="00F2379F" w:rsidRPr="00ED1D8A"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E31733B"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A1E6432"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F689C3"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F0FCF22"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4C8A4EA0"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0F732F4" w14:textId="77777777" w:rsidR="00F2379F" w:rsidRPr="00ED1D8A" w:rsidRDefault="00F2379F" w:rsidP="00A04960">
            <w:pPr>
              <w:autoSpaceDE w:val="0"/>
              <w:autoSpaceDN w:val="0"/>
              <w:adjustRightInd w:val="0"/>
              <w:jc w:val="center"/>
              <w:rPr>
                <w:rFonts w:cs="Arial"/>
                <w:sz w:val="22"/>
                <w:szCs w:val="22"/>
              </w:rPr>
            </w:pPr>
            <w:r>
              <w:rPr>
                <w:rFonts w:cs="Arial"/>
                <w:sz w:val="22"/>
                <w:szCs w:val="22"/>
              </w:rPr>
              <w:t>ALL</w:t>
            </w:r>
          </w:p>
        </w:tc>
      </w:tr>
    </w:tbl>
    <w:p w14:paraId="670050E9" w14:textId="77777777" w:rsidR="00F2379F" w:rsidRPr="00ED1D8A" w:rsidRDefault="00F2379F" w:rsidP="00F2379F">
      <w:pPr>
        <w:pStyle w:val="Appendix"/>
        <w:spacing w:after="0" w:line="360" w:lineRule="auto"/>
        <w:rPr>
          <w:rFonts w:cs="Arial"/>
        </w:rPr>
      </w:pPr>
      <w:r>
        <w:rPr>
          <w:rFonts w:cs="Arial"/>
        </w:rPr>
        <w:br w:type="page"/>
      </w:r>
    </w:p>
    <w:p w14:paraId="552A7DD6" w14:textId="7C21AC28" w:rsidR="00F2379F" w:rsidRPr="00ED1D8A" w:rsidRDefault="00F2379F" w:rsidP="00F2379F">
      <w:pPr>
        <w:pStyle w:val="Caption"/>
        <w:rPr>
          <w:rFonts w:cs="Arial"/>
          <w:sz w:val="24"/>
          <w:szCs w:val="24"/>
        </w:rPr>
      </w:pPr>
      <w:bookmarkStart w:id="1181" w:name="_Toc193708139"/>
      <w:r>
        <w:rPr>
          <w:rFonts w:cs="Arial"/>
          <w:sz w:val="24"/>
          <w:szCs w:val="24"/>
        </w:rPr>
        <w:lastRenderedPageBreak/>
        <w:t xml:space="preserve">Appendix </w:t>
        <w:fldChar w:fldCharType="begin"/>
        <w:instrText xml:space="preserve"> SEQ Appendix \* ALPHABETIC </w:instrText>
        <w:fldChar w:fldCharType="separate"/>
      </w:r>
      <w:r>
        <w:rPr>
          <w:rFonts w:cs="Arial"/>
          <w:noProof/>
          <w:sz w:val="24"/>
          <w:szCs w:val="24"/>
        </w:rPr>
        <w:t>D</w:t>
      </w:r>
      <w:r>
        <w:rPr>
          <w:rFonts w:cs="Arial"/>
          <w:sz w:val="24"/>
          <w:szCs w:val="24"/>
        </w:rPr>
        <w:fldChar w:fldCharType="end"/>
        <w:t xml:space="preserve"> – Data Input Attribute</w:t>
      </w:r>
      <w:bookmarkEnd w:id="1181"/>
    </w:p>
    <w:p w14:paraId="0E3EF27D" w14:textId="77777777" w:rsidR="00F2379F" w:rsidRPr="00ED1D8A" w:rsidRDefault="00F2379F" w:rsidP="00F2379F">
      <w:pPr>
        <w:rPr>
          <w:rFonts w:cs="Arial"/>
        </w:rPr>
      </w:pPr>
    </w:p>
    <w:tbl>
      <w:tblPr>
        <w:tblW w:w="13952" w:type="dxa"/>
        <w:tblInd w:w="78" w:type="dxa"/>
        <w:tblLayout w:type="fixed"/>
        <w:tblLook w:val="0000" w:firstRow="0" w:lastRow="0" w:firstColumn="0" w:lastColumn="0" w:noHBand="0" w:noVBand="0"/>
      </w:tblPr>
      <w:tblGrid>
        <w:gridCol w:w="592"/>
        <w:gridCol w:w="3380"/>
        <w:gridCol w:w="5852"/>
        <w:gridCol w:w="1376"/>
        <w:gridCol w:w="1376"/>
        <w:gridCol w:w="1376"/>
      </w:tblGrid>
      <w:tr w:rsidR="00F2379F" w:rsidRPr="00526DF0" w14:paraId="42BCAD2D" w14:textId="77777777" w:rsidTr="00A04960">
        <w:trPr>
          <w:trHeight w:val="376"/>
        </w:trPr>
        <w:tc>
          <w:tcPr>
            <w:tcW w:w="592" w:type="dxa"/>
            <w:tcBorders>
              <w:top w:val="nil"/>
              <w:left w:val="nil"/>
              <w:bottom w:val="nil"/>
              <w:right w:val="nil"/>
            </w:tcBorders>
            <w:shd w:val="solid" w:color="000000" w:fill="auto"/>
          </w:tcPr>
          <w:p w14:paraId="5A2A5D7F" w14:textId="77777777" w:rsidR="00F2379F" w:rsidRPr="00ED1D8A" w:rsidRDefault="00F2379F" w:rsidP="00A04960">
            <w:pPr>
              <w:autoSpaceDE w:val="0"/>
              <w:autoSpaceDN w:val="0"/>
              <w:adjustRightInd w:val="0"/>
              <w:spacing w:before="40" w:after="40"/>
              <w:jc w:val="center"/>
              <w:rPr>
                <w:rFonts w:cs="Arial"/>
                <w:b/>
                <w:bCs/>
                <w:color w:val="FFFFFF"/>
              </w:rPr>
            </w:pPr>
            <w:r>
              <w:rPr>
                <w:rFonts w:cs="Arial"/>
                <w:b/>
                <w:bCs/>
                <w:color w:val="FFFFFF"/>
              </w:rPr>
              <w:t>No.</w:t>
            </w:r>
          </w:p>
        </w:tc>
        <w:tc>
          <w:tcPr>
            <w:tcW w:w="3380" w:type="dxa"/>
            <w:tcBorders>
              <w:top w:val="nil"/>
              <w:left w:val="nil"/>
              <w:bottom w:val="nil"/>
              <w:right w:val="nil"/>
            </w:tcBorders>
            <w:shd w:val="solid" w:color="000000" w:fill="auto"/>
          </w:tcPr>
          <w:p w14:paraId="2651BA6A" w14:textId="77777777" w:rsidR="00F2379F" w:rsidRPr="00ED1D8A" w:rsidRDefault="00F2379F" w:rsidP="00A04960">
            <w:pPr>
              <w:autoSpaceDE w:val="0"/>
              <w:autoSpaceDN w:val="0"/>
              <w:adjustRightInd w:val="0"/>
              <w:spacing w:before="40" w:after="40"/>
              <w:jc w:val="center"/>
              <w:rPr>
                <w:rFonts w:cs="Arial"/>
                <w:b/>
                <w:bCs/>
                <w:color w:val="FFFFFF"/>
              </w:rPr>
            </w:pPr>
            <w:r>
              <w:rPr>
                <w:rFonts w:cs="Arial"/>
                <w:b/>
                <w:bCs/>
                <w:color w:val="FFFFFF"/>
              </w:rPr>
              <w:t>Data Attribute</w:t>
            </w:r>
          </w:p>
        </w:tc>
        <w:tc>
          <w:tcPr>
            <w:tcW w:w="5852" w:type="dxa"/>
            <w:tcBorders>
              <w:top w:val="nil"/>
              <w:left w:val="nil"/>
              <w:bottom w:val="nil"/>
              <w:right w:val="nil"/>
            </w:tcBorders>
            <w:shd w:val="solid" w:color="000000" w:fill="auto"/>
          </w:tcPr>
          <w:p w14:paraId="28692FDA" w14:textId="77777777" w:rsidR="00F2379F" w:rsidRPr="00ED1D8A" w:rsidRDefault="00F2379F" w:rsidP="00A04960">
            <w:pPr>
              <w:autoSpaceDE w:val="0"/>
              <w:autoSpaceDN w:val="0"/>
              <w:adjustRightInd w:val="0"/>
              <w:spacing w:before="40" w:after="40"/>
              <w:jc w:val="center"/>
              <w:rPr>
                <w:rFonts w:cs="Arial"/>
                <w:b/>
                <w:bCs/>
                <w:color w:val="FFFFFF"/>
              </w:rPr>
            </w:pPr>
            <w:r>
              <w:rPr>
                <w:rFonts w:cs="Arial"/>
                <w:b/>
                <w:bCs/>
                <w:color w:val="FFFFFF"/>
              </w:rPr>
              <w:t>Description</w:t>
            </w:r>
          </w:p>
        </w:tc>
        <w:tc>
          <w:tcPr>
            <w:tcW w:w="1376" w:type="dxa"/>
            <w:tcBorders>
              <w:top w:val="nil"/>
              <w:left w:val="nil"/>
              <w:bottom w:val="nil"/>
              <w:right w:val="nil"/>
            </w:tcBorders>
            <w:shd w:val="solid" w:color="000000" w:fill="auto"/>
          </w:tcPr>
          <w:p w14:paraId="665D92A3" w14:textId="77777777" w:rsidR="00F2379F" w:rsidRPr="00ED1D8A" w:rsidRDefault="00F2379F" w:rsidP="00A04960">
            <w:pPr>
              <w:autoSpaceDE w:val="0"/>
              <w:autoSpaceDN w:val="0"/>
              <w:adjustRightInd w:val="0"/>
              <w:spacing w:before="40" w:after="40"/>
              <w:jc w:val="center"/>
              <w:rPr>
                <w:rFonts w:cs="Arial"/>
                <w:b/>
                <w:bCs/>
                <w:color w:val="FFFFFF"/>
              </w:rPr>
            </w:pPr>
            <w:r>
              <w:rPr>
                <w:rFonts w:cs="Arial"/>
                <w:b/>
                <w:bCs/>
                <w:color w:val="FFFFFF"/>
              </w:rPr>
              <w:t>Operational</w:t>
            </w:r>
          </w:p>
        </w:tc>
        <w:tc>
          <w:tcPr>
            <w:tcW w:w="1376" w:type="dxa"/>
            <w:tcBorders>
              <w:top w:val="nil"/>
              <w:left w:val="nil"/>
              <w:bottom w:val="nil"/>
              <w:right w:val="nil"/>
            </w:tcBorders>
            <w:shd w:val="solid" w:color="000000" w:fill="auto"/>
          </w:tcPr>
          <w:p w14:paraId="2ECF6C41" w14:textId="77777777" w:rsidR="00F2379F" w:rsidRPr="00ED1D8A" w:rsidRDefault="00F2379F" w:rsidP="00A04960">
            <w:pPr>
              <w:autoSpaceDE w:val="0"/>
              <w:autoSpaceDN w:val="0"/>
              <w:adjustRightInd w:val="0"/>
              <w:spacing w:before="40" w:after="40"/>
              <w:jc w:val="center"/>
              <w:rPr>
                <w:rFonts w:cs="Arial"/>
                <w:b/>
                <w:bCs/>
                <w:color w:val="FFFFFF"/>
              </w:rPr>
            </w:pPr>
            <w:r>
              <w:rPr>
                <w:rFonts w:cs="Arial"/>
                <w:b/>
                <w:bCs/>
                <w:color w:val="FFFFFF"/>
              </w:rPr>
              <w:t>Tactical</w:t>
            </w:r>
          </w:p>
        </w:tc>
        <w:tc>
          <w:tcPr>
            <w:tcW w:w="1376" w:type="dxa"/>
            <w:tcBorders>
              <w:top w:val="nil"/>
              <w:left w:val="nil"/>
              <w:bottom w:val="nil"/>
              <w:right w:val="nil"/>
            </w:tcBorders>
            <w:shd w:val="solid" w:color="000000" w:fill="auto"/>
          </w:tcPr>
          <w:p w14:paraId="6678C8CF" w14:textId="77777777" w:rsidR="00F2379F" w:rsidRPr="00ED1D8A" w:rsidRDefault="00F2379F" w:rsidP="00A04960">
            <w:pPr>
              <w:autoSpaceDE w:val="0"/>
              <w:autoSpaceDN w:val="0"/>
              <w:adjustRightInd w:val="0"/>
              <w:spacing w:before="40" w:after="40"/>
              <w:jc w:val="center"/>
              <w:rPr>
                <w:rFonts w:cs="Arial"/>
                <w:b/>
                <w:bCs/>
                <w:color w:val="FFFFFF"/>
              </w:rPr>
            </w:pPr>
            <w:r>
              <w:rPr>
                <w:rFonts w:cs="Arial"/>
                <w:b/>
                <w:bCs/>
                <w:color w:val="FFFFFF"/>
              </w:rPr>
              <w:t>Strategic</w:t>
            </w:r>
          </w:p>
        </w:tc>
      </w:tr>
      <w:tr w:rsidR="00F2379F" w:rsidRPr="00526DF0" w14:paraId="5E4108F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5B4C7A7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w:t>
            </w:r>
          </w:p>
        </w:tc>
        <w:tc>
          <w:tcPr>
            <w:tcW w:w="3380" w:type="dxa"/>
            <w:tcBorders>
              <w:top w:val="single" w:sz="6" w:space="0" w:color="auto"/>
              <w:left w:val="single" w:sz="6" w:space="0" w:color="auto"/>
              <w:bottom w:val="single" w:sz="6" w:space="0" w:color="auto"/>
              <w:right w:val="single" w:sz="6" w:space="0" w:color="auto"/>
            </w:tcBorders>
          </w:tcPr>
          <w:p w14:paraId="20038013" w14:textId="77777777" w:rsidR="00F2379F" w:rsidRPr="00ED1D8A"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Department</w:t>
            </w:r>
          </w:p>
        </w:tc>
        <w:tc>
          <w:tcPr>
            <w:tcW w:w="5852" w:type="dxa"/>
            <w:tcBorders>
              <w:top w:val="single" w:sz="6" w:space="0" w:color="auto"/>
              <w:left w:val="single" w:sz="6" w:space="0" w:color="auto"/>
              <w:bottom w:val="single" w:sz="6" w:space="0" w:color="auto"/>
              <w:right w:val="single" w:sz="6" w:space="0" w:color="auto"/>
            </w:tcBorders>
          </w:tcPr>
          <w:p w14:paraId="41552601"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Department name, eq Operations, Drilling, Project, Development, Logistic,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A9FCAA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F2F58A4"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66866EB"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2A26281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00172B4"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w:t>
            </w:r>
          </w:p>
        </w:tc>
        <w:tc>
          <w:tcPr>
            <w:tcW w:w="3380" w:type="dxa"/>
            <w:tcBorders>
              <w:top w:val="single" w:sz="6" w:space="0" w:color="auto"/>
              <w:left w:val="single" w:sz="6" w:space="0" w:color="auto"/>
              <w:bottom w:val="single" w:sz="6" w:space="0" w:color="auto"/>
              <w:right w:val="single" w:sz="6" w:space="0" w:color="auto"/>
            </w:tcBorders>
          </w:tcPr>
          <w:p w14:paraId="529A12BF" w14:textId="77777777" w:rsidR="00F2379F" w:rsidRPr="00ED1D8A"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Activity ID</w:t>
            </w:r>
          </w:p>
        </w:tc>
        <w:tc>
          <w:tcPr>
            <w:tcW w:w="5852" w:type="dxa"/>
            <w:tcBorders>
              <w:top w:val="single" w:sz="6" w:space="0" w:color="auto"/>
              <w:left w:val="single" w:sz="6" w:space="0" w:color="auto"/>
              <w:bottom w:val="single" w:sz="6" w:space="0" w:color="auto"/>
              <w:right w:val="single" w:sz="6" w:space="0" w:color="auto"/>
            </w:tcBorders>
          </w:tcPr>
          <w:p w14:paraId="7BCDFB6E"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String of combination, to be decided further</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33B50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2B5AAEF"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E6B6C49"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61A7CE8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DC4EF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w:t>
            </w:r>
          </w:p>
        </w:tc>
        <w:tc>
          <w:tcPr>
            <w:tcW w:w="3380" w:type="dxa"/>
            <w:tcBorders>
              <w:top w:val="single" w:sz="6" w:space="0" w:color="auto"/>
              <w:left w:val="single" w:sz="6" w:space="0" w:color="auto"/>
              <w:bottom w:val="single" w:sz="6" w:space="0" w:color="auto"/>
              <w:right w:val="single" w:sz="6" w:space="0" w:color="auto"/>
            </w:tcBorders>
          </w:tcPr>
          <w:p w14:paraId="62CE79C7" w14:textId="77777777" w:rsidR="00F2379F" w:rsidRPr="00ED1D8A"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PMO ID</w:t>
            </w:r>
          </w:p>
        </w:tc>
        <w:tc>
          <w:tcPr>
            <w:tcW w:w="5852" w:type="dxa"/>
            <w:tcBorders>
              <w:top w:val="single" w:sz="6" w:space="0" w:color="auto"/>
              <w:left w:val="single" w:sz="6" w:space="0" w:color="auto"/>
              <w:bottom w:val="single" w:sz="6" w:space="0" w:color="auto"/>
              <w:right w:val="single" w:sz="6" w:space="0" w:color="auto"/>
            </w:tcBorders>
          </w:tcPr>
          <w:p w14:paraId="2622A089"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Unique Identification of order in BPM (Sequential number can be used when PMO # is not applicable)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9756810"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825DB7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F606FA4"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4B9B7E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DAA024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w:t>
            </w:r>
          </w:p>
        </w:tc>
        <w:tc>
          <w:tcPr>
            <w:tcW w:w="3380" w:type="dxa"/>
            <w:tcBorders>
              <w:top w:val="single" w:sz="6" w:space="0" w:color="auto"/>
              <w:left w:val="single" w:sz="6" w:space="0" w:color="auto"/>
              <w:bottom w:val="single" w:sz="6" w:space="0" w:color="auto"/>
              <w:right w:val="single" w:sz="6" w:space="0" w:color="auto"/>
            </w:tcBorders>
          </w:tcPr>
          <w:p w14:paraId="7E274333" w14:textId="77777777" w:rsidR="00F2379F" w:rsidRPr="00ED1D8A"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Project ID</w:t>
            </w:r>
          </w:p>
        </w:tc>
        <w:tc>
          <w:tcPr>
            <w:tcW w:w="5852" w:type="dxa"/>
            <w:tcBorders>
              <w:top w:val="single" w:sz="6" w:space="0" w:color="auto"/>
              <w:left w:val="single" w:sz="6" w:space="0" w:color="auto"/>
              <w:bottom w:val="single" w:sz="6" w:space="0" w:color="auto"/>
              <w:right w:val="single" w:sz="6" w:space="0" w:color="auto"/>
            </w:tcBorders>
          </w:tcPr>
          <w:p w14:paraId="4349E5DA" w14:textId="77777777" w:rsidR="00F2379F" w:rsidRPr="00ED1D8A" w:rsidRDefault="00F2379F" w:rsidP="00A04960">
            <w:pPr>
              <w:autoSpaceDE w:val="0"/>
              <w:autoSpaceDN w:val="0"/>
              <w:adjustRightInd w:val="0"/>
              <w:spacing w:before="40" w:after="40"/>
              <w:jc w:val="right"/>
              <w:rPr>
                <w:rFonts w:cs="Arial"/>
                <w:color w:val="000000"/>
                <w:lang w:val="pt-BR"/>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503AC7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78FB597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DA52CE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D474C1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3D0BBB0"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5</w:t>
            </w:r>
          </w:p>
        </w:tc>
        <w:tc>
          <w:tcPr>
            <w:tcW w:w="3380" w:type="dxa"/>
            <w:tcBorders>
              <w:top w:val="single" w:sz="6" w:space="0" w:color="auto"/>
              <w:left w:val="single" w:sz="6" w:space="0" w:color="auto"/>
              <w:bottom w:val="single" w:sz="6" w:space="0" w:color="auto"/>
              <w:right w:val="single" w:sz="6" w:space="0" w:color="auto"/>
            </w:tcBorders>
          </w:tcPr>
          <w:p w14:paraId="79BD0D33"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Contractor Internal Project ID</w:t>
            </w:r>
          </w:p>
        </w:tc>
        <w:tc>
          <w:tcPr>
            <w:tcW w:w="5852" w:type="dxa"/>
            <w:tcBorders>
              <w:top w:val="single" w:sz="6" w:space="0" w:color="auto"/>
              <w:left w:val="single" w:sz="6" w:space="0" w:color="auto"/>
              <w:bottom w:val="single" w:sz="6" w:space="0" w:color="auto"/>
              <w:right w:val="single" w:sz="6" w:space="0" w:color="auto"/>
            </w:tcBorders>
          </w:tcPr>
          <w:p w14:paraId="64B05B8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CB54481"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111F49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8E1E628"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564CC3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33E2994"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6</w:t>
            </w:r>
          </w:p>
        </w:tc>
        <w:tc>
          <w:tcPr>
            <w:tcW w:w="3380" w:type="dxa"/>
            <w:tcBorders>
              <w:top w:val="single" w:sz="6" w:space="0" w:color="auto"/>
              <w:left w:val="single" w:sz="6" w:space="0" w:color="auto"/>
              <w:bottom w:val="single" w:sz="6" w:space="0" w:color="auto"/>
              <w:right w:val="single" w:sz="6" w:space="0" w:color="auto"/>
            </w:tcBorders>
          </w:tcPr>
          <w:p w14:paraId="22CDE0D8"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Routine/Non Routine</w:t>
            </w:r>
          </w:p>
        </w:tc>
        <w:tc>
          <w:tcPr>
            <w:tcW w:w="5852" w:type="dxa"/>
            <w:tcBorders>
              <w:top w:val="single" w:sz="6" w:space="0" w:color="auto"/>
              <w:left w:val="single" w:sz="6" w:space="0" w:color="auto"/>
              <w:bottom w:val="single" w:sz="6" w:space="0" w:color="auto"/>
              <w:right w:val="single" w:sz="6" w:space="0" w:color="auto"/>
            </w:tcBorders>
          </w:tcPr>
          <w:p w14:paraId="4F377C4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EA7D0B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26FFC2C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CE0C14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E88771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6FA3B2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7</w:t>
            </w:r>
          </w:p>
        </w:tc>
        <w:tc>
          <w:tcPr>
            <w:tcW w:w="3380" w:type="dxa"/>
            <w:tcBorders>
              <w:top w:val="single" w:sz="6" w:space="0" w:color="auto"/>
              <w:left w:val="single" w:sz="6" w:space="0" w:color="auto"/>
              <w:bottom w:val="single" w:sz="6" w:space="0" w:color="auto"/>
              <w:right w:val="single" w:sz="6" w:space="0" w:color="auto"/>
            </w:tcBorders>
          </w:tcPr>
          <w:p w14:paraId="58BB5E31"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Location</w:t>
            </w:r>
          </w:p>
        </w:tc>
        <w:tc>
          <w:tcPr>
            <w:tcW w:w="5852" w:type="dxa"/>
            <w:tcBorders>
              <w:top w:val="single" w:sz="6" w:space="0" w:color="auto"/>
              <w:left w:val="single" w:sz="6" w:space="0" w:color="auto"/>
              <w:bottom w:val="single" w:sz="6" w:space="0" w:color="auto"/>
              <w:right w:val="single" w:sz="6" w:space="0" w:color="auto"/>
            </w:tcBorders>
          </w:tcPr>
          <w:p w14:paraId="27196BA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Field locations</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5437DB9"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3AE17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2E7B7F1"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549F9C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44E4FD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8</w:t>
            </w:r>
          </w:p>
        </w:tc>
        <w:tc>
          <w:tcPr>
            <w:tcW w:w="3380" w:type="dxa"/>
            <w:tcBorders>
              <w:top w:val="single" w:sz="6" w:space="0" w:color="auto"/>
              <w:left w:val="single" w:sz="6" w:space="0" w:color="auto"/>
              <w:bottom w:val="single" w:sz="6" w:space="0" w:color="auto"/>
              <w:right w:val="single" w:sz="6" w:space="0" w:color="auto"/>
            </w:tcBorders>
          </w:tcPr>
          <w:p w14:paraId="2B5A4081"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BPM Functional Location</w:t>
            </w:r>
          </w:p>
        </w:tc>
        <w:tc>
          <w:tcPr>
            <w:tcW w:w="5852" w:type="dxa"/>
            <w:tcBorders>
              <w:top w:val="single" w:sz="6" w:space="0" w:color="auto"/>
              <w:left w:val="single" w:sz="6" w:space="0" w:color="auto"/>
              <w:bottom w:val="single" w:sz="6" w:space="0" w:color="auto"/>
              <w:right w:val="single" w:sz="6" w:space="0" w:color="auto"/>
            </w:tcBorders>
          </w:tcPr>
          <w:p w14:paraId="40695454"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Is the location where an activity is to be performed (where applicable, this should be made as specific as possible)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D4EE96"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AD1C2B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C26BDB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B841FB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1FFA294"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9</w:t>
            </w:r>
          </w:p>
        </w:tc>
        <w:tc>
          <w:tcPr>
            <w:tcW w:w="3380" w:type="dxa"/>
            <w:tcBorders>
              <w:top w:val="single" w:sz="6" w:space="0" w:color="auto"/>
              <w:left w:val="single" w:sz="6" w:space="0" w:color="auto"/>
              <w:bottom w:val="single" w:sz="6" w:space="0" w:color="auto"/>
              <w:right w:val="single" w:sz="6" w:space="0" w:color="auto"/>
            </w:tcBorders>
          </w:tcPr>
          <w:p w14:paraId="570CE174"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Plant System</w:t>
            </w:r>
          </w:p>
        </w:tc>
        <w:tc>
          <w:tcPr>
            <w:tcW w:w="5852" w:type="dxa"/>
            <w:tcBorders>
              <w:top w:val="single" w:sz="6" w:space="0" w:color="auto"/>
              <w:left w:val="single" w:sz="6" w:space="0" w:color="auto"/>
              <w:bottom w:val="single" w:sz="6" w:space="0" w:color="auto"/>
              <w:right w:val="single" w:sz="6" w:space="0" w:color="auto"/>
            </w:tcBorders>
          </w:tcPr>
          <w:p w14:paraId="2432093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E994ACB"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9D71B3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C3C2C80"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676BAAA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6C0801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10</w:t>
            </w:r>
          </w:p>
        </w:tc>
        <w:tc>
          <w:tcPr>
            <w:tcW w:w="3380" w:type="dxa"/>
            <w:tcBorders>
              <w:top w:val="single" w:sz="6" w:space="0" w:color="auto"/>
              <w:left w:val="single" w:sz="6" w:space="0" w:color="auto"/>
              <w:bottom w:val="single" w:sz="6" w:space="0" w:color="auto"/>
              <w:right w:val="single" w:sz="6" w:space="0" w:color="auto"/>
            </w:tcBorders>
          </w:tcPr>
          <w:p w14:paraId="01FE2A47"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Plant SubSystem</w:t>
            </w:r>
          </w:p>
        </w:tc>
        <w:tc>
          <w:tcPr>
            <w:tcW w:w="5852" w:type="dxa"/>
            <w:tcBorders>
              <w:top w:val="single" w:sz="6" w:space="0" w:color="auto"/>
              <w:left w:val="single" w:sz="6" w:space="0" w:color="auto"/>
              <w:bottom w:val="single" w:sz="6" w:space="0" w:color="auto"/>
              <w:right w:val="single" w:sz="6" w:space="0" w:color="auto"/>
            </w:tcBorders>
          </w:tcPr>
          <w:p w14:paraId="0EA8A35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8DEC68"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DB3596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4799591"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1788F0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7E8D61"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11</w:t>
            </w:r>
          </w:p>
        </w:tc>
        <w:tc>
          <w:tcPr>
            <w:tcW w:w="3380" w:type="dxa"/>
            <w:tcBorders>
              <w:top w:val="single" w:sz="6" w:space="0" w:color="auto"/>
              <w:left w:val="single" w:sz="6" w:space="0" w:color="auto"/>
              <w:bottom w:val="single" w:sz="6" w:space="0" w:color="auto"/>
              <w:right w:val="single" w:sz="6" w:space="0" w:color="auto"/>
            </w:tcBorders>
          </w:tcPr>
          <w:p w14:paraId="1A028B5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Hydrocarbon/Electrical/Utility</w:t>
            </w:r>
          </w:p>
        </w:tc>
        <w:tc>
          <w:tcPr>
            <w:tcW w:w="5852" w:type="dxa"/>
            <w:tcBorders>
              <w:top w:val="single" w:sz="6" w:space="0" w:color="auto"/>
              <w:left w:val="single" w:sz="6" w:space="0" w:color="auto"/>
              <w:bottom w:val="single" w:sz="6" w:space="0" w:color="auto"/>
              <w:right w:val="single" w:sz="6" w:space="0" w:color="auto"/>
            </w:tcBorders>
          </w:tcPr>
          <w:p w14:paraId="6EA979C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B19EF5"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72C0AE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FABEB8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0E5115B"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9142E0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12</w:t>
            </w:r>
          </w:p>
        </w:tc>
        <w:tc>
          <w:tcPr>
            <w:tcW w:w="3380" w:type="dxa"/>
            <w:tcBorders>
              <w:top w:val="single" w:sz="6" w:space="0" w:color="auto"/>
              <w:left w:val="single" w:sz="6" w:space="0" w:color="auto"/>
              <w:bottom w:val="single" w:sz="6" w:space="0" w:color="auto"/>
              <w:right w:val="single" w:sz="6" w:space="0" w:color="auto"/>
            </w:tcBorders>
          </w:tcPr>
          <w:p w14:paraId="36378423"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Main Work Center</w:t>
            </w:r>
          </w:p>
        </w:tc>
        <w:tc>
          <w:tcPr>
            <w:tcW w:w="5852" w:type="dxa"/>
            <w:tcBorders>
              <w:top w:val="single" w:sz="6" w:space="0" w:color="auto"/>
              <w:left w:val="single" w:sz="6" w:space="0" w:color="auto"/>
              <w:bottom w:val="single" w:sz="6" w:space="0" w:color="auto"/>
              <w:right w:val="single" w:sz="6" w:space="0" w:color="auto"/>
            </w:tcBorders>
          </w:tcPr>
          <w:p w14:paraId="0AD4FD4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Is the discipline responsible for the work (particularly when more than 1 disciplines involved)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050FA4"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535DCA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E5F810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D97813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ED78B8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13</w:t>
            </w:r>
          </w:p>
        </w:tc>
        <w:tc>
          <w:tcPr>
            <w:tcW w:w="3380" w:type="dxa"/>
            <w:tcBorders>
              <w:top w:val="single" w:sz="6" w:space="0" w:color="auto"/>
              <w:left w:val="single" w:sz="6" w:space="0" w:color="auto"/>
              <w:bottom w:val="single" w:sz="6" w:space="0" w:color="auto"/>
              <w:right w:val="single" w:sz="6" w:space="0" w:color="auto"/>
            </w:tcBorders>
          </w:tcPr>
          <w:p w14:paraId="6E11829A"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Activity Name</w:t>
            </w:r>
          </w:p>
        </w:tc>
        <w:tc>
          <w:tcPr>
            <w:tcW w:w="5852" w:type="dxa"/>
            <w:tcBorders>
              <w:top w:val="single" w:sz="6" w:space="0" w:color="auto"/>
              <w:left w:val="single" w:sz="6" w:space="0" w:color="auto"/>
              <w:bottom w:val="single" w:sz="6" w:space="0" w:color="auto"/>
              <w:right w:val="single" w:sz="6" w:space="0" w:color="auto"/>
            </w:tcBorders>
          </w:tcPr>
          <w:p w14:paraId="30CC3ABE" w14:textId="77777777" w:rsidR="00F2379F" w:rsidRPr="00ED1D8A" w:rsidRDefault="00F2379F" w:rsidP="00A04960">
            <w:pPr>
              <w:autoSpaceDE w:val="0"/>
              <w:autoSpaceDN w:val="0"/>
              <w:adjustRightInd w:val="0"/>
              <w:spacing w:before="40" w:after="40"/>
              <w:jc w:val="lef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F65AF9"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0CD506"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2554DD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433E389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45654A"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394B8BD8"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2240ADA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652540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F6F710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14F1DFD"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84304D7"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50DF636"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14</w:t>
            </w:r>
          </w:p>
        </w:tc>
        <w:tc>
          <w:tcPr>
            <w:tcW w:w="3380" w:type="dxa"/>
            <w:tcBorders>
              <w:top w:val="single" w:sz="6" w:space="0" w:color="auto"/>
              <w:left w:val="single" w:sz="6" w:space="0" w:color="auto"/>
              <w:bottom w:val="single" w:sz="6" w:space="0" w:color="auto"/>
              <w:right w:val="single" w:sz="6" w:space="0" w:color="auto"/>
            </w:tcBorders>
          </w:tcPr>
          <w:p w14:paraId="43AB4B09"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Start</w:t>
            </w:r>
          </w:p>
        </w:tc>
        <w:tc>
          <w:tcPr>
            <w:tcW w:w="5852" w:type="dxa"/>
            <w:tcBorders>
              <w:top w:val="single" w:sz="6" w:space="0" w:color="auto"/>
              <w:left w:val="single" w:sz="6" w:space="0" w:color="auto"/>
              <w:bottom w:val="single" w:sz="6" w:space="0" w:color="auto"/>
              <w:right w:val="single" w:sz="6" w:space="0" w:color="auto"/>
            </w:tcBorders>
          </w:tcPr>
          <w:p w14:paraId="1D6A74C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The plan date when an activity is to start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0FE931"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571B4EC"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6369D7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DD414D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E1D9190"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15</w:t>
            </w:r>
          </w:p>
        </w:tc>
        <w:tc>
          <w:tcPr>
            <w:tcW w:w="3380" w:type="dxa"/>
            <w:tcBorders>
              <w:top w:val="single" w:sz="6" w:space="0" w:color="auto"/>
              <w:left w:val="single" w:sz="6" w:space="0" w:color="auto"/>
              <w:bottom w:val="single" w:sz="6" w:space="0" w:color="auto"/>
              <w:right w:val="single" w:sz="6" w:space="0" w:color="auto"/>
            </w:tcBorders>
          </w:tcPr>
          <w:p w14:paraId="6F65F28A"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Finish</w:t>
            </w:r>
          </w:p>
        </w:tc>
        <w:tc>
          <w:tcPr>
            <w:tcW w:w="5852" w:type="dxa"/>
            <w:tcBorders>
              <w:top w:val="single" w:sz="6" w:space="0" w:color="auto"/>
              <w:left w:val="single" w:sz="6" w:space="0" w:color="auto"/>
              <w:bottom w:val="single" w:sz="6" w:space="0" w:color="auto"/>
              <w:right w:val="single" w:sz="6" w:space="0" w:color="auto"/>
            </w:tcBorders>
          </w:tcPr>
          <w:p w14:paraId="35167EE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The plan date when an activity is to finish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B1078C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F56D77"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F75308B"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E18247B" w14:textId="77777777" w:rsidTr="00A04960">
        <w:trPr>
          <w:trHeight w:val="1280"/>
        </w:trPr>
        <w:tc>
          <w:tcPr>
            <w:tcW w:w="592" w:type="dxa"/>
            <w:tcBorders>
              <w:top w:val="single" w:sz="6" w:space="0" w:color="auto"/>
              <w:left w:val="single" w:sz="6" w:space="0" w:color="auto"/>
              <w:bottom w:val="single" w:sz="6" w:space="0" w:color="auto"/>
              <w:right w:val="single" w:sz="6" w:space="0" w:color="auto"/>
            </w:tcBorders>
          </w:tcPr>
          <w:p w14:paraId="1C2FA258"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lastRenderedPageBreak/>
              <w:t>16</w:t>
            </w:r>
          </w:p>
        </w:tc>
        <w:tc>
          <w:tcPr>
            <w:tcW w:w="3380" w:type="dxa"/>
            <w:tcBorders>
              <w:top w:val="single" w:sz="6" w:space="0" w:color="auto"/>
              <w:left w:val="single" w:sz="6" w:space="0" w:color="auto"/>
              <w:bottom w:val="single" w:sz="6" w:space="0" w:color="auto"/>
              <w:right w:val="single" w:sz="6" w:space="0" w:color="auto"/>
            </w:tcBorders>
          </w:tcPr>
          <w:p w14:paraId="6A73CC94"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Duration</w:t>
            </w:r>
          </w:p>
        </w:tc>
        <w:tc>
          <w:tcPr>
            <w:tcW w:w="5852" w:type="dxa"/>
            <w:tcBorders>
              <w:top w:val="single" w:sz="6" w:space="0" w:color="auto"/>
              <w:left w:val="single" w:sz="6" w:space="0" w:color="auto"/>
              <w:bottom w:val="single" w:sz="6" w:space="0" w:color="auto"/>
              <w:right w:val="single" w:sz="6" w:space="0" w:color="auto"/>
            </w:tcBorders>
          </w:tcPr>
          <w:p w14:paraId="777C35F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Duration is suggested to be in "day" if the duration of an activity is less than 1 day please use fraction e.g. 0.5 day etc. (1day = 12 hours). A work performed continuously for 24 hours can still be claimed as 1 day but please put note in the "additional information" column.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32F034B"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D9E47D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C37A740"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F93FAC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F3C619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17</w:t>
            </w:r>
          </w:p>
        </w:tc>
        <w:tc>
          <w:tcPr>
            <w:tcW w:w="3380" w:type="dxa"/>
            <w:tcBorders>
              <w:top w:val="single" w:sz="6" w:space="0" w:color="auto"/>
              <w:left w:val="single" w:sz="6" w:space="0" w:color="auto"/>
              <w:bottom w:val="single" w:sz="6" w:space="0" w:color="auto"/>
              <w:right w:val="single" w:sz="6" w:space="0" w:color="auto"/>
            </w:tcBorders>
          </w:tcPr>
          <w:p w14:paraId="7A79C98E"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Actual Start</w:t>
            </w:r>
          </w:p>
        </w:tc>
        <w:tc>
          <w:tcPr>
            <w:tcW w:w="5852" w:type="dxa"/>
            <w:tcBorders>
              <w:top w:val="single" w:sz="6" w:space="0" w:color="auto"/>
              <w:left w:val="single" w:sz="6" w:space="0" w:color="auto"/>
              <w:bottom w:val="single" w:sz="6" w:space="0" w:color="auto"/>
              <w:right w:val="single" w:sz="6" w:space="0" w:color="auto"/>
            </w:tcBorders>
          </w:tcPr>
          <w:p w14:paraId="2D3640C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560C7D3"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CDEAAD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54CD4FE"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BB320FE"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B086A59"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18</w:t>
            </w:r>
          </w:p>
        </w:tc>
        <w:tc>
          <w:tcPr>
            <w:tcW w:w="3380" w:type="dxa"/>
            <w:tcBorders>
              <w:top w:val="single" w:sz="6" w:space="0" w:color="auto"/>
              <w:left w:val="single" w:sz="6" w:space="0" w:color="auto"/>
              <w:bottom w:val="single" w:sz="6" w:space="0" w:color="auto"/>
              <w:right w:val="single" w:sz="6" w:space="0" w:color="auto"/>
            </w:tcBorders>
          </w:tcPr>
          <w:p w14:paraId="6CE4D22A"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Actual Finish</w:t>
            </w:r>
          </w:p>
        </w:tc>
        <w:tc>
          <w:tcPr>
            <w:tcW w:w="5852" w:type="dxa"/>
            <w:tcBorders>
              <w:top w:val="single" w:sz="6" w:space="0" w:color="auto"/>
              <w:left w:val="single" w:sz="6" w:space="0" w:color="auto"/>
              <w:bottom w:val="single" w:sz="6" w:space="0" w:color="auto"/>
              <w:right w:val="single" w:sz="6" w:space="0" w:color="auto"/>
            </w:tcBorders>
          </w:tcPr>
          <w:p w14:paraId="215F7C7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7358CCF"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C67BCE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2C71D13"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8726D2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20587DF"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19</w:t>
            </w:r>
          </w:p>
        </w:tc>
        <w:tc>
          <w:tcPr>
            <w:tcW w:w="3380" w:type="dxa"/>
            <w:tcBorders>
              <w:top w:val="single" w:sz="6" w:space="0" w:color="auto"/>
              <w:left w:val="single" w:sz="6" w:space="0" w:color="auto"/>
              <w:bottom w:val="single" w:sz="6" w:space="0" w:color="auto"/>
              <w:right w:val="single" w:sz="6" w:space="0" w:color="auto"/>
            </w:tcBorders>
          </w:tcPr>
          <w:p w14:paraId="793A271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Actual Duration (day)</w:t>
            </w:r>
          </w:p>
        </w:tc>
        <w:tc>
          <w:tcPr>
            <w:tcW w:w="5852" w:type="dxa"/>
            <w:tcBorders>
              <w:top w:val="single" w:sz="6" w:space="0" w:color="auto"/>
              <w:left w:val="single" w:sz="6" w:space="0" w:color="auto"/>
              <w:bottom w:val="single" w:sz="6" w:space="0" w:color="auto"/>
              <w:right w:val="single" w:sz="6" w:space="0" w:color="auto"/>
            </w:tcBorders>
          </w:tcPr>
          <w:p w14:paraId="46FA763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1962CA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93C6C4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E1360B9"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4FDF47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D14F40"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30DA0FEF"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38A21AD1"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DEB995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266A18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64EB838"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DECAD4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D9854F1"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20</w:t>
            </w:r>
          </w:p>
        </w:tc>
        <w:tc>
          <w:tcPr>
            <w:tcW w:w="3380" w:type="dxa"/>
            <w:tcBorders>
              <w:top w:val="single" w:sz="6" w:space="0" w:color="auto"/>
              <w:left w:val="single" w:sz="6" w:space="0" w:color="auto"/>
              <w:bottom w:val="single" w:sz="6" w:space="0" w:color="auto"/>
              <w:right w:val="single" w:sz="6" w:space="0" w:color="auto"/>
            </w:tcBorders>
          </w:tcPr>
          <w:p w14:paraId="07FF87FB"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Job Owner</w:t>
            </w:r>
          </w:p>
        </w:tc>
        <w:tc>
          <w:tcPr>
            <w:tcW w:w="7228" w:type="dxa"/>
            <w:gridSpan w:val="2"/>
            <w:tcBorders>
              <w:top w:val="single" w:sz="6" w:space="0" w:color="auto"/>
              <w:left w:val="single" w:sz="6" w:space="0" w:color="auto"/>
              <w:bottom w:val="single" w:sz="6" w:space="0" w:color="auto"/>
              <w:right w:val="single" w:sz="6" w:space="0" w:color="auto"/>
            </w:tcBorders>
          </w:tcPr>
          <w:p w14:paraId="71106758"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The personnel responsible for the job from preparations until completion.</w:t>
            </w:r>
          </w:p>
        </w:tc>
        <w:tc>
          <w:tcPr>
            <w:tcW w:w="1376" w:type="dxa"/>
            <w:tcBorders>
              <w:top w:val="single" w:sz="6" w:space="0" w:color="auto"/>
              <w:left w:val="single" w:sz="6" w:space="0" w:color="auto"/>
              <w:bottom w:val="single" w:sz="6" w:space="0" w:color="auto"/>
              <w:right w:val="single" w:sz="6" w:space="0" w:color="auto"/>
            </w:tcBorders>
          </w:tcPr>
          <w:p w14:paraId="1D599FE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257D0A9"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2B656B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BC03405"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21</w:t>
            </w:r>
          </w:p>
        </w:tc>
        <w:tc>
          <w:tcPr>
            <w:tcW w:w="3380" w:type="dxa"/>
            <w:tcBorders>
              <w:top w:val="single" w:sz="6" w:space="0" w:color="auto"/>
              <w:left w:val="single" w:sz="6" w:space="0" w:color="auto"/>
              <w:bottom w:val="single" w:sz="6" w:space="0" w:color="auto"/>
              <w:right w:val="single" w:sz="6" w:space="0" w:color="auto"/>
            </w:tcBorders>
          </w:tcPr>
          <w:p w14:paraId="6798524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Work Leader</w:t>
            </w:r>
          </w:p>
        </w:tc>
        <w:tc>
          <w:tcPr>
            <w:tcW w:w="5852" w:type="dxa"/>
            <w:tcBorders>
              <w:top w:val="single" w:sz="6" w:space="0" w:color="auto"/>
              <w:left w:val="single" w:sz="6" w:space="0" w:color="auto"/>
              <w:bottom w:val="single" w:sz="6" w:space="0" w:color="auto"/>
              <w:right w:val="single" w:sz="6" w:space="0" w:color="auto"/>
            </w:tcBorders>
          </w:tcPr>
          <w:p w14:paraId="5999129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The personnel responsible for execution of the job in the field</w:t>
            </w:r>
          </w:p>
        </w:tc>
        <w:tc>
          <w:tcPr>
            <w:tcW w:w="1376" w:type="dxa"/>
            <w:tcBorders>
              <w:top w:val="single" w:sz="6" w:space="0" w:color="auto"/>
              <w:left w:val="single" w:sz="6" w:space="0" w:color="auto"/>
              <w:bottom w:val="single" w:sz="6" w:space="0" w:color="auto"/>
              <w:right w:val="single" w:sz="6" w:space="0" w:color="auto"/>
            </w:tcBorders>
          </w:tcPr>
          <w:p w14:paraId="606ABF1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A318A7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99A6234"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B3C633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1E823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22</w:t>
            </w:r>
          </w:p>
        </w:tc>
        <w:tc>
          <w:tcPr>
            <w:tcW w:w="3380" w:type="dxa"/>
            <w:tcBorders>
              <w:top w:val="single" w:sz="6" w:space="0" w:color="auto"/>
              <w:left w:val="single" w:sz="6" w:space="0" w:color="auto"/>
              <w:bottom w:val="single" w:sz="6" w:space="0" w:color="auto"/>
              <w:right w:val="single" w:sz="6" w:space="0" w:color="auto"/>
            </w:tcBorders>
          </w:tcPr>
          <w:p w14:paraId="3577564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Hotwork Needed</w:t>
            </w:r>
          </w:p>
        </w:tc>
        <w:tc>
          <w:tcPr>
            <w:tcW w:w="5852" w:type="dxa"/>
            <w:tcBorders>
              <w:top w:val="single" w:sz="6" w:space="0" w:color="auto"/>
              <w:left w:val="single" w:sz="6" w:space="0" w:color="auto"/>
              <w:bottom w:val="single" w:sz="6" w:space="0" w:color="auto"/>
              <w:right w:val="single" w:sz="6" w:space="0" w:color="auto"/>
            </w:tcBorders>
          </w:tcPr>
          <w:p w14:paraId="3E35756D"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Yes/No question to confirm if the work is or is not a Hotwork.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E6A0B4"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1AFE584"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404E7C6"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D6945B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6B6BEA6"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23</w:t>
            </w:r>
          </w:p>
        </w:tc>
        <w:tc>
          <w:tcPr>
            <w:tcW w:w="3380" w:type="dxa"/>
            <w:tcBorders>
              <w:top w:val="single" w:sz="6" w:space="0" w:color="auto"/>
              <w:left w:val="single" w:sz="6" w:space="0" w:color="auto"/>
              <w:bottom w:val="single" w:sz="6" w:space="0" w:color="auto"/>
              <w:right w:val="single" w:sz="6" w:space="0" w:color="auto"/>
            </w:tcBorders>
          </w:tcPr>
          <w:p w14:paraId="7BBCAA5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MOC Needed</w:t>
            </w:r>
          </w:p>
        </w:tc>
        <w:tc>
          <w:tcPr>
            <w:tcW w:w="5852" w:type="dxa"/>
            <w:tcBorders>
              <w:top w:val="single" w:sz="6" w:space="0" w:color="auto"/>
              <w:left w:val="single" w:sz="6" w:space="0" w:color="auto"/>
              <w:bottom w:val="single" w:sz="6" w:space="0" w:color="auto"/>
              <w:right w:val="single" w:sz="6" w:space="0" w:color="auto"/>
            </w:tcBorders>
          </w:tcPr>
          <w:p w14:paraId="0FDFA2C0"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Yes/No question to confirm if the work is or is not require MOC.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1735CD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1BC9931"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B4DA96C"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770CFC6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AA34649"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24</w:t>
            </w:r>
          </w:p>
        </w:tc>
        <w:tc>
          <w:tcPr>
            <w:tcW w:w="3380" w:type="dxa"/>
            <w:tcBorders>
              <w:top w:val="single" w:sz="6" w:space="0" w:color="auto"/>
              <w:left w:val="single" w:sz="6" w:space="0" w:color="auto"/>
              <w:bottom w:val="single" w:sz="6" w:space="0" w:color="auto"/>
              <w:right w:val="single" w:sz="6" w:space="0" w:color="auto"/>
            </w:tcBorders>
          </w:tcPr>
          <w:p w14:paraId="34CC0DBA"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Plant Shutdown Needed</w:t>
            </w:r>
          </w:p>
        </w:tc>
        <w:tc>
          <w:tcPr>
            <w:tcW w:w="5852" w:type="dxa"/>
            <w:tcBorders>
              <w:top w:val="single" w:sz="6" w:space="0" w:color="auto"/>
              <w:left w:val="single" w:sz="6" w:space="0" w:color="auto"/>
              <w:bottom w:val="single" w:sz="6" w:space="0" w:color="auto"/>
              <w:right w:val="single" w:sz="6" w:space="0" w:color="auto"/>
            </w:tcBorders>
          </w:tcPr>
          <w:p w14:paraId="13375CA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Does the work require plant to shutdown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DEB5D5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67F206"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BCA4D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1CD8F99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83C3158"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25</w:t>
            </w:r>
          </w:p>
        </w:tc>
        <w:tc>
          <w:tcPr>
            <w:tcW w:w="3380" w:type="dxa"/>
            <w:tcBorders>
              <w:top w:val="single" w:sz="6" w:space="0" w:color="auto"/>
              <w:left w:val="single" w:sz="6" w:space="0" w:color="auto"/>
              <w:bottom w:val="single" w:sz="6" w:space="0" w:color="auto"/>
              <w:right w:val="single" w:sz="6" w:space="0" w:color="auto"/>
            </w:tcBorders>
          </w:tcPr>
          <w:p w14:paraId="483DD7B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Impact LPO</w:t>
            </w:r>
          </w:p>
        </w:tc>
        <w:tc>
          <w:tcPr>
            <w:tcW w:w="5852" w:type="dxa"/>
            <w:tcBorders>
              <w:top w:val="single" w:sz="6" w:space="0" w:color="auto"/>
              <w:left w:val="single" w:sz="6" w:space="0" w:color="auto"/>
              <w:bottom w:val="single" w:sz="6" w:space="0" w:color="auto"/>
              <w:right w:val="single" w:sz="6" w:space="0" w:color="auto"/>
            </w:tcBorders>
          </w:tcPr>
          <w:p w14:paraId="07891353"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Potential estimated LPO due to the 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B6FF17"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64E81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5280F1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2EA65C0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AEC144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26</w:t>
            </w:r>
          </w:p>
        </w:tc>
        <w:tc>
          <w:tcPr>
            <w:tcW w:w="3380" w:type="dxa"/>
            <w:tcBorders>
              <w:top w:val="single" w:sz="6" w:space="0" w:color="auto"/>
              <w:left w:val="single" w:sz="6" w:space="0" w:color="auto"/>
              <w:bottom w:val="single" w:sz="6" w:space="0" w:color="auto"/>
              <w:right w:val="single" w:sz="6" w:space="0" w:color="auto"/>
            </w:tcBorders>
          </w:tcPr>
          <w:p w14:paraId="5DD21239"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Safety Barrier Needed</w:t>
            </w:r>
          </w:p>
        </w:tc>
        <w:tc>
          <w:tcPr>
            <w:tcW w:w="5852" w:type="dxa"/>
            <w:tcBorders>
              <w:top w:val="single" w:sz="6" w:space="0" w:color="auto"/>
              <w:left w:val="single" w:sz="6" w:space="0" w:color="auto"/>
              <w:bottom w:val="single" w:sz="6" w:space="0" w:color="auto"/>
              <w:right w:val="single" w:sz="6" w:space="0" w:color="auto"/>
            </w:tcBorders>
          </w:tcPr>
          <w:p w14:paraId="5F12044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Safety critical isolation needed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13ADD07"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A3E291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DBB1F24"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1CD2FF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F24677B"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27</w:t>
            </w:r>
          </w:p>
        </w:tc>
        <w:tc>
          <w:tcPr>
            <w:tcW w:w="3380" w:type="dxa"/>
            <w:tcBorders>
              <w:top w:val="single" w:sz="6" w:space="0" w:color="auto"/>
              <w:left w:val="single" w:sz="6" w:space="0" w:color="auto"/>
              <w:bottom w:val="single" w:sz="6" w:space="0" w:color="auto"/>
              <w:right w:val="single" w:sz="6" w:space="0" w:color="auto"/>
            </w:tcBorders>
          </w:tcPr>
          <w:p w14:paraId="72A2C0B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Crane Need</w:t>
            </w:r>
          </w:p>
        </w:tc>
        <w:tc>
          <w:tcPr>
            <w:tcW w:w="5852" w:type="dxa"/>
            <w:tcBorders>
              <w:top w:val="single" w:sz="6" w:space="0" w:color="auto"/>
              <w:left w:val="single" w:sz="6" w:space="0" w:color="auto"/>
              <w:bottom w:val="single" w:sz="6" w:space="0" w:color="auto"/>
              <w:right w:val="single" w:sz="6" w:space="0" w:color="auto"/>
            </w:tcBorders>
          </w:tcPr>
          <w:p w14:paraId="68C7D697"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Does it need crane, at what condition of the crane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5803BF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38A50A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C44ADD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88ECE1D"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B73A41"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28</w:t>
            </w:r>
          </w:p>
        </w:tc>
        <w:tc>
          <w:tcPr>
            <w:tcW w:w="3380" w:type="dxa"/>
            <w:tcBorders>
              <w:top w:val="single" w:sz="6" w:space="0" w:color="auto"/>
              <w:left w:val="single" w:sz="6" w:space="0" w:color="auto"/>
              <w:bottom w:val="single" w:sz="6" w:space="0" w:color="auto"/>
              <w:right w:val="single" w:sz="6" w:space="0" w:color="auto"/>
            </w:tcBorders>
          </w:tcPr>
          <w:p w14:paraId="5B42A9AD"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Scaffolding Need</w:t>
            </w:r>
          </w:p>
        </w:tc>
        <w:tc>
          <w:tcPr>
            <w:tcW w:w="5852" w:type="dxa"/>
            <w:tcBorders>
              <w:top w:val="single" w:sz="6" w:space="0" w:color="auto"/>
              <w:left w:val="single" w:sz="6" w:space="0" w:color="auto"/>
              <w:bottom w:val="single" w:sz="6" w:space="0" w:color="auto"/>
              <w:right w:val="single" w:sz="6" w:space="0" w:color="auto"/>
            </w:tcBorders>
          </w:tcPr>
          <w:p w14:paraId="2774386D"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Does it need scaffolding</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A57AA0"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75E1B7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050D88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B4AB3B9"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2986150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29</w:t>
            </w:r>
          </w:p>
        </w:tc>
        <w:tc>
          <w:tcPr>
            <w:tcW w:w="3380" w:type="dxa"/>
            <w:tcBorders>
              <w:top w:val="single" w:sz="6" w:space="0" w:color="auto"/>
              <w:left w:val="single" w:sz="6" w:space="0" w:color="auto"/>
              <w:bottom w:val="single" w:sz="6" w:space="0" w:color="auto"/>
              <w:right w:val="single" w:sz="6" w:space="0" w:color="auto"/>
            </w:tcBorders>
          </w:tcPr>
          <w:p w14:paraId="17E1E6B2"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Other Need (specify)</w:t>
            </w:r>
          </w:p>
        </w:tc>
        <w:tc>
          <w:tcPr>
            <w:tcW w:w="5852" w:type="dxa"/>
            <w:tcBorders>
              <w:top w:val="single" w:sz="6" w:space="0" w:color="auto"/>
              <w:left w:val="single" w:sz="6" w:space="0" w:color="auto"/>
              <w:bottom w:val="single" w:sz="6" w:space="0" w:color="auto"/>
              <w:right w:val="single" w:sz="6" w:space="0" w:color="auto"/>
            </w:tcBorders>
          </w:tcPr>
          <w:p w14:paraId="505BE7C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This is to indicate special requirement for a work e.g. require shutdown, require a crane to do the work,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0D757B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04DF27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95A611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8056A96"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BDDA549"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30</w:t>
            </w:r>
          </w:p>
        </w:tc>
        <w:tc>
          <w:tcPr>
            <w:tcW w:w="3380" w:type="dxa"/>
            <w:tcBorders>
              <w:top w:val="single" w:sz="6" w:space="0" w:color="auto"/>
              <w:left w:val="single" w:sz="6" w:space="0" w:color="auto"/>
              <w:bottom w:val="single" w:sz="6" w:space="0" w:color="auto"/>
              <w:right w:val="single" w:sz="6" w:space="0" w:color="auto"/>
            </w:tcBorders>
          </w:tcPr>
          <w:p w14:paraId="411ABCA2"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POB Constraint</w:t>
            </w:r>
          </w:p>
        </w:tc>
        <w:tc>
          <w:tcPr>
            <w:tcW w:w="5852" w:type="dxa"/>
            <w:tcBorders>
              <w:top w:val="single" w:sz="6" w:space="0" w:color="auto"/>
              <w:left w:val="single" w:sz="6" w:space="0" w:color="auto"/>
              <w:bottom w:val="single" w:sz="6" w:space="0" w:color="auto"/>
              <w:right w:val="single" w:sz="6" w:space="0" w:color="auto"/>
            </w:tcBorders>
          </w:tcPr>
          <w:p w14:paraId="39C367E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759C41"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2F817D7"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2B79615"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4AD47A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2D6D6DC"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56FD6BA5"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53177BD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6F704A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D7B60A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138A20A"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C0071A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06A1B7D8"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31</w:t>
            </w:r>
          </w:p>
        </w:tc>
        <w:tc>
          <w:tcPr>
            <w:tcW w:w="3380" w:type="dxa"/>
            <w:tcBorders>
              <w:top w:val="single" w:sz="6" w:space="0" w:color="auto"/>
              <w:left w:val="single" w:sz="6" w:space="0" w:color="auto"/>
              <w:bottom w:val="single" w:sz="6" w:space="0" w:color="auto"/>
              <w:right w:val="single" w:sz="6" w:space="0" w:color="auto"/>
            </w:tcBorders>
          </w:tcPr>
          <w:p w14:paraId="05169078"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Material Status</w:t>
            </w:r>
          </w:p>
        </w:tc>
        <w:tc>
          <w:tcPr>
            <w:tcW w:w="5852" w:type="dxa"/>
            <w:tcBorders>
              <w:top w:val="single" w:sz="6" w:space="0" w:color="auto"/>
              <w:left w:val="single" w:sz="6" w:space="0" w:color="auto"/>
              <w:bottom w:val="single" w:sz="6" w:space="0" w:color="auto"/>
              <w:right w:val="single" w:sz="6" w:space="0" w:color="auto"/>
            </w:tcBorders>
          </w:tcPr>
          <w:p w14:paraId="4DB10B82"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The information of the materials required for the job: status (where?), weight (need crane?), Size (space required?)</w:t>
            </w:r>
          </w:p>
        </w:tc>
        <w:tc>
          <w:tcPr>
            <w:tcW w:w="1376" w:type="dxa"/>
            <w:tcBorders>
              <w:top w:val="single" w:sz="6" w:space="0" w:color="auto"/>
              <w:left w:val="single" w:sz="6" w:space="0" w:color="auto"/>
              <w:bottom w:val="single" w:sz="6" w:space="0" w:color="auto"/>
              <w:right w:val="single" w:sz="6" w:space="0" w:color="auto"/>
            </w:tcBorders>
          </w:tcPr>
          <w:p w14:paraId="1C1351B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2C33C5DC"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93A489C"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79838B8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814B324"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32</w:t>
            </w:r>
          </w:p>
        </w:tc>
        <w:tc>
          <w:tcPr>
            <w:tcW w:w="3380" w:type="dxa"/>
            <w:tcBorders>
              <w:top w:val="single" w:sz="6" w:space="0" w:color="auto"/>
              <w:left w:val="single" w:sz="6" w:space="0" w:color="auto"/>
              <w:bottom w:val="single" w:sz="6" w:space="0" w:color="auto"/>
              <w:right w:val="single" w:sz="6" w:space="0" w:color="auto"/>
            </w:tcBorders>
          </w:tcPr>
          <w:p w14:paraId="3D292AA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WorkPack Status</w:t>
            </w:r>
          </w:p>
        </w:tc>
        <w:tc>
          <w:tcPr>
            <w:tcW w:w="5852" w:type="dxa"/>
            <w:tcBorders>
              <w:top w:val="single" w:sz="6" w:space="0" w:color="auto"/>
              <w:left w:val="single" w:sz="6" w:space="0" w:color="auto"/>
              <w:bottom w:val="single" w:sz="6" w:space="0" w:color="auto"/>
              <w:right w:val="single" w:sz="6" w:space="0" w:color="auto"/>
            </w:tcBorders>
          </w:tcPr>
          <w:p w14:paraId="6F55C91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911612F"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ACA277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858961B"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D1E9295"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68BE440"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7FC045FC"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0E49D37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142BDC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8770F3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A8FE3A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2212EED"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8EA2815"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lastRenderedPageBreak/>
              <w:t>33</w:t>
            </w:r>
          </w:p>
        </w:tc>
        <w:tc>
          <w:tcPr>
            <w:tcW w:w="3380" w:type="dxa"/>
            <w:tcBorders>
              <w:top w:val="single" w:sz="6" w:space="0" w:color="auto"/>
              <w:left w:val="single" w:sz="6" w:space="0" w:color="auto"/>
              <w:bottom w:val="single" w:sz="6" w:space="0" w:color="auto"/>
              <w:right w:val="single" w:sz="6" w:space="0" w:color="auto"/>
            </w:tcBorders>
          </w:tcPr>
          <w:p w14:paraId="7A10922E"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Discipline - Field Crew</w:t>
            </w:r>
          </w:p>
        </w:tc>
        <w:tc>
          <w:tcPr>
            <w:tcW w:w="5852" w:type="dxa"/>
            <w:tcBorders>
              <w:top w:val="single" w:sz="6" w:space="0" w:color="auto"/>
              <w:left w:val="single" w:sz="6" w:space="0" w:color="auto"/>
              <w:bottom w:val="single" w:sz="6" w:space="0" w:color="auto"/>
              <w:right w:val="single" w:sz="6" w:space="0" w:color="auto"/>
            </w:tcBorders>
          </w:tcPr>
          <w:p w14:paraId="68C4E5C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Field Crew is field-based employee required to dedicatedly support the job.</w:t>
            </w:r>
          </w:p>
        </w:tc>
        <w:tc>
          <w:tcPr>
            <w:tcW w:w="1376" w:type="dxa"/>
            <w:tcBorders>
              <w:top w:val="single" w:sz="6" w:space="0" w:color="auto"/>
              <w:left w:val="single" w:sz="6" w:space="0" w:color="auto"/>
              <w:bottom w:val="single" w:sz="6" w:space="0" w:color="auto"/>
              <w:right w:val="single" w:sz="6" w:space="0" w:color="auto"/>
            </w:tcBorders>
          </w:tcPr>
          <w:p w14:paraId="64AFA888"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1E14DC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7B72E752"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1C19F810"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E11F09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34</w:t>
            </w:r>
          </w:p>
        </w:tc>
        <w:tc>
          <w:tcPr>
            <w:tcW w:w="3380" w:type="dxa"/>
            <w:tcBorders>
              <w:top w:val="single" w:sz="6" w:space="0" w:color="auto"/>
              <w:left w:val="single" w:sz="6" w:space="0" w:color="auto"/>
              <w:bottom w:val="single" w:sz="6" w:space="0" w:color="auto"/>
              <w:right w:val="single" w:sz="6" w:space="0" w:color="auto"/>
            </w:tcBorders>
          </w:tcPr>
          <w:p w14:paraId="2146ECE8"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Number of Field Crew</w:t>
            </w:r>
          </w:p>
        </w:tc>
        <w:tc>
          <w:tcPr>
            <w:tcW w:w="5852" w:type="dxa"/>
            <w:tcBorders>
              <w:top w:val="single" w:sz="6" w:space="0" w:color="auto"/>
              <w:left w:val="single" w:sz="6" w:space="0" w:color="auto"/>
              <w:bottom w:val="single" w:sz="6" w:space="0" w:color="auto"/>
              <w:right w:val="single" w:sz="6" w:space="0" w:color="auto"/>
            </w:tcBorders>
          </w:tcPr>
          <w:p w14:paraId="38FB3EE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9A9B7E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F000BE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FD57C9A"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68A78DF"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B4E48AB"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35</w:t>
            </w:r>
          </w:p>
        </w:tc>
        <w:tc>
          <w:tcPr>
            <w:tcW w:w="3380" w:type="dxa"/>
            <w:tcBorders>
              <w:top w:val="single" w:sz="6" w:space="0" w:color="auto"/>
              <w:left w:val="single" w:sz="6" w:space="0" w:color="auto"/>
              <w:bottom w:val="single" w:sz="6" w:space="0" w:color="auto"/>
              <w:right w:val="single" w:sz="6" w:space="0" w:color="auto"/>
            </w:tcBorders>
          </w:tcPr>
          <w:p w14:paraId="75468D34" w14:textId="77777777" w:rsidR="00F2379F" w:rsidRPr="00ED1D8A" w:rsidRDefault="00F2379F" w:rsidP="00A04960">
            <w:pPr>
              <w:autoSpaceDE w:val="0"/>
              <w:autoSpaceDN w:val="0"/>
              <w:adjustRightInd w:val="0"/>
              <w:spacing w:before="40" w:after="40"/>
              <w:jc w:val="left"/>
              <w:rPr>
                <w:rFonts w:cs="Arial"/>
                <w:color w:val="000000"/>
              </w:rPr>
            </w:pPr>
            <w:r>
              <w:rPr>
                <w:rFonts w:cs="Arial"/>
              </w:rPr>
              <w:t xml:space="preserve">Medco E&amp;P Grissik Ltd (MEPG) </w:t>
            </w:r>
            <w:r>
              <w:rPr>
                <w:rFonts w:cs="Arial"/>
                <w:color w:val="000000"/>
              </w:rPr>
              <w:t>non field Dept.</w:t>
            </w:r>
          </w:p>
        </w:tc>
        <w:tc>
          <w:tcPr>
            <w:tcW w:w="5852" w:type="dxa"/>
            <w:tcBorders>
              <w:top w:val="single" w:sz="6" w:space="0" w:color="auto"/>
              <w:left w:val="single" w:sz="6" w:space="0" w:color="auto"/>
              <w:bottom w:val="single" w:sz="6" w:space="0" w:color="auto"/>
              <w:right w:val="single" w:sz="6" w:space="0" w:color="auto"/>
            </w:tcBorders>
          </w:tcPr>
          <w:p w14:paraId="2EA3EFDD" w14:textId="0A57AEFC"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MEDCO E&amp;P GRISSIK Non-field is non-field based MEDCO E&amp;P GRISSIK employee(s) mobilized to perform a job in the field (including Supraco, Singgar).</w:t>
            </w:r>
          </w:p>
        </w:tc>
        <w:tc>
          <w:tcPr>
            <w:tcW w:w="1376" w:type="dxa"/>
            <w:tcBorders>
              <w:top w:val="single" w:sz="6" w:space="0" w:color="auto"/>
              <w:left w:val="single" w:sz="6" w:space="0" w:color="auto"/>
              <w:bottom w:val="single" w:sz="6" w:space="0" w:color="auto"/>
              <w:right w:val="single" w:sz="6" w:space="0" w:color="auto"/>
            </w:tcBorders>
          </w:tcPr>
          <w:p w14:paraId="6235C162"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348AD1C"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625E33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23FC9BF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94BA5DB"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36</w:t>
            </w:r>
          </w:p>
        </w:tc>
        <w:tc>
          <w:tcPr>
            <w:tcW w:w="3380" w:type="dxa"/>
            <w:tcBorders>
              <w:top w:val="single" w:sz="6" w:space="0" w:color="auto"/>
              <w:left w:val="single" w:sz="6" w:space="0" w:color="auto"/>
              <w:bottom w:val="single" w:sz="6" w:space="0" w:color="auto"/>
              <w:right w:val="single" w:sz="6" w:space="0" w:color="auto"/>
            </w:tcBorders>
          </w:tcPr>
          <w:p w14:paraId="362687CB"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Number of </w:t>
            </w:r>
            <w:r>
              <w:rPr>
                <w:rFonts w:cs="Arial"/>
              </w:rPr>
              <w:t xml:space="preserve">Medco E&amp;P Grissik Ltd (MEPG) </w:t>
            </w:r>
            <w:r>
              <w:rPr>
                <w:rFonts w:cs="Arial"/>
                <w:color w:val="000000"/>
              </w:rPr>
              <w:t>non-field</w:t>
            </w:r>
          </w:p>
        </w:tc>
        <w:tc>
          <w:tcPr>
            <w:tcW w:w="5852" w:type="dxa"/>
            <w:tcBorders>
              <w:top w:val="single" w:sz="6" w:space="0" w:color="auto"/>
              <w:left w:val="single" w:sz="6" w:space="0" w:color="auto"/>
              <w:bottom w:val="single" w:sz="6" w:space="0" w:color="auto"/>
              <w:right w:val="single" w:sz="6" w:space="0" w:color="auto"/>
            </w:tcBorders>
          </w:tcPr>
          <w:p w14:paraId="7F344A4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412E70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435D1F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FC56D3E"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A4C2569"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CF7642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37</w:t>
            </w:r>
          </w:p>
        </w:tc>
        <w:tc>
          <w:tcPr>
            <w:tcW w:w="3380" w:type="dxa"/>
            <w:tcBorders>
              <w:top w:val="single" w:sz="6" w:space="0" w:color="auto"/>
              <w:left w:val="single" w:sz="6" w:space="0" w:color="auto"/>
              <w:bottom w:val="single" w:sz="6" w:space="0" w:color="auto"/>
              <w:right w:val="single" w:sz="6" w:space="0" w:color="auto"/>
            </w:tcBorders>
          </w:tcPr>
          <w:p w14:paraId="29C968A9"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Third Party Company</w:t>
            </w:r>
          </w:p>
        </w:tc>
        <w:tc>
          <w:tcPr>
            <w:tcW w:w="5852" w:type="dxa"/>
            <w:tcBorders>
              <w:top w:val="single" w:sz="6" w:space="0" w:color="auto"/>
              <w:left w:val="single" w:sz="6" w:space="0" w:color="auto"/>
              <w:bottom w:val="single" w:sz="6" w:space="0" w:color="auto"/>
              <w:right w:val="single" w:sz="6" w:space="0" w:color="auto"/>
            </w:tcBorders>
          </w:tcPr>
          <w:p w14:paraId="2EC0DBFC"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3rd Party is any government official and/ or 3rd Party employees that TEMPORARILY come to the field to execute or witness the work</w:t>
            </w:r>
          </w:p>
        </w:tc>
        <w:tc>
          <w:tcPr>
            <w:tcW w:w="1376" w:type="dxa"/>
            <w:tcBorders>
              <w:top w:val="single" w:sz="6" w:space="0" w:color="auto"/>
              <w:left w:val="single" w:sz="6" w:space="0" w:color="auto"/>
              <w:bottom w:val="single" w:sz="6" w:space="0" w:color="auto"/>
              <w:right w:val="single" w:sz="6" w:space="0" w:color="auto"/>
            </w:tcBorders>
          </w:tcPr>
          <w:p w14:paraId="37C41C0D"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7974FFD4"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18875171"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01FA316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3D9F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38</w:t>
            </w:r>
          </w:p>
        </w:tc>
        <w:tc>
          <w:tcPr>
            <w:tcW w:w="3380" w:type="dxa"/>
            <w:tcBorders>
              <w:top w:val="single" w:sz="6" w:space="0" w:color="auto"/>
              <w:left w:val="single" w:sz="6" w:space="0" w:color="auto"/>
              <w:bottom w:val="single" w:sz="6" w:space="0" w:color="auto"/>
              <w:right w:val="single" w:sz="6" w:space="0" w:color="auto"/>
            </w:tcBorders>
          </w:tcPr>
          <w:p w14:paraId="240D30F2"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Third Party Number</w:t>
            </w:r>
          </w:p>
        </w:tc>
        <w:tc>
          <w:tcPr>
            <w:tcW w:w="5852" w:type="dxa"/>
            <w:tcBorders>
              <w:top w:val="single" w:sz="6" w:space="0" w:color="auto"/>
              <w:left w:val="single" w:sz="6" w:space="0" w:color="auto"/>
              <w:bottom w:val="single" w:sz="6" w:space="0" w:color="auto"/>
              <w:right w:val="single" w:sz="6" w:space="0" w:color="auto"/>
            </w:tcBorders>
          </w:tcPr>
          <w:p w14:paraId="291B7C8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E84D48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8DA338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5F8B9BC"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06F9AC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5D03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39</w:t>
            </w:r>
          </w:p>
        </w:tc>
        <w:tc>
          <w:tcPr>
            <w:tcW w:w="3380" w:type="dxa"/>
            <w:tcBorders>
              <w:top w:val="single" w:sz="6" w:space="0" w:color="auto"/>
              <w:left w:val="single" w:sz="6" w:space="0" w:color="auto"/>
              <w:bottom w:val="single" w:sz="6" w:space="0" w:color="auto"/>
              <w:right w:val="single" w:sz="6" w:space="0" w:color="auto"/>
            </w:tcBorders>
          </w:tcPr>
          <w:p w14:paraId="6F510C91"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Total Number of People to execute</w:t>
            </w:r>
          </w:p>
        </w:tc>
        <w:tc>
          <w:tcPr>
            <w:tcW w:w="5852" w:type="dxa"/>
            <w:tcBorders>
              <w:top w:val="single" w:sz="6" w:space="0" w:color="auto"/>
              <w:left w:val="single" w:sz="6" w:space="0" w:color="auto"/>
              <w:bottom w:val="single" w:sz="6" w:space="0" w:color="auto"/>
              <w:right w:val="single" w:sz="6" w:space="0" w:color="auto"/>
            </w:tcBorders>
          </w:tcPr>
          <w:p w14:paraId="135C17EE"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Number of manpower required to perform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F0EC5A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4C24AE1"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CBF42B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65EE41A"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90DF5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40</w:t>
            </w:r>
          </w:p>
        </w:tc>
        <w:tc>
          <w:tcPr>
            <w:tcW w:w="3380" w:type="dxa"/>
            <w:tcBorders>
              <w:top w:val="single" w:sz="6" w:space="0" w:color="auto"/>
              <w:left w:val="single" w:sz="6" w:space="0" w:color="auto"/>
              <w:bottom w:val="single" w:sz="6" w:space="0" w:color="auto"/>
              <w:right w:val="single" w:sz="6" w:space="0" w:color="auto"/>
            </w:tcBorders>
          </w:tcPr>
          <w:p w14:paraId="14D5D94A"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Estimated Manhours</w:t>
            </w:r>
          </w:p>
        </w:tc>
        <w:tc>
          <w:tcPr>
            <w:tcW w:w="5852" w:type="dxa"/>
            <w:tcBorders>
              <w:top w:val="single" w:sz="6" w:space="0" w:color="auto"/>
              <w:left w:val="single" w:sz="6" w:space="0" w:color="auto"/>
              <w:bottom w:val="single" w:sz="6" w:space="0" w:color="auto"/>
              <w:right w:val="single" w:sz="6" w:space="0" w:color="auto"/>
            </w:tcBorders>
          </w:tcPr>
          <w:p w14:paraId="6AFDB1F0"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Planned number of direct manhours required to execute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1A03E06"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B782D2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C68AA6C"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8AD967F"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1617E75"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143D0D26"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052E189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472172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7EF47D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1A4C1D9"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7E55F923"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67358EF"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41</w:t>
            </w:r>
          </w:p>
        </w:tc>
        <w:tc>
          <w:tcPr>
            <w:tcW w:w="3380" w:type="dxa"/>
            <w:tcBorders>
              <w:top w:val="single" w:sz="6" w:space="0" w:color="auto"/>
              <w:left w:val="single" w:sz="6" w:space="0" w:color="auto"/>
              <w:bottom w:val="single" w:sz="6" w:space="0" w:color="auto"/>
              <w:right w:val="single" w:sz="6" w:space="0" w:color="auto"/>
            </w:tcBorders>
          </w:tcPr>
          <w:p w14:paraId="622797A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Contractor Sched.Ready (Y/N)</w:t>
            </w:r>
          </w:p>
        </w:tc>
        <w:tc>
          <w:tcPr>
            <w:tcW w:w="5852" w:type="dxa"/>
            <w:tcBorders>
              <w:top w:val="single" w:sz="6" w:space="0" w:color="auto"/>
              <w:left w:val="single" w:sz="6" w:space="0" w:color="auto"/>
              <w:bottom w:val="single" w:sz="6" w:space="0" w:color="auto"/>
              <w:right w:val="single" w:sz="6" w:space="0" w:color="auto"/>
            </w:tcBorders>
          </w:tcPr>
          <w:p w14:paraId="23F19871"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671F86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D542B1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106D640"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7B780A3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343B425"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42</w:t>
            </w:r>
          </w:p>
        </w:tc>
        <w:tc>
          <w:tcPr>
            <w:tcW w:w="3380" w:type="dxa"/>
            <w:tcBorders>
              <w:top w:val="single" w:sz="6" w:space="0" w:color="auto"/>
              <w:left w:val="single" w:sz="6" w:space="0" w:color="auto"/>
              <w:bottom w:val="single" w:sz="6" w:space="0" w:color="auto"/>
              <w:right w:val="single" w:sz="6" w:space="0" w:color="auto"/>
            </w:tcBorders>
          </w:tcPr>
          <w:p w14:paraId="1762BB32"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Budgeted (Y/N?)</w:t>
            </w:r>
          </w:p>
        </w:tc>
        <w:tc>
          <w:tcPr>
            <w:tcW w:w="5852" w:type="dxa"/>
            <w:tcBorders>
              <w:top w:val="single" w:sz="6" w:space="0" w:color="auto"/>
              <w:left w:val="single" w:sz="6" w:space="0" w:color="auto"/>
              <w:bottom w:val="single" w:sz="6" w:space="0" w:color="auto"/>
              <w:right w:val="single" w:sz="6" w:space="0" w:color="auto"/>
            </w:tcBorders>
          </w:tcPr>
          <w:p w14:paraId="41B43924"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00FAF6"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2A883E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D8711C"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C5E188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2E133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43</w:t>
            </w:r>
          </w:p>
        </w:tc>
        <w:tc>
          <w:tcPr>
            <w:tcW w:w="3380" w:type="dxa"/>
            <w:tcBorders>
              <w:top w:val="single" w:sz="6" w:space="0" w:color="auto"/>
              <w:left w:val="single" w:sz="6" w:space="0" w:color="auto"/>
              <w:bottom w:val="single" w:sz="6" w:space="0" w:color="auto"/>
              <w:right w:val="single" w:sz="6" w:space="0" w:color="auto"/>
            </w:tcBorders>
          </w:tcPr>
          <w:p w14:paraId="4DA4EAD8"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Estimated Cost</w:t>
            </w:r>
          </w:p>
        </w:tc>
        <w:tc>
          <w:tcPr>
            <w:tcW w:w="5852" w:type="dxa"/>
            <w:tcBorders>
              <w:top w:val="single" w:sz="6" w:space="0" w:color="auto"/>
              <w:left w:val="single" w:sz="6" w:space="0" w:color="auto"/>
              <w:bottom w:val="single" w:sz="6" w:space="0" w:color="auto"/>
              <w:right w:val="single" w:sz="6" w:space="0" w:color="auto"/>
            </w:tcBorders>
          </w:tcPr>
          <w:p w14:paraId="4AD2389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DD19D58"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D8E246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17E2A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8994820"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0DFA4F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44</w:t>
            </w:r>
          </w:p>
        </w:tc>
        <w:tc>
          <w:tcPr>
            <w:tcW w:w="3380" w:type="dxa"/>
            <w:tcBorders>
              <w:top w:val="single" w:sz="6" w:space="0" w:color="auto"/>
              <w:left w:val="single" w:sz="6" w:space="0" w:color="auto"/>
              <w:bottom w:val="single" w:sz="6" w:space="0" w:color="auto"/>
              <w:right w:val="single" w:sz="6" w:space="0" w:color="auto"/>
            </w:tcBorders>
          </w:tcPr>
          <w:p w14:paraId="6EC7BC34"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Budget Source</w:t>
            </w:r>
          </w:p>
        </w:tc>
        <w:tc>
          <w:tcPr>
            <w:tcW w:w="5852" w:type="dxa"/>
            <w:tcBorders>
              <w:top w:val="single" w:sz="6" w:space="0" w:color="auto"/>
              <w:left w:val="single" w:sz="6" w:space="0" w:color="auto"/>
              <w:bottom w:val="single" w:sz="6" w:space="0" w:color="auto"/>
              <w:right w:val="single" w:sz="6" w:space="0" w:color="auto"/>
            </w:tcBorders>
          </w:tcPr>
          <w:p w14:paraId="7F8C08B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384E3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D1CA0A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E4C850D"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64CD92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7B70A599"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2B8DE4B5"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7D8BAC9F"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26A4AC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2C4317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BAAE62A"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52F7A8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D33D62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45</w:t>
            </w:r>
          </w:p>
        </w:tc>
        <w:tc>
          <w:tcPr>
            <w:tcW w:w="3380" w:type="dxa"/>
            <w:tcBorders>
              <w:top w:val="single" w:sz="6" w:space="0" w:color="auto"/>
              <w:left w:val="single" w:sz="6" w:space="0" w:color="auto"/>
              <w:bottom w:val="single" w:sz="6" w:space="0" w:color="auto"/>
              <w:right w:val="single" w:sz="6" w:space="0" w:color="auto"/>
            </w:tcBorders>
          </w:tcPr>
          <w:p w14:paraId="68AAA0D4"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Potential Consequences</w:t>
            </w:r>
          </w:p>
        </w:tc>
        <w:tc>
          <w:tcPr>
            <w:tcW w:w="5852" w:type="dxa"/>
            <w:tcBorders>
              <w:top w:val="single" w:sz="6" w:space="0" w:color="auto"/>
              <w:left w:val="single" w:sz="6" w:space="0" w:color="auto"/>
              <w:bottom w:val="single" w:sz="6" w:space="0" w:color="auto"/>
              <w:right w:val="single" w:sz="6" w:space="0" w:color="auto"/>
            </w:tcBorders>
          </w:tcPr>
          <w:p w14:paraId="74E8D3FB"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Use HSE 5x5 Consequences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1944C3"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B6FBAF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65670F"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569217C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97D2D5F"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46</w:t>
            </w:r>
          </w:p>
        </w:tc>
        <w:tc>
          <w:tcPr>
            <w:tcW w:w="3380" w:type="dxa"/>
            <w:tcBorders>
              <w:top w:val="single" w:sz="6" w:space="0" w:color="auto"/>
              <w:left w:val="single" w:sz="6" w:space="0" w:color="auto"/>
              <w:bottom w:val="single" w:sz="6" w:space="0" w:color="auto"/>
              <w:right w:val="single" w:sz="6" w:space="0" w:color="auto"/>
            </w:tcBorders>
          </w:tcPr>
          <w:p w14:paraId="72424730"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Likelihood</w:t>
            </w:r>
          </w:p>
        </w:tc>
        <w:tc>
          <w:tcPr>
            <w:tcW w:w="5852" w:type="dxa"/>
            <w:tcBorders>
              <w:top w:val="single" w:sz="6" w:space="0" w:color="auto"/>
              <w:left w:val="single" w:sz="6" w:space="0" w:color="auto"/>
              <w:bottom w:val="single" w:sz="6" w:space="0" w:color="auto"/>
              <w:right w:val="single" w:sz="6" w:space="0" w:color="auto"/>
            </w:tcBorders>
          </w:tcPr>
          <w:p w14:paraId="73B1E6A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Use HSE 5x5 Likelihood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AEBB74C"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FE38B7F"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76B330C"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78DD6F9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DA6B430"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47</w:t>
            </w:r>
          </w:p>
        </w:tc>
        <w:tc>
          <w:tcPr>
            <w:tcW w:w="3380" w:type="dxa"/>
            <w:tcBorders>
              <w:top w:val="single" w:sz="6" w:space="0" w:color="auto"/>
              <w:left w:val="single" w:sz="6" w:space="0" w:color="auto"/>
              <w:bottom w:val="single" w:sz="6" w:space="0" w:color="auto"/>
              <w:right w:val="single" w:sz="6" w:space="0" w:color="auto"/>
            </w:tcBorders>
          </w:tcPr>
          <w:p w14:paraId="3F5B6430"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Risk Ranks</w:t>
            </w:r>
          </w:p>
        </w:tc>
        <w:tc>
          <w:tcPr>
            <w:tcW w:w="5852" w:type="dxa"/>
            <w:tcBorders>
              <w:top w:val="single" w:sz="6" w:space="0" w:color="auto"/>
              <w:left w:val="single" w:sz="6" w:space="0" w:color="auto"/>
              <w:bottom w:val="single" w:sz="6" w:space="0" w:color="auto"/>
              <w:right w:val="single" w:sz="6" w:space="0" w:color="auto"/>
            </w:tcBorders>
          </w:tcPr>
          <w:p w14:paraId="301F5B9B"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Consequences x Likelihood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E0A1ECD"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4C81FB"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23360E"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67B8D95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20E7F52"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48</w:t>
            </w:r>
          </w:p>
        </w:tc>
        <w:tc>
          <w:tcPr>
            <w:tcW w:w="3380" w:type="dxa"/>
            <w:tcBorders>
              <w:top w:val="single" w:sz="6" w:space="0" w:color="auto"/>
              <w:left w:val="single" w:sz="6" w:space="0" w:color="auto"/>
              <w:bottom w:val="single" w:sz="6" w:space="0" w:color="auto"/>
              <w:right w:val="single" w:sz="6" w:space="0" w:color="auto"/>
            </w:tcBorders>
          </w:tcPr>
          <w:p w14:paraId="6137559D"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Primary LSR</w:t>
            </w:r>
          </w:p>
        </w:tc>
        <w:tc>
          <w:tcPr>
            <w:tcW w:w="5852" w:type="dxa"/>
            <w:tcBorders>
              <w:top w:val="single" w:sz="6" w:space="0" w:color="auto"/>
              <w:left w:val="single" w:sz="6" w:space="0" w:color="auto"/>
              <w:bottom w:val="single" w:sz="6" w:space="0" w:color="auto"/>
              <w:right w:val="single" w:sz="6" w:space="0" w:color="auto"/>
            </w:tcBorders>
          </w:tcPr>
          <w:p w14:paraId="22DC464C"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Main LSR that migh involve the task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81986A"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1C10D4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62800F1"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2E67673"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3976DCDC"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t>49</w:t>
            </w:r>
          </w:p>
        </w:tc>
        <w:tc>
          <w:tcPr>
            <w:tcW w:w="3380" w:type="dxa"/>
            <w:tcBorders>
              <w:top w:val="single" w:sz="6" w:space="0" w:color="auto"/>
              <w:left w:val="single" w:sz="6" w:space="0" w:color="auto"/>
              <w:bottom w:val="single" w:sz="6" w:space="0" w:color="auto"/>
              <w:right w:val="single" w:sz="6" w:space="0" w:color="auto"/>
            </w:tcBorders>
          </w:tcPr>
          <w:p w14:paraId="2003C03C"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Priority</w:t>
            </w:r>
          </w:p>
        </w:tc>
        <w:tc>
          <w:tcPr>
            <w:tcW w:w="5852" w:type="dxa"/>
            <w:tcBorders>
              <w:top w:val="single" w:sz="6" w:space="0" w:color="auto"/>
              <w:left w:val="single" w:sz="6" w:space="0" w:color="auto"/>
              <w:bottom w:val="single" w:sz="6" w:space="0" w:color="auto"/>
              <w:right w:val="single" w:sz="6" w:space="0" w:color="auto"/>
            </w:tcBorders>
          </w:tcPr>
          <w:p w14:paraId="4AF28F3E"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If not sure about "Priority", please leave it blank. The Schedule Review Meeting will determine which activity has higher priority over another.</w:t>
            </w:r>
          </w:p>
        </w:tc>
        <w:tc>
          <w:tcPr>
            <w:tcW w:w="1376" w:type="dxa"/>
            <w:tcBorders>
              <w:top w:val="single" w:sz="6" w:space="0" w:color="auto"/>
              <w:left w:val="single" w:sz="6" w:space="0" w:color="auto"/>
              <w:bottom w:val="single" w:sz="6" w:space="0" w:color="auto"/>
              <w:right w:val="single" w:sz="6" w:space="0" w:color="auto"/>
            </w:tcBorders>
          </w:tcPr>
          <w:p w14:paraId="566E285F"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B0F9F19"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01577314"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05F5C38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E5AC563"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6B53415D"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73FF7F8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BCC9ED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3F6392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7FB7CF5"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6D2CDF78"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405A197C" w14:textId="77777777" w:rsidR="00F2379F" w:rsidRPr="00ED1D8A" w:rsidRDefault="00F2379F" w:rsidP="00A04960">
            <w:pPr>
              <w:autoSpaceDE w:val="0"/>
              <w:autoSpaceDN w:val="0"/>
              <w:adjustRightInd w:val="0"/>
              <w:spacing w:before="40" w:after="40"/>
              <w:jc w:val="center"/>
              <w:rPr>
                <w:rFonts w:cs="Arial"/>
                <w:color w:val="000000"/>
              </w:rPr>
            </w:pPr>
            <w:r>
              <w:rPr>
                <w:rFonts w:cs="Arial"/>
                <w:color w:val="000000"/>
              </w:rPr>
              <w:lastRenderedPageBreak/>
              <w:t>50</w:t>
            </w:r>
          </w:p>
        </w:tc>
        <w:tc>
          <w:tcPr>
            <w:tcW w:w="3380" w:type="dxa"/>
            <w:tcBorders>
              <w:top w:val="single" w:sz="6" w:space="0" w:color="auto"/>
              <w:left w:val="single" w:sz="6" w:space="0" w:color="auto"/>
              <w:bottom w:val="single" w:sz="6" w:space="0" w:color="auto"/>
              <w:right w:val="single" w:sz="6" w:space="0" w:color="auto"/>
            </w:tcBorders>
          </w:tcPr>
          <w:p w14:paraId="5B9079EB"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Additional Info</w:t>
            </w:r>
          </w:p>
        </w:tc>
        <w:tc>
          <w:tcPr>
            <w:tcW w:w="5852" w:type="dxa"/>
            <w:tcBorders>
              <w:top w:val="single" w:sz="6" w:space="0" w:color="auto"/>
              <w:left w:val="single" w:sz="6" w:space="0" w:color="auto"/>
              <w:bottom w:val="single" w:sz="6" w:space="0" w:color="auto"/>
              <w:right w:val="single" w:sz="6" w:space="0" w:color="auto"/>
            </w:tcBorders>
          </w:tcPr>
          <w:p w14:paraId="50A21E56"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Any important info that has not been included in the other column, or will further explain the contain of other columns.</w:t>
            </w:r>
          </w:p>
        </w:tc>
        <w:tc>
          <w:tcPr>
            <w:tcW w:w="1376" w:type="dxa"/>
            <w:tcBorders>
              <w:top w:val="single" w:sz="6" w:space="0" w:color="auto"/>
              <w:left w:val="single" w:sz="6" w:space="0" w:color="auto"/>
              <w:bottom w:val="single" w:sz="6" w:space="0" w:color="auto"/>
              <w:right w:val="single" w:sz="6" w:space="0" w:color="auto"/>
            </w:tcBorders>
          </w:tcPr>
          <w:p w14:paraId="7672ADA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287C7C11"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AB06C05" w14:textId="77777777" w:rsidR="00F2379F" w:rsidRPr="00ED1D8A"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bl>
    <w:p w14:paraId="6D85EEC2" w14:textId="77777777" w:rsidR="00F2379F" w:rsidRPr="00ED1D8A" w:rsidRDefault="00F2379F" w:rsidP="00F2379F">
      <w:pPr>
        <w:pStyle w:val="Paragraph"/>
        <w:spacing w:after="0" w:line="360" w:lineRule="auto"/>
        <w:ind w:left="0"/>
        <w:rPr>
          <w:rFonts w:cs="Arial"/>
        </w:rPr>
        <w:sectPr w:rsidR="00F2379F" w:rsidRPr="00ED1D8A" w:rsidSect="005F380D">
          <w:headerReference w:type="default" r:id="rId26"/>
          <w:footerReference w:type="default" r:id="rId27"/>
          <w:pgSz w:w="16840" w:h="11907" w:orient="landscape" w:code="9"/>
          <w:pgMar w:top="1440" w:right="1440" w:bottom="1109" w:left="1080" w:header="720" w:footer="720" w:gutter="0"/>
          <w:cols w:space="720"/>
          <w:docGrid w:linePitch="360"/>
        </w:sectPr>
      </w:pPr>
    </w:p>
    <w:p w14:paraId="3A256855" w14:textId="59EC877D" w:rsidR="00F2379F" w:rsidRPr="00ED1D8A" w:rsidRDefault="00F2379F" w:rsidP="00F2379F">
      <w:pPr>
        <w:pStyle w:val="Caption"/>
        <w:rPr>
          <w:rFonts w:cs="Arial"/>
          <w:sz w:val="24"/>
          <w:szCs w:val="24"/>
        </w:rPr>
      </w:pPr>
      <w:bookmarkStart w:id="1182" w:name="_Ref193708598"/>
      <w:bookmarkStart w:id="1183" w:name="_Hlk193707448"/>
      <w:bookmarkStart w:id="1184" w:name="_Toc193708140"/>
      <w:commentRangeStart w:id="1185"/>
      <w:r>
        <w:rPr>
          <w:rFonts w:cs="Arial"/>
          <w:sz w:val="24"/>
          <w:szCs w:val="24"/>
        </w:rPr>
        <w:lastRenderedPageBreak/>
        <w:t xml:space="preserve">Appendix </w:t>
        <w:fldChar w:fldCharType="begin"/>
        <w:instrText xml:space="preserve"> SEQ Appendix \* ALPHABETIC </w:instrText>
        <w:fldChar w:fldCharType="separate"/>
      </w:r>
      <w:r>
        <w:rPr>
          <w:rFonts w:cs="Arial"/>
          <w:noProof/>
          <w:sz w:val="24"/>
          <w:szCs w:val="24"/>
        </w:rPr>
        <w:t>E</w:t>
      </w:r>
      <w:r>
        <w:rPr>
          <w:rFonts w:cs="Arial"/>
          <w:sz w:val="24"/>
          <w:szCs w:val="24"/>
        </w:rPr>
        <w:fldChar w:fldCharType="end"/>
      </w:r>
      <w:bookmarkEnd w:id="1182"/>
      <w:r>
        <w:rPr>
          <w:rFonts w:cs="Arial"/>
          <w:sz w:val="24"/>
          <w:szCs w:val="24"/>
        </w:rPr>
        <w:t xml:space="preserve"> – Prioritization Matrix for Operational Horizon</w:t>
      </w:r>
      <w:bookmarkEnd w:id="1183"/>
      <w:bookmarkEnd w:id="1184"/>
      <w:commentRangeEnd w:id="1185"/>
      <w:r>
        <w:rPr>
          <w:rStyle w:val="CommentReference"/>
          <w:rFonts w:cs="Arial"/>
          <w:sz w:val="24"/>
          <w:szCs w:val="24"/>
        </w:rPr>
        <w:commentReference w:id="1185"/>
      </w:r>
    </w:p>
    <w:p w14:paraId="71F237F4" w14:textId="77777777" w:rsidR="00F2379F" w:rsidRPr="00ED1D8A" w:rsidRDefault="00F2379F" w:rsidP="00F2379F">
      <w:pPr>
        <w:rPr>
          <w:rFonts w:cs="Arial"/>
        </w:rPr>
      </w:pPr>
    </w:p>
    <w:p w14:paraId="677CD3F4" w14:textId="76C421BE" w:rsidR="00F2379F" w:rsidRPr="00ED1D8A" w:rsidRDefault="00F2379F" w:rsidP="00F2379F">
      <w:pPr>
        <w:pStyle w:val="Appendix"/>
        <w:spacing w:after="0" w:line="360" w:lineRule="auto"/>
        <w:rPr>
          <w:rFonts w:cs="Arial"/>
        </w:rPr>
        <w:sectPr w:rsidR="00F2379F" w:rsidRPr="00ED1D8A" w:rsidSect="005F380D">
          <w:pgSz w:w="16840" w:h="11907" w:orient="landscape" w:code="9"/>
          <w:pgMar w:top="1440" w:right="1440" w:bottom="1109" w:left="1080" w:header="720" w:footer="720" w:gutter="0"/>
          <w:cols w:space="720"/>
          <w:docGrid w:linePitch="360"/>
        </w:sectPr>
      </w:pPr>
      <w:r>
        <w:rPr>
          <w:rFonts w:cs="Arial"/>
          <w:noProof/>
        </w:rPr>
        <w:drawing>
          <wp:inline distT="0" distB="0" distL="0" distR="0" wp14:anchorId="3ADC1860" wp14:editId="73F05E29">
            <wp:extent cx="8659702" cy="5232693"/>
            <wp:effectExtent l="0" t="0" r="0" b="0"/>
            <wp:docPr id="339889030" name="Picture 33988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030" name="Picture 33988903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8670428" cy="5239174"/>
                    </a:xfrm>
                    <a:prstGeom prst="rect">
                      <a:avLst/>
                    </a:prstGeom>
                    <a:noFill/>
                    <a:ln>
                      <a:noFill/>
                    </a:ln>
                  </pic:spPr>
                </pic:pic>
              </a:graphicData>
            </a:graphic>
          </wp:inline>
        </w:drawing>
      </w:r>
    </w:p>
    <w:p w14:paraId="16939BDB" w14:textId="77777777" w:rsidR="00F2379F" w:rsidRPr="00ED1D8A" w:rsidRDefault="00F2379F" w:rsidP="00F2379F">
      <w:pPr>
        <w:rPr>
          <w:rFonts w:cs="Arial"/>
        </w:rPr>
      </w:pPr>
    </w:p>
    <w:p w14:paraId="13B4D9F0" w14:textId="7062954C" w:rsidR="00E33746" w:rsidRPr="00ED1D8A" w:rsidRDefault="00E33746" w:rsidP="00E33746">
      <w:pPr>
        <w:pStyle w:val="Caption"/>
        <w:rPr>
          <w:rFonts w:cs="Arial"/>
          <w:sz w:val="24"/>
          <w:szCs w:val="24"/>
        </w:rPr>
      </w:pPr>
      <w:bookmarkStart w:id="1186" w:name="_Toc193708141"/>
      <w:r>
        <w:rPr>
          <w:rFonts w:cs="Arial"/>
          <w:sz w:val="24"/>
          <w:szCs w:val="24"/>
        </w:rPr>
        <w:t xml:space="preserve">Appendix </w:t>
        <w:fldChar w:fldCharType="begin"/>
        <w:instrText xml:space="preserve"> SEQ Appendix \* ALPHABETIC </w:instrText>
        <w:fldChar w:fldCharType="separate"/>
      </w:r>
      <w:r>
        <w:rPr>
          <w:rFonts w:cs="Arial"/>
          <w:noProof/>
          <w:sz w:val="24"/>
          <w:szCs w:val="24"/>
        </w:rPr>
        <w:t>F</w:t>
      </w:r>
      <w:r>
        <w:rPr>
          <w:rFonts w:cs="Arial"/>
          <w:sz w:val="24"/>
          <w:szCs w:val="24"/>
        </w:rPr>
        <w:fldChar w:fldCharType="end"/>
        <w:t xml:space="preserve"> – Activity Change Request Process</w:t>
      </w:r>
      <w:bookmarkEnd w:id="1186"/>
    </w:p>
    <w:p w14:paraId="13F3EAA0" w14:textId="77777777" w:rsidR="00580865" w:rsidRPr="00526DF0" w:rsidRDefault="00580865" w:rsidP="00580865">
      <w:pPr>
        <w:rPr>
          <w:rFonts w:cs="Arial"/>
        </w:rPr>
      </w:pPr>
    </w:p>
    <w:p w14:paraId="169236F6" w14:textId="330A4B53" w:rsidR="00580865" w:rsidRPr="00ED1D8A" w:rsidRDefault="00580865">
      <w:pPr>
        <w:pStyle w:val="ListParagraph"/>
        <w:numPr>
          <w:ilvl w:val="0"/>
          <w:numId w:val="56"/>
        </w:numPr>
        <w:spacing w:after="240"/>
        <w:ind w:left="900" w:hanging="900"/>
        <w:rPr>
          <w:b/>
          <w:bCs/>
          <w:sz w:val="24"/>
          <w:szCs w:val="24"/>
        </w:rPr>
      </w:pPr>
      <w:r>
        <w:rPr>
          <w:b/>
          <w:bCs/>
          <w:sz w:val="24"/>
          <w:szCs w:val="24"/>
        </w:rPr>
        <w:t>Reason for Plan Change</w:t>
      </w:r>
    </w:p>
    <w:p w14:paraId="250CFEAD" w14:textId="77777777" w:rsidR="00580865" w:rsidRPr="00ED1D8A" w:rsidRDefault="00580865" w:rsidP="00580865">
      <w:pPr>
        <w:pStyle w:val="Paragraph"/>
        <w:spacing w:after="60" w:line="360" w:lineRule="auto"/>
        <w:ind w:left="907"/>
        <w:rPr>
          <w:rFonts w:cs="Arial"/>
        </w:rPr>
      </w:pPr>
      <w:r>
        <w:rPr>
          <w:rFonts w:cs="Arial"/>
        </w:rPr>
        <w:t>Changes to the 30-day plan must be approved by the Plan Owner due to the potential risks associated with adding or modifying activities. Such changes, if not carefully managed, could lead to Health, Safety, and Environmental (HSE) incidents, failure to meet forecasted deadlines, or negative impacts on overall plan performance.</w:t>
      </w:r>
    </w:p>
    <w:p w14:paraId="7E9309E9" w14:textId="77777777" w:rsidR="00580865" w:rsidRPr="00ED1D8A" w:rsidRDefault="00580865" w:rsidP="00580865">
      <w:pPr>
        <w:pStyle w:val="Paragraph"/>
        <w:spacing w:after="0" w:line="360" w:lineRule="auto"/>
        <w:ind w:left="900"/>
        <w:rPr>
          <w:rFonts w:cs="Arial"/>
        </w:rPr>
      </w:pPr>
      <w:r>
        <w:rPr>
          <w:rFonts w:cs="Arial"/>
        </w:rPr>
        <w:t>There are three types of change to the plan:</w:t>
      </w:r>
    </w:p>
    <w:p w14:paraId="69F03264" w14:textId="77777777" w:rsidR="00580865" w:rsidRPr="00ED1D8A" w:rsidRDefault="00580865" w:rsidP="00580865">
      <w:pPr>
        <w:pStyle w:val="Paragraph"/>
        <w:numPr>
          <w:ilvl w:val="0"/>
          <w:numId w:val="13"/>
        </w:numPr>
        <w:spacing w:after="0" w:line="360" w:lineRule="auto"/>
        <w:ind w:left="1267"/>
        <w:rPr>
          <w:rFonts w:cs="Arial"/>
        </w:rPr>
      </w:pPr>
      <w:r>
        <w:rPr>
          <w:rFonts w:cs="Arial"/>
        </w:rPr>
        <w:t>Addition of New Activities</w:t>
      </w:r>
    </w:p>
    <w:p w14:paraId="3ECA252F" w14:textId="77777777" w:rsidR="00580865" w:rsidRPr="00ED1D8A" w:rsidRDefault="00580865" w:rsidP="00580865">
      <w:pPr>
        <w:pStyle w:val="Paragraph"/>
        <w:numPr>
          <w:ilvl w:val="0"/>
          <w:numId w:val="13"/>
        </w:numPr>
        <w:spacing w:after="0" w:line="360" w:lineRule="auto"/>
        <w:ind w:left="1267"/>
        <w:rPr>
          <w:rFonts w:cs="Arial"/>
        </w:rPr>
      </w:pPr>
      <w:r>
        <w:rPr>
          <w:rFonts w:cs="Arial"/>
        </w:rPr>
        <w:t>Deletion of Existing Activities</w:t>
      </w:r>
    </w:p>
    <w:p w14:paraId="6C014367" w14:textId="77777777" w:rsidR="00580865" w:rsidRPr="00ED1D8A" w:rsidRDefault="00580865" w:rsidP="00580865">
      <w:pPr>
        <w:pStyle w:val="Paragraph"/>
        <w:numPr>
          <w:ilvl w:val="0"/>
          <w:numId w:val="13"/>
        </w:numPr>
        <w:spacing w:after="60" w:line="360" w:lineRule="auto"/>
        <w:ind w:left="1267"/>
        <w:rPr>
          <w:rFonts w:cs="Arial"/>
        </w:rPr>
      </w:pPr>
      <w:r>
        <w:rPr>
          <w:rFonts w:cs="Arial"/>
        </w:rPr>
        <w:t>Modifications to Ongoing Activities within the 30-Day Plan</w:t>
      </w:r>
    </w:p>
    <w:p w14:paraId="7440A5CD" w14:textId="77777777" w:rsidR="0024242E" w:rsidRPr="00ED1D8A" w:rsidRDefault="0024242E" w:rsidP="0024242E">
      <w:pPr>
        <w:pStyle w:val="Paragraph"/>
        <w:spacing w:line="360" w:lineRule="auto"/>
        <w:ind w:left="900"/>
        <w:rPr>
          <w:rFonts w:cs="Arial"/>
        </w:rPr>
      </w:pPr>
      <w:r>
        <w:rPr>
          <w:rFonts w:cs="Arial"/>
        </w:rPr>
        <w:t>For operations activities, all proposed changes must be reviewed and approved during the daily or weekly meetings with the Superintendent, OIM, and/or Offsite Managers. These changes must also be documented through email confirmation or meeting minutes. Alignment with the existing schedule and required resources must be addressed during the meeting.</w:t>
      </w:r>
    </w:p>
    <w:p w14:paraId="0B72455B" w14:textId="6F259990" w:rsidR="0024242E" w:rsidRPr="00ED1D8A" w:rsidRDefault="0024242E" w:rsidP="0024242E">
      <w:pPr>
        <w:pStyle w:val="Paragraph"/>
        <w:spacing w:after="240" w:line="360" w:lineRule="auto"/>
        <w:ind w:left="907"/>
        <w:rPr>
          <w:rFonts w:cs="Arial"/>
        </w:rPr>
      </w:pPr>
      <w:r>
        <w:rPr>
          <w:rFonts w:cs="Arial"/>
        </w:rPr>
        <w:t>Any proposed changes that may impact constraints—such as safety, operational resources, logistics support, production, or budget—must be initiated through a Plan Change Request. At a minimum, such changes require approval from the Plan Owner.</w:t>
      </w:r>
    </w:p>
    <w:p w14:paraId="3F18A538" w14:textId="23D276FB" w:rsidR="00580865" w:rsidRPr="00ED1D8A" w:rsidRDefault="00580865">
      <w:pPr>
        <w:pStyle w:val="ListParagraph"/>
        <w:numPr>
          <w:ilvl w:val="0"/>
          <w:numId w:val="56"/>
        </w:numPr>
        <w:spacing w:after="240"/>
        <w:ind w:left="900" w:hanging="900"/>
        <w:rPr>
          <w:b/>
          <w:bCs/>
          <w:sz w:val="24"/>
          <w:szCs w:val="24"/>
        </w:rPr>
      </w:pPr>
      <w:r>
        <w:rPr>
          <w:b/>
          <w:bCs/>
          <w:sz w:val="24"/>
          <w:szCs w:val="24"/>
        </w:rPr>
        <w:t>New Activity to Plan</w:t>
      </w:r>
    </w:p>
    <w:p w14:paraId="26E45FF6" w14:textId="77777777" w:rsidR="00580865" w:rsidRPr="00ED1D8A" w:rsidRDefault="00580865" w:rsidP="00580865">
      <w:pPr>
        <w:pStyle w:val="Paragraph"/>
        <w:spacing w:after="0" w:line="360" w:lineRule="auto"/>
        <w:ind w:left="900"/>
        <w:rPr>
          <w:rFonts w:cs="Arial"/>
        </w:rPr>
      </w:pPr>
      <w:r>
        <w:rPr>
          <w:rFonts w:cs="Arial"/>
        </w:rPr>
        <w:t>This process ensures that all unplanned activities with potential impacts on constraints (such as accommodations, operational resources, logistics support), production, or budget are clearly defined and agreed upon before being incorporated into the ongoing 30-day plans.</w:t>
      </w:r>
    </w:p>
    <w:p w14:paraId="224221A2" w14:textId="73AE061B" w:rsidR="00580865" w:rsidRPr="00ED1D8A" w:rsidRDefault="0024242E" w:rsidP="00580865">
      <w:pPr>
        <w:pStyle w:val="Paragraph"/>
        <w:spacing w:after="0" w:line="360" w:lineRule="auto"/>
        <w:ind w:left="900"/>
        <w:rPr>
          <w:rFonts w:cs="Arial"/>
        </w:rPr>
      </w:pPr>
      <w:r>
        <w:rPr>
          <w:rFonts w:cs="Arial"/>
        </w:rPr>
        <w:t>Changes with potential impacts on constraints—such as safety, operational resources, logistics support, production, or budget—require an approved Plan Change Request (PCR) form, with the following process:</w:t>
      </w:r>
    </w:p>
    <w:p w14:paraId="5E10FF58" w14:textId="77777777" w:rsidR="00580865" w:rsidRPr="00ED1D8A" w:rsidRDefault="00580865" w:rsidP="00580865">
      <w:pPr>
        <w:pStyle w:val="Paragraph"/>
        <w:numPr>
          <w:ilvl w:val="0"/>
          <w:numId w:val="14"/>
        </w:numPr>
        <w:spacing w:after="0" w:line="360" w:lineRule="auto"/>
        <w:rPr>
          <w:rFonts w:cs="Arial"/>
        </w:rPr>
      </w:pPr>
      <w:r>
        <w:rPr>
          <w:rFonts w:cs="Arial"/>
        </w:rPr>
        <w:t>Submission of PCR Form:</w:t>
      </w:r>
    </w:p>
    <w:p w14:paraId="4D20B559" w14:textId="77777777" w:rsidR="00580865" w:rsidRPr="00ED1D8A" w:rsidRDefault="00580865" w:rsidP="00580865">
      <w:pPr>
        <w:pStyle w:val="Paragraph"/>
        <w:numPr>
          <w:ilvl w:val="1"/>
          <w:numId w:val="14"/>
        </w:numPr>
        <w:spacing w:after="0" w:line="360" w:lineRule="auto"/>
        <w:ind w:left="1987"/>
        <w:rPr>
          <w:rFonts w:cs="Arial"/>
        </w:rPr>
      </w:pPr>
      <w:r>
        <w:rPr>
          <w:rFonts w:cs="Arial"/>
        </w:rPr>
        <w:t>The Activity Sponsor completes and submits the PCR form to the Asset Planner for evaluation.</w:t>
      </w:r>
    </w:p>
    <w:p w14:paraId="7ADA0420" w14:textId="77777777" w:rsidR="00580865" w:rsidRPr="00ED1D8A" w:rsidRDefault="00580865" w:rsidP="00580865">
      <w:pPr>
        <w:pStyle w:val="Paragraph"/>
        <w:numPr>
          <w:ilvl w:val="1"/>
          <w:numId w:val="14"/>
        </w:numPr>
        <w:spacing w:after="0" w:line="360" w:lineRule="auto"/>
        <w:ind w:left="1987"/>
        <w:rPr>
          <w:rFonts w:cs="Arial"/>
        </w:rPr>
      </w:pPr>
      <w:r>
        <w:rPr>
          <w:rFonts w:cs="Arial"/>
        </w:rPr>
        <w:t>If there are no significant constraints (e.g., accommodations or SIMOPS issues), the changes can be forwarded directly to the Plan Owner for approval.</w:t>
      </w:r>
    </w:p>
    <w:p w14:paraId="18DD35F1" w14:textId="77777777" w:rsidR="00580865" w:rsidRPr="00ED1D8A" w:rsidRDefault="00580865" w:rsidP="00580865">
      <w:pPr>
        <w:pStyle w:val="Paragraph"/>
        <w:numPr>
          <w:ilvl w:val="1"/>
          <w:numId w:val="14"/>
        </w:numPr>
        <w:spacing w:after="0" w:line="360" w:lineRule="auto"/>
        <w:ind w:left="1987"/>
        <w:rPr>
          <w:rFonts w:cs="Arial"/>
        </w:rPr>
      </w:pPr>
      <w:r>
        <w:rPr>
          <w:rFonts w:cs="Arial"/>
        </w:rPr>
        <w:t>If there is a major impact on constraints, the matter must be escalated to the OIM for resolution. Depending on the complexity of the change, the OIM may convene a meeting with the Field Manager to discuss and resolve the issue.</w:t>
      </w:r>
    </w:p>
    <w:p w14:paraId="796B0AD5" w14:textId="77777777" w:rsidR="00580865" w:rsidRPr="00ED1D8A" w:rsidRDefault="00580865" w:rsidP="00580865">
      <w:pPr>
        <w:pStyle w:val="Paragraph"/>
        <w:numPr>
          <w:ilvl w:val="0"/>
          <w:numId w:val="14"/>
        </w:numPr>
        <w:spacing w:after="0" w:line="360" w:lineRule="auto"/>
        <w:ind w:left="1267"/>
        <w:rPr>
          <w:rFonts w:cs="Arial"/>
        </w:rPr>
      </w:pPr>
      <w:r>
        <w:rPr>
          <w:rFonts w:cs="Arial"/>
        </w:rPr>
        <w:t>The Field Manager reviews the PCR form, considering the priority, justification, and potential impacts on the current plan. Based on this review, the Field Manager decides whether to approve or reject the proposed activity.</w:t>
      </w:r>
    </w:p>
    <w:p w14:paraId="01B7E367" w14:textId="3F635BF8" w:rsidR="00580865" w:rsidRPr="00ED1D8A" w:rsidRDefault="00580865" w:rsidP="00580865">
      <w:pPr>
        <w:pStyle w:val="Paragraph"/>
        <w:numPr>
          <w:ilvl w:val="0"/>
          <w:numId w:val="14"/>
        </w:numPr>
        <w:spacing w:line="360" w:lineRule="auto"/>
        <w:rPr>
          <w:rFonts w:cs="Arial"/>
        </w:rPr>
      </w:pPr>
      <w:r>
        <w:rPr>
          <w:rFonts w:cs="Arial"/>
        </w:rPr>
        <w:t xml:space="preserve">The Asset Planner informs the Activity Sponsor whether the proposed activity is approved or rejected, including the reasons for the decision. If the change impacts other activities, the </w:t>
        <w:lastRenderedPageBreak/>
        <w:t>owners of those activities must be informed of the implications, and adjustments or reprioritization may be required.</w:t>
      </w:r>
    </w:p>
    <w:p w14:paraId="0EDAC554" w14:textId="33A1027C" w:rsidR="00580865" w:rsidRPr="00ED1D8A" w:rsidRDefault="00580865">
      <w:pPr>
        <w:pStyle w:val="ListParagraph"/>
        <w:numPr>
          <w:ilvl w:val="0"/>
          <w:numId w:val="56"/>
        </w:numPr>
        <w:spacing w:after="240"/>
        <w:ind w:left="900" w:hanging="900"/>
        <w:rPr>
          <w:b/>
          <w:bCs/>
          <w:sz w:val="24"/>
          <w:szCs w:val="24"/>
        </w:rPr>
      </w:pPr>
      <w:r>
        <w:rPr>
          <w:b/>
          <w:bCs/>
          <w:sz w:val="24"/>
          <w:szCs w:val="24"/>
        </w:rPr>
        <w:t>Deletion of Activities</w:t>
      </w:r>
    </w:p>
    <w:p w14:paraId="1AAE6EF7" w14:textId="77777777" w:rsidR="00580865" w:rsidRPr="00ED1D8A" w:rsidRDefault="00580865" w:rsidP="00580865">
      <w:pPr>
        <w:pStyle w:val="Paragraph"/>
        <w:spacing w:after="0" w:line="360" w:lineRule="auto"/>
        <w:ind w:left="540" w:firstLine="360"/>
        <w:rPr>
          <w:rFonts w:cs="Arial"/>
        </w:rPr>
      </w:pPr>
      <w:r>
        <w:rPr>
          <w:rFonts w:cs="Arial"/>
        </w:rPr>
        <w:t>The deletion of an activity can be decided by the OIM after evaluating the following factors:</w:t>
      </w:r>
    </w:p>
    <w:p w14:paraId="30E3B78C" w14:textId="77777777" w:rsidR="00580865" w:rsidRPr="00ED1D8A" w:rsidRDefault="00580865" w:rsidP="00580865">
      <w:pPr>
        <w:pStyle w:val="Paragraph"/>
        <w:numPr>
          <w:ilvl w:val="0"/>
          <w:numId w:val="15"/>
        </w:numPr>
        <w:spacing w:after="0" w:line="360" w:lineRule="auto"/>
        <w:ind w:left="1267"/>
        <w:rPr>
          <w:rFonts w:cs="Arial"/>
        </w:rPr>
      </w:pPr>
      <w:r>
        <w:rPr>
          <w:rFonts w:cs="Arial"/>
        </w:rPr>
        <w:t>Impact on Budget and Production Opportunity: The potential consequences of continuing the activity versus its removal, including financial and production considerations.</w:t>
      </w:r>
    </w:p>
    <w:p w14:paraId="2B054A15" w14:textId="77777777" w:rsidR="00580865" w:rsidRPr="00ED1D8A" w:rsidRDefault="00580865" w:rsidP="00580865">
      <w:pPr>
        <w:pStyle w:val="Paragraph"/>
        <w:numPr>
          <w:ilvl w:val="0"/>
          <w:numId w:val="15"/>
        </w:numPr>
        <w:spacing w:after="0" w:line="360" w:lineRule="auto"/>
        <w:ind w:left="1267"/>
        <w:rPr>
          <w:rFonts w:cs="Arial"/>
        </w:rPr>
      </w:pPr>
      <w:r>
        <w:rPr>
          <w:rFonts w:cs="Arial"/>
        </w:rPr>
        <w:t>Resource Reallocation: The reallocation of resources freed by the deletion and how it affects other operations.</w:t>
      </w:r>
    </w:p>
    <w:p w14:paraId="04F7C167" w14:textId="77777777" w:rsidR="00580865" w:rsidRPr="00ED1D8A" w:rsidRDefault="00580865" w:rsidP="0024242E">
      <w:pPr>
        <w:pStyle w:val="Paragraph"/>
        <w:numPr>
          <w:ilvl w:val="0"/>
          <w:numId w:val="15"/>
        </w:numPr>
        <w:spacing w:line="360" w:lineRule="auto"/>
        <w:ind w:left="1267"/>
        <w:rPr>
          <w:rFonts w:cs="Arial"/>
        </w:rPr>
      </w:pPr>
      <w:r>
        <w:rPr>
          <w:rFonts w:cs="Arial"/>
        </w:rPr>
        <w:t>Impact on Other Activities: Any effects on other activities that depend on or follow sequentially from the deleted activity.</w:t>
      </w:r>
    </w:p>
    <w:p w14:paraId="5F34CFAE" w14:textId="62D5CBAE" w:rsidR="0024242E" w:rsidRPr="00ED1D8A" w:rsidRDefault="0024242E" w:rsidP="00580865">
      <w:pPr>
        <w:pStyle w:val="Paragraph"/>
        <w:spacing w:after="0" w:line="360" w:lineRule="auto"/>
        <w:ind w:left="900"/>
        <w:rPr>
          <w:rFonts w:cs="Arial"/>
        </w:rPr>
      </w:pPr>
      <w:r>
        <w:rPr>
          <w:rFonts w:cs="Arial"/>
        </w:rPr>
        <w:t>Approval for deleting an activity that may impact constraints or resources must be documented through a PCR. The OIM is responsible for providing justification based on the considerations outlined above, while the Asset Planner is responsible for recording and documenting the justification.</w:t>
      </w:r>
    </w:p>
    <w:p w14:paraId="6020ADAF" w14:textId="77777777" w:rsidR="00580865" w:rsidRPr="00ED1D8A" w:rsidRDefault="00580865" w:rsidP="00580865">
      <w:pPr>
        <w:rPr>
          <w:rFonts w:cs="Arial"/>
          <w:b/>
          <w:bCs/>
          <w:sz w:val="24"/>
          <w:szCs w:val="24"/>
        </w:rPr>
      </w:pPr>
    </w:p>
    <w:p w14:paraId="69315702" w14:textId="4EF6758E" w:rsidR="00E33746" w:rsidRPr="00ED1D8A" w:rsidRDefault="00580865">
      <w:pPr>
        <w:pStyle w:val="ListParagraph"/>
        <w:numPr>
          <w:ilvl w:val="0"/>
          <w:numId w:val="56"/>
        </w:numPr>
        <w:spacing w:after="240"/>
        <w:ind w:left="900" w:hanging="900"/>
        <w:rPr>
          <w:b/>
          <w:bCs/>
          <w:sz w:val="24"/>
          <w:szCs w:val="24"/>
        </w:rPr>
      </w:pPr>
      <w:r>
        <w:rPr>
          <w:b/>
          <w:bCs/>
          <w:sz w:val="24"/>
          <w:szCs w:val="24"/>
        </w:rPr>
        <w:t>Changes within ongoing 30 day planning</w:t>
      </w:r>
    </w:p>
    <w:p w14:paraId="5428FF72" w14:textId="3330B1CB" w:rsidR="00E33746" w:rsidRPr="00ED1D8A" w:rsidRDefault="0024242E" w:rsidP="00E33746">
      <w:pPr>
        <w:pStyle w:val="Paragraph"/>
        <w:spacing w:line="360" w:lineRule="auto"/>
        <w:ind w:left="900"/>
        <w:rPr>
          <w:rFonts w:cs="Arial"/>
        </w:rPr>
      </w:pPr>
      <w:r>
        <w:rPr>
          <w:rFonts w:cs="Arial"/>
        </w:rPr>
        <w:t>Any change to a plan that extends beyond three days from its original 30-day schedule requires alignment with the existing schedule and available resources. If the change impacts other activities, the respective activity owners must be informed, as they may need to re-prioritize their work accordingly.</w:t>
      </w:r>
    </w:p>
    <w:tbl>
      <w:tblPr>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1E0" w:firstRow="1" w:lastRow="1" w:firstColumn="1" w:lastColumn="1" w:noHBand="0" w:noVBand="0"/>
      </w:tblPr>
      <w:tblGrid>
        <w:gridCol w:w="4658"/>
        <w:gridCol w:w="1737"/>
        <w:gridCol w:w="2919"/>
      </w:tblGrid>
      <w:tr w:rsidR="00E33746" w:rsidRPr="00526DF0" w14:paraId="00F1CD22" w14:textId="77777777" w:rsidTr="00A04960">
        <w:tc>
          <w:tcPr>
            <w:tcW w:w="9576" w:type="dxa"/>
            <w:gridSpan w:val="3"/>
            <w:shd w:val="clear" w:color="auto" w:fill="000000"/>
          </w:tcPr>
          <w:p w14:paraId="43DC994C" w14:textId="77777777" w:rsidR="00E33746" w:rsidRPr="00ED1D8A" w:rsidRDefault="00E33746" w:rsidP="00A04960">
            <w:pPr>
              <w:pStyle w:val="Paragraph"/>
              <w:spacing w:after="0"/>
              <w:ind w:left="0"/>
              <w:rPr>
                <w:rFonts w:cs="Arial"/>
                <w:color w:val="FFFFFF"/>
                <w:sz w:val="18"/>
                <w:szCs w:val="18"/>
              </w:rPr>
            </w:pPr>
            <w:r>
              <w:rPr>
                <w:rFonts w:cs="Arial"/>
                <w:color w:val="FFFFFF"/>
                <w:sz w:val="18"/>
                <w:szCs w:val="18"/>
              </w:rPr>
              <w:t>To be filled by Plan Originator</w:t>
            </w:r>
          </w:p>
        </w:tc>
      </w:tr>
      <w:tr w:rsidR="00E33746" w:rsidRPr="00526DF0" w14:paraId="35EEFCEA" w14:textId="77777777" w:rsidTr="00A04960">
        <w:tc>
          <w:tcPr>
            <w:tcW w:w="4788" w:type="dxa"/>
          </w:tcPr>
          <w:p w14:paraId="575740A1" w14:textId="77777777" w:rsidR="00E33746" w:rsidRPr="00ED1D8A" w:rsidRDefault="00E33746" w:rsidP="00A04960">
            <w:pPr>
              <w:pStyle w:val="Paragraph"/>
              <w:spacing w:after="0"/>
              <w:ind w:left="0"/>
              <w:rPr>
                <w:rFonts w:cs="Arial"/>
                <w:sz w:val="18"/>
                <w:szCs w:val="18"/>
              </w:rPr>
            </w:pPr>
            <w:r>
              <w:rPr>
                <w:rFonts w:cs="Arial"/>
                <w:sz w:val="18"/>
                <w:szCs w:val="18"/>
              </w:rPr>
              <w:t>PCR No:</w:t>
            </w:r>
          </w:p>
        </w:tc>
        <w:tc>
          <w:tcPr>
            <w:tcW w:w="4788" w:type="dxa"/>
            <w:gridSpan w:val="2"/>
          </w:tcPr>
          <w:p w14:paraId="495751EE" w14:textId="77777777" w:rsidR="00E33746" w:rsidRPr="00ED1D8A" w:rsidRDefault="00E33746" w:rsidP="00A04960">
            <w:pPr>
              <w:pStyle w:val="Paragraph"/>
              <w:spacing w:after="0"/>
              <w:ind w:left="0"/>
              <w:rPr>
                <w:rFonts w:cs="Arial"/>
                <w:sz w:val="18"/>
                <w:szCs w:val="18"/>
              </w:rPr>
            </w:pPr>
            <w:r>
              <w:rPr>
                <w:rFonts w:cs="Arial"/>
                <w:sz w:val="18"/>
                <w:szCs w:val="18"/>
              </w:rPr>
              <w:t>Asset Area:</w:t>
            </w:r>
          </w:p>
        </w:tc>
      </w:tr>
      <w:tr w:rsidR="00E33746" w:rsidRPr="00526DF0" w14:paraId="24184A4F" w14:textId="77777777" w:rsidTr="00A04960">
        <w:tc>
          <w:tcPr>
            <w:tcW w:w="4788" w:type="dxa"/>
          </w:tcPr>
          <w:p w14:paraId="2C69749A" w14:textId="77777777" w:rsidR="00E33746" w:rsidRPr="00ED1D8A" w:rsidRDefault="00E33746" w:rsidP="00A04960">
            <w:pPr>
              <w:pStyle w:val="Paragraph"/>
              <w:spacing w:after="0"/>
              <w:ind w:left="0"/>
              <w:rPr>
                <w:rFonts w:cs="Arial"/>
                <w:sz w:val="18"/>
                <w:szCs w:val="18"/>
              </w:rPr>
            </w:pPr>
            <w:r>
              <w:rPr>
                <w:rFonts w:cs="Arial"/>
                <w:sz w:val="18"/>
                <w:szCs w:val="18"/>
              </w:rPr>
              <w:t>Description of Original Plan</w:t>
            </w:r>
          </w:p>
          <w:p w14:paraId="64AAF862" w14:textId="77777777" w:rsidR="00E33746" w:rsidRPr="00ED1D8A" w:rsidRDefault="00E33746" w:rsidP="00A04960">
            <w:pPr>
              <w:pStyle w:val="Paragraph"/>
              <w:spacing w:after="0"/>
              <w:ind w:left="0"/>
              <w:rPr>
                <w:rFonts w:cs="Arial"/>
                <w:sz w:val="18"/>
                <w:szCs w:val="18"/>
              </w:rPr>
            </w:pPr>
          </w:p>
          <w:p w14:paraId="0E07A989" w14:textId="77777777" w:rsidR="00E33746" w:rsidRPr="00ED1D8A" w:rsidRDefault="00E33746" w:rsidP="00A04960">
            <w:pPr>
              <w:pStyle w:val="Paragraph"/>
              <w:spacing w:after="0"/>
              <w:ind w:left="0"/>
              <w:rPr>
                <w:rFonts w:cs="Arial"/>
                <w:sz w:val="18"/>
                <w:szCs w:val="18"/>
              </w:rPr>
            </w:pPr>
          </w:p>
          <w:p w14:paraId="56FFAFC1" w14:textId="77777777" w:rsidR="00E33746" w:rsidRPr="00ED1D8A" w:rsidRDefault="00E33746" w:rsidP="00A04960">
            <w:pPr>
              <w:pStyle w:val="Paragraph"/>
              <w:spacing w:after="0"/>
              <w:ind w:left="0"/>
              <w:rPr>
                <w:rFonts w:cs="Arial"/>
                <w:sz w:val="18"/>
                <w:szCs w:val="18"/>
              </w:rPr>
            </w:pPr>
          </w:p>
          <w:p w14:paraId="2A0667CA" w14:textId="77777777" w:rsidR="00E33746" w:rsidRPr="00ED1D8A" w:rsidRDefault="00E33746" w:rsidP="00A04960">
            <w:pPr>
              <w:pStyle w:val="Paragraph"/>
              <w:spacing w:after="0"/>
              <w:ind w:left="0"/>
              <w:rPr>
                <w:rFonts w:cs="Arial"/>
                <w:sz w:val="18"/>
                <w:szCs w:val="18"/>
              </w:rPr>
            </w:pPr>
          </w:p>
          <w:p w14:paraId="52C880B5" w14:textId="77777777" w:rsidR="00E33746" w:rsidRPr="00ED1D8A" w:rsidRDefault="00E33746" w:rsidP="00A04960">
            <w:pPr>
              <w:pStyle w:val="Paragraph"/>
              <w:spacing w:after="0"/>
              <w:ind w:left="0"/>
              <w:rPr>
                <w:rFonts w:cs="Arial"/>
                <w:sz w:val="18"/>
                <w:szCs w:val="18"/>
              </w:rPr>
            </w:pPr>
          </w:p>
        </w:tc>
        <w:tc>
          <w:tcPr>
            <w:tcW w:w="4788" w:type="dxa"/>
            <w:gridSpan w:val="2"/>
          </w:tcPr>
          <w:p w14:paraId="70FE6ECD" w14:textId="77777777" w:rsidR="00E33746" w:rsidRPr="00ED1D8A" w:rsidRDefault="00E33746" w:rsidP="00A04960">
            <w:pPr>
              <w:pStyle w:val="Paragraph"/>
              <w:spacing w:after="0"/>
              <w:ind w:left="0"/>
              <w:rPr>
                <w:rFonts w:cs="Arial"/>
                <w:sz w:val="18"/>
                <w:szCs w:val="18"/>
              </w:rPr>
            </w:pPr>
            <w:r>
              <w:rPr>
                <w:rFonts w:cs="Arial"/>
                <w:sz w:val="18"/>
                <w:szCs w:val="18"/>
              </w:rPr>
              <w:t>Description of Plan Change / New Addition</w:t>
            </w:r>
          </w:p>
          <w:p w14:paraId="6BEDA083" w14:textId="77777777" w:rsidR="00E33746" w:rsidRPr="00ED1D8A" w:rsidRDefault="00E33746" w:rsidP="00A04960">
            <w:pPr>
              <w:pStyle w:val="Paragraph"/>
              <w:spacing w:after="0"/>
              <w:ind w:left="0"/>
              <w:rPr>
                <w:rFonts w:cs="Arial"/>
                <w:sz w:val="18"/>
                <w:szCs w:val="18"/>
              </w:rPr>
            </w:pPr>
          </w:p>
          <w:p w14:paraId="1633AD1D" w14:textId="77777777" w:rsidR="00E33746" w:rsidRPr="00ED1D8A" w:rsidRDefault="00E33746" w:rsidP="00A04960">
            <w:pPr>
              <w:pStyle w:val="Paragraph"/>
              <w:spacing w:after="0"/>
              <w:ind w:left="0"/>
              <w:rPr>
                <w:rFonts w:cs="Arial"/>
                <w:sz w:val="18"/>
                <w:szCs w:val="18"/>
              </w:rPr>
            </w:pPr>
          </w:p>
          <w:p w14:paraId="5784FE30" w14:textId="77777777" w:rsidR="00E33746" w:rsidRPr="00ED1D8A" w:rsidRDefault="00E33746" w:rsidP="00A04960">
            <w:pPr>
              <w:pStyle w:val="Paragraph"/>
              <w:spacing w:after="0"/>
              <w:ind w:left="0"/>
              <w:rPr>
                <w:rFonts w:cs="Arial"/>
                <w:sz w:val="18"/>
                <w:szCs w:val="18"/>
              </w:rPr>
            </w:pPr>
          </w:p>
        </w:tc>
      </w:tr>
      <w:tr w:rsidR="00E33746" w:rsidRPr="00526DF0" w14:paraId="0ED4CF41" w14:textId="77777777" w:rsidTr="00A04960">
        <w:tc>
          <w:tcPr>
            <w:tcW w:w="9576" w:type="dxa"/>
            <w:gridSpan w:val="3"/>
          </w:tcPr>
          <w:p w14:paraId="52E78E7E" w14:textId="77777777" w:rsidR="00E33746" w:rsidRPr="00ED1D8A" w:rsidRDefault="00E33746" w:rsidP="00A04960">
            <w:pPr>
              <w:pStyle w:val="Paragraph"/>
              <w:spacing w:after="0"/>
              <w:ind w:left="0"/>
              <w:rPr>
                <w:rFonts w:cs="Arial"/>
                <w:sz w:val="18"/>
                <w:szCs w:val="18"/>
              </w:rPr>
            </w:pPr>
            <w:r>
              <w:rPr>
                <w:rFonts w:cs="Arial"/>
                <w:sz w:val="18"/>
                <w:szCs w:val="18"/>
              </w:rPr>
              <w:t>Justification for Plan Change / New Addition</w:t>
            </w:r>
          </w:p>
          <w:p w14:paraId="185250CA" w14:textId="77777777" w:rsidR="00E33746" w:rsidRPr="00ED1D8A" w:rsidRDefault="00E33746" w:rsidP="00A04960">
            <w:pPr>
              <w:pStyle w:val="Paragraph"/>
              <w:spacing w:after="0"/>
              <w:ind w:left="0"/>
              <w:rPr>
                <w:rFonts w:cs="Arial"/>
                <w:sz w:val="18"/>
                <w:szCs w:val="18"/>
              </w:rPr>
            </w:pPr>
          </w:p>
          <w:p w14:paraId="28F22722" w14:textId="77777777" w:rsidR="00E33746" w:rsidRPr="00ED1D8A" w:rsidRDefault="00E33746" w:rsidP="00A04960">
            <w:pPr>
              <w:pStyle w:val="Paragraph"/>
              <w:spacing w:after="0"/>
              <w:ind w:left="0"/>
              <w:rPr>
                <w:rFonts w:cs="Arial"/>
                <w:sz w:val="18"/>
                <w:szCs w:val="18"/>
              </w:rPr>
            </w:pPr>
          </w:p>
          <w:p w14:paraId="6CD3FD58" w14:textId="77777777" w:rsidR="00E33746" w:rsidRPr="00ED1D8A" w:rsidRDefault="00E33746" w:rsidP="00A04960">
            <w:pPr>
              <w:pStyle w:val="Paragraph"/>
              <w:spacing w:after="0"/>
              <w:ind w:left="0"/>
              <w:rPr>
                <w:rFonts w:cs="Arial"/>
                <w:sz w:val="18"/>
                <w:szCs w:val="18"/>
              </w:rPr>
            </w:pPr>
          </w:p>
          <w:p w14:paraId="1BAB0970" w14:textId="77777777" w:rsidR="00E33746" w:rsidRPr="00ED1D8A" w:rsidRDefault="00E33746" w:rsidP="00A04960">
            <w:pPr>
              <w:pStyle w:val="Paragraph"/>
              <w:spacing w:after="0"/>
              <w:ind w:left="0"/>
              <w:rPr>
                <w:rFonts w:cs="Arial"/>
                <w:sz w:val="18"/>
                <w:szCs w:val="18"/>
              </w:rPr>
            </w:pPr>
          </w:p>
          <w:p w14:paraId="0B95D9E5" w14:textId="77777777" w:rsidR="00E33746" w:rsidRPr="00ED1D8A" w:rsidRDefault="00E33746" w:rsidP="00A04960">
            <w:pPr>
              <w:pStyle w:val="Paragraph"/>
              <w:spacing w:after="0"/>
              <w:ind w:left="0"/>
              <w:rPr>
                <w:rFonts w:cs="Arial"/>
                <w:sz w:val="18"/>
                <w:szCs w:val="18"/>
              </w:rPr>
            </w:pPr>
          </w:p>
        </w:tc>
      </w:tr>
      <w:tr w:rsidR="00E33746" w:rsidRPr="00526DF0" w14:paraId="3937E2E4" w14:textId="77777777" w:rsidTr="00A04960">
        <w:tc>
          <w:tcPr>
            <w:tcW w:w="9576" w:type="dxa"/>
            <w:gridSpan w:val="3"/>
          </w:tcPr>
          <w:p w14:paraId="151FB8C6" w14:textId="77777777" w:rsidR="00E33746" w:rsidRPr="00ED1D8A" w:rsidRDefault="00E33746" w:rsidP="00A04960">
            <w:pPr>
              <w:pStyle w:val="Paragraph"/>
              <w:tabs>
                <w:tab w:val="left" w:pos="2340"/>
                <w:tab w:val="left" w:pos="3780"/>
                <w:tab w:val="left" w:pos="5220"/>
                <w:tab w:val="left" w:pos="6840"/>
              </w:tabs>
              <w:spacing w:after="0"/>
              <w:ind w:left="0"/>
              <w:rPr>
                <w:rFonts w:cs="Arial"/>
                <w:sz w:val="18"/>
                <w:szCs w:val="18"/>
                <w:lang w:val="fr-FR"/>
              </w:rPr>
            </w:pPr>
            <w:r>
              <w:rPr>
                <w:rFonts w:cs="Arial"/>
                <w:sz w:val="18"/>
                <w:szCs w:val="18"/>
                <w:lang w:val="fr-FR"/>
              </w:rPr>
              <w:t xml:space="preserve">Change on : </w:t>
            </w:r>
            <w:r>
              <w:rPr>
                <w:rFonts w:cs="Arial"/>
                <w:sz w:val="18"/>
                <w:szCs w:val="18"/>
              </w:rPr>
              <w:sym w:font="Webdings" w:char="F031"/>
            </w:r>
            <w:r>
              <w:rPr>
                <w:rFonts w:cs="Arial"/>
                <w:sz w:val="18"/>
                <w:szCs w:val="18"/>
                <w:lang w:val="fr-FR"/>
              </w:rPr>
              <w:t xml:space="preserve"> Duration</w:t>
              <w:tab/>
            </w:r>
            <w:r>
              <w:rPr>
                <w:rFonts w:cs="Arial"/>
                <w:sz w:val="18"/>
                <w:szCs w:val="18"/>
              </w:rPr>
              <w:sym w:font="Webdings" w:char="F031"/>
            </w:r>
            <w:r>
              <w:rPr>
                <w:rFonts w:cs="Arial"/>
                <w:sz w:val="18"/>
                <w:szCs w:val="18"/>
                <w:lang w:val="fr-FR"/>
              </w:rPr>
              <w:t xml:space="preserve"> Dates   </w:t>
              <w:tab/>
            </w:r>
            <w:r>
              <w:rPr>
                <w:rFonts w:cs="Arial"/>
                <w:sz w:val="18"/>
                <w:szCs w:val="18"/>
              </w:rPr>
              <w:sym w:font="Webdings" w:char="F031"/>
            </w:r>
            <w:r>
              <w:rPr>
                <w:rFonts w:cs="Arial"/>
                <w:sz w:val="18"/>
                <w:szCs w:val="18"/>
                <w:lang w:val="fr-FR"/>
              </w:rPr>
              <w:t xml:space="preserve"> Risk</w:t>
              <w:tab/>
            </w:r>
            <w:r>
              <w:rPr>
                <w:rFonts w:cs="Arial"/>
                <w:sz w:val="18"/>
                <w:szCs w:val="18"/>
              </w:rPr>
              <w:sym w:font="Webdings" w:char="F031"/>
            </w:r>
            <w:r>
              <w:rPr>
                <w:rFonts w:cs="Arial"/>
                <w:sz w:val="18"/>
                <w:szCs w:val="18"/>
                <w:lang w:val="fr-FR"/>
              </w:rPr>
              <w:t xml:space="preserve"> Resource</w:t>
              <w:tab/>
            </w:r>
            <w:r>
              <w:rPr>
                <w:rFonts w:cs="Arial"/>
                <w:sz w:val="18"/>
                <w:szCs w:val="18"/>
              </w:rPr>
              <w:sym w:font="Webdings" w:char="F031"/>
            </w:r>
            <w:r>
              <w:rPr>
                <w:rFonts w:cs="Arial"/>
                <w:sz w:val="18"/>
                <w:szCs w:val="18"/>
                <w:lang w:val="fr-FR"/>
              </w:rPr>
              <w:t xml:space="preserve"> Competency</w:t>
            </w:r>
          </w:p>
          <w:p w14:paraId="7D003454" w14:textId="77777777" w:rsidR="00E33746" w:rsidRPr="00ED1D8A" w:rsidRDefault="00E33746" w:rsidP="00A04960">
            <w:pPr>
              <w:pStyle w:val="Paragraph"/>
              <w:spacing w:after="0"/>
              <w:ind w:left="0"/>
              <w:rPr>
                <w:rFonts w:cs="Arial"/>
                <w:sz w:val="18"/>
                <w:szCs w:val="18"/>
                <w:lang w:val="fr-FR"/>
              </w:rPr>
            </w:pPr>
            <w:r>
              <w:rPr>
                <w:rFonts w:cs="Arial"/>
                <w:sz w:val="18"/>
                <w:szCs w:val="18"/>
                <w:lang w:val="fr-FR"/>
              </w:rPr>
              <w:t>Describe :</w:t>
            </w:r>
          </w:p>
          <w:p w14:paraId="0BE487C2" w14:textId="77777777" w:rsidR="00E33746" w:rsidRPr="00ED1D8A" w:rsidRDefault="00E33746" w:rsidP="00A04960">
            <w:pPr>
              <w:pStyle w:val="Paragraph"/>
              <w:spacing w:after="0"/>
              <w:ind w:left="0"/>
              <w:rPr>
                <w:rFonts w:cs="Arial"/>
                <w:sz w:val="18"/>
                <w:szCs w:val="18"/>
                <w:lang w:val="fr-FR"/>
              </w:rPr>
            </w:pPr>
          </w:p>
          <w:p w14:paraId="5938E016" w14:textId="77777777" w:rsidR="00E33746" w:rsidRPr="00ED1D8A" w:rsidRDefault="00E33746" w:rsidP="00A04960">
            <w:pPr>
              <w:pStyle w:val="Paragraph"/>
              <w:spacing w:after="0"/>
              <w:ind w:left="0"/>
              <w:rPr>
                <w:rFonts w:cs="Arial"/>
                <w:sz w:val="18"/>
                <w:szCs w:val="18"/>
                <w:lang w:val="fr-FR"/>
              </w:rPr>
            </w:pPr>
          </w:p>
          <w:p w14:paraId="75F99830" w14:textId="77777777" w:rsidR="00E33746" w:rsidRPr="00ED1D8A" w:rsidRDefault="00E33746" w:rsidP="00A04960">
            <w:pPr>
              <w:pStyle w:val="Paragraph"/>
              <w:spacing w:after="0"/>
              <w:ind w:left="0"/>
              <w:rPr>
                <w:rFonts w:cs="Arial"/>
                <w:sz w:val="18"/>
                <w:szCs w:val="18"/>
                <w:lang w:val="fr-FR"/>
              </w:rPr>
            </w:pPr>
          </w:p>
          <w:p w14:paraId="03504E5F" w14:textId="77777777" w:rsidR="00E33746" w:rsidRPr="00ED1D8A" w:rsidRDefault="00E33746" w:rsidP="00A04960">
            <w:pPr>
              <w:pStyle w:val="Paragraph"/>
              <w:spacing w:after="0"/>
              <w:ind w:left="0"/>
              <w:rPr>
                <w:rFonts w:cs="Arial"/>
                <w:sz w:val="18"/>
                <w:szCs w:val="18"/>
                <w:lang w:val="fr-FR"/>
              </w:rPr>
            </w:pPr>
          </w:p>
          <w:p w14:paraId="3ADB3966" w14:textId="77777777" w:rsidR="00E33746" w:rsidRPr="00ED1D8A" w:rsidRDefault="00E33746" w:rsidP="00A04960">
            <w:pPr>
              <w:pStyle w:val="Paragraph"/>
              <w:spacing w:after="0"/>
              <w:ind w:left="0"/>
              <w:rPr>
                <w:rFonts w:cs="Arial"/>
                <w:sz w:val="18"/>
                <w:szCs w:val="18"/>
                <w:lang w:val="fr-FR"/>
              </w:rPr>
            </w:pPr>
          </w:p>
          <w:p w14:paraId="0735E251" w14:textId="77777777" w:rsidR="00E33746" w:rsidRPr="00ED1D8A" w:rsidRDefault="00E33746" w:rsidP="00A04960">
            <w:pPr>
              <w:pStyle w:val="Paragraph"/>
              <w:spacing w:after="0"/>
              <w:ind w:left="0"/>
              <w:rPr>
                <w:rFonts w:cs="Arial"/>
                <w:sz w:val="18"/>
                <w:szCs w:val="18"/>
                <w:lang w:val="fr-FR"/>
              </w:rPr>
            </w:pPr>
          </w:p>
        </w:tc>
      </w:tr>
      <w:tr w:rsidR="00E33746" w:rsidRPr="00526DF0" w14:paraId="7C84BA94" w14:textId="77777777" w:rsidTr="00A04960">
        <w:tc>
          <w:tcPr>
            <w:tcW w:w="9576" w:type="dxa"/>
            <w:gridSpan w:val="3"/>
          </w:tcPr>
          <w:p w14:paraId="300817C6" w14:textId="77777777" w:rsidR="00E33746" w:rsidRPr="00ED1D8A" w:rsidRDefault="00E33746" w:rsidP="00A04960">
            <w:pPr>
              <w:pStyle w:val="Paragraph"/>
              <w:tabs>
                <w:tab w:val="left" w:pos="2340"/>
                <w:tab w:val="left" w:pos="3780"/>
                <w:tab w:val="left" w:pos="5220"/>
                <w:tab w:val="left" w:pos="6840"/>
              </w:tabs>
              <w:spacing w:after="0"/>
              <w:ind w:left="0"/>
              <w:rPr>
                <w:rFonts w:cs="Arial"/>
                <w:sz w:val="18"/>
                <w:szCs w:val="18"/>
              </w:rPr>
            </w:pPr>
            <w:r>
              <w:rPr>
                <w:rFonts w:cs="Arial"/>
                <w:sz w:val="18"/>
                <w:szCs w:val="18"/>
              </w:rPr>
              <w:t xml:space="preserve">Impact to : </w:t>
              <w:sym w:font="Webdings" w:char="F031"/>
              <w:t xml:space="preserve"> Safety Risk</w:t>
              <w:tab/>
              <w:sym w:font="Webdings" w:char="F031"/>
              <w:t xml:space="preserve"> Production</w:t>
              <w:tab/>
              <w:sym w:font="Webdings" w:char="F031"/>
              <w:t xml:space="preserve"> POB</w:t>
              <w:tab/>
              <w:sym w:font="Webdings" w:char="F031"/>
              <w:t xml:space="preserve"> Budget/Costs</w:t>
              <w:tab/>
              <w:sym w:font="Webdings" w:char="F031"/>
              <w:t xml:space="preserve"> Other Constraints/Logistics</w:t>
            </w:r>
          </w:p>
          <w:p w14:paraId="4184E3B1" w14:textId="77777777" w:rsidR="00E33746" w:rsidRPr="00ED1D8A" w:rsidRDefault="00E33746" w:rsidP="00A04960">
            <w:pPr>
              <w:pStyle w:val="Paragraph"/>
              <w:tabs>
                <w:tab w:val="left" w:pos="2340"/>
                <w:tab w:val="left" w:pos="3780"/>
                <w:tab w:val="left" w:pos="5220"/>
                <w:tab w:val="left" w:pos="6840"/>
              </w:tabs>
              <w:spacing w:after="0"/>
              <w:ind w:left="0"/>
              <w:rPr>
                <w:rFonts w:cs="Arial"/>
                <w:sz w:val="18"/>
                <w:szCs w:val="18"/>
              </w:rPr>
            </w:pPr>
            <w:r>
              <w:rPr>
                <w:rFonts w:cs="Arial"/>
                <w:sz w:val="18"/>
                <w:szCs w:val="18"/>
              </w:rPr>
              <w:tab/>
              <w:sym w:font="Webdings" w:char="F031"/>
              <w:t xml:space="preserve"> Tactical Planning</w:t>
              <w:tab/>
            </w:r>
          </w:p>
          <w:p w14:paraId="221FD232" w14:textId="77777777" w:rsidR="00E33746" w:rsidRPr="00ED1D8A" w:rsidRDefault="00E33746" w:rsidP="00A04960">
            <w:pPr>
              <w:pStyle w:val="Paragraph"/>
              <w:spacing w:after="0"/>
              <w:ind w:left="0"/>
              <w:rPr>
                <w:rFonts w:cs="Arial"/>
                <w:sz w:val="18"/>
                <w:szCs w:val="18"/>
              </w:rPr>
            </w:pPr>
            <w:r>
              <w:rPr>
                <w:rFonts w:cs="Arial"/>
                <w:sz w:val="18"/>
                <w:szCs w:val="18"/>
              </w:rPr>
              <w:t>Describe :</w:t>
            </w:r>
          </w:p>
          <w:p w14:paraId="39CF9A49" w14:textId="77777777" w:rsidR="00E33746" w:rsidRPr="00ED1D8A" w:rsidRDefault="00E33746" w:rsidP="00A04960">
            <w:pPr>
              <w:pStyle w:val="Paragraph"/>
              <w:spacing w:after="0"/>
              <w:ind w:left="0"/>
              <w:rPr>
                <w:rFonts w:cs="Arial"/>
                <w:sz w:val="18"/>
                <w:szCs w:val="18"/>
              </w:rPr>
            </w:pPr>
          </w:p>
          <w:p w14:paraId="6C5EBF5A" w14:textId="77777777" w:rsidR="00E33746" w:rsidRPr="00ED1D8A" w:rsidRDefault="00E33746" w:rsidP="00A04960">
            <w:pPr>
              <w:pStyle w:val="Paragraph"/>
              <w:spacing w:after="0"/>
              <w:ind w:left="0"/>
              <w:rPr>
                <w:rFonts w:cs="Arial"/>
                <w:sz w:val="18"/>
                <w:szCs w:val="18"/>
              </w:rPr>
            </w:pPr>
          </w:p>
          <w:p w14:paraId="09DFE1ED" w14:textId="77777777" w:rsidR="00E33746" w:rsidRPr="00ED1D8A" w:rsidRDefault="00E33746" w:rsidP="00A04960">
            <w:pPr>
              <w:pStyle w:val="Paragraph"/>
              <w:spacing w:after="0"/>
              <w:ind w:left="0"/>
              <w:rPr>
                <w:rFonts w:cs="Arial"/>
                <w:sz w:val="18"/>
                <w:szCs w:val="18"/>
              </w:rPr>
            </w:pPr>
          </w:p>
          <w:p w14:paraId="6CEAE8E2" w14:textId="77777777" w:rsidR="00E33746" w:rsidRPr="00ED1D8A" w:rsidRDefault="00E33746" w:rsidP="00A04960">
            <w:pPr>
              <w:pStyle w:val="Paragraph"/>
              <w:spacing w:after="0"/>
              <w:ind w:left="0"/>
              <w:rPr>
                <w:rFonts w:cs="Arial"/>
                <w:sz w:val="18"/>
                <w:szCs w:val="18"/>
              </w:rPr>
            </w:pPr>
          </w:p>
          <w:p w14:paraId="0AF51141" w14:textId="77777777" w:rsidR="00E33746" w:rsidRPr="00ED1D8A" w:rsidRDefault="00E33746" w:rsidP="00A04960">
            <w:pPr>
              <w:pStyle w:val="Paragraph"/>
              <w:spacing w:after="0"/>
              <w:ind w:left="0"/>
              <w:rPr>
                <w:rFonts w:cs="Arial"/>
                <w:sz w:val="18"/>
                <w:szCs w:val="18"/>
              </w:rPr>
            </w:pPr>
          </w:p>
          <w:p w14:paraId="76A3947F" w14:textId="77777777" w:rsidR="00E33746" w:rsidRPr="00ED1D8A" w:rsidRDefault="00E33746" w:rsidP="00A04960">
            <w:pPr>
              <w:pStyle w:val="Paragraph"/>
              <w:spacing w:after="0"/>
              <w:ind w:left="0"/>
              <w:rPr>
                <w:rFonts w:cs="Arial"/>
                <w:sz w:val="18"/>
                <w:szCs w:val="18"/>
              </w:rPr>
            </w:pPr>
          </w:p>
        </w:tc>
      </w:tr>
      <w:tr w:rsidR="00E33746" w:rsidRPr="00526DF0" w14:paraId="606B0B0E" w14:textId="77777777" w:rsidTr="00A04960">
        <w:tc>
          <w:tcPr>
            <w:tcW w:w="9576" w:type="dxa"/>
            <w:gridSpan w:val="3"/>
          </w:tcPr>
          <w:p w14:paraId="0AF6B615" w14:textId="77777777" w:rsidR="00E33746" w:rsidRPr="00ED1D8A" w:rsidRDefault="00E33746" w:rsidP="00A04960">
            <w:pPr>
              <w:pStyle w:val="Paragraph"/>
              <w:spacing w:after="0"/>
              <w:ind w:left="0"/>
              <w:rPr>
                <w:rFonts w:cs="Arial"/>
                <w:sz w:val="18"/>
                <w:szCs w:val="18"/>
              </w:rPr>
            </w:pPr>
            <w:r>
              <w:rPr>
                <w:rFonts w:cs="Arial"/>
                <w:sz w:val="18"/>
                <w:szCs w:val="18"/>
              </w:rPr>
              <w:lastRenderedPageBreak/>
              <w:t>How the changes will be managed :</w:t>
            </w:r>
          </w:p>
          <w:p w14:paraId="35B3EFEA" w14:textId="77777777" w:rsidR="00E33746" w:rsidRPr="00ED1D8A" w:rsidRDefault="00E33746" w:rsidP="00A04960">
            <w:pPr>
              <w:pStyle w:val="Paragraph"/>
              <w:spacing w:after="0"/>
              <w:ind w:left="0"/>
              <w:rPr>
                <w:rFonts w:cs="Arial"/>
                <w:sz w:val="18"/>
                <w:szCs w:val="18"/>
              </w:rPr>
            </w:pPr>
          </w:p>
          <w:p w14:paraId="5307A4E5" w14:textId="77777777" w:rsidR="00E33746" w:rsidRPr="00ED1D8A" w:rsidRDefault="00E33746" w:rsidP="00A04960">
            <w:pPr>
              <w:pStyle w:val="Paragraph"/>
              <w:spacing w:after="0"/>
              <w:ind w:left="0"/>
              <w:rPr>
                <w:rFonts w:cs="Arial"/>
                <w:sz w:val="18"/>
                <w:szCs w:val="18"/>
              </w:rPr>
            </w:pPr>
          </w:p>
          <w:p w14:paraId="674DCA91" w14:textId="77777777" w:rsidR="00E33746" w:rsidRPr="00ED1D8A" w:rsidRDefault="00E33746" w:rsidP="00A04960">
            <w:pPr>
              <w:pStyle w:val="Paragraph"/>
              <w:spacing w:after="0"/>
              <w:ind w:left="0"/>
              <w:rPr>
                <w:rFonts w:cs="Arial"/>
                <w:sz w:val="18"/>
                <w:szCs w:val="18"/>
              </w:rPr>
            </w:pPr>
          </w:p>
          <w:p w14:paraId="2E6113AA" w14:textId="77777777" w:rsidR="00E33746" w:rsidRPr="00ED1D8A" w:rsidRDefault="00E33746" w:rsidP="00A04960">
            <w:pPr>
              <w:pStyle w:val="Paragraph"/>
              <w:spacing w:after="0"/>
              <w:ind w:left="0"/>
              <w:rPr>
                <w:rFonts w:cs="Arial"/>
                <w:sz w:val="18"/>
                <w:szCs w:val="18"/>
              </w:rPr>
            </w:pPr>
          </w:p>
          <w:p w14:paraId="5D3C2551" w14:textId="77777777" w:rsidR="00E33746" w:rsidRPr="00ED1D8A" w:rsidRDefault="00E33746" w:rsidP="00A04960">
            <w:pPr>
              <w:pStyle w:val="Paragraph"/>
              <w:spacing w:after="0"/>
              <w:ind w:left="0"/>
              <w:rPr>
                <w:rFonts w:cs="Arial"/>
                <w:sz w:val="18"/>
                <w:szCs w:val="18"/>
              </w:rPr>
            </w:pPr>
          </w:p>
          <w:p w14:paraId="677075FB" w14:textId="77777777" w:rsidR="00E33746" w:rsidRPr="00ED1D8A" w:rsidRDefault="00E33746" w:rsidP="00A04960">
            <w:pPr>
              <w:pStyle w:val="Paragraph"/>
              <w:spacing w:after="0"/>
              <w:ind w:left="0"/>
              <w:rPr>
                <w:rFonts w:cs="Arial"/>
                <w:sz w:val="18"/>
                <w:szCs w:val="18"/>
              </w:rPr>
            </w:pPr>
          </w:p>
        </w:tc>
      </w:tr>
      <w:tr w:rsidR="00E33746" w:rsidRPr="00526DF0" w14:paraId="1744C7D1" w14:textId="77777777" w:rsidTr="00A04960">
        <w:tc>
          <w:tcPr>
            <w:tcW w:w="9576" w:type="dxa"/>
            <w:gridSpan w:val="3"/>
            <w:shd w:val="clear" w:color="auto" w:fill="000000"/>
          </w:tcPr>
          <w:p w14:paraId="0593EF02" w14:textId="77777777" w:rsidR="00E33746" w:rsidRPr="00ED1D8A" w:rsidRDefault="00E33746" w:rsidP="00A04960">
            <w:pPr>
              <w:pStyle w:val="Paragraph"/>
              <w:spacing w:after="0"/>
              <w:ind w:left="0"/>
              <w:rPr>
                <w:rFonts w:cs="Arial"/>
                <w:color w:val="FFFFFF"/>
                <w:sz w:val="18"/>
                <w:szCs w:val="18"/>
              </w:rPr>
            </w:pPr>
            <w:r>
              <w:rPr>
                <w:rFonts w:cs="Arial"/>
                <w:color w:val="FFFFFF"/>
                <w:sz w:val="18"/>
                <w:szCs w:val="18"/>
              </w:rPr>
              <w:t>To be filled by Planner</w:t>
            </w:r>
          </w:p>
        </w:tc>
      </w:tr>
      <w:tr w:rsidR="00E33746" w:rsidRPr="00526DF0" w14:paraId="647306DB" w14:textId="77777777" w:rsidTr="00A04960">
        <w:tc>
          <w:tcPr>
            <w:tcW w:w="9576" w:type="dxa"/>
            <w:gridSpan w:val="3"/>
          </w:tcPr>
          <w:p w14:paraId="44B25738" w14:textId="77777777" w:rsidR="00E33746" w:rsidRPr="00ED1D8A" w:rsidRDefault="00E33746" w:rsidP="00A04960">
            <w:pPr>
              <w:pStyle w:val="Paragraph"/>
              <w:spacing w:after="0"/>
              <w:ind w:left="0"/>
              <w:rPr>
                <w:rFonts w:cs="Arial"/>
                <w:sz w:val="18"/>
                <w:szCs w:val="18"/>
              </w:rPr>
            </w:pPr>
            <w:r>
              <w:rPr>
                <w:rFonts w:cs="Arial"/>
                <w:sz w:val="18"/>
                <w:szCs w:val="18"/>
              </w:rPr>
              <w:t>List of Other Planned Activities being impacted</w:t>
            </w:r>
          </w:p>
          <w:p w14:paraId="08C8E553" w14:textId="77777777" w:rsidR="00E33746" w:rsidRPr="00ED1D8A" w:rsidRDefault="00E33746" w:rsidP="00A04960">
            <w:pPr>
              <w:pStyle w:val="Paragraph"/>
              <w:spacing w:after="0"/>
              <w:ind w:left="0"/>
              <w:rPr>
                <w:rFonts w:cs="Arial"/>
                <w:sz w:val="18"/>
                <w:szCs w:val="18"/>
              </w:rPr>
            </w:pPr>
          </w:p>
          <w:p w14:paraId="1E125CCC" w14:textId="77777777" w:rsidR="00E33746" w:rsidRPr="00ED1D8A" w:rsidRDefault="00E33746" w:rsidP="00A04960">
            <w:pPr>
              <w:pStyle w:val="Paragraph"/>
              <w:spacing w:after="0"/>
              <w:ind w:left="0"/>
              <w:rPr>
                <w:rFonts w:cs="Arial"/>
                <w:sz w:val="18"/>
                <w:szCs w:val="18"/>
              </w:rPr>
            </w:pPr>
          </w:p>
          <w:p w14:paraId="417EC810" w14:textId="77777777" w:rsidR="00E33746" w:rsidRPr="00ED1D8A" w:rsidRDefault="00E33746" w:rsidP="00A04960">
            <w:pPr>
              <w:pStyle w:val="Paragraph"/>
              <w:spacing w:after="0"/>
              <w:ind w:left="0"/>
              <w:rPr>
                <w:rFonts w:cs="Arial"/>
                <w:sz w:val="18"/>
                <w:szCs w:val="18"/>
              </w:rPr>
            </w:pPr>
          </w:p>
          <w:p w14:paraId="37CDF25E" w14:textId="77777777" w:rsidR="00E33746" w:rsidRPr="00ED1D8A" w:rsidRDefault="00E33746" w:rsidP="00A04960">
            <w:pPr>
              <w:pStyle w:val="Paragraph"/>
              <w:spacing w:after="0"/>
              <w:ind w:left="0"/>
              <w:rPr>
                <w:rFonts w:cs="Arial"/>
                <w:sz w:val="18"/>
                <w:szCs w:val="18"/>
              </w:rPr>
            </w:pPr>
          </w:p>
          <w:p w14:paraId="72D7D0D8" w14:textId="77777777" w:rsidR="00E33746" w:rsidRPr="00ED1D8A" w:rsidRDefault="00E33746" w:rsidP="00A04960">
            <w:pPr>
              <w:pStyle w:val="Paragraph"/>
              <w:spacing w:after="0"/>
              <w:ind w:left="0"/>
              <w:rPr>
                <w:rFonts w:cs="Arial"/>
                <w:sz w:val="18"/>
                <w:szCs w:val="18"/>
              </w:rPr>
            </w:pPr>
          </w:p>
          <w:p w14:paraId="5C73E05C" w14:textId="77777777" w:rsidR="00E33746" w:rsidRPr="00ED1D8A" w:rsidRDefault="00E33746" w:rsidP="00A04960">
            <w:pPr>
              <w:pStyle w:val="Paragraph"/>
              <w:spacing w:after="0"/>
              <w:ind w:left="0"/>
              <w:rPr>
                <w:rFonts w:cs="Arial"/>
                <w:sz w:val="18"/>
                <w:szCs w:val="18"/>
              </w:rPr>
            </w:pPr>
          </w:p>
        </w:tc>
      </w:tr>
      <w:tr w:rsidR="00E33746" w:rsidRPr="00526DF0" w14:paraId="4E11DA13" w14:textId="77777777" w:rsidTr="00A04960">
        <w:tc>
          <w:tcPr>
            <w:tcW w:w="6588" w:type="dxa"/>
            <w:gridSpan w:val="2"/>
          </w:tcPr>
          <w:p w14:paraId="2BDAECCE" w14:textId="77777777" w:rsidR="00E33746" w:rsidRPr="00ED1D8A" w:rsidRDefault="00E33746" w:rsidP="00A04960">
            <w:pPr>
              <w:pStyle w:val="Paragraph"/>
              <w:spacing w:after="0"/>
              <w:ind w:left="0"/>
              <w:rPr>
                <w:rFonts w:cs="Arial"/>
                <w:sz w:val="18"/>
                <w:szCs w:val="18"/>
              </w:rPr>
            </w:pPr>
            <w:r>
              <w:rPr>
                <w:rFonts w:cs="Arial"/>
                <w:sz w:val="18"/>
                <w:szCs w:val="18"/>
              </w:rPr>
              <w:t>Approver Comment</w:t>
            </w:r>
          </w:p>
          <w:p w14:paraId="08BB6E3C" w14:textId="77777777" w:rsidR="00E33746" w:rsidRPr="00ED1D8A" w:rsidRDefault="00E33746" w:rsidP="00A04960">
            <w:pPr>
              <w:pStyle w:val="Paragraph"/>
              <w:spacing w:after="0"/>
              <w:ind w:left="0"/>
              <w:rPr>
                <w:rFonts w:cs="Arial"/>
                <w:sz w:val="18"/>
                <w:szCs w:val="18"/>
              </w:rPr>
            </w:pPr>
          </w:p>
          <w:p w14:paraId="1980ADA5" w14:textId="77777777" w:rsidR="00E33746" w:rsidRPr="00ED1D8A" w:rsidRDefault="00E33746" w:rsidP="00A04960">
            <w:pPr>
              <w:pStyle w:val="Paragraph"/>
              <w:spacing w:after="0"/>
              <w:ind w:left="0"/>
              <w:rPr>
                <w:rFonts w:cs="Arial"/>
                <w:sz w:val="18"/>
                <w:szCs w:val="18"/>
              </w:rPr>
            </w:pPr>
          </w:p>
          <w:p w14:paraId="78924F1B" w14:textId="77777777" w:rsidR="00E33746" w:rsidRPr="00ED1D8A" w:rsidRDefault="00E33746" w:rsidP="00A04960">
            <w:pPr>
              <w:pStyle w:val="Paragraph"/>
              <w:spacing w:after="0"/>
              <w:ind w:left="0"/>
              <w:rPr>
                <w:rFonts w:cs="Arial"/>
                <w:sz w:val="18"/>
                <w:szCs w:val="18"/>
              </w:rPr>
            </w:pPr>
          </w:p>
          <w:p w14:paraId="1FF1B98B" w14:textId="77777777" w:rsidR="00E33746" w:rsidRPr="00ED1D8A" w:rsidRDefault="00E33746" w:rsidP="00A04960">
            <w:pPr>
              <w:pStyle w:val="Paragraph"/>
              <w:spacing w:after="0"/>
              <w:ind w:left="0"/>
              <w:rPr>
                <w:rFonts w:cs="Arial"/>
                <w:sz w:val="18"/>
                <w:szCs w:val="18"/>
              </w:rPr>
            </w:pPr>
          </w:p>
        </w:tc>
        <w:tc>
          <w:tcPr>
            <w:tcW w:w="2988" w:type="dxa"/>
          </w:tcPr>
          <w:p w14:paraId="1767D15B" w14:textId="77777777" w:rsidR="00E33746" w:rsidRPr="00ED1D8A" w:rsidRDefault="00E33746" w:rsidP="00A04960">
            <w:pPr>
              <w:pStyle w:val="Paragraph"/>
              <w:spacing w:after="0"/>
              <w:ind w:left="0"/>
              <w:rPr>
                <w:rFonts w:cs="Arial"/>
                <w:sz w:val="18"/>
                <w:szCs w:val="18"/>
              </w:rPr>
            </w:pPr>
            <w:r>
              <w:rPr>
                <w:rFonts w:cs="Arial"/>
                <w:sz w:val="18"/>
                <w:szCs w:val="18"/>
              </w:rPr>
              <w:t>Approver Signature / Date</w:t>
            </w:r>
          </w:p>
          <w:p w14:paraId="04D74AF5" w14:textId="77777777" w:rsidR="00E33746" w:rsidRPr="00ED1D8A" w:rsidRDefault="00E33746" w:rsidP="00A04960">
            <w:pPr>
              <w:pStyle w:val="Paragraph"/>
              <w:spacing w:after="0"/>
              <w:ind w:left="0"/>
              <w:rPr>
                <w:rFonts w:cs="Arial"/>
                <w:sz w:val="18"/>
                <w:szCs w:val="18"/>
              </w:rPr>
            </w:pPr>
          </w:p>
          <w:p w14:paraId="526343A3" w14:textId="77777777" w:rsidR="00E33746" w:rsidRPr="00ED1D8A" w:rsidRDefault="00E33746" w:rsidP="00A04960">
            <w:pPr>
              <w:pStyle w:val="Paragraph"/>
              <w:spacing w:after="0"/>
              <w:ind w:left="0"/>
              <w:rPr>
                <w:rFonts w:cs="Arial"/>
                <w:sz w:val="18"/>
                <w:szCs w:val="18"/>
              </w:rPr>
            </w:pPr>
          </w:p>
          <w:p w14:paraId="4526AB9E" w14:textId="77777777" w:rsidR="00E33746" w:rsidRPr="00ED1D8A" w:rsidRDefault="00E33746" w:rsidP="00A04960">
            <w:pPr>
              <w:pStyle w:val="Paragraph"/>
              <w:spacing w:after="0"/>
              <w:ind w:left="0"/>
              <w:rPr>
                <w:rFonts w:cs="Arial"/>
                <w:sz w:val="18"/>
                <w:szCs w:val="18"/>
              </w:rPr>
            </w:pPr>
          </w:p>
          <w:p w14:paraId="77929959" w14:textId="77777777" w:rsidR="00E33746" w:rsidRPr="00ED1D8A" w:rsidRDefault="00E33746" w:rsidP="00A04960">
            <w:pPr>
              <w:pStyle w:val="Paragraph"/>
              <w:spacing w:after="0"/>
              <w:ind w:left="0"/>
              <w:rPr>
                <w:rFonts w:cs="Arial"/>
                <w:sz w:val="18"/>
                <w:szCs w:val="18"/>
              </w:rPr>
            </w:pPr>
            <w:r>
              <w:rPr>
                <w:rFonts w:cs="Arial"/>
                <w:sz w:val="18"/>
                <w:szCs w:val="18"/>
              </w:rPr>
              <w:t>Name:</w:t>
            </w:r>
          </w:p>
        </w:tc>
      </w:tr>
      <w:tr w:rsidR="00E33746" w:rsidRPr="00526DF0" w14:paraId="53DE89D2" w14:textId="77777777" w:rsidTr="00A04960">
        <w:tc>
          <w:tcPr>
            <w:tcW w:w="6588" w:type="dxa"/>
            <w:gridSpan w:val="2"/>
          </w:tcPr>
          <w:p w14:paraId="1DE7F6BA" w14:textId="77777777" w:rsidR="00E33746" w:rsidRPr="00ED1D8A" w:rsidRDefault="00E33746" w:rsidP="00A04960">
            <w:pPr>
              <w:pStyle w:val="Paragraph"/>
              <w:spacing w:after="0"/>
              <w:ind w:left="0"/>
              <w:rPr>
                <w:rFonts w:cs="Arial"/>
                <w:sz w:val="18"/>
                <w:szCs w:val="18"/>
              </w:rPr>
            </w:pPr>
            <w:r>
              <w:rPr>
                <w:rFonts w:cs="Arial"/>
                <w:sz w:val="18"/>
                <w:szCs w:val="18"/>
              </w:rPr>
              <w:t>Planner Completion to Change</w:t>
            </w:r>
          </w:p>
          <w:p w14:paraId="66F0FFA8" w14:textId="77777777" w:rsidR="00E33746" w:rsidRPr="00ED1D8A" w:rsidRDefault="00E33746" w:rsidP="00A04960">
            <w:pPr>
              <w:pStyle w:val="Paragraph"/>
              <w:spacing w:after="0"/>
              <w:ind w:left="0"/>
              <w:rPr>
                <w:rFonts w:cs="Arial"/>
                <w:sz w:val="18"/>
                <w:szCs w:val="18"/>
              </w:rPr>
            </w:pPr>
            <w:r>
              <w:rPr>
                <w:rFonts w:cs="Arial"/>
                <w:sz w:val="18"/>
                <w:szCs w:val="18"/>
              </w:rPr>
              <w:sym w:font="Webdings" w:char="F031"/>
              <w:t xml:space="preserve"> Schedule and Resources</w:t>
            </w:r>
          </w:p>
          <w:p w14:paraId="468CB1D0" w14:textId="77777777" w:rsidR="00E33746" w:rsidRPr="00ED1D8A" w:rsidRDefault="00E33746" w:rsidP="00A04960">
            <w:pPr>
              <w:pStyle w:val="Paragraph"/>
              <w:spacing w:after="0"/>
              <w:ind w:left="0"/>
              <w:rPr>
                <w:rFonts w:cs="Arial"/>
                <w:sz w:val="18"/>
                <w:szCs w:val="18"/>
              </w:rPr>
            </w:pPr>
            <w:r>
              <w:rPr>
                <w:rFonts w:cs="Arial"/>
                <w:sz w:val="18"/>
                <w:szCs w:val="18"/>
              </w:rPr>
              <w:sym w:font="Webdings" w:char="F031"/>
              <w:t xml:space="preserve"> Notify impacted activities</w:t>
            </w:r>
          </w:p>
          <w:p w14:paraId="1E8E53FA" w14:textId="77777777" w:rsidR="00E33746" w:rsidRPr="00ED1D8A" w:rsidRDefault="00E33746" w:rsidP="00A04960">
            <w:pPr>
              <w:pStyle w:val="Paragraph"/>
              <w:spacing w:after="0"/>
              <w:ind w:left="0"/>
              <w:rPr>
                <w:rFonts w:cs="Arial"/>
                <w:sz w:val="18"/>
                <w:szCs w:val="18"/>
              </w:rPr>
            </w:pPr>
          </w:p>
          <w:p w14:paraId="5538685F" w14:textId="77777777" w:rsidR="00E33746" w:rsidRPr="00ED1D8A" w:rsidRDefault="00E33746" w:rsidP="00A04960">
            <w:pPr>
              <w:pStyle w:val="Paragraph"/>
              <w:spacing w:after="0"/>
              <w:ind w:left="0"/>
              <w:rPr>
                <w:rFonts w:cs="Arial"/>
                <w:sz w:val="18"/>
                <w:szCs w:val="18"/>
              </w:rPr>
            </w:pPr>
          </w:p>
          <w:p w14:paraId="7008FA72" w14:textId="77777777" w:rsidR="00E33746" w:rsidRPr="00ED1D8A" w:rsidRDefault="00E33746" w:rsidP="00A04960">
            <w:pPr>
              <w:pStyle w:val="Paragraph"/>
              <w:spacing w:after="0"/>
              <w:ind w:left="0"/>
              <w:rPr>
                <w:rFonts w:cs="Arial"/>
                <w:sz w:val="18"/>
                <w:szCs w:val="18"/>
              </w:rPr>
            </w:pPr>
          </w:p>
          <w:p w14:paraId="237CE3DF" w14:textId="77777777" w:rsidR="00E33746" w:rsidRPr="00ED1D8A" w:rsidRDefault="00E33746" w:rsidP="00A04960">
            <w:pPr>
              <w:pStyle w:val="Paragraph"/>
              <w:spacing w:after="0"/>
              <w:ind w:left="0"/>
              <w:rPr>
                <w:rFonts w:cs="Arial"/>
                <w:sz w:val="18"/>
                <w:szCs w:val="18"/>
              </w:rPr>
            </w:pPr>
          </w:p>
        </w:tc>
        <w:tc>
          <w:tcPr>
            <w:tcW w:w="2988" w:type="dxa"/>
          </w:tcPr>
          <w:p w14:paraId="093EB09D" w14:textId="77777777" w:rsidR="00E33746" w:rsidRPr="00ED1D8A" w:rsidRDefault="00E33746" w:rsidP="00A04960">
            <w:pPr>
              <w:pStyle w:val="Paragraph"/>
              <w:spacing w:after="0"/>
              <w:ind w:left="0"/>
              <w:rPr>
                <w:rFonts w:cs="Arial"/>
                <w:sz w:val="18"/>
                <w:szCs w:val="18"/>
              </w:rPr>
            </w:pPr>
            <w:r>
              <w:rPr>
                <w:rFonts w:cs="Arial"/>
                <w:sz w:val="18"/>
                <w:szCs w:val="18"/>
              </w:rPr>
              <w:t>Planner Signature / Date</w:t>
            </w:r>
          </w:p>
          <w:p w14:paraId="450A3F44" w14:textId="77777777" w:rsidR="00E33746" w:rsidRPr="00ED1D8A" w:rsidRDefault="00E33746" w:rsidP="00A04960">
            <w:pPr>
              <w:pStyle w:val="Paragraph"/>
              <w:spacing w:after="0"/>
              <w:ind w:left="0"/>
              <w:rPr>
                <w:rFonts w:cs="Arial"/>
                <w:sz w:val="18"/>
                <w:szCs w:val="18"/>
              </w:rPr>
            </w:pPr>
          </w:p>
          <w:p w14:paraId="3529F170" w14:textId="77777777" w:rsidR="00E33746" w:rsidRPr="00ED1D8A" w:rsidRDefault="00E33746" w:rsidP="00A04960">
            <w:pPr>
              <w:pStyle w:val="Paragraph"/>
              <w:spacing w:after="0"/>
              <w:ind w:left="0"/>
              <w:rPr>
                <w:rFonts w:cs="Arial"/>
                <w:sz w:val="18"/>
                <w:szCs w:val="18"/>
              </w:rPr>
            </w:pPr>
          </w:p>
          <w:p w14:paraId="25203872" w14:textId="77777777" w:rsidR="00E33746" w:rsidRPr="00ED1D8A" w:rsidRDefault="00E33746" w:rsidP="00A04960">
            <w:pPr>
              <w:pStyle w:val="Paragraph"/>
              <w:spacing w:after="0"/>
              <w:ind w:left="0"/>
              <w:rPr>
                <w:rFonts w:cs="Arial"/>
                <w:sz w:val="18"/>
                <w:szCs w:val="18"/>
              </w:rPr>
            </w:pPr>
          </w:p>
          <w:p w14:paraId="60223053" w14:textId="77777777" w:rsidR="00E33746" w:rsidRPr="00ED1D8A" w:rsidRDefault="00E33746" w:rsidP="00A04960">
            <w:pPr>
              <w:pStyle w:val="Paragraph"/>
              <w:spacing w:after="0"/>
              <w:ind w:left="0"/>
              <w:rPr>
                <w:rFonts w:cs="Arial"/>
                <w:sz w:val="18"/>
                <w:szCs w:val="18"/>
              </w:rPr>
            </w:pPr>
          </w:p>
          <w:p w14:paraId="1AA4C1DD" w14:textId="77777777" w:rsidR="00E33746" w:rsidRPr="00ED1D8A" w:rsidRDefault="00E33746" w:rsidP="00A04960">
            <w:pPr>
              <w:pStyle w:val="Paragraph"/>
              <w:spacing w:after="0"/>
              <w:ind w:left="0"/>
              <w:rPr>
                <w:rFonts w:cs="Arial"/>
                <w:sz w:val="18"/>
                <w:szCs w:val="18"/>
              </w:rPr>
            </w:pPr>
          </w:p>
          <w:p w14:paraId="3DADE95E" w14:textId="77777777" w:rsidR="00E33746" w:rsidRPr="00ED1D8A" w:rsidRDefault="00E33746" w:rsidP="00A04960">
            <w:pPr>
              <w:pStyle w:val="Paragraph"/>
              <w:spacing w:after="0"/>
              <w:ind w:left="0"/>
              <w:rPr>
                <w:rFonts w:cs="Arial"/>
                <w:sz w:val="18"/>
                <w:szCs w:val="18"/>
              </w:rPr>
            </w:pPr>
            <w:r>
              <w:rPr>
                <w:rFonts w:cs="Arial"/>
                <w:sz w:val="18"/>
                <w:szCs w:val="18"/>
              </w:rPr>
              <w:t>Name:</w:t>
            </w:r>
          </w:p>
        </w:tc>
      </w:tr>
    </w:tbl>
    <w:p w14:paraId="5EBDD444" w14:textId="77777777" w:rsidR="00E33746" w:rsidRPr="00ED1D8A" w:rsidRDefault="00E33746" w:rsidP="00E33746">
      <w:pPr>
        <w:pStyle w:val="Paragraph"/>
        <w:spacing w:line="360" w:lineRule="auto"/>
        <w:ind w:left="0"/>
        <w:rPr>
          <w:rFonts w:cs="Arial"/>
        </w:rPr>
      </w:pPr>
      <w:r>
        <w:rPr>
          <w:rFonts w:cs="Arial"/>
        </w:rPr>
        <w:br w:type="page"/>
      </w:r>
    </w:p>
    <w:p w14:paraId="2920D6F9" w14:textId="1ABA55E7" w:rsidR="00E33746" w:rsidRPr="00ED1D8A" w:rsidRDefault="00E33746" w:rsidP="00E33746">
      <w:pPr>
        <w:pStyle w:val="Caption"/>
        <w:rPr>
          <w:rFonts w:cs="Arial"/>
          <w:sz w:val="24"/>
          <w:szCs w:val="24"/>
        </w:rPr>
      </w:pPr>
      <w:bookmarkStart w:id="1187" w:name="_Toc193708142"/>
      <w:bookmarkStart w:id="1188" w:name="_Ref193708642"/>
      <w:r>
        <w:rPr>
          <w:rFonts w:cs="Arial"/>
          <w:sz w:val="24"/>
          <w:szCs w:val="24"/>
        </w:rPr>
        <w:lastRenderedPageBreak/>
        <w:t xml:space="preserve">Appendix </w:t>
        <w:fldChar w:fldCharType="begin"/>
        <w:instrText xml:space="preserve"> SEQ Appendix \* ALPHABETIC </w:instrText>
        <w:fldChar w:fldCharType="separate"/>
      </w:r>
      <w:r>
        <w:rPr>
          <w:rFonts w:cs="Arial"/>
          <w:noProof/>
          <w:sz w:val="24"/>
          <w:szCs w:val="24"/>
        </w:rPr>
        <w:t>G</w:t>
      </w:r>
      <w:r>
        <w:rPr>
          <w:rFonts w:cs="Arial"/>
          <w:sz w:val="24"/>
          <w:szCs w:val="24"/>
        </w:rPr>
        <w:fldChar w:fldCharType="end"/>
        <w:t xml:space="preserve"> – Conducting After Action Review</w:t>
      </w:r>
      <w:bookmarkEnd w:id="1187"/>
      <w:bookmarkEnd w:id="1188"/>
    </w:p>
    <w:p w14:paraId="3374916D" w14:textId="77777777" w:rsidR="00E33746" w:rsidRPr="00ED1D8A" w:rsidRDefault="00E33746" w:rsidP="00E33746">
      <w:pPr>
        <w:rPr>
          <w:rFonts w:cs="Arial"/>
        </w:rPr>
      </w:pPr>
    </w:p>
    <w:p w14:paraId="35AA48F9" w14:textId="281EADF0" w:rsidR="00C67CCD" w:rsidRPr="00ED1D8A" w:rsidRDefault="00937E96">
      <w:pPr>
        <w:pStyle w:val="ListParagraph"/>
        <w:numPr>
          <w:ilvl w:val="0"/>
          <w:numId w:val="57"/>
        </w:numPr>
        <w:spacing w:after="240"/>
        <w:ind w:left="720" w:hanging="720"/>
        <w:rPr>
          <w:b/>
          <w:bCs/>
          <w:sz w:val="24"/>
          <w:szCs w:val="24"/>
        </w:rPr>
      </w:pPr>
      <w:r>
        <w:rPr>
          <w:b/>
          <w:bCs/>
          <w:sz w:val="24"/>
          <w:szCs w:val="24"/>
        </w:rPr>
        <w:t>Planning the AAR</w:t>
      </w:r>
    </w:p>
    <w:p w14:paraId="0AD4660D" w14:textId="77777777" w:rsidR="00C67CCD" w:rsidRPr="00ED1D8A" w:rsidRDefault="00C67CCD">
      <w:pPr>
        <w:pStyle w:val="ListParagraph"/>
        <w:numPr>
          <w:ilvl w:val="0"/>
          <w:numId w:val="21"/>
        </w:numPr>
        <w:spacing w:line="360" w:lineRule="auto"/>
        <w:ind w:left="1080"/>
      </w:pPr>
      <w:r>
        <w:t>Identify the activity to be reviewed.</w:t>
      </w:r>
    </w:p>
    <w:p w14:paraId="115BC450" w14:textId="77777777" w:rsidR="00C67CCD" w:rsidRPr="00ED1D8A" w:rsidRDefault="00C67CCD">
      <w:pPr>
        <w:pStyle w:val="ListParagraph"/>
        <w:numPr>
          <w:ilvl w:val="0"/>
          <w:numId w:val="21"/>
        </w:numPr>
        <w:spacing w:line="360" w:lineRule="auto"/>
        <w:ind w:left="1080"/>
      </w:pPr>
      <w:r>
        <w:t>Decide on the timing of the AAR – it should be conducted as soon as possible after the event.</w:t>
      </w:r>
    </w:p>
    <w:p w14:paraId="0886DE66" w14:textId="77777777" w:rsidR="00C67CCD" w:rsidRPr="00ED1D8A" w:rsidRDefault="00C67CCD">
      <w:pPr>
        <w:pStyle w:val="ListParagraph"/>
        <w:numPr>
          <w:ilvl w:val="0"/>
          <w:numId w:val="21"/>
        </w:numPr>
        <w:spacing w:line="360" w:lineRule="auto"/>
        <w:ind w:left="1080"/>
      </w:pPr>
      <w:r>
        <w:t>Coordinate with the leader to determine who needs to attend.</w:t>
      </w:r>
    </w:p>
    <w:p w14:paraId="390E9E69" w14:textId="77777777" w:rsidR="00C67CCD" w:rsidRPr="00ED1D8A" w:rsidRDefault="00C67CCD">
      <w:pPr>
        <w:pStyle w:val="ListParagraph"/>
        <w:numPr>
          <w:ilvl w:val="0"/>
          <w:numId w:val="21"/>
        </w:numPr>
        <w:spacing w:line="360" w:lineRule="auto"/>
        <w:ind w:left="1080"/>
      </w:pPr>
      <w:r>
        <w:t>Ensure a suitable location or room is available.</w:t>
      </w:r>
    </w:p>
    <w:p w14:paraId="7B360FBA" w14:textId="00DFF432" w:rsidR="00C67CCD" w:rsidRPr="00ED1D8A" w:rsidRDefault="00C67CCD" w:rsidP="00C67CCD">
      <w:pPr>
        <w:ind w:left="720"/>
        <w:rPr>
          <w:rFonts w:cs="Arial"/>
        </w:rPr>
      </w:pPr>
      <w:r>
        <w:rPr>
          <w:rFonts w:cs="Arial"/>
        </w:rPr>
        <w:t>The leader should encourage the organization to capture key lessons in preparation for the AAR</w:t>
      </w:r>
    </w:p>
    <w:p w14:paraId="72AA4B34" w14:textId="77777777" w:rsidR="00C67CCD" w:rsidRPr="00ED1D8A" w:rsidRDefault="00C67CCD" w:rsidP="00C67CCD">
      <w:pPr>
        <w:ind w:left="720"/>
        <w:rPr>
          <w:rFonts w:cs="Arial"/>
          <w:b/>
          <w:bCs/>
          <w:sz w:val="24"/>
          <w:szCs w:val="24"/>
        </w:rPr>
      </w:pPr>
    </w:p>
    <w:p w14:paraId="38278E2A" w14:textId="4328DA3D" w:rsidR="00C67CCD" w:rsidRPr="00ED1D8A" w:rsidRDefault="00937E96">
      <w:pPr>
        <w:pStyle w:val="ListParagraph"/>
        <w:numPr>
          <w:ilvl w:val="0"/>
          <w:numId w:val="57"/>
        </w:numPr>
        <w:spacing w:after="240"/>
        <w:ind w:left="720" w:hanging="720"/>
        <w:rPr>
          <w:b/>
          <w:bCs/>
          <w:sz w:val="24"/>
          <w:szCs w:val="24"/>
        </w:rPr>
      </w:pPr>
      <w:r>
        <w:rPr>
          <w:b/>
          <w:bCs/>
          <w:sz w:val="24"/>
          <w:szCs w:val="24"/>
        </w:rPr>
        <w:t>Preparing the AAR</w:t>
      </w:r>
    </w:p>
    <w:p w14:paraId="1C0F4915" w14:textId="77777777" w:rsidR="00C67CCD" w:rsidRPr="00ED1D8A" w:rsidRDefault="00C67CCD">
      <w:pPr>
        <w:pStyle w:val="ListParagraph"/>
        <w:numPr>
          <w:ilvl w:val="0"/>
          <w:numId w:val="22"/>
        </w:numPr>
        <w:spacing w:line="360" w:lineRule="auto"/>
      </w:pPr>
      <w:r>
        <w:t>Select a facilitator.</w:t>
      </w:r>
    </w:p>
    <w:p w14:paraId="11737410" w14:textId="77777777" w:rsidR="00C67CCD" w:rsidRPr="00ED1D8A" w:rsidRDefault="00C67CCD">
      <w:pPr>
        <w:pStyle w:val="ListParagraph"/>
        <w:numPr>
          <w:ilvl w:val="0"/>
          <w:numId w:val="22"/>
        </w:numPr>
        <w:spacing w:line="360" w:lineRule="auto"/>
      </w:pPr>
      <w:r>
        <w:t>Confirm the date, time, location, and duration of the session in advance.</w:t>
      </w:r>
    </w:p>
    <w:p w14:paraId="15383D97" w14:textId="77777777" w:rsidR="00C67CCD" w:rsidRPr="00ED1D8A" w:rsidRDefault="00C67CCD">
      <w:pPr>
        <w:pStyle w:val="ListParagraph"/>
        <w:numPr>
          <w:ilvl w:val="0"/>
          <w:numId w:val="22"/>
        </w:numPr>
        <w:spacing w:line="360" w:lineRule="auto"/>
      </w:pPr>
      <w:r>
        <w:t>Set expectations for attendees to come prepared and ready to focus on key issues</w:t>
      </w:r>
    </w:p>
    <w:p w14:paraId="54D575A6" w14:textId="77777777" w:rsidR="00C67CCD" w:rsidRPr="00ED1D8A" w:rsidRDefault="00C67CCD" w:rsidP="00C67CCD">
      <w:pPr>
        <w:pStyle w:val="ListParagraph"/>
        <w:rPr>
          <w:b/>
          <w:bCs/>
          <w:sz w:val="24"/>
          <w:szCs w:val="24"/>
        </w:rPr>
      </w:pPr>
    </w:p>
    <w:p w14:paraId="66633718" w14:textId="05FC78B3" w:rsidR="00C67CCD" w:rsidRPr="00ED1D8A" w:rsidRDefault="00C67CCD">
      <w:pPr>
        <w:numPr>
          <w:ilvl w:val="0"/>
          <w:numId w:val="57"/>
        </w:numPr>
        <w:spacing w:after="240" w:line="360" w:lineRule="auto"/>
        <w:rPr>
          <w:rFonts w:cs="Arial"/>
          <w:b/>
          <w:sz w:val="24"/>
          <w:szCs w:val="24"/>
        </w:rPr>
      </w:pPr>
      <w:r>
        <w:rPr>
          <w:rFonts w:cs="Arial"/>
          <w:b/>
          <w:sz w:val="24"/>
          <w:szCs w:val="24"/>
        </w:rPr>
        <w:t>Conducting the AAR</w:t>
      </w:r>
    </w:p>
    <w:p w14:paraId="7E700263" w14:textId="77777777" w:rsidR="00C67CCD" w:rsidRPr="00ED1D8A" w:rsidRDefault="00C67CCD">
      <w:pPr>
        <w:pStyle w:val="ListParagraph"/>
        <w:numPr>
          <w:ilvl w:val="0"/>
          <w:numId w:val="23"/>
        </w:numPr>
        <w:spacing w:line="360" w:lineRule="auto"/>
        <w:ind w:left="1080"/>
      </w:pPr>
      <w:r>
        <w:t>The AAR should be focused, facilitated, and last no longer than 60 minutes.</w:t>
      </w:r>
    </w:p>
    <w:p w14:paraId="2A188B86" w14:textId="77777777" w:rsidR="00C67CCD" w:rsidRPr="00ED1D8A" w:rsidRDefault="00C67CCD">
      <w:pPr>
        <w:pStyle w:val="ListParagraph"/>
        <w:numPr>
          <w:ilvl w:val="0"/>
          <w:numId w:val="23"/>
        </w:numPr>
        <w:spacing w:line="360" w:lineRule="auto"/>
        <w:ind w:left="1080"/>
      </w:pPr>
      <w:r>
        <w:t>Typically, the AAR will involve input from multiple perspectives and will not be conducted in isolation.</w:t>
      </w:r>
    </w:p>
    <w:p w14:paraId="0AAD5B64" w14:textId="77777777" w:rsidR="00C67CCD" w:rsidRPr="00ED1D8A" w:rsidRDefault="00C67CCD">
      <w:pPr>
        <w:pStyle w:val="ListParagraph"/>
        <w:numPr>
          <w:ilvl w:val="0"/>
          <w:numId w:val="23"/>
        </w:numPr>
        <w:spacing w:line="360" w:lineRule="auto"/>
        <w:ind w:left="1080"/>
      </w:pPr>
      <w:r>
        <w:t>Promote active participation through group discussion.</w:t>
      </w:r>
    </w:p>
    <w:p w14:paraId="3797B849" w14:textId="77777777" w:rsidR="00C67CCD" w:rsidRPr="00ED1D8A" w:rsidRDefault="00C67CCD">
      <w:pPr>
        <w:pStyle w:val="ListParagraph"/>
        <w:numPr>
          <w:ilvl w:val="0"/>
          <w:numId w:val="23"/>
        </w:numPr>
        <w:spacing w:line="360" w:lineRule="auto"/>
        <w:ind w:left="1080"/>
      </w:pPr>
      <w:r>
        <w:t>Facilitate discussions in chronological order of events.</w:t>
      </w:r>
    </w:p>
    <w:p w14:paraId="5285A1C2" w14:textId="77777777" w:rsidR="00C67CCD" w:rsidRPr="00ED1D8A" w:rsidRDefault="00C67CCD">
      <w:pPr>
        <w:pStyle w:val="ListParagraph"/>
        <w:numPr>
          <w:ilvl w:val="0"/>
          <w:numId w:val="23"/>
        </w:numPr>
        <w:spacing w:line="360" w:lineRule="auto"/>
        <w:ind w:left="1080"/>
      </w:pPr>
      <w:r>
        <w:t>Record key lessons on a flip chart or similar tool.</w:t>
      </w:r>
    </w:p>
    <w:p w14:paraId="6B9B7620" w14:textId="77777777" w:rsidR="00C67CCD" w:rsidRPr="00ED1D8A" w:rsidRDefault="00C67CCD">
      <w:pPr>
        <w:pStyle w:val="ListParagraph"/>
        <w:numPr>
          <w:ilvl w:val="0"/>
          <w:numId w:val="23"/>
        </w:numPr>
        <w:spacing w:line="360" w:lineRule="auto"/>
        <w:ind w:left="1080"/>
      </w:pPr>
      <w:r>
        <w:t>Clearly define and agree on action items, including the responsible parties, specific tasks, and deadlines.</w:t>
      </w:r>
    </w:p>
    <w:p w14:paraId="460FA3FC" w14:textId="77777777" w:rsidR="00C67CCD" w:rsidRPr="00ED1D8A" w:rsidRDefault="00C67CCD">
      <w:pPr>
        <w:pStyle w:val="ListParagraph"/>
        <w:numPr>
          <w:ilvl w:val="0"/>
          <w:numId w:val="23"/>
        </w:numPr>
        <w:spacing w:line="360" w:lineRule="auto"/>
        <w:ind w:left="1080"/>
      </w:pPr>
      <w:r>
        <w:t>Highlight the potential impact of each lesson where known.</w:t>
      </w:r>
    </w:p>
    <w:p w14:paraId="0787C3D2" w14:textId="77777777" w:rsidR="00C67CCD" w:rsidRPr="00ED1D8A" w:rsidRDefault="00C67CCD" w:rsidP="00C67CCD">
      <w:pPr>
        <w:spacing w:line="360" w:lineRule="auto"/>
        <w:rPr>
          <w:rFonts w:cs="Arial"/>
          <w:b/>
          <w:sz w:val="24"/>
          <w:szCs w:val="24"/>
        </w:rPr>
      </w:pPr>
    </w:p>
    <w:p w14:paraId="63B11247" w14:textId="6BB9E392" w:rsidR="00C67CCD" w:rsidRPr="00ED1D8A" w:rsidRDefault="00C67CCD">
      <w:pPr>
        <w:pStyle w:val="ListParagraph"/>
        <w:numPr>
          <w:ilvl w:val="0"/>
          <w:numId w:val="57"/>
        </w:numPr>
        <w:spacing w:after="240"/>
        <w:ind w:left="720" w:hanging="720"/>
        <w:rPr>
          <w:b/>
          <w:bCs/>
          <w:sz w:val="24"/>
          <w:szCs w:val="24"/>
        </w:rPr>
      </w:pPr>
      <w:r>
        <w:rPr>
          <w:b/>
          <w:bCs/>
          <w:sz w:val="24"/>
          <w:szCs w:val="24"/>
        </w:rPr>
        <w:t>Follow up the AAR</w:t>
      </w:r>
    </w:p>
    <w:p w14:paraId="13E2E24D" w14:textId="77777777" w:rsidR="00C67CCD" w:rsidRPr="00ED1D8A" w:rsidRDefault="00C67CCD">
      <w:pPr>
        <w:pStyle w:val="ListParagraph"/>
        <w:numPr>
          <w:ilvl w:val="0"/>
          <w:numId w:val="24"/>
        </w:numPr>
        <w:autoSpaceDE w:val="0"/>
        <w:autoSpaceDN w:val="0"/>
        <w:adjustRightInd w:val="0"/>
        <w:spacing w:line="360" w:lineRule="auto"/>
        <w:ind w:left="1080"/>
        <w:rPr>
          <w:color w:val="000000"/>
          <w:szCs w:val="22"/>
        </w:rPr>
      </w:pPr>
      <w:r>
        <w:rPr>
          <w:color w:val="000000"/>
          <w:szCs w:val="22"/>
        </w:rPr>
        <w:t>Ensure documented lessons are tracked to closure, with their added value quantified. Use an Action Register to monitor progress.</w:t>
      </w:r>
    </w:p>
    <w:p w14:paraId="02105488" w14:textId="77777777" w:rsidR="00C67CCD" w:rsidRPr="00ED1D8A" w:rsidRDefault="00C67CCD">
      <w:pPr>
        <w:pStyle w:val="ListParagraph"/>
        <w:numPr>
          <w:ilvl w:val="0"/>
          <w:numId w:val="24"/>
        </w:numPr>
        <w:autoSpaceDE w:val="0"/>
        <w:autoSpaceDN w:val="0"/>
        <w:adjustRightInd w:val="0"/>
        <w:spacing w:after="120" w:line="360" w:lineRule="auto"/>
        <w:ind w:left="1080"/>
        <w:rPr>
          <w:color w:val="000000"/>
          <w:szCs w:val="22"/>
        </w:rPr>
      </w:pPr>
      <w:r>
        <w:rPr>
          <w:color w:val="000000"/>
          <w:szCs w:val="22"/>
        </w:rPr>
        <w:t>Provide the leader with access to the AAR for discussion during lessons learned meetings.</w:t>
      </w:r>
    </w:p>
    <w:tbl>
      <w:tblPr>
        <w:tblW w:w="8681" w:type="dxa"/>
        <w:tblInd w:w="787" w:type="dxa"/>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ayout w:type="fixed"/>
        <w:tblLook w:val="01E0" w:firstRow="1" w:lastRow="1" w:firstColumn="1" w:lastColumn="1" w:noHBand="0" w:noVBand="0"/>
      </w:tblPr>
      <w:tblGrid>
        <w:gridCol w:w="1890"/>
        <w:gridCol w:w="2201"/>
        <w:gridCol w:w="1399"/>
        <w:gridCol w:w="1152"/>
        <w:gridCol w:w="2039"/>
      </w:tblGrid>
      <w:tr w:rsidR="00C67CCD" w:rsidRPr="00526DF0" w14:paraId="6D92EAB3" w14:textId="77777777" w:rsidTr="00A04960">
        <w:tc>
          <w:tcPr>
            <w:tcW w:w="1890" w:type="dxa"/>
            <w:vAlign w:val="center"/>
          </w:tcPr>
          <w:p w14:paraId="47878D7E" w14:textId="77777777" w:rsidR="00C67CCD" w:rsidRPr="00ED1D8A" w:rsidRDefault="00C67CCD" w:rsidP="00A04960">
            <w:pPr>
              <w:autoSpaceDE w:val="0"/>
              <w:autoSpaceDN w:val="0"/>
              <w:adjustRightInd w:val="0"/>
              <w:spacing w:line="360" w:lineRule="auto"/>
              <w:jc w:val="center"/>
              <w:rPr>
                <w:rFonts w:cs="Arial"/>
                <w:b/>
                <w:color w:val="000000"/>
              </w:rPr>
            </w:pPr>
            <w:r>
              <w:rPr>
                <w:rFonts w:cs="Arial"/>
                <w:b/>
                <w:color w:val="000000"/>
              </w:rPr>
              <w:t>What was planned</w:t>
            </w:r>
          </w:p>
        </w:tc>
        <w:tc>
          <w:tcPr>
            <w:tcW w:w="2201" w:type="dxa"/>
            <w:vAlign w:val="center"/>
          </w:tcPr>
          <w:p w14:paraId="364BFB6F" w14:textId="77777777" w:rsidR="00C67CCD" w:rsidRPr="00ED1D8A" w:rsidRDefault="00C67CCD" w:rsidP="00A04960">
            <w:pPr>
              <w:autoSpaceDE w:val="0"/>
              <w:autoSpaceDN w:val="0"/>
              <w:adjustRightInd w:val="0"/>
              <w:spacing w:line="360" w:lineRule="auto"/>
              <w:jc w:val="center"/>
              <w:rPr>
                <w:rFonts w:cs="Arial"/>
                <w:b/>
                <w:color w:val="000000"/>
              </w:rPr>
            </w:pPr>
            <w:r>
              <w:rPr>
                <w:rFonts w:cs="Arial"/>
                <w:b/>
                <w:color w:val="000000"/>
              </w:rPr>
              <w:t>What happened &amp; why</w:t>
            </w:r>
          </w:p>
        </w:tc>
        <w:tc>
          <w:tcPr>
            <w:tcW w:w="1399" w:type="dxa"/>
            <w:vAlign w:val="center"/>
          </w:tcPr>
          <w:p w14:paraId="1BF9A7F2" w14:textId="77777777" w:rsidR="00C67CCD" w:rsidRPr="00ED1D8A" w:rsidRDefault="00C67CCD" w:rsidP="00A04960">
            <w:pPr>
              <w:autoSpaceDE w:val="0"/>
              <w:autoSpaceDN w:val="0"/>
              <w:adjustRightInd w:val="0"/>
              <w:spacing w:line="360" w:lineRule="auto"/>
              <w:jc w:val="center"/>
              <w:rPr>
                <w:rFonts w:cs="Arial"/>
                <w:b/>
                <w:color w:val="000000"/>
              </w:rPr>
            </w:pPr>
            <w:r>
              <w:rPr>
                <w:rFonts w:cs="Arial"/>
                <w:b/>
                <w:color w:val="000000"/>
              </w:rPr>
              <w:t>Impact it had</w:t>
            </w:r>
          </w:p>
        </w:tc>
        <w:tc>
          <w:tcPr>
            <w:tcW w:w="1152" w:type="dxa"/>
            <w:vAlign w:val="center"/>
          </w:tcPr>
          <w:p w14:paraId="53ACA17D" w14:textId="77777777" w:rsidR="00C67CCD" w:rsidRPr="00ED1D8A" w:rsidRDefault="00C67CCD" w:rsidP="00A04960">
            <w:pPr>
              <w:autoSpaceDE w:val="0"/>
              <w:autoSpaceDN w:val="0"/>
              <w:adjustRightInd w:val="0"/>
              <w:spacing w:line="360" w:lineRule="auto"/>
              <w:jc w:val="center"/>
              <w:rPr>
                <w:rFonts w:cs="Arial"/>
                <w:b/>
                <w:color w:val="000000"/>
              </w:rPr>
            </w:pPr>
            <w:r>
              <w:rPr>
                <w:rFonts w:cs="Arial"/>
                <w:b/>
                <w:color w:val="000000"/>
              </w:rPr>
              <w:t>Lesson</w:t>
            </w:r>
          </w:p>
        </w:tc>
        <w:tc>
          <w:tcPr>
            <w:tcW w:w="2039" w:type="dxa"/>
            <w:vAlign w:val="center"/>
          </w:tcPr>
          <w:p w14:paraId="20BC298E" w14:textId="77777777" w:rsidR="00C67CCD" w:rsidRPr="00ED1D8A" w:rsidRDefault="00C67CCD" w:rsidP="00A04960">
            <w:pPr>
              <w:autoSpaceDE w:val="0"/>
              <w:autoSpaceDN w:val="0"/>
              <w:adjustRightInd w:val="0"/>
              <w:spacing w:line="360" w:lineRule="auto"/>
              <w:jc w:val="center"/>
              <w:rPr>
                <w:rFonts w:cs="Arial"/>
                <w:b/>
                <w:color w:val="000000"/>
              </w:rPr>
            </w:pPr>
            <w:r>
              <w:rPr>
                <w:rFonts w:cs="Arial"/>
                <w:b/>
                <w:color w:val="000000"/>
              </w:rPr>
              <w:t>Action Required</w:t>
            </w:r>
          </w:p>
        </w:tc>
      </w:tr>
      <w:tr w:rsidR="00C67CCD" w:rsidRPr="00526DF0" w14:paraId="7F9A3364" w14:textId="77777777" w:rsidTr="00A04960">
        <w:tc>
          <w:tcPr>
            <w:tcW w:w="1890" w:type="dxa"/>
            <w:vAlign w:val="center"/>
          </w:tcPr>
          <w:p w14:paraId="3842C51F" w14:textId="77777777" w:rsidR="00C67CCD" w:rsidRPr="00ED1D8A" w:rsidRDefault="00C67CCD" w:rsidP="00A04960">
            <w:pPr>
              <w:autoSpaceDE w:val="0"/>
              <w:autoSpaceDN w:val="0"/>
              <w:adjustRightInd w:val="0"/>
              <w:spacing w:line="360" w:lineRule="auto"/>
              <w:jc w:val="center"/>
              <w:rPr>
                <w:rFonts w:cs="Arial"/>
                <w:b/>
                <w:color w:val="000000"/>
              </w:rPr>
            </w:pPr>
          </w:p>
        </w:tc>
        <w:tc>
          <w:tcPr>
            <w:tcW w:w="2201" w:type="dxa"/>
            <w:vAlign w:val="center"/>
          </w:tcPr>
          <w:p w14:paraId="749105E8" w14:textId="77777777" w:rsidR="00C67CCD" w:rsidRPr="00ED1D8A" w:rsidRDefault="00C67CCD" w:rsidP="00A04960">
            <w:pPr>
              <w:autoSpaceDE w:val="0"/>
              <w:autoSpaceDN w:val="0"/>
              <w:adjustRightInd w:val="0"/>
              <w:spacing w:line="360" w:lineRule="auto"/>
              <w:jc w:val="center"/>
              <w:rPr>
                <w:rFonts w:cs="Arial"/>
                <w:b/>
                <w:color w:val="000000"/>
              </w:rPr>
            </w:pPr>
          </w:p>
        </w:tc>
        <w:tc>
          <w:tcPr>
            <w:tcW w:w="1399" w:type="dxa"/>
            <w:vAlign w:val="center"/>
          </w:tcPr>
          <w:p w14:paraId="7A9C98B4" w14:textId="77777777" w:rsidR="00C67CCD" w:rsidRPr="00ED1D8A" w:rsidRDefault="00C67CCD" w:rsidP="00A04960">
            <w:pPr>
              <w:autoSpaceDE w:val="0"/>
              <w:autoSpaceDN w:val="0"/>
              <w:adjustRightInd w:val="0"/>
              <w:spacing w:line="360" w:lineRule="auto"/>
              <w:jc w:val="center"/>
              <w:rPr>
                <w:rFonts w:cs="Arial"/>
                <w:b/>
                <w:color w:val="000000"/>
              </w:rPr>
            </w:pPr>
          </w:p>
        </w:tc>
        <w:tc>
          <w:tcPr>
            <w:tcW w:w="1152" w:type="dxa"/>
            <w:vAlign w:val="center"/>
          </w:tcPr>
          <w:p w14:paraId="649B224E" w14:textId="77777777" w:rsidR="00C67CCD" w:rsidRPr="00ED1D8A" w:rsidRDefault="00C67CCD" w:rsidP="00A04960">
            <w:pPr>
              <w:autoSpaceDE w:val="0"/>
              <w:autoSpaceDN w:val="0"/>
              <w:adjustRightInd w:val="0"/>
              <w:spacing w:line="360" w:lineRule="auto"/>
              <w:jc w:val="center"/>
              <w:rPr>
                <w:rFonts w:cs="Arial"/>
                <w:b/>
                <w:color w:val="000000"/>
              </w:rPr>
            </w:pPr>
          </w:p>
        </w:tc>
        <w:tc>
          <w:tcPr>
            <w:tcW w:w="2039" w:type="dxa"/>
            <w:vAlign w:val="center"/>
          </w:tcPr>
          <w:p w14:paraId="2E800059" w14:textId="77777777" w:rsidR="00C67CCD" w:rsidRPr="00ED1D8A" w:rsidRDefault="00C67CCD" w:rsidP="00A04960">
            <w:pPr>
              <w:autoSpaceDE w:val="0"/>
              <w:autoSpaceDN w:val="0"/>
              <w:adjustRightInd w:val="0"/>
              <w:spacing w:line="360" w:lineRule="auto"/>
              <w:jc w:val="center"/>
              <w:rPr>
                <w:rFonts w:cs="Arial"/>
                <w:b/>
                <w:color w:val="000000"/>
              </w:rPr>
            </w:pPr>
          </w:p>
        </w:tc>
      </w:tr>
      <w:tr w:rsidR="00C67CCD" w:rsidRPr="00526DF0" w14:paraId="32FE9A8E" w14:textId="77777777" w:rsidTr="00A04960">
        <w:tc>
          <w:tcPr>
            <w:tcW w:w="1890" w:type="dxa"/>
            <w:vAlign w:val="center"/>
          </w:tcPr>
          <w:p w14:paraId="59B27418" w14:textId="77777777" w:rsidR="00C67CCD" w:rsidRPr="00ED1D8A" w:rsidRDefault="00C67CCD" w:rsidP="00A04960">
            <w:pPr>
              <w:autoSpaceDE w:val="0"/>
              <w:autoSpaceDN w:val="0"/>
              <w:adjustRightInd w:val="0"/>
              <w:spacing w:line="360" w:lineRule="auto"/>
              <w:jc w:val="center"/>
              <w:rPr>
                <w:rFonts w:cs="Arial"/>
                <w:b/>
                <w:color w:val="000000"/>
              </w:rPr>
            </w:pPr>
          </w:p>
        </w:tc>
        <w:tc>
          <w:tcPr>
            <w:tcW w:w="2201" w:type="dxa"/>
            <w:vAlign w:val="center"/>
          </w:tcPr>
          <w:p w14:paraId="2E1CA4CC" w14:textId="77777777" w:rsidR="00C67CCD" w:rsidRPr="00ED1D8A" w:rsidRDefault="00C67CCD" w:rsidP="00A04960">
            <w:pPr>
              <w:autoSpaceDE w:val="0"/>
              <w:autoSpaceDN w:val="0"/>
              <w:adjustRightInd w:val="0"/>
              <w:spacing w:line="360" w:lineRule="auto"/>
              <w:jc w:val="center"/>
              <w:rPr>
                <w:rFonts w:cs="Arial"/>
                <w:b/>
                <w:color w:val="000000"/>
              </w:rPr>
            </w:pPr>
          </w:p>
        </w:tc>
        <w:tc>
          <w:tcPr>
            <w:tcW w:w="1399" w:type="dxa"/>
            <w:vAlign w:val="center"/>
          </w:tcPr>
          <w:p w14:paraId="1BEAE50D" w14:textId="77777777" w:rsidR="00C67CCD" w:rsidRPr="00ED1D8A" w:rsidRDefault="00C67CCD" w:rsidP="00A04960">
            <w:pPr>
              <w:autoSpaceDE w:val="0"/>
              <w:autoSpaceDN w:val="0"/>
              <w:adjustRightInd w:val="0"/>
              <w:spacing w:line="360" w:lineRule="auto"/>
              <w:jc w:val="center"/>
              <w:rPr>
                <w:rFonts w:cs="Arial"/>
                <w:b/>
                <w:color w:val="000000"/>
              </w:rPr>
            </w:pPr>
          </w:p>
        </w:tc>
        <w:tc>
          <w:tcPr>
            <w:tcW w:w="1152" w:type="dxa"/>
            <w:vAlign w:val="center"/>
          </w:tcPr>
          <w:p w14:paraId="1D61ED61" w14:textId="77777777" w:rsidR="00C67CCD" w:rsidRPr="00ED1D8A" w:rsidRDefault="00C67CCD" w:rsidP="00A04960">
            <w:pPr>
              <w:autoSpaceDE w:val="0"/>
              <w:autoSpaceDN w:val="0"/>
              <w:adjustRightInd w:val="0"/>
              <w:spacing w:line="360" w:lineRule="auto"/>
              <w:jc w:val="center"/>
              <w:rPr>
                <w:rFonts w:cs="Arial"/>
                <w:b/>
                <w:color w:val="000000"/>
              </w:rPr>
            </w:pPr>
          </w:p>
        </w:tc>
        <w:tc>
          <w:tcPr>
            <w:tcW w:w="2039" w:type="dxa"/>
            <w:vAlign w:val="center"/>
          </w:tcPr>
          <w:p w14:paraId="50DC6AEB" w14:textId="77777777" w:rsidR="00C67CCD" w:rsidRPr="00ED1D8A" w:rsidRDefault="00C67CCD" w:rsidP="00A04960">
            <w:pPr>
              <w:autoSpaceDE w:val="0"/>
              <w:autoSpaceDN w:val="0"/>
              <w:adjustRightInd w:val="0"/>
              <w:spacing w:line="360" w:lineRule="auto"/>
              <w:jc w:val="center"/>
              <w:rPr>
                <w:rFonts w:cs="Arial"/>
                <w:b/>
                <w:color w:val="000000"/>
              </w:rPr>
            </w:pPr>
          </w:p>
        </w:tc>
      </w:tr>
      <w:tr w:rsidR="00C67CCD" w:rsidRPr="00526DF0" w14:paraId="10DD91C1" w14:textId="77777777" w:rsidTr="00A04960">
        <w:tc>
          <w:tcPr>
            <w:tcW w:w="1890" w:type="dxa"/>
            <w:vAlign w:val="center"/>
          </w:tcPr>
          <w:p w14:paraId="6C7C039D" w14:textId="77777777" w:rsidR="00C67CCD" w:rsidRPr="00ED1D8A" w:rsidRDefault="00C67CCD" w:rsidP="00A04960">
            <w:pPr>
              <w:autoSpaceDE w:val="0"/>
              <w:autoSpaceDN w:val="0"/>
              <w:adjustRightInd w:val="0"/>
              <w:spacing w:line="360" w:lineRule="auto"/>
              <w:jc w:val="center"/>
              <w:rPr>
                <w:rFonts w:cs="Arial"/>
                <w:b/>
                <w:color w:val="000000"/>
              </w:rPr>
            </w:pPr>
          </w:p>
        </w:tc>
        <w:tc>
          <w:tcPr>
            <w:tcW w:w="2201" w:type="dxa"/>
            <w:vAlign w:val="center"/>
          </w:tcPr>
          <w:p w14:paraId="6CA3898E" w14:textId="77777777" w:rsidR="00C67CCD" w:rsidRPr="00ED1D8A" w:rsidRDefault="00C67CCD" w:rsidP="00A04960">
            <w:pPr>
              <w:autoSpaceDE w:val="0"/>
              <w:autoSpaceDN w:val="0"/>
              <w:adjustRightInd w:val="0"/>
              <w:spacing w:line="360" w:lineRule="auto"/>
              <w:jc w:val="center"/>
              <w:rPr>
                <w:rFonts w:cs="Arial"/>
                <w:b/>
                <w:color w:val="000000"/>
              </w:rPr>
            </w:pPr>
          </w:p>
        </w:tc>
        <w:tc>
          <w:tcPr>
            <w:tcW w:w="1399" w:type="dxa"/>
            <w:vAlign w:val="center"/>
          </w:tcPr>
          <w:p w14:paraId="58E0FF9A" w14:textId="77777777" w:rsidR="00C67CCD" w:rsidRPr="00ED1D8A" w:rsidRDefault="00C67CCD" w:rsidP="00A04960">
            <w:pPr>
              <w:autoSpaceDE w:val="0"/>
              <w:autoSpaceDN w:val="0"/>
              <w:adjustRightInd w:val="0"/>
              <w:spacing w:line="360" w:lineRule="auto"/>
              <w:jc w:val="center"/>
              <w:rPr>
                <w:rFonts w:cs="Arial"/>
                <w:b/>
                <w:color w:val="000000"/>
              </w:rPr>
            </w:pPr>
          </w:p>
        </w:tc>
        <w:tc>
          <w:tcPr>
            <w:tcW w:w="1152" w:type="dxa"/>
            <w:vAlign w:val="center"/>
          </w:tcPr>
          <w:p w14:paraId="4ABA89E4" w14:textId="77777777" w:rsidR="00C67CCD" w:rsidRPr="00ED1D8A" w:rsidRDefault="00C67CCD" w:rsidP="00A04960">
            <w:pPr>
              <w:autoSpaceDE w:val="0"/>
              <w:autoSpaceDN w:val="0"/>
              <w:adjustRightInd w:val="0"/>
              <w:spacing w:line="360" w:lineRule="auto"/>
              <w:jc w:val="center"/>
              <w:rPr>
                <w:rFonts w:cs="Arial"/>
                <w:b/>
                <w:color w:val="000000"/>
              </w:rPr>
            </w:pPr>
          </w:p>
        </w:tc>
        <w:tc>
          <w:tcPr>
            <w:tcW w:w="2039" w:type="dxa"/>
            <w:vAlign w:val="center"/>
          </w:tcPr>
          <w:p w14:paraId="7148CC96" w14:textId="77777777" w:rsidR="00C67CCD" w:rsidRPr="00ED1D8A" w:rsidRDefault="00C67CCD" w:rsidP="00A04960">
            <w:pPr>
              <w:autoSpaceDE w:val="0"/>
              <w:autoSpaceDN w:val="0"/>
              <w:adjustRightInd w:val="0"/>
              <w:spacing w:line="360" w:lineRule="auto"/>
              <w:jc w:val="center"/>
              <w:rPr>
                <w:rFonts w:cs="Arial"/>
                <w:b/>
                <w:color w:val="000000"/>
              </w:rPr>
            </w:pPr>
          </w:p>
        </w:tc>
      </w:tr>
    </w:tbl>
    <w:p w14:paraId="656FFA51" w14:textId="77777777" w:rsidR="00C67CCD" w:rsidRPr="00ED1D8A" w:rsidRDefault="00C67CCD" w:rsidP="00C67CCD">
      <w:pPr>
        <w:pStyle w:val="ListParagraph"/>
        <w:rPr>
          <w:b/>
          <w:bCs/>
          <w:sz w:val="24"/>
          <w:szCs w:val="24"/>
        </w:rPr>
      </w:pPr>
    </w:p>
    <w:p w14:paraId="09A51234" w14:textId="171614ED" w:rsidR="00E33746" w:rsidRPr="00ED1D8A" w:rsidRDefault="00E33746">
      <w:pPr>
        <w:pStyle w:val="ListParagraph"/>
        <w:numPr>
          <w:ilvl w:val="0"/>
          <w:numId w:val="57"/>
        </w:numPr>
        <w:spacing w:after="240"/>
        <w:ind w:left="720" w:hanging="720"/>
        <w:rPr>
          <w:b/>
          <w:bCs/>
          <w:sz w:val="24"/>
          <w:szCs w:val="24"/>
        </w:rPr>
      </w:pPr>
      <w:r>
        <w:rPr>
          <w:b/>
          <w:sz w:val="24"/>
          <w:szCs w:val="24"/>
        </w:rPr>
        <w:t>Value of $ Save</w:t>
      </w:r>
    </w:p>
    <w:p w14:paraId="1CB7FD6E" w14:textId="77777777" w:rsidR="00E33746" w:rsidRPr="00ED1D8A" w:rsidRDefault="00E33746">
      <w:pPr>
        <w:pStyle w:val="ListParagraph"/>
        <w:numPr>
          <w:ilvl w:val="0"/>
          <w:numId w:val="53"/>
        </w:numPr>
        <w:autoSpaceDE w:val="0"/>
        <w:autoSpaceDN w:val="0"/>
        <w:adjustRightInd w:val="0"/>
        <w:rPr>
          <w:color w:val="000000"/>
          <w:szCs w:val="22"/>
        </w:rPr>
      </w:pPr>
      <w:r>
        <w:rPr>
          <w:color w:val="000000"/>
          <w:szCs w:val="22"/>
        </w:rPr>
        <w:t>The objective is to capture cost savings and potential loss prevention achieved through planning activities, teamwork, and collaboration across functions.</w:t>
      </w:r>
    </w:p>
    <w:p w14:paraId="217E11F4" w14:textId="34E5E0E8" w:rsidR="00D14EB2" w:rsidRPr="00CF42A6" w:rsidRDefault="00E33746">
      <w:pPr>
        <w:pStyle w:val="ListParagraph"/>
        <w:numPr>
          <w:ilvl w:val="0"/>
          <w:numId w:val="53"/>
        </w:numPr>
        <w:autoSpaceDE w:val="0"/>
        <w:autoSpaceDN w:val="0"/>
        <w:adjustRightInd w:val="0"/>
        <w:spacing w:line="360" w:lineRule="auto"/>
        <w:rPr>
          <w:rPrChange w:id="1189" w:author="Muhamad Ridho Zul Khoiri" w:date="2026-07-14T10:44:00Z" w16du:dateUtc="2026-07-14T03:44:00Z">
            <w:rPr>
              <w:rFonts w:ascii="Times New Roman" w:hAnsi="Times New Roman" w:cs="Times New Roman"/>
            </w:rPr>
          </w:rPrChange>
        </w:rPr>
      </w:pPr>
      <w:r>
        <w:rPr>
          <w:color w:val="000000"/>
          <w:szCs w:val="22"/>
        </w:rPr>
        <w:lastRenderedPageBreak/>
        <w:t>The purpose is to quantify the impact of planning and scheduling activities, as well as teamwork and interdepartmental collaboration. This aims to drive continuous improvement and motivate others to enhance their efforts in planning, teamwork, and collaboration</w:t>
      </w:r>
    </w:p>
    <w:sectPr w:rsidR="00D14EB2" w:rsidRPr="00CF42A6" w:rsidSect="005F380D">
      <w:headerReference w:type="default" r:id="rId29"/>
      <w:footerReference w:type="default" r:id="rId30"/>
      <w:pgSz w:w="11907" w:h="16840" w:code="9"/>
      <w:pgMar w:top="1440" w:right="1107" w:bottom="1079"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8" w:author="Muhamad Ridho Zul Khoiri" w:date="2026-07-03T08:38:00Z" w:initials="MR">
    <w:p w14:paraId="48BAA2A3" w14:textId="77777777" w:rsidR="00DC0503" w:rsidRDefault="00DC0503" w:rsidP="00DC0503">
      <w:pPr>
        <w:pStyle w:val="CommentText"/>
        <w:jc w:val="left"/>
      </w:pPr>
      <w:r>
        <w:rPr>
          <w:rStyle w:val="CommentReference"/>
        </w:rPr>
        <w:annotationRef/>
      </w:r>
      <w:r>
        <w:rPr>
          <w:lang w:val="en-ID"/>
        </w:rPr>
        <w:t>ADP -&gt; update as needed or if strategy changed</w:t>
      </w:r>
    </w:p>
    <w:p w14:paraId="62762967" w14:textId="77777777" w:rsidR="00DC0503" w:rsidRDefault="00DC0503" w:rsidP="00DC0503">
      <w:pPr>
        <w:pStyle w:val="CommentText"/>
        <w:jc w:val="left"/>
      </w:pPr>
      <w:r>
        <w:rPr>
          <w:lang w:val="en-ID"/>
        </w:rPr>
        <w:t>FDP -&gt; should be updated/reviewed yearly</w:t>
      </w:r>
    </w:p>
  </w:comment>
  <w:comment w:id="199" w:author="Muhamad Ridho Zul Khoiri" w:date="2026-07-03T08:40:00Z" w:initials="MR">
    <w:p w14:paraId="0009148B" w14:textId="77777777" w:rsidR="00DC0503" w:rsidRDefault="00DC0503" w:rsidP="00DC0503">
      <w:pPr>
        <w:pStyle w:val="CommentText"/>
        <w:jc w:val="left"/>
      </w:pPr>
      <w:r>
        <w:rPr>
          <w:rStyle w:val="CommentReference"/>
        </w:rPr>
        <w:annotationRef/>
      </w:r>
      <w:r>
        <w:rPr>
          <w:lang w:val="en-ID"/>
        </w:rPr>
        <w:t>To confirm w/ Subsurface/Wells team</w:t>
      </w:r>
    </w:p>
  </w:comment>
  <w:comment w:id="200" w:author="Muhamad Ridho Zul Khoiri" w:date="2026-07-03T08:40:00Z" w:initials="MR">
    <w:p w14:paraId="41C54977" w14:textId="77777777" w:rsidR="00DC0503" w:rsidRDefault="00DC0503" w:rsidP="00DC0503">
      <w:pPr>
        <w:pStyle w:val="CommentText"/>
        <w:jc w:val="left"/>
      </w:pPr>
      <w:r>
        <w:rPr>
          <w:rStyle w:val="CommentReference"/>
        </w:rPr>
        <w:annotationRef/>
      </w:r>
      <w:r>
        <w:rPr>
          <w:lang w:val="en-ID"/>
        </w:rPr>
        <w:t>TA team to check on the process of reviewing the needs of ADP/FDP changing</w:t>
      </w:r>
    </w:p>
  </w:comment>
  <w:comment w:id="201" w:author="Muhamad Ridho Zul Khoiri" w:date="2026-06-29T13:59:00Z" w:initials="MR">
    <w:p w14:paraId="1AA909A9" w14:textId="77777777" w:rsidR="00582382" w:rsidRDefault="00582382" w:rsidP="00582382">
      <w:pPr>
        <w:pStyle w:val="CommentText"/>
        <w:jc w:val="left"/>
      </w:pPr>
      <w:r>
        <w:rPr>
          <w:rStyle w:val="CommentReference"/>
        </w:rPr>
        <w:annotationRef/>
      </w:r>
      <w:r>
        <w:t>Check w/ latest corporate guideline</w:t>
      </w:r>
    </w:p>
  </w:comment>
  <w:comment w:id="202" w:author="Muhamad Ridho Zul Khoiri" w:date="2026-07-01T09:32:00Z" w:initials="MR">
    <w:p w14:paraId="3427790A" w14:textId="77777777" w:rsidR="00483775" w:rsidRDefault="00483775" w:rsidP="00483775">
      <w:pPr>
        <w:pStyle w:val="CommentText"/>
        <w:jc w:val="left"/>
      </w:pPr>
      <w:r>
        <w:rPr>
          <w:rStyle w:val="CommentReference"/>
        </w:rPr>
        <w:annotationRef/>
      </w:r>
      <w:r>
        <w:rPr>
          <w:lang w:val="en-ID"/>
        </w:rPr>
        <w:t>Pak tri mention ini chartnya udah nggak valid</w:t>
      </w:r>
    </w:p>
  </w:comment>
  <w:comment w:id="203" w:author="Muhamad Ridho Zul Khoiri" w:date="2026-07-02T14:46:00Z" w:initials="MR">
    <w:p w14:paraId="2301810F" w14:textId="77777777" w:rsidR="002D3B2A" w:rsidRDefault="002D3B2A" w:rsidP="002D3B2A">
      <w:pPr>
        <w:pStyle w:val="CommentText"/>
        <w:jc w:val="left"/>
      </w:pPr>
      <w:r>
        <w:rPr>
          <w:rStyle w:val="CommentReference"/>
        </w:rPr>
        <w:annotationRef/>
      </w:r>
      <w:r>
        <w:rPr>
          <w:lang w:val="en-ID"/>
        </w:rPr>
        <w:t>Correct: no 24 month plan, adanya LTP.. Per horizon udah beda2</w:t>
      </w:r>
    </w:p>
  </w:comment>
  <w:comment w:id="204" w:author="Muhamad Ridho Zul Khoiri" w:date="2026-07-03T08:36:00Z" w:initials="MR">
    <w:p w14:paraId="3AFCDCA7" w14:textId="77777777" w:rsidR="00DC0503" w:rsidRDefault="00DC0503" w:rsidP="00DC0503">
      <w:pPr>
        <w:pStyle w:val="CommentText"/>
        <w:jc w:val="left"/>
      </w:pPr>
      <w:r>
        <w:rPr>
          <w:rStyle w:val="CommentReference"/>
        </w:rPr>
        <w:annotationRef/>
      </w:r>
      <w:r>
        <w:rPr>
          <w:lang w:val="en-ID"/>
        </w:rPr>
        <w:t>Lihatnya outlook untuk progress.</w:t>
      </w:r>
    </w:p>
  </w:comment>
  <w:comment w:id="319" w:author="Muhamad Ridho Zul Khoiri" w:date="2026-07-14T08:18:00Z" w:initials="MR">
    <w:p w14:paraId="36C53311" w14:textId="77777777" w:rsidR="00C93469" w:rsidRDefault="00C93469" w:rsidP="00C93469">
      <w:pPr>
        <w:pStyle w:val="CommentText"/>
        <w:jc w:val="left"/>
      </w:pPr>
      <w:r>
        <w:rPr>
          <w:rStyle w:val="CommentReference"/>
        </w:rPr>
        <w:annotationRef/>
      </w:r>
      <w:r>
        <w:rPr>
          <w:lang w:val="en-ID"/>
        </w:rPr>
        <w:t>Legacy, COPI kayaknya perlu di adjust</w:t>
      </w:r>
    </w:p>
  </w:comment>
  <w:comment w:id="322" w:author="Muhamad Ridho Zul Khoiri" w:date="2026-07-14T10:15:00Z" w:initials="MR">
    <w:p w14:paraId="6A5FB185" w14:textId="77777777" w:rsidR="00E30F0F" w:rsidRDefault="00E30F0F" w:rsidP="00E30F0F">
      <w:pPr>
        <w:pStyle w:val="CommentText"/>
        <w:jc w:val="left"/>
      </w:pPr>
      <w:r>
        <w:rPr>
          <w:rStyle w:val="CommentReference"/>
        </w:rPr>
        <w:annotationRef/>
      </w:r>
      <w:r>
        <w:rPr>
          <w:lang w:val="en-ID"/>
        </w:rPr>
        <w:t>Delete or not?</w:t>
      </w:r>
    </w:p>
  </w:comment>
  <w:comment w:id="323" w:author="Muhamad Ridho Zul Khoiri" w:date="2026-07-14T10:16:00Z" w:initials="MR">
    <w:p w14:paraId="1B55FF13" w14:textId="77777777" w:rsidR="00E30F0F" w:rsidRDefault="00E30F0F" w:rsidP="00E30F0F">
      <w:pPr>
        <w:pStyle w:val="CommentText"/>
        <w:jc w:val="left"/>
      </w:pPr>
      <w:r>
        <w:rPr>
          <w:rStyle w:val="CommentReference"/>
        </w:rPr>
        <w:annotationRef/>
      </w:r>
      <w:r>
        <w:rPr>
          <w:lang w:val="en-ID"/>
        </w:rPr>
        <w:t>Double check internal ownership</w:t>
      </w:r>
    </w:p>
  </w:comment>
  <w:comment w:id="324" w:author="Muhamad Ridho Zul Khoiri" w:date="2026-07-15T10:50:00Z" w:initials="MR">
    <w:p w14:paraId="06A63CC3" w14:textId="77777777" w:rsidR="003541DD" w:rsidRDefault="003541DD" w:rsidP="003541DD">
      <w:pPr>
        <w:pStyle w:val="CommentText"/>
        <w:jc w:val="left"/>
      </w:pPr>
      <w:r>
        <w:rPr>
          <w:rStyle w:val="CommentReference"/>
        </w:rPr>
        <w:annotationRef/>
      </w:r>
      <w:r>
        <w:rPr>
          <w:lang w:val="en-ID"/>
        </w:rPr>
        <w:t>Subject to change: plan owner -&gt; ngubah ke P&amp;S Team</w:t>
      </w:r>
    </w:p>
  </w:comment>
  <w:comment w:id="367" w:author="Muhamad Ridho Zul Khoiri" w:date="2026-07-10T15:35:00Z" w:initials="MR">
    <w:p w14:paraId="4FFDD250" w14:textId="77777777" w:rsidR="009400CC" w:rsidRDefault="009400CC" w:rsidP="009400CC">
      <w:pPr>
        <w:pStyle w:val="CommentText"/>
        <w:jc w:val="left"/>
      </w:pPr>
      <w:r>
        <w:rPr>
          <w:rStyle w:val="CommentReference"/>
        </w:rPr>
        <w:annotationRef/>
      </w:r>
      <w:r>
        <w:rPr>
          <w:lang w:val="en-ID"/>
        </w:rPr>
        <w:t>Update the short term planning:</w:t>
      </w:r>
      <w:r>
        <w:rPr>
          <w:lang w:val="en-ID"/>
        </w:rPr>
        <w:br/>
        <w:t>1) Horizon</w:t>
      </w:r>
      <w:r>
        <w:rPr>
          <w:lang w:val="en-ID"/>
        </w:rPr>
        <w:br/>
        <w:t>2) Scope</w:t>
      </w:r>
      <w:r>
        <w:rPr>
          <w:lang w:val="en-ID"/>
        </w:rPr>
        <w:br/>
      </w:r>
      <w:r>
        <w:rPr>
          <w:lang w:val="en-ID"/>
        </w:rPr>
        <w:br/>
        <w:t>Align w/ IBP &amp; Integrated P&amp;S-nya Ops</w:t>
      </w:r>
    </w:p>
  </w:comment>
  <w:comment w:id="368" w:author="Muhamad Ridho Zul Khoiri" w:date="2026-07-15T10:23:00Z" w:initials="MR">
    <w:p w14:paraId="780FC6BB" w14:textId="77777777" w:rsidR="00072B15" w:rsidRDefault="00072B15" w:rsidP="00072B15">
      <w:pPr>
        <w:pStyle w:val="CommentText"/>
        <w:jc w:val="left"/>
      </w:pPr>
      <w:r>
        <w:rPr>
          <w:rStyle w:val="CommentReference"/>
        </w:rPr>
        <w:annotationRef/>
      </w:r>
      <w:r>
        <w:rPr>
          <w:lang w:val="en-ID"/>
        </w:rPr>
        <w:t>Should I also add FDP, ADP, and LTP?</w:t>
      </w:r>
    </w:p>
  </w:comment>
  <w:comment w:id="372" w:author="Muhamad Ridho Zul Khoiri" w:date="2026-06-29T14:14:00Z" w:initials="MR">
    <w:p w14:paraId="24A5DB88" w14:textId="77777777" w:rsidR="0010713A" w:rsidRDefault="00E42F7E" w:rsidP="0010713A">
      <w:pPr>
        <w:pStyle w:val="CommentText"/>
        <w:jc w:val="left"/>
      </w:pPr>
      <w:r>
        <w:rPr>
          <w:rStyle w:val="CommentReference"/>
        </w:rPr>
        <w:annotationRef/>
      </w:r>
      <w:r w:rsidR="0010713A">
        <w:rPr>
          <w:lang w:val="en-ID"/>
        </w:rPr>
        <w:t>Check-in with current practice &amp; compare to best pratice</w:t>
      </w:r>
    </w:p>
  </w:comment>
  <w:comment w:id="373" w:author="Muhamad Ridho Zul Khoiri" w:date="2026-07-14T10:25:00Z" w:initials="MR">
    <w:p w14:paraId="6378E53F" w14:textId="2FA26EF5" w:rsidR="00603D0C" w:rsidRDefault="003F4BEE" w:rsidP="00603D0C">
      <w:pPr>
        <w:pStyle w:val="CommentText"/>
        <w:jc w:val="left"/>
      </w:pPr>
      <w:r>
        <w:rPr>
          <w:rStyle w:val="CommentReference"/>
        </w:rPr>
        <w:annotationRef/>
      </w:r>
      <w:r w:rsidR="00603D0C">
        <w:rPr>
          <w:lang w:val="en-ID"/>
        </w:rPr>
        <w:t xml:space="preserve">Check with Aji (planner) shared template for 90-30-7day </w:t>
      </w:r>
    </w:p>
  </w:comment>
  <w:comment w:id="374" w:author="Muhamad Ridho Zul Khoiri" w:date="2026-07-16T08:38:00Z" w:initials="MR">
    <w:p w14:paraId="42038FB3" w14:textId="77777777" w:rsidR="00BF0DFF" w:rsidRDefault="00BF0DFF" w:rsidP="00BF0DFF">
      <w:pPr>
        <w:pStyle w:val="CommentText"/>
        <w:jc w:val="left"/>
      </w:pPr>
      <w:r>
        <w:rPr>
          <w:rStyle w:val="CommentReference"/>
        </w:rPr>
        <w:annotationRef/>
      </w:r>
      <w:r>
        <w:rPr>
          <w:lang w:val="en-ID"/>
        </w:rPr>
        <w:t>Discussion w/ Planner at 10 AM</w:t>
      </w:r>
    </w:p>
  </w:comment>
  <w:comment w:id="376" w:author="Muhamad Ridho Zul Khoiri" w:date="2026-07-16T08:56:00Z" w:initials="MR">
    <w:p w14:paraId="4591628D" w14:textId="77777777" w:rsidR="000918F3" w:rsidRDefault="000918F3" w:rsidP="000918F3">
      <w:pPr>
        <w:pStyle w:val="CommentText"/>
        <w:jc w:val="left"/>
      </w:pPr>
      <w:r>
        <w:rPr>
          <w:rStyle w:val="CommentReference"/>
        </w:rPr>
        <w:annotationRef/>
      </w:r>
      <w:r>
        <w:rPr>
          <w:lang w:val="en-ID"/>
        </w:rPr>
        <w:t>Double check with Field Planner</w:t>
      </w:r>
    </w:p>
  </w:comment>
  <w:comment w:id="377" w:author="Muhamad Ridho Zul Khoiri" w:date="2026-07-16T09:20:00Z" w:initials="MR">
    <w:p w14:paraId="261E4934" w14:textId="77777777" w:rsidR="00801D77" w:rsidRDefault="00801D77" w:rsidP="00801D77">
      <w:pPr>
        <w:pStyle w:val="CommentText"/>
        <w:jc w:val="left"/>
      </w:pPr>
      <w:r>
        <w:rPr>
          <w:rStyle w:val="CommentReference"/>
        </w:rPr>
        <w:annotationRef/>
      </w:r>
      <w:r>
        <w:rPr>
          <w:lang w:val="en-ID"/>
        </w:rPr>
        <w:t>Per best practices in field/other additional consideration</w:t>
      </w:r>
    </w:p>
  </w:comment>
  <w:comment w:id="380" w:author="Muhamad Ridho Zul Khoiri" w:date="2026-07-16T09:57:00Z" w:initials="MR">
    <w:p w14:paraId="6397A4B4" w14:textId="77777777" w:rsidR="00782024" w:rsidRDefault="00782024" w:rsidP="00782024">
      <w:pPr>
        <w:pStyle w:val="CommentText"/>
        <w:jc w:val="left"/>
      </w:pPr>
      <w:r>
        <w:rPr>
          <w:rStyle w:val="CommentReference"/>
        </w:rPr>
        <w:annotationRef/>
      </w:r>
      <w:r>
        <w:rPr>
          <w:lang w:val="en-ID"/>
        </w:rPr>
        <w:t>Double check with Operations Planner</w:t>
      </w:r>
    </w:p>
  </w:comment>
  <w:comment w:id="388" w:author="Muhamad Ridho Zul Khoiri" w:date="2026-07-16T14:06:00Z" w:initials="MR">
    <w:p w14:paraId="59CE89DC" w14:textId="77777777" w:rsidR="009D1F3C" w:rsidRDefault="009D1F3C" w:rsidP="009D1F3C">
      <w:pPr>
        <w:pStyle w:val="CommentText"/>
        <w:jc w:val="left"/>
      </w:pPr>
      <w:r>
        <w:rPr>
          <w:rStyle w:val="CommentReference"/>
        </w:rPr>
        <w:annotationRef/>
      </w:r>
      <w:r>
        <w:rPr>
          <w:lang w:val="en-ID"/>
        </w:rPr>
        <w:t>Adopted from Operational Integrated planning.. Filosofinya lumayan good</w:t>
      </w:r>
    </w:p>
  </w:comment>
  <w:comment w:id="389" w:author="Muhamad Ridho Zul Khoiri" w:date="2026-07-16T14:11:00Z" w:initials="MR">
    <w:p w14:paraId="4FF5F1DA" w14:textId="77777777" w:rsidR="004A54D3" w:rsidRDefault="004A54D3" w:rsidP="004A54D3">
      <w:pPr>
        <w:pStyle w:val="CommentText"/>
        <w:jc w:val="left"/>
      </w:pPr>
      <w:r>
        <w:rPr>
          <w:rStyle w:val="CommentReference"/>
        </w:rPr>
        <w:annotationRef/>
      </w:r>
      <w:r>
        <w:rPr>
          <w:lang w:val="en-ID"/>
        </w:rPr>
        <w:t>Adopted philosophy from ADP, FDP, and LTP guidelines (IBP) so that it follows more MEPG approach</w:t>
      </w:r>
    </w:p>
  </w:comment>
  <w:comment w:id="390" w:author="Muhamad Ridho Zul Khoiri" w:date="2026-07-16T15:14:00Z" w:initials="MR">
    <w:p w14:paraId="7FBD09FC" w14:textId="77777777" w:rsidR="00AD0BD7" w:rsidRDefault="00AD0BD7" w:rsidP="00AD0BD7">
      <w:pPr>
        <w:pStyle w:val="CommentText"/>
        <w:jc w:val="left"/>
      </w:pPr>
      <w:r>
        <w:rPr>
          <w:rStyle w:val="CommentReference"/>
        </w:rPr>
        <w:annotationRef/>
      </w:r>
      <w:r>
        <w:rPr>
          <w:lang w:val="en-ID"/>
        </w:rPr>
        <w:t>Added pointers so its more established and medco specific</w:t>
      </w:r>
    </w:p>
  </w:comment>
  <w:comment w:id="391" w:author="Muhamad Ridho Zul Khoiri" w:date="2026-07-16T14:17:00Z" w:initials="MR">
    <w:p w14:paraId="4741CDE5" w14:textId="77777777" w:rsidR="004D71D5" w:rsidRDefault="004D71D5" w:rsidP="004D71D5">
      <w:pPr>
        <w:pStyle w:val="CommentText"/>
        <w:jc w:val="left"/>
      </w:pPr>
      <w:r>
        <w:rPr>
          <w:rStyle w:val="CommentReference"/>
        </w:rPr>
        <w:annotationRef/>
      </w:r>
      <w:r>
        <w:rPr>
          <w:lang w:val="en-ID"/>
        </w:rPr>
        <w:t>Remove old pointers, add the operational constraint/plannig readiness as per kang oi guideline</w:t>
      </w:r>
    </w:p>
  </w:comment>
  <w:comment w:id="392" w:author="Muhamad Ridho Zul Khoiri" w:date="2026-07-16T14:19:00Z" w:initials="MR">
    <w:p w14:paraId="3D738CD6" w14:textId="77777777" w:rsidR="002B32BA" w:rsidRDefault="002B32BA" w:rsidP="002B32BA">
      <w:pPr>
        <w:pStyle w:val="CommentText"/>
        <w:jc w:val="left"/>
      </w:pPr>
      <w:r>
        <w:rPr>
          <w:rStyle w:val="CommentReference"/>
        </w:rPr>
        <w:annotationRef/>
      </w:r>
      <w:r>
        <w:rPr>
          <w:lang w:val="en-ID"/>
        </w:rPr>
        <w:t>New section, to formalize the current internal process kita kalau ada conflict2</w:t>
      </w:r>
    </w:p>
  </w:comment>
  <w:comment w:id="393" w:author="Muhamad Ridho Zul Khoiri" w:date="2026-07-16T14:20:00Z" w:initials="MR">
    <w:p w14:paraId="03E5C8B9" w14:textId="77777777" w:rsidR="00884939" w:rsidRDefault="00884939" w:rsidP="00884939">
      <w:pPr>
        <w:pStyle w:val="CommentText"/>
        <w:jc w:val="left"/>
      </w:pPr>
      <w:r>
        <w:rPr>
          <w:rStyle w:val="CommentReference"/>
        </w:rPr>
        <w:annotationRef/>
      </w:r>
      <w:r>
        <w:rPr>
          <w:lang w:val="en-ID"/>
        </w:rPr>
        <w:t>Adopt dari Operations guideline kang Oi, good content to formalize everything</w:t>
      </w:r>
    </w:p>
  </w:comment>
  <w:comment w:id="394" w:author="Muhamad Ridho Zul Khoiri" w:date="2026-07-16T14:23:00Z" w:initials="MR">
    <w:p w14:paraId="32856F3E" w14:textId="77777777" w:rsidR="00353464" w:rsidRDefault="002001F2" w:rsidP="00353464">
      <w:pPr>
        <w:pStyle w:val="CommentText"/>
        <w:jc w:val="left"/>
      </w:pPr>
      <w:r>
        <w:rPr>
          <w:rStyle w:val="CommentReference"/>
        </w:rPr>
        <w:annotationRef/>
      </w:r>
      <w:r w:rsidR="00353464">
        <w:rPr>
          <w:lang w:val="en-ID"/>
        </w:rPr>
        <w:t>To update with latest table of approval per planning activtiies</w:t>
      </w:r>
    </w:p>
  </w:comment>
  <w:comment w:id="396" w:author="Muhamad Ridho Zul Khoiri" w:date="2026-07-16T14:55:00Z" w:initials="MR">
    <w:p w14:paraId="6BF7B534" w14:textId="77777777" w:rsidR="005C6143" w:rsidRDefault="005C6143" w:rsidP="005C6143">
      <w:pPr>
        <w:pStyle w:val="CommentText"/>
        <w:jc w:val="left"/>
      </w:pPr>
      <w:r>
        <w:rPr>
          <w:rStyle w:val="CommentReference"/>
        </w:rPr>
        <w:annotationRef/>
      </w:r>
      <w:r>
        <w:rPr>
          <w:lang w:val="en-ID"/>
        </w:rPr>
        <w:t>NEW</w:t>
      </w:r>
    </w:p>
  </w:comment>
  <w:comment w:id="1180" w:author="Muhamad Ridho Zul Khoiri" w:date="2026-07-10T15:33:00Z" w:initials="MR">
    <w:p w14:paraId="278F96C2" w14:textId="77777777" w:rsidR="009400CC" w:rsidRDefault="009400CC" w:rsidP="009400CC">
      <w:pPr>
        <w:pStyle w:val="CommentText"/>
        <w:jc w:val="left"/>
      </w:pPr>
      <w:r>
        <w:rPr>
          <w:rStyle w:val="CommentReference"/>
        </w:rPr>
        <w:annotationRef/>
      </w:r>
      <w:r>
        <w:rPr>
          <w:lang w:val="en-ID"/>
        </w:rPr>
        <w:t>Update with latest Lifecycle</w:t>
      </w:r>
    </w:p>
  </w:comment>
  <w:comment w:id="1185" w:author="Muhamad Ridho Zul Khoiri" w:date="2026-07-16T13:43:00Z" w:initials="MR">
    <w:p w14:paraId="6DF28469" w14:textId="77777777" w:rsidR="00020B82" w:rsidRDefault="00020B82" w:rsidP="00020B82">
      <w:pPr>
        <w:pStyle w:val="CommentText"/>
        <w:jc w:val="left"/>
      </w:pPr>
      <w:r>
        <w:rPr>
          <w:rStyle w:val="CommentReference"/>
        </w:rPr>
        <w:annotationRef/>
      </w:r>
      <w:r>
        <w:rPr>
          <w:lang w:val="en-ID"/>
        </w:rPr>
        <w:t>Changed from ConocoPhillips to MEPG</w:t>
      </w:r>
    </w:p>
  </w:comment>
  <w:comment w:id="1186" w:author="Rev4 Update" w:date="2026-07-23T11:03:22Z" w:initials="C">
    <w:p w14:paraId="79E021C0" w14:textId="77777777">
      <w:r>
        <w:rPr>
          <w:rStyle w:val="CommentReference"/>
        </w:rPr>
        <w:annotationRef/>
      </w:r>
      <w:r>
        <w:rPr>
          <w:color w:val="000000"/>
          <w:sz w:val="20"/>
          <w:szCs w:val="20"/>
        </w:rPr>
        <w:t xml:space="preserve">Rev 4 alignment: '10-Year' and 'BU Life' columns relabelled to 'LTP (Outer-Years)' and 'ADP' to match the Rev 4 horizon framework. This matrix still does not separately represent the FDP and LTP (24-Month) horizons used in Section 3 and Table 2. If the planners require FDP and 24-Month inclusion columns, the per-activity inclusion values need to be supplied by OPAA (they cannot be inferred). — Rev4 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62967" w15:done="0"/>
  <w15:commentEx w15:paraId="0009148B" w15:paraIdParent="62762967" w15:done="0"/>
  <w15:commentEx w15:paraId="41C54977" w15:paraIdParent="62762967" w15:done="0"/>
  <w15:commentEx w15:paraId="1AA909A9" w15:done="0"/>
  <w15:commentEx w15:paraId="3427790A" w15:paraIdParent="1AA909A9" w15:done="0"/>
  <w15:commentEx w15:paraId="2301810F" w15:paraIdParent="1AA909A9" w15:done="0"/>
  <w15:commentEx w15:paraId="3AFCDCA7" w15:paraIdParent="1AA909A9" w15:done="0"/>
  <w15:commentEx w15:paraId="36C53311" w15:done="0"/>
  <w15:commentEx w15:paraId="6A5FB185" w15:done="0"/>
  <w15:commentEx w15:paraId="1B55FF13" w15:done="0"/>
  <w15:commentEx w15:paraId="06A63CC3" w15:done="0"/>
  <w15:commentEx w15:paraId="4FFDD250" w15:done="0"/>
  <w15:commentEx w15:paraId="780FC6BB" w15:paraIdParent="4FFDD250" w15:done="0"/>
  <w15:commentEx w15:paraId="24A5DB88" w15:done="0"/>
  <w15:commentEx w15:paraId="6378E53F" w15:paraIdParent="24A5DB88" w15:done="0"/>
  <w15:commentEx w15:paraId="42038FB3" w15:paraIdParent="24A5DB88" w15:done="0"/>
  <w15:commentEx w15:paraId="4591628D" w15:done="0"/>
  <w15:commentEx w15:paraId="261E4934" w15:paraIdParent="4591628D" w15:done="0"/>
  <w15:commentEx w15:paraId="6397A4B4" w15:done="0"/>
  <w15:commentEx w15:paraId="59CE89DC" w15:done="0"/>
  <w15:commentEx w15:paraId="4FF5F1DA" w15:done="0"/>
  <w15:commentEx w15:paraId="7FBD09FC" w15:paraIdParent="4FF5F1DA" w15:done="0"/>
  <w15:commentEx w15:paraId="4741CDE5" w15:done="0"/>
  <w15:commentEx w15:paraId="3D738CD6" w15:done="0"/>
  <w15:commentEx w15:paraId="03E5C8B9" w15:paraIdParent="3D738CD6" w15:done="0"/>
  <w15:commentEx w15:paraId="32856F3E" w15:done="0"/>
  <w15:commentEx w15:paraId="6BF7B534" w15:done="0"/>
  <w15:commentEx w15:paraId="278F96C2" w15:done="0"/>
  <w15:commentEx w15:paraId="6DF28469" w15:done="0"/>
  <w15:commentEx w15:paraId="79E021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BC17B" w16cex:dateUtc="2026-07-03T01:38:00Z"/>
  <w16cex:commentExtensible w16cex:durableId="18633B95" w16cex:dateUtc="2026-07-03T01:40:00Z"/>
  <w16cex:commentExtensible w16cex:durableId="38344E01" w16cex:dateUtc="2026-07-03T01:40:00Z"/>
  <w16cex:commentExtensible w16cex:durableId="5959B130" w16cex:dateUtc="2026-06-29T06:59:00Z"/>
  <w16cex:commentExtensible w16cex:durableId="3E522CBE" w16cex:dateUtc="2026-07-01T02:32:00Z"/>
  <w16cex:commentExtensible w16cex:durableId="48498AD6" w16cex:dateUtc="2026-07-02T07:46:00Z"/>
  <w16cex:commentExtensible w16cex:durableId="7B2A3EDA" w16cex:dateUtc="2026-07-03T01:36:00Z"/>
  <w16cex:commentExtensible w16cex:durableId="72D94B3B" w16cex:dateUtc="2026-07-14T01:18:00Z"/>
  <w16cex:commentExtensible w16cex:durableId="1694FA43" w16cex:dateUtc="2026-07-14T03:15:00Z"/>
  <w16cex:commentExtensible w16cex:durableId="13A33ADB" w16cex:dateUtc="2026-07-14T03:16:00Z"/>
  <w16cex:commentExtensible w16cex:durableId="22344B5A" w16cex:dateUtc="2026-07-15T03:50:00Z"/>
  <w16cex:commentExtensible w16cex:durableId="5172F3E6" w16cex:dateUtc="2026-07-10T08:35:00Z"/>
  <w16cex:commentExtensible w16cex:durableId="10C20357" w16cex:dateUtc="2026-07-15T03:23:00Z"/>
  <w16cex:commentExtensible w16cex:durableId="4BCB18B1" w16cex:dateUtc="2026-06-29T07:14:00Z"/>
  <w16cex:commentExtensible w16cex:durableId="2E8F6E42" w16cex:dateUtc="2026-07-14T03:25:00Z"/>
  <w16cex:commentExtensible w16cex:durableId="63C457B4" w16cex:dateUtc="2026-07-16T01:38:00Z"/>
  <w16cex:commentExtensible w16cex:durableId="54DBA05E" w16cex:dateUtc="2026-07-16T01:56:00Z"/>
  <w16cex:commentExtensible w16cex:durableId="73D2B9EE" w16cex:dateUtc="2026-07-16T02:20:00Z"/>
  <w16cex:commentExtensible w16cex:durableId="393F2BAC" w16cex:dateUtc="2026-07-16T02:57:00Z"/>
  <w16cex:commentExtensible w16cex:durableId="47F744EC" w16cex:dateUtc="2026-07-16T07:06:00Z"/>
  <w16cex:commentExtensible w16cex:durableId="412DEB23" w16cex:dateUtc="2026-07-16T07:11:00Z"/>
  <w16cex:commentExtensible w16cex:durableId="57019788" w16cex:dateUtc="2026-07-16T08:14:00Z"/>
  <w16cex:commentExtensible w16cex:durableId="433F64DA" w16cex:dateUtc="2026-07-16T07:17:00Z"/>
  <w16cex:commentExtensible w16cex:durableId="4419D8C4" w16cex:dateUtc="2026-07-16T07:19:00Z"/>
  <w16cex:commentExtensible w16cex:durableId="2AC8F79B" w16cex:dateUtc="2026-07-16T07:20:00Z"/>
  <w16cex:commentExtensible w16cex:durableId="40EAEF10" w16cex:dateUtc="2026-07-16T07:23:00Z"/>
  <w16cex:commentExtensible w16cex:durableId="79D5BC84" w16cex:dateUtc="2026-07-16T07:55:00Z"/>
  <w16cex:commentExtensible w16cex:durableId="7A88CFCE" w16cex:dateUtc="2026-07-10T08:33:00Z"/>
  <w16cex:commentExtensible w16cex:durableId="7D7C0D33" w16cex:dateUtc="2026-07-16T06:43:00Z"/>
  <w16cex:commentExtensible w16cex:durableId="00E308BE" w16cex:dateUtc="2026-07-23T11:03:2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62967" w16cid:durableId="29ABC17B"/>
  <w16cid:commentId w16cid:paraId="0009148B" w16cid:durableId="18633B95"/>
  <w16cid:commentId w16cid:paraId="41C54977" w16cid:durableId="38344E01"/>
  <w16cid:commentId w16cid:paraId="1AA909A9" w16cid:durableId="5959B130"/>
  <w16cid:commentId w16cid:paraId="3427790A" w16cid:durableId="3E522CBE"/>
  <w16cid:commentId w16cid:paraId="2301810F" w16cid:durableId="48498AD6"/>
  <w16cid:commentId w16cid:paraId="3AFCDCA7" w16cid:durableId="7B2A3EDA"/>
  <w16cid:commentId w16cid:paraId="36C53311" w16cid:durableId="72D94B3B"/>
  <w16cid:commentId w16cid:paraId="6A5FB185" w16cid:durableId="1694FA43"/>
  <w16cid:commentId w16cid:paraId="1B55FF13" w16cid:durableId="13A33ADB"/>
  <w16cid:commentId w16cid:paraId="06A63CC3" w16cid:durableId="22344B5A"/>
  <w16cid:commentId w16cid:paraId="4FFDD250" w16cid:durableId="5172F3E6"/>
  <w16cid:commentId w16cid:paraId="780FC6BB" w16cid:durableId="10C20357"/>
  <w16cid:commentId w16cid:paraId="24A5DB88" w16cid:durableId="4BCB18B1"/>
  <w16cid:commentId w16cid:paraId="6378E53F" w16cid:durableId="2E8F6E42"/>
  <w16cid:commentId w16cid:paraId="42038FB3" w16cid:durableId="63C457B4"/>
  <w16cid:commentId w16cid:paraId="4591628D" w16cid:durableId="54DBA05E"/>
  <w16cid:commentId w16cid:paraId="261E4934" w16cid:durableId="73D2B9EE"/>
  <w16cid:commentId w16cid:paraId="6397A4B4" w16cid:durableId="393F2BAC"/>
  <w16cid:commentId w16cid:paraId="59CE89DC" w16cid:durableId="47F744EC"/>
  <w16cid:commentId w16cid:paraId="4FF5F1DA" w16cid:durableId="412DEB23"/>
  <w16cid:commentId w16cid:paraId="7FBD09FC" w16cid:durableId="57019788"/>
  <w16cid:commentId w16cid:paraId="4741CDE5" w16cid:durableId="433F64DA"/>
  <w16cid:commentId w16cid:paraId="3D738CD6" w16cid:durableId="4419D8C4"/>
  <w16cid:commentId w16cid:paraId="03E5C8B9" w16cid:durableId="2AC8F79B"/>
  <w16cid:commentId w16cid:paraId="32856F3E" w16cid:durableId="40EAEF10"/>
  <w16cid:commentId w16cid:paraId="6BF7B534" w16cid:durableId="79D5BC84"/>
  <w16cid:commentId w16cid:paraId="278F96C2" w16cid:durableId="7A88CFCE"/>
  <w16cid:commentId w16cid:paraId="6DF28469" w16cid:durableId="7D7C0D33"/>
  <w16cid:commentId w16cid:paraId="79E021C0" w16cid:durableId="00E308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53568" w14:textId="77777777" w:rsidR="00CF4E19" w:rsidRDefault="00CF4E19">
      <w:r>
        <w:separator/>
      </w:r>
    </w:p>
  </w:endnote>
  <w:endnote w:type="continuationSeparator" w:id="0">
    <w:p w14:paraId="02E95A8A" w14:textId="77777777" w:rsidR="00CF4E19" w:rsidRDefault="00CF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Bold">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7595" w14:textId="073EDBB5" w:rsidR="00F2379F" w:rsidRDefault="00E33746" w:rsidP="00F2379F">
    <w:pPr>
      <w:pStyle w:val="Footer"/>
      <w:ind w:right="360"/>
    </w:pPr>
    <w:r>
      <w:rPr>
        <w:noProof/>
      </w:rPr>
      <mc:AlternateContent>
        <mc:Choice Requires="wps">
          <w:drawing>
            <wp:anchor distT="0" distB="0" distL="114300" distR="114300" simplePos="0" relativeHeight="251681280" behindDoc="0" locked="0" layoutInCell="1" allowOverlap="1" wp14:anchorId="117F6AB3" wp14:editId="36220F18">
              <wp:simplePos x="0" y="0"/>
              <wp:positionH relativeFrom="column">
                <wp:posOffset>-562708</wp:posOffset>
              </wp:positionH>
              <wp:positionV relativeFrom="paragraph">
                <wp:posOffset>-26182</wp:posOffset>
              </wp:positionV>
              <wp:extent cx="6858000" cy="0"/>
              <wp:effectExtent l="0" t="0" r="0" b="0"/>
              <wp:wrapNone/>
              <wp:docPr id="1644026694" name="Straight Connector 3"/>
              <wp:cNvGraphicFramePr/>
              <a:graphic xmlns:a="http://schemas.openxmlformats.org/drawingml/2006/main">
                <a:graphicData uri="http://schemas.microsoft.com/office/word/2010/wordprocessingShape">
                  <wps:wsp>
                    <wps:cNvCnPr/>
                    <wps:spPr>
                      <a:xfrm>
                        <a:off x="0" y="0"/>
                        <a:ext cx="6858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19322F" id="Straight Connector 3"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44.3pt,-2.05pt" to="495.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" strokecolor="black [3040]" strokeweight="1pt"/>
          </w:pict>
        </mc:Fallback>
      </mc:AlternateContent>
    </w:r>
  </w:p>
  <w:p w14:paraId="217E1253" w14:textId="77777777" w:rsidR="007C0753" w:rsidRPr="00F2379F" w:rsidRDefault="007C0753" w:rsidP="00F237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4B66D" w14:textId="77777777" w:rsidR="00F2379F" w:rsidRDefault="00F2379F" w:rsidP="00564CBC">
    <w:pPr>
      <w:pStyle w:val="Footer"/>
      <w:ind w:right="360"/>
    </w:pPr>
    <w:r>
      <w:rPr>
        <w:noProof/>
      </w:rPr>
      <mc:AlternateContent>
        <mc:Choice Requires="wps">
          <w:drawing>
            <wp:anchor distT="0" distB="0" distL="114300" distR="114300" simplePos="0" relativeHeight="251680256" behindDoc="0" locked="0" layoutInCell="1" allowOverlap="1" wp14:anchorId="7D5BBD88" wp14:editId="4382F93A">
              <wp:simplePos x="0" y="0"/>
              <wp:positionH relativeFrom="margin">
                <wp:align>left</wp:align>
              </wp:positionH>
              <wp:positionV relativeFrom="paragraph">
                <wp:posOffset>13869</wp:posOffset>
              </wp:positionV>
              <wp:extent cx="9024148" cy="0"/>
              <wp:effectExtent l="0" t="0" r="0" b="0"/>
              <wp:wrapNone/>
              <wp:docPr id="1945134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14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366A4" id="Line 1" o:spid="_x0000_s1026" style="position:absolute;z-index:251680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1pt" to="710.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" strokeweight="1pt">
              <w10:wrap anchorx="margin"/>
            </v:line>
          </w:pict>
        </mc:Fallback>
      </mc:AlternateContent>
    </w:r>
  </w:p>
  <w:p w14:paraId="5B57202E" w14:textId="77777777" w:rsidR="00F2379F" w:rsidRPr="00564CBC" w:rsidRDefault="00F2379F" w:rsidP="00564C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F52" w14:textId="54BD1832" w:rsidR="00B313D2" w:rsidRPr="00564CBC" w:rsidRDefault="00726FD9" w:rsidP="00564CBC">
    <w:pPr>
      <w:pStyle w:val="Footer"/>
    </w:pPr>
    <w:r>
      <w:rPr>
        <w:b/>
        <w:noProof/>
      </w:rPr>
      <mc:AlternateContent>
        <mc:Choice Requires="wps">
          <w:drawing>
            <wp:anchor distT="0" distB="0" distL="114300" distR="114300" simplePos="0" relativeHeight="251671040" behindDoc="0" locked="0" layoutInCell="0" allowOverlap="1" wp14:anchorId="0E9392F7" wp14:editId="4E79C733">
              <wp:simplePos x="0" y="0"/>
              <wp:positionH relativeFrom="margin">
                <wp:align>left</wp:align>
              </wp:positionH>
              <wp:positionV relativeFrom="paragraph">
                <wp:posOffset>-74930</wp:posOffset>
              </wp:positionV>
              <wp:extent cx="5943600" cy="0"/>
              <wp:effectExtent l="0" t="0" r="19050" b="19050"/>
              <wp:wrapNone/>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2E6C5" id="Line 2" o:spid="_x0000_s1026" style="position:absolute;z-index:25167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9pt" to="46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" o:allowincell="f" strokeweight="1pt">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14CB" w14:textId="77777777" w:rsidR="00CF4E19" w:rsidRDefault="00CF4E19">
      <w:r>
        <w:separator/>
      </w:r>
    </w:p>
  </w:footnote>
  <w:footnote w:type="continuationSeparator" w:id="0">
    <w:p w14:paraId="2F67A97B" w14:textId="77777777" w:rsidR="00CF4E19" w:rsidRDefault="00CF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09CB" w14:textId="77777777" w:rsidR="00ED1D8A" w:rsidRDefault="00ED1D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ED8B" w14:textId="7A6EC9C7" w:rsidR="004D557A" w:rsidRDefault="004D557A"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p>
  <w:p w14:paraId="55ACAB63" w14:textId="77777777" w:rsidR="004D557A" w:rsidRPr="0054119B" w:rsidRDefault="004D557A" w:rsidP="00355A32">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5C37D027" w14:textId="77777777" w:rsidR="004D557A" w:rsidRDefault="004D557A"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23</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6439442E" w14:textId="77777777" w:rsidR="004D557A" w:rsidRPr="00355A32" w:rsidRDefault="004D557A"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83328" behindDoc="0" locked="0" layoutInCell="0" allowOverlap="1" wp14:anchorId="13FCD947" wp14:editId="66282B84">
              <wp:simplePos x="0" y="0"/>
              <wp:positionH relativeFrom="column">
                <wp:posOffset>0</wp:posOffset>
              </wp:positionH>
              <wp:positionV relativeFrom="paragraph">
                <wp:posOffset>65405</wp:posOffset>
              </wp:positionV>
              <wp:extent cx="5939790" cy="0"/>
              <wp:effectExtent l="9525" t="8255" r="13335" b="10795"/>
              <wp:wrapNone/>
              <wp:docPr id="169443016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F977B" id="Line 2"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09B1" w14:textId="18AD83A9" w:rsidR="007C0753" w:rsidRDefault="007C0753"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r w:rsidR="005F380D" w:rsidRPr="005F380D">
      <w:rPr>
        <w:rFonts w:cs="Arial"/>
        <w:b/>
      </w:rPr>
      <w:t>3</w:t>
    </w:r>
  </w:p>
  <w:p w14:paraId="2312AECF" w14:textId="50E1C72F" w:rsidR="007C0753" w:rsidRPr="0054119B" w:rsidRDefault="00C61097" w:rsidP="00355A32">
    <w:pPr>
      <w:pStyle w:val="Header"/>
      <w:tabs>
        <w:tab w:val="clear" w:pos="4320"/>
        <w:tab w:val="clear" w:pos="8640"/>
        <w:tab w:val="right" w:pos="9356"/>
      </w:tabs>
      <w:jc w:val="left"/>
      <w:rPr>
        <w:b/>
      </w:rPr>
    </w:pPr>
    <w:r>
      <w:rPr>
        <w:rFonts w:cs="Arial"/>
        <w:b/>
      </w:rPr>
      <w:t>MEPG</w:t>
    </w:r>
    <w:r w:rsidR="007C0753" w:rsidRPr="0054119B">
      <w:rPr>
        <w:rFonts w:cs="Arial"/>
        <w:b/>
      </w:rPr>
      <w:t xml:space="preserve"> Integrated Planning </w:t>
    </w:r>
    <w:r w:rsidR="007C0753">
      <w:rPr>
        <w:rFonts w:cs="Arial"/>
        <w:b/>
      </w:rPr>
      <w:t xml:space="preserve">&amp; Scheduling </w:t>
    </w:r>
    <w:r w:rsidR="007C0753" w:rsidRPr="0054119B">
      <w:rPr>
        <w:rFonts w:cs="Arial"/>
        <w:b/>
      </w:rPr>
      <w:t>Guideline</w:t>
    </w:r>
  </w:p>
  <w:p w14:paraId="1EC8F712" w14:textId="153458FC" w:rsidR="007C0753" w:rsidRDefault="00C61097"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sidR="00FB731C">
      <w:rPr>
        <w:b/>
      </w:rPr>
      <w:tab/>
    </w:r>
    <w:r w:rsidR="007C0753" w:rsidRPr="00355A32">
      <w:rPr>
        <w:b/>
        <w:snapToGrid w:val="0"/>
      </w:rPr>
      <w:t xml:space="preserve">Page </w:t>
    </w:r>
    <w:r w:rsidR="007C0753" w:rsidRPr="00355A32">
      <w:rPr>
        <w:rStyle w:val="PageNumber"/>
        <w:b/>
      </w:rPr>
      <w:fldChar w:fldCharType="begin"/>
    </w:r>
    <w:r w:rsidR="007C0753" w:rsidRPr="00355A32">
      <w:rPr>
        <w:rStyle w:val="PageNumber"/>
        <w:b/>
      </w:rPr>
      <w:instrText xml:space="preserve"> PAGE </w:instrText>
    </w:r>
    <w:r w:rsidR="007C0753" w:rsidRPr="00355A32">
      <w:rPr>
        <w:rStyle w:val="PageNumber"/>
        <w:b/>
      </w:rPr>
      <w:fldChar w:fldCharType="separate"/>
    </w:r>
    <w:r w:rsidR="00E00935">
      <w:rPr>
        <w:rStyle w:val="PageNumber"/>
        <w:b/>
        <w:noProof/>
      </w:rPr>
      <w:t>23</w:t>
    </w:r>
    <w:r w:rsidR="007C0753" w:rsidRPr="00355A32">
      <w:rPr>
        <w:rStyle w:val="PageNumber"/>
        <w:b/>
      </w:rPr>
      <w:fldChar w:fldCharType="end"/>
    </w:r>
    <w:r w:rsidR="007C0753" w:rsidRPr="00355A32">
      <w:rPr>
        <w:b/>
        <w:snapToGrid w:val="0"/>
      </w:rPr>
      <w:t xml:space="preserve"> of </w:t>
    </w:r>
    <w:r w:rsidR="007C0753" w:rsidRPr="00355A32">
      <w:rPr>
        <w:b/>
        <w:snapToGrid w:val="0"/>
      </w:rPr>
      <w:fldChar w:fldCharType="begin"/>
    </w:r>
    <w:r w:rsidR="007C0753" w:rsidRPr="00355A32">
      <w:rPr>
        <w:b/>
        <w:snapToGrid w:val="0"/>
      </w:rPr>
      <w:instrText xml:space="preserve"> NUMPAGES </w:instrText>
    </w:r>
    <w:r w:rsidR="007C0753" w:rsidRPr="00355A32">
      <w:rPr>
        <w:b/>
        <w:snapToGrid w:val="0"/>
      </w:rPr>
      <w:fldChar w:fldCharType="separate"/>
    </w:r>
    <w:r w:rsidR="00E00935">
      <w:rPr>
        <w:b/>
        <w:noProof/>
        <w:snapToGrid w:val="0"/>
      </w:rPr>
      <w:t>43</w:t>
    </w:r>
    <w:r w:rsidR="007C0753" w:rsidRPr="00355A32">
      <w:rPr>
        <w:b/>
        <w:snapToGrid w:val="0"/>
      </w:rPr>
      <w:fldChar w:fldCharType="end"/>
    </w:r>
  </w:p>
  <w:p w14:paraId="1EBB260A" w14:textId="77777777" w:rsidR="007C0753" w:rsidRPr="00355A32" w:rsidRDefault="007C0753"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57728" behindDoc="0" locked="0" layoutInCell="0" allowOverlap="1" wp14:anchorId="308B23B1" wp14:editId="64E4FE43">
              <wp:simplePos x="0" y="0"/>
              <wp:positionH relativeFrom="column">
                <wp:posOffset>0</wp:posOffset>
              </wp:positionH>
              <wp:positionV relativeFrom="paragraph">
                <wp:posOffset>65405</wp:posOffset>
              </wp:positionV>
              <wp:extent cx="5939790" cy="0"/>
              <wp:effectExtent l="9525" t="8255" r="13335" b="10795"/>
              <wp:wrapNone/>
              <wp:docPr id="5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436B0"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FFA4" w14:textId="77777777" w:rsidR="00F2379F" w:rsidRDefault="00F2379F" w:rsidP="00126B10">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057733B6" w14:textId="77777777" w:rsidR="00F2379F" w:rsidRPr="0054119B" w:rsidRDefault="00F2379F" w:rsidP="003942F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49078DC8" w14:textId="77777777" w:rsidR="00F2379F" w:rsidRDefault="00F2379F" w:rsidP="003942F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30</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41D70221" w14:textId="77777777" w:rsidR="00F2379F" w:rsidRPr="00355A32" w:rsidRDefault="00F2379F"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3088" behindDoc="0" locked="0" layoutInCell="0" allowOverlap="1" wp14:anchorId="0188A243" wp14:editId="71C583BB">
              <wp:simplePos x="0" y="0"/>
              <wp:positionH relativeFrom="column">
                <wp:posOffset>0</wp:posOffset>
              </wp:positionH>
              <wp:positionV relativeFrom="paragraph">
                <wp:posOffset>65405</wp:posOffset>
              </wp:positionV>
              <wp:extent cx="5939790" cy="0"/>
              <wp:effectExtent l="9525" t="8255" r="13335" b="10795"/>
              <wp:wrapNone/>
              <wp:docPr id="9737820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F9ECB" id="Line 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2364" w14:textId="77777777" w:rsidR="00F2379F" w:rsidRDefault="00F2379F" w:rsidP="00DC7831">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Pr>
        <w:b/>
      </w:rPr>
      <w:tab/>
    </w:r>
    <w:r>
      <w:rPr>
        <w:b/>
      </w:rPr>
      <w:tab/>
      <w:t xml:space="preserve">         </w:t>
    </w:r>
    <w:r w:rsidRPr="005117FF">
      <w:rPr>
        <w:rFonts w:cs="Arial"/>
        <w:b/>
      </w:rPr>
      <w:t>ID-G-BU-GG0-PRO-GN-00-0053</w:t>
    </w:r>
    <w:r>
      <w:rPr>
        <w:rFonts w:cs="Arial"/>
        <w:b/>
      </w:rPr>
      <w:t xml:space="preserve"> Rev. 2</w:t>
    </w:r>
  </w:p>
  <w:p w14:paraId="45EF7DA8" w14:textId="77777777" w:rsidR="00F2379F" w:rsidRPr="0054119B" w:rsidRDefault="00F2379F" w:rsidP="00DC7831">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0FB47711" w14:textId="77777777" w:rsidR="00F2379F" w:rsidRDefault="00F2379F" w:rsidP="00DC7831">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Pr>
        <w:b/>
      </w:rPr>
      <w:tab/>
    </w:r>
    <w:r>
      <w:rPr>
        <w:b/>
      </w:rPr>
      <w:tab/>
    </w:r>
    <w:r>
      <w:rPr>
        <w:b/>
      </w:rPr>
      <w:tab/>
    </w:r>
    <w:r>
      <w:rPr>
        <w:b/>
      </w:rPr>
      <w:tab/>
    </w:r>
    <w:r>
      <w:rPr>
        <w:b/>
      </w:rPr>
      <w:tab/>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27</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55</w:t>
    </w:r>
    <w:r w:rsidRPr="00355A32">
      <w:rPr>
        <w:b/>
        <w:snapToGrid w:val="0"/>
      </w:rPr>
      <w:fldChar w:fldCharType="end"/>
    </w:r>
  </w:p>
  <w:p w14:paraId="19488345" w14:textId="77777777" w:rsidR="00F2379F" w:rsidRPr="00DC7831" w:rsidRDefault="00F2379F" w:rsidP="00DC7831">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9232" behindDoc="0" locked="0" layoutInCell="0" allowOverlap="1" wp14:anchorId="49FA3F51" wp14:editId="205BD088">
              <wp:simplePos x="0" y="0"/>
              <wp:positionH relativeFrom="margin">
                <wp:posOffset>0</wp:posOffset>
              </wp:positionH>
              <wp:positionV relativeFrom="paragraph">
                <wp:posOffset>36993</wp:posOffset>
              </wp:positionV>
              <wp:extent cx="9024731" cy="0"/>
              <wp:effectExtent l="0" t="0" r="0" b="0"/>
              <wp:wrapNone/>
              <wp:docPr id="28746574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73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3623E" id="Line 2" o:spid="_x0000_s1026" style="position:absolute;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9pt" to="710.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" o:allowincell="f" strokeweight="1pt">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BB9B" w14:textId="77777777" w:rsidR="00564CBC" w:rsidRDefault="00564CBC" w:rsidP="00564CBC">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38E0E16E" w14:textId="77777777" w:rsidR="00564CBC" w:rsidRPr="0054119B" w:rsidRDefault="00564CBC" w:rsidP="00564CB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263514AD" w14:textId="77777777" w:rsidR="00564CBC" w:rsidRDefault="00564CBC" w:rsidP="00564CB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31</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52</w:t>
    </w:r>
    <w:r w:rsidRPr="00355A32">
      <w:rPr>
        <w:b/>
        <w:snapToGrid w:val="0"/>
      </w:rPr>
      <w:fldChar w:fldCharType="end"/>
    </w:r>
  </w:p>
  <w:p w14:paraId="00FE82E3" w14:textId="2BD03221" w:rsidR="00564CBC" w:rsidRPr="00564CBC" w:rsidRDefault="00564CBC" w:rsidP="00564CBC">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66944" behindDoc="0" locked="0" layoutInCell="0" allowOverlap="1" wp14:anchorId="51350019" wp14:editId="795196AC">
              <wp:simplePos x="0" y="0"/>
              <wp:positionH relativeFrom="column">
                <wp:posOffset>0</wp:posOffset>
              </wp:positionH>
              <wp:positionV relativeFrom="paragraph">
                <wp:posOffset>65405</wp:posOffset>
              </wp:positionV>
              <wp:extent cx="5939790" cy="0"/>
              <wp:effectExtent l="9525" t="8255" r="13335" b="10795"/>
              <wp:wrapNone/>
              <wp:docPr id="1137691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3C100" id="Line 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B585538"/>
    <w:lvl w:ilvl="0">
      <w:start w:val="1"/>
      <w:numFmt w:val="decimal"/>
      <w:pStyle w:val="ListNumber3"/>
      <w:lvlText w:val="%1."/>
      <w:lvlJc w:val="left"/>
      <w:pPr>
        <w:tabs>
          <w:tab w:val="num" w:pos="1080"/>
        </w:tabs>
        <w:ind w:left="1080" w:hanging="360"/>
      </w:pPr>
    </w:lvl>
  </w:abstractNum>
  <w:abstractNum w:abstractNumId="1" w15:restartNumberingAfterBreak="0">
    <w:nsid w:val="026A3EAE"/>
    <w:multiLevelType w:val="hybridMultilevel"/>
    <w:tmpl w:val="49AEFAAE"/>
    <w:lvl w:ilvl="0" w:tplc="AA6218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4739B"/>
    <w:multiLevelType w:val="hybridMultilevel"/>
    <w:tmpl w:val="CC1848D8"/>
    <w:lvl w:ilvl="0" w:tplc="30FEEDD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D07783"/>
    <w:multiLevelType w:val="hybridMultilevel"/>
    <w:tmpl w:val="71EE24F0"/>
    <w:lvl w:ilvl="0" w:tplc="980A51F6">
      <w:start w:val="1"/>
      <w:numFmt w:val="decimal"/>
      <w:lvlText w:val="%1."/>
      <w:lvlJc w:val="left"/>
      <w:pPr>
        <w:tabs>
          <w:tab w:val="num" w:pos="1437"/>
        </w:tabs>
        <w:ind w:left="1437" w:hanging="360"/>
      </w:pPr>
      <w:rPr>
        <w:rFonts w:ascii="Times New Roman" w:eastAsia="Times New Roman" w:hAnsi="Times New Roman" w:cs="Times New Roman"/>
        <w:b w:val="0"/>
        <w:i w:val="0"/>
        <w:sz w:val="18"/>
      </w:rPr>
    </w:lvl>
    <w:lvl w:ilvl="1" w:tplc="C29C93CC">
      <w:start w:val="1"/>
      <w:numFmt w:val="bullet"/>
      <w:lvlText w:val="–"/>
      <w:lvlJc w:val="left"/>
      <w:pPr>
        <w:tabs>
          <w:tab w:val="num" w:pos="2520"/>
        </w:tabs>
        <w:ind w:left="2520" w:hanging="360"/>
      </w:pPr>
      <w:rPr>
        <w:rFonts w:ascii="Arial" w:eastAsia="Times New Roman" w:hAnsi="Arial" w:cs="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8D92A53"/>
    <w:multiLevelType w:val="hybridMultilevel"/>
    <w:tmpl w:val="D2DC00DC"/>
    <w:lvl w:ilvl="0" w:tplc="FFFFFFFF">
      <w:start w:val="1"/>
      <w:numFmt w:val="decimal"/>
      <w:lvlText w:val="%1."/>
      <w:lvlJc w:val="left"/>
      <w:pPr>
        <w:tabs>
          <w:tab w:val="num" w:pos="1437"/>
        </w:tabs>
        <w:ind w:left="1437" w:hanging="360"/>
      </w:pPr>
      <w:rPr>
        <w:rFonts w:ascii="Arial" w:eastAsia="Times New Roman" w:hAnsi="Arial" w:cs="Arial" w:hint="default"/>
        <w:b w:val="0"/>
        <w:i w:val="0"/>
        <w:sz w:val="20"/>
        <w:szCs w:val="22"/>
      </w:rPr>
    </w:lvl>
    <w:lvl w:ilvl="1" w:tplc="FFFFFFFF" w:tentative="1">
      <w:start w:val="1"/>
      <w:numFmt w:val="bullet"/>
      <w:lvlText w:val="o"/>
      <w:lvlJc w:val="left"/>
      <w:pPr>
        <w:tabs>
          <w:tab w:val="num" w:pos="2157"/>
        </w:tabs>
        <w:ind w:left="2157" w:hanging="360"/>
      </w:pPr>
      <w:rPr>
        <w:rFonts w:ascii="Courier New" w:hAnsi="Courier New" w:cs="Courier New" w:hint="default"/>
      </w:rPr>
    </w:lvl>
    <w:lvl w:ilvl="2" w:tplc="FFFFFFFF" w:tentative="1">
      <w:start w:val="1"/>
      <w:numFmt w:val="bullet"/>
      <w:lvlText w:val=""/>
      <w:lvlJc w:val="left"/>
      <w:pPr>
        <w:tabs>
          <w:tab w:val="num" w:pos="2877"/>
        </w:tabs>
        <w:ind w:left="2877" w:hanging="360"/>
      </w:pPr>
      <w:rPr>
        <w:rFonts w:ascii="Wingdings" w:hAnsi="Wingdings" w:hint="default"/>
      </w:rPr>
    </w:lvl>
    <w:lvl w:ilvl="3" w:tplc="FFFFFFFF" w:tentative="1">
      <w:start w:val="1"/>
      <w:numFmt w:val="bullet"/>
      <w:lvlText w:val=""/>
      <w:lvlJc w:val="left"/>
      <w:pPr>
        <w:tabs>
          <w:tab w:val="num" w:pos="3597"/>
        </w:tabs>
        <w:ind w:left="3597" w:hanging="360"/>
      </w:pPr>
      <w:rPr>
        <w:rFonts w:ascii="Symbol" w:hAnsi="Symbol" w:hint="default"/>
      </w:rPr>
    </w:lvl>
    <w:lvl w:ilvl="4" w:tplc="FFFFFFFF" w:tentative="1">
      <w:start w:val="1"/>
      <w:numFmt w:val="bullet"/>
      <w:lvlText w:val="o"/>
      <w:lvlJc w:val="left"/>
      <w:pPr>
        <w:tabs>
          <w:tab w:val="num" w:pos="4317"/>
        </w:tabs>
        <w:ind w:left="4317" w:hanging="360"/>
      </w:pPr>
      <w:rPr>
        <w:rFonts w:ascii="Courier New" w:hAnsi="Courier New" w:cs="Courier New" w:hint="default"/>
      </w:rPr>
    </w:lvl>
    <w:lvl w:ilvl="5" w:tplc="FFFFFFFF" w:tentative="1">
      <w:start w:val="1"/>
      <w:numFmt w:val="bullet"/>
      <w:lvlText w:val=""/>
      <w:lvlJc w:val="left"/>
      <w:pPr>
        <w:tabs>
          <w:tab w:val="num" w:pos="5037"/>
        </w:tabs>
        <w:ind w:left="5037" w:hanging="360"/>
      </w:pPr>
      <w:rPr>
        <w:rFonts w:ascii="Wingdings" w:hAnsi="Wingdings" w:hint="default"/>
      </w:rPr>
    </w:lvl>
    <w:lvl w:ilvl="6" w:tplc="FFFFFFFF" w:tentative="1">
      <w:start w:val="1"/>
      <w:numFmt w:val="bullet"/>
      <w:lvlText w:val=""/>
      <w:lvlJc w:val="left"/>
      <w:pPr>
        <w:tabs>
          <w:tab w:val="num" w:pos="5757"/>
        </w:tabs>
        <w:ind w:left="5757" w:hanging="360"/>
      </w:pPr>
      <w:rPr>
        <w:rFonts w:ascii="Symbol" w:hAnsi="Symbol" w:hint="default"/>
      </w:rPr>
    </w:lvl>
    <w:lvl w:ilvl="7" w:tplc="FFFFFFFF" w:tentative="1">
      <w:start w:val="1"/>
      <w:numFmt w:val="bullet"/>
      <w:lvlText w:val="o"/>
      <w:lvlJc w:val="left"/>
      <w:pPr>
        <w:tabs>
          <w:tab w:val="num" w:pos="6477"/>
        </w:tabs>
        <w:ind w:left="6477" w:hanging="360"/>
      </w:pPr>
      <w:rPr>
        <w:rFonts w:ascii="Courier New" w:hAnsi="Courier New" w:cs="Courier New" w:hint="default"/>
      </w:rPr>
    </w:lvl>
    <w:lvl w:ilvl="8" w:tplc="FFFFFFFF" w:tentative="1">
      <w:start w:val="1"/>
      <w:numFmt w:val="bullet"/>
      <w:lvlText w:val=""/>
      <w:lvlJc w:val="left"/>
      <w:pPr>
        <w:tabs>
          <w:tab w:val="num" w:pos="7197"/>
        </w:tabs>
        <w:ind w:left="7197" w:hanging="360"/>
      </w:pPr>
      <w:rPr>
        <w:rFonts w:ascii="Wingdings" w:hAnsi="Wingdings" w:hint="default"/>
      </w:rPr>
    </w:lvl>
  </w:abstractNum>
  <w:abstractNum w:abstractNumId="5" w15:restartNumberingAfterBreak="0">
    <w:nsid w:val="099B3A42"/>
    <w:multiLevelType w:val="hybridMultilevel"/>
    <w:tmpl w:val="115C61F0"/>
    <w:lvl w:ilvl="0" w:tplc="AD621C90">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AAE5F34"/>
    <w:multiLevelType w:val="hybridMultilevel"/>
    <w:tmpl w:val="84DA488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C496CD9"/>
    <w:multiLevelType w:val="hybridMultilevel"/>
    <w:tmpl w:val="40B260CA"/>
    <w:lvl w:ilvl="0" w:tplc="A0A8C6A2">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827B76"/>
    <w:multiLevelType w:val="hybridMultilevel"/>
    <w:tmpl w:val="D688CB7E"/>
    <w:lvl w:ilvl="0" w:tplc="3400734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0CEF6C36"/>
    <w:multiLevelType w:val="hybridMultilevel"/>
    <w:tmpl w:val="1E60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0D57F8"/>
    <w:multiLevelType w:val="hybridMultilevel"/>
    <w:tmpl w:val="0FF6ABFE"/>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1" w15:restartNumberingAfterBreak="0">
    <w:nsid w:val="0DB055E7"/>
    <w:multiLevelType w:val="hybridMultilevel"/>
    <w:tmpl w:val="381E5D6C"/>
    <w:lvl w:ilvl="0" w:tplc="4030C31E">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802211BA">
      <w:start w:val="1"/>
      <w:numFmt w:val="lowerLetter"/>
      <w:lvlText w:val="%2."/>
      <w:lvlJc w:val="left"/>
      <w:pPr>
        <w:tabs>
          <w:tab w:val="num" w:pos="1980"/>
        </w:tabs>
        <w:ind w:left="1980" w:hanging="360"/>
      </w:pPr>
      <w:rPr>
        <w:rFonts w:ascii="Times New Roman" w:eastAsia="Times New Roman" w:hAnsi="Times New Roman" w:cs="Times New Roman"/>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F2E7998"/>
    <w:multiLevelType w:val="singleLevel"/>
    <w:tmpl w:val="63F0888E"/>
    <w:lvl w:ilvl="0">
      <w:start w:val="1"/>
      <w:numFmt w:val="lowerLetter"/>
      <w:pStyle w:val="Numbered"/>
      <w:lvlText w:val="(%1)"/>
      <w:lvlJc w:val="left"/>
      <w:pPr>
        <w:tabs>
          <w:tab w:val="num" w:pos="1440"/>
        </w:tabs>
        <w:ind w:left="1440" w:hanging="360"/>
      </w:pPr>
    </w:lvl>
  </w:abstractNum>
  <w:abstractNum w:abstractNumId="13" w15:restartNumberingAfterBreak="0">
    <w:nsid w:val="104D0F5F"/>
    <w:multiLevelType w:val="hybridMultilevel"/>
    <w:tmpl w:val="9106FB8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29D49D9"/>
    <w:multiLevelType w:val="hybridMultilevel"/>
    <w:tmpl w:val="B1BA9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4761DC1"/>
    <w:multiLevelType w:val="hybridMultilevel"/>
    <w:tmpl w:val="7DDA939E"/>
    <w:lvl w:ilvl="0" w:tplc="FFFFFFFF">
      <w:start w:val="1"/>
      <w:numFmt w:val="lowerLetter"/>
      <w:lvlText w:val="%1."/>
      <w:lvlJc w:val="left"/>
      <w:pPr>
        <w:ind w:left="1800" w:hanging="360"/>
      </w:pPr>
      <w:rPr>
        <w:rFonts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14B33A9E"/>
    <w:multiLevelType w:val="hybridMultilevel"/>
    <w:tmpl w:val="8AAC8A98"/>
    <w:lvl w:ilvl="0" w:tplc="686EC38C">
      <w:start w:val="1"/>
      <w:numFmt w:val="decimal"/>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16836429"/>
    <w:multiLevelType w:val="hybridMultilevel"/>
    <w:tmpl w:val="A88CB4CE"/>
    <w:lvl w:ilvl="0" w:tplc="B4E8BB10">
      <w:start w:val="1"/>
      <w:numFmt w:val="decimal"/>
      <w:lvlText w:val="%1."/>
      <w:lvlJc w:val="left"/>
      <w:pPr>
        <w:ind w:left="3240" w:hanging="360"/>
      </w:pPr>
      <w:rPr>
        <w:rFonts w:hint="default"/>
      </w:r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76E11E8"/>
    <w:multiLevelType w:val="hybridMultilevel"/>
    <w:tmpl w:val="31FC0F78"/>
    <w:lvl w:ilvl="0" w:tplc="CD26C696">
      <w:start w:val="1"/>
      <w:numFmt w:val="decimal"/>
      <w:lvlText w:val="%1."/>
      <w:lvlJc w:val="left"/>
      <w:pPr>
        <w:tabs>
          <w:tab w:val="num" w:pos="1260"/>
        </w:tabs>
        <w:ind w:left="1260" w:hanging="360"/>
      </w:pPr>
      <w:rPr>
        <w:rFonts w:ascii="Times New Roman" w:eastAsia="Times New Roman" w:hAnsi="Times New Roman" w:cs="Times New Roman"/>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9" w15:restartNumberingAfterBreak="0">
    <w:nsid w:val="18AB0395"/>
    <w:multiLevelType w:val="hybridMultilevel"/>
    <w:tmpl w:val="A378CDA2"/>
    <w:lvl w:ilvl="0" w:tplc="6D249592">
      <w:start w:val="1"/>
      <w:numFmt w:val="bullet"/>
      <w:pStyle w:val="ParaBullet1"/>
      <w:lvlText w:val=""/>
      <w:lvlJc w:val="left"/>
      <w:pPr>
        <w:tabs>
          <w:tab w:val="num" w:pos="1800"/>
        </w:tabs>
        <w:ind w:left="1800" w:hanging="360"/>
      </w:pPr>
      <w:rPr>
        <w:rFonts w:ascii="Symbol" w:hAnsi="Symbol" w:hint="default"/>
      </w:rPr>
    </w:lvl>
    <w:lvl w:ilvl="1" w:tplc="4BC2D04E">
      <w:start w:val="1"/>
      <w:numFmt w:val="bullet"/>
      <w:pStyle w:val="ParaBullet2"/>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195C108A"/>
    <w:multiLevelType w:val="hybridMultilevel"/>
    <w:tmpl w:val="130E7198"/>
    <w:lvl w:ilvl="0" w:tplc="4F0E4B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B6102C0"/>
    <w:multiLevelType w:val="hybridMultilevel"/>
    <w:tmpl w:val="9A4268D4"/>
    <w:lvl w:ilvl="0" w:tplc="0F161C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F0413C8"/>
    <w:multiLevelType w:val="hybridMultilevel"/>
    <w:tmpl w:val="77825478"/>
    <w:lvl w:ilvl="0" w:tplc="EE2A6696">
      <w:start w:val="1"/>
      <w:numFmt w:val="decimal"/>
      <w:lvlText w:val="%1."/>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1F3A1F9C"/>
    <w:multiLevelType w:val="hybridMultilevel"/>
    <w:tmpl w:val="1332AF04"/>
    <w:lvl w:ilvl="0" w:tplc="456A654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F466923"/>
    <w:multiLevelType w:val="hybridMultilevel"/>
    <w:tmpl w:val="6CD45846"/>
    <w:lvl w:ilvl="0" w:tplc="E59649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F5125E0"/>
    <w:multiLevelType w:val="hybridMultilevel"/>
    <w:tmpl w:val="6A7EC744"/>
    <w:lvl w:ilvl="0" w:tplc="B4E8BB10">
      <w:start w:val="1"/>
      <w:numFmt w:val="decimal"/>
      <w:lvlText w:val="%1."/>
      <w:lvlJc w:val="left"/>
      <w:pPr>
        <w:ind w:left="288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0546386"/>
    <w:multiLevelType w:val="hybridMultilevel"/>
    <w:tmpl w:val="B1967D9E"/>
    <w:lvl w:ilvl="0" w:tplc="C16241C4">
      <w:start w:val="1"/>
      <w:numFmt w:val="bullet"/>
      <w:pStyle w:val="H2Bullet"/>
      <w:lvlText w:val=""/>
      <w:lvlJc w:val="left"/>
      <w:pPr>
        <w:tabs>
          <w:tab w:val="num" w:pos="2160"/>
        </w:tabs>
        <w:ind w:left="2160" w:hanging="360"/>
      </w:pPr>
      <w:rPr>
        <w:rFonts w:ascii="Symbol" w:hAnsi="Symbol" w:hint="default"/>
      </w:rPr>
    </w:lvl>
    <w:lvl w:ilvl="1" w:tplc="6F9E9658">
      <w:start w:val="1"/>
      <w:numFmt w:val="bullet"/>
      <w:lvlText w:val="o"/>
      <w:lvlJc w:val="left"/>
      <w:pPr>
        <w:tabs>
          <w:tab w:val="num" w:pos="1440"/>
        </w:tabs>
        <w:ind w:left="1440" w:hanging="360"/>
      </w:pPr>
      <w:rPr>
        <w:rFonts w:ascii="Courier New" w:hAnsi="Courier New" w:cs="Courier New" w:hint="default"/>
      </w:rPr>
    </w:lvl>
    <w:lvl w:ilvl="2" w:tplc="1B5876F4">
      <w:start w:val="1"/>
      <w:numFmt w:val="bullet"/>
      <w:lvlText w:val=""/>
      <w:lvlJc w:val="left"/>
      <w:pPr>
        <w:tabs>
          <w:tab w:val="num" w:pos="2160"/>
        </w:tabs>
        <w:ind w:left="2160" w:hanging="360"/>
      </w:pPr>
      <w:rPr>
        <w:rFonts w:ascii="Wingdings" w:hAnsi="Wingdings" w:hint="default"/>
      </w:rPr>
    </w:lvl>
    <w:lvl w:ilvl="3" w:tplc="0B74CF88">
      <w:start w:val="1"/>
      <w:numFmt w:val="bullet"/>
      <w:lvlText w:val=""/>
      <w:lvlJc w:val="left"/>
      <w:pPr>
        <w:tabs>
          <w:tab w:val="num" w:pos="2880"/>
        </w:tabs>
        <w:ind w:left="2880" w:hanging="360"/>
      </w:pPr>
      <w:rPr>
        <w:rFonts w:ascii="Symbol" w:hAnsi="Symbol" w:hint="default"/>
      </w:rPr>
    </w:lvl>
    <w:lvl w:ilvl="4" w:tplc="1BEA3B56">
      <w:start w:val="1"/>
      <w:numFmt w:val="bullet"/>
      <w:lvlText w:val="o"/>
      <w:lvlJc w:val="left"/>
      <w:pPr>
        <w:tabs>
          <w:tab w:val="num" w:pos="3600"/>
        </w:tabs>
        <w:ind w:left="3600" w:hanging="360"/>
      </w:pPr>
      <w:rPr>
        <w:rFonts w:ascii="Courier New" w:hAnsi="Courier New" w:cs="Courier New" w:hint="default"/>
      </w:rPr>
    </w:lvl>
    <w:lvl w:ilvl="5" w:tplc="D74AEBDE">
      <w:start w:val="1"/>
      <w:numFmt w:val="bullet"/>
      <w:lvlText w:val=""/>
      <w:lvlJc w:val="left"/>
      <w:pPr>
        <w:tabs>
          <w:tab w:val="num" w:pos="4320"/>
        </w:tabs>
        <w:ind w:left="4320" w:hanging="360"/>
      </w:pPr>
      <w:rPr>
        <w:rFonts w:ascii="Wingdings" w:hAnsi="Wingdings" w:hint="default"/>
      </w:rPr>
    </w:lvl>
    <w:lvl w:ilvl="6" w:tplc="406CE0E6">
      <w:start w:val="1"/>
      <w:numFmt w:val="bullet"/>
      <w:lvlText w:val=""/>
      <w:lvlJc w:val="left"/>
      <w:pPr>
        <w:tabs>
          <w:tab w:val="num" w:pos="5040"/>
        </w:tabs>
        <w:ind w:left="5040" w:hanging="360"/>
      </w:pPr>
      <w:rPr>
        <w:rFonts w:ascii="Symbol" w:hAnsi="Symbol" w:hint="default"/>
      </w:rPr>
    </w:lvl>
    <w:lvl w:ilvl="7" w:tplc="935A4920">
      <w:start w:val="1"/>
      <w:numFmt w:val="bullet"/>
      <w:lvlText w:val="o"/>
      <w:lvlJc w:val="left"/>
      <w:pPr>
        <w:tabs>
          <w:tab w:val="num" w:pos="5760"/>
        </w:tabs>
        <w:ind w:left="5760" w:hanging="360"/>
      </w:pPr>
      <w:rPr>
        <w:rFonts w:ascii="Courier New" w:hAnsi="Courier New" w:cs="Courier New" w:hint="default"/>
      </w:rPr>
    </w:lvl>
    <w:lvl w:ilvl="8" w:tplc="E40051D4">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12C4F96"/>
    <w:multiLevelType w:val="hybridMultilevel"/>
    <w:tmpl w:val="64522284"/>
    <w:lvl w:ilvl="0" w:tplc="A3E64D5A">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1393E8B"/>
    <w:multiLevelType w:val="hybridMultilevel"/>
    <w:tmpl w:val="F3B889DA"/>
    <w:lvl w:ilvl="0" w:tplc="FDC06868">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21F3482"/>
    <w:multiLevelType w:val="multilevel"/>
    <w:tmpl w:val="5F94235E"/>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1080"/>
        </w:tabs>
        <w:ind w:left="1080" w:hanging="1080"/>
      </w:pPr>
      <w:rPr>
        <w:rFonts w:ascii="Arial" w:hAnsi="Arial" w:cs="Arial" w:hint="default"/>
        <w:color w:val="auto"/>
        <w:sz w:val="24"/>
        <w:szCs w:val="24"/>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lvlText w:val="%1.%2.%3.%4.%5"/>
      <w:lvlJc w:val="left"/>
      <w:pPr>
        <w:tabs>
          <w:tab w:val="num" w:pos="1440"/>
        </w:tabs>
        <w:ind w:left="1077" w:hanging="1077"/>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0" w15:restartNumberingAfterBreak="0">
    <w:nsid w:val="228F0989"/>
    <w:multiLevelType w:val="hybridMultilevel"/>
    <w:tmpl w:val="1158B850"/>
    <w:lvl w:ilvl="0" w:tplc="49B88852">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30413F9"/>
    <w:multiLevelType w:val="hybridMultilevel"/>
    <w:tmpl w:val="EC9A57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243B33CA"/>
    <w:multiLevelType w:val="hybridMultilevel"/>
    <w:tmpl w:val="4A20FA0C"/>
    <w:lvl w:ilvl="0" w:tplc="3BFEEE28">
      <w:start w:val="1"/>
      <w:numFmt w:val="decimal"/>
      <w:lvlText w:val="%1."/>
      <w:lvlJc w:val="left"/>
      <w:pPr>
        <w:ind w:left="360" w:hanging="360"/>
      </w:pPr>
      <w:rPr>
        <w:rFonts w:ascii="Times New Roman" w:eastAsia="Times New Roman" w:hAnsi="Times New Roman" w:cs="Times New Roman"/>
        <w:sz w:val="20"/>
        <w:szCs w:val="20"/>
      </w:rPr>
    </w:lvl>
    <w:lvl w:ilvl="1" w:tplc="15A25C00">
      <w:start w:val="1"/>
      <w:numFmt w:val="lowerLetter"/>
      <w:lvlText w:val="%2."/>
      <w:lvlJc w:val="left"/>
      <w:pPr>
        <w:ind w:left="1080" w:hanging="360"/>
      </w:pPr>
      <w:rPr>
        <w:rFonts w:ascii="Times New Roman" w:eastAsia="Times New Roman" w:hAnsi="Times New Roman" w:cs="Times New Roman"/>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5DF060C"/>
    <w:multiLevelType w:val="hybridMultilevel"/>
    <w:tmpl w:val="6674E7B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26ED029A"/>
    <w:multiLevelType w:val="hybridMultilevel"/>
    <w:tmpl w:val="D55E2240"/>
    <w:lvl w:ilvl="0" w:tplc="384C32FA">
      <w:start w:val="1"/>
      <w:numFmt w:val="decimal"/>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97F3936"/>
    <w:multiLevelType w:val="hybridMultilevel"/>
    <w:tmpl w:val="2850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DD1A31"/>
    <w:multiLevelType w:val="hybridMultilevel"/>
    <w:tmpl w:val="10D07F28"/>
    <w:lvl w:ilvl="0" w:tplc="C3EE101A">
      <w:start w:val="1"/>
      <w:numFmt w:val="decimal"/>
      <w:lvlText w:val="%1."/>
      <w:lvlJc w:val="left"/>
      <w:pPr>
        <w:tabs>
          <w:tab w:val="num" w:pos="1437"/>
        </w:tabs>
        <w:ind w:left="1437" w:hanging="360"/>
      </w:pPr>
      <w:rPr>
        <w:rFonts w:ascii="Arial" w:eastAsia="Times New Roman" w:hAnsi="Arial" w:cs="Arial" w:hint="default"/>
      </w:rPr>
    </w:lvl>
    <w:lvl w:ilvl="1" w:tplc="6478EF40">
      <w:numFmt w:val="bullet"/>
      <w:lvlText w:val="-"/>
      <w:lvlJc w:val="left"/>
      <w:pPr>
        <w:ind w:left="2157" w:hanging="360"/>
      </w:pPr>
      <w:rPr>
        <w:rFonts w:ascii="Arial" w:eastAsia="Times New Roman" w:hAnsi="Arial" w:cs="Arial" w:hint="default"/>
      </w:rPr>
    </w:lvl>
    <w:lvl w:ilvl="2" w:tplc="0409001B">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37" w15:restartNumberingAfterBreak="0">
    <w:nsid w:val="2BBE500A"/>
    <w:multiLevelType w:val="hybridMultilevel"/>
    <w:tmpl w:val="001C9228"/>
    <w:lvl w:ilvl="0" w:tplc="93F21B26">
      <w:start w:val="1"/>
      <w:numFmt w:val="decimal"/>
      <w:lvlText w:val="%1."/>
      <w:lvlJc w:val="left"/>
      <w:pPr>
        <w:tabs>
          <w:tab w:val="num" w:pos="1440"/>
        </w:tabs>
        <w:ind w:left="1440" w:hanging="360"/>
      </w:pPr>
      <w:rPr>
        <w:rFonts w:ascii="Arial" w:eastAsia="Times New Roman" w:hAnsi="Arial" w:cs="Arial" w:hint="default"/>
        <w:b w:val="0"/>
        <w:i w:val="0"/>
        <w:sz w:val="20"/>
        <w:szCs w:val="22"/>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2BF8744C"/>
    <w:multiLevelType w:val="hybridMultilevel"/>
    <w:tmpl w:val="35B27C4E"/>
    <w:lvl w:ilvl="0" w:tplc="FFFFFFFF">
      <w:start w:val="1"/>
      <w:numFmt w:val="decimal"/>
      <w:lvlText w:val="%1."/>
      <w:lvlJc w:val="left"/>
      <w:pPr>
        <w:ind w:left="2520" w:hanging="360"/>
      </w:pPr>
      <w:rPr>
        <w:rFonts w:hint="default"/>
      </w:rPr>
    </w:lvl>
    <w:lvl w:ilvl="1" w:tplc="B4E8BB10">
      <w:start w:val="1"/>
      <w:numFmt w:val="decimal"/>
      <w:lvlText w:val="%2."/>
      <w:lvlJc w:val="left"/>
      <w:pPr>
        <w:ind w:left="144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2D2A65A4"/>
    <w:multiLevelType w:val="hybridMultilevel"/>
    <w:tmpl w:val="5442C0CE"/>
    <w:lvl w:ilvl="0" w:tplc="C9A2CD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2E745AE3"/>
    <w:multiLevelType w:val="hybridMultilevel"/>
    <w:tmpl w:val="4BB85ACA"/>
    <w:lvl w:ilvl="0" w:tplc="7E62FA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2FFF7B8A"/>
    <w:multiLevelType w:val="hybridMultilevel"/>
    <w:tmpl w:val="27CE7A22"/>
    <w:lvl w:ilvl="0" w:tplc="C56C3936">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13E4A36"/>
    <w:multiLevelType w:val="hybridMultilevel"/>
    <w:tmpl w:val="BDE0F2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21C2269"/>
    <w:multiLevelType w:val="hybridMultilevel"/>
    <w:tmpl w:val="7820F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35176BF"/>
    <w:multiLevelType w:val="hybridMultilevel"/>
    <w:tmpl w:val="42A8B3FE"/>
    <w:lvl w:ilvl="0" w:tplc="2CF2A3EE">
      <w:start w:val="1"/>
      <w:numFmt w:val="decimal"/>
      <w:lvlText w:val="R.%1"/>
      <w:lvlJc w:val="left"/>
      <w:pPr>
        <w:tabs>
          <w:tab w:val="num" w:pos="1701"/>
        </w:tabs>
        <w:ind w:left="1701" w:hanging="567"/>
      </w:pPr>
      <w:rPr>
        <w:rFonts w:hint="default"/>
      </w:rPr>
    </w:lvl>
    <w:lvl w:ilvl="1" w:tplc="8A06739E">
      <w:start w:val="1"/>
      <w:numFmt w:val="decimal"/>
      <w:pStyle w:val="Recomms"/>
      <w:lvlText w:val="Rec No. %2"/>
      <w:lvlJc w:val="left"/>
      <w:pPr>
        <w:tabs>
          <w:tab w:val="num" w:pos="2268"/>
        </w:tabs>
        <w:ind w:left="2268" w:hanging="118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336D0A65"/>
    <w:multiLevelType w:val="hybridMultilevel"/>
    <w:tmpl w:val="48322A0A"/>
    <w:lvl w:ilvl="0" w:tplc="0A941B64">
      <w:start w:val="1"/>
      <w:numFmt w:val="decimal"/>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38775E93"/>
    <w:multiLevelType w:val="hybridMultilevel"/>
    <w:tmpl w:val="EF3A18FA"/>
    <w:lvl w:ilvl="0" w:tplc="FFFFFFFF">
      <w:start w:val="1"/>
      <w:numFmt w:val="decimal"/>
      <w:lvlText w:val="%1."/>
      <w:lvlJc w:val="left"/>
      <w:pPr>
        <w:tabs>
          <w:tab w:val="num" w:pos="2517"/>
        </w:tabs>
        <w:ind w:left="2517" w:hanging="360"/>
      </w:pPr>
      <w:rPr>
        <w:rFonts w:ascii="Arial" w:eastAsia="Times New Roman" w:hAnsi="Arial" w:cs="Arial" w:hint="default"/>
        <w:b w:val="0"/>
        <w:i w:val="0"/>
        <w:sz w:val="20"/>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39FB160E"/>
    <w:multiLevelType w:val="hybridMultilevel"/>
    <w:tmpl w:val="8A9AAD38"/>
    <w:lvl w:ilvl="0" w:tplc="0E2AC5AA">
      <w:start w:val="1"/>
      <w:numFmt w:val="decimal"/>
      <w:lvlText w:val="F.%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BB42044"/>
    <w:multiLevelType w:val="hybridMultilevel"/>
    <w:tmpl w:val="C03A071E"/>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17">
      <w:start w:val="1"/>
      <w:numFmt w:val="lowerLetter"/>
      <w:lvlText w:val="%2)"/>
      <w:lvlJc w:val="left"/>
      <w:pPr>
        <w:ind w:left="2160" w:hanging="360"/>
      </w:p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3CCC0CD6"/>
    <w:multiLevelType w:val="hybridMultilevel"/>
    <w:tmpl w:val="38384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C57CD7"/>
    <w:multiLevelType w:val="hybridMultilevel"/>
    <w:tmpl w:val="391C4D2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417E517E"/>
    <w:multiLevelType w:val="hybridMultilevel"/>
    <w:tmpl w:val="F5D0EFB6"/>
    <w:lvl w:ilvl="0" w:tplc="5DB0877A">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C5CE020E">
      <w:start w:val="1"/>
      <w:numFmt w:val="lowerLetter"/>
      <w:lvlText w:val="%3)"/>
      <w:lvlJc w:val="left"/>
      <w:pPr>
        <w:ind w:left="28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2" w15:restartNumberingAfterBreak="0">
    <w:nsid w:val="44360E87"/>
    <w:multiLevelType w:val="hybridMultilevel"/>
    <w:tmpl w:val="D2DC00DC"/>
    <w:lvl w:ilvl="0" w:tplc="571430BE">
      <w:start w:val="1"/>
      <w:numFmt w:val="decimal"/>
      <w:lvlText w:val="%1."/>
      <w:lvlJc w:val="left"/>
      <w:pPr>
        <w:tabs>
          <w:tab w:val="num" w:pos="1437"/>
        </w:tabs>
        <w:ind w:left="1437" w:hanging="360"/>
      </w:pPr>
      <w:rPr>
        <w:rFonts w:ascii="Arial" w:eastAsia="Times New Roman" w:hAnsi="Arial" w:cs="Arial" w:hint="default"/>
        <w:b w:val="0"/>
        <w:i w:val="0"/>
        <w:sz w:val="20"/>
        <w:szCs w:val="22"/>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53" w15:restartNumberingAfterBreak="0">
    <w:nsid w:val="46AD288A"/>
    <w:multiLevelType w:val="hybridMultilevel"/>
    <w:tmpl w:val="391C4D2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4" w15:restartNumberingAfterBreak="0">
    <w:nsid w:val="47E85EED"/>
    <w:multiLevelType w:val="hybridMultilevel"/>
    <w:tmpl w:val="A0823636"/>
    <w:lvl w:ilvl="0" w:tplc="354AD55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2E0016D6">
      <w:start w:val="1"/>
      <w:numFmt w:val="decimal"/>
      <w:lvlText w:val="%2."/>
      <w:lvlJc w:val="left"/>
      <w:pPr>
        <w:ind w:left="2160" w:hanging="360"/>
      </w:pPr>
      <w:rPr>
        <w:rFonts w:ascii="Times New Roman" w:eastAsia="Times New Roman" w:hAnsi="Times New Roman" w:cs="Times New Roman"/>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4C7F7C70"/>
    <w:multiLevelType w:val="hybridMultilevel"/>
    <w:tmpl w:val="47A84DCA"/>
    <w:lvl w:ilvl="0" w:tplc="FFFFFFFF">
      <w:start w:val="1"/>
      <w:numFmt w:val="decimal"/>
      <w:lvlText w:val="%1."/>
      <w:lvlJc w:val="left"/>
      <w:pPr>
        <w:tabs>
          <w:tab w:val="num" w:pos="2517"/>
        </w:tabs>
        <w:ind w:left="2517" w:hanging="360"/>
      </w:pPr>
      <w:rPr>
        <w:rFonts w:ascii="Arial" w:eastAsia="Times New Roman" w:hAnsi="Arial" w:cs="Arial" w:hint="default"/>
        <w:b w:val="0"/>
        <w:i w:val="0"/>
        <w:sz w:val="20"/>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4E1301C4"/>
    <w:multiLevelType w:val="hybridMultilevel"/>
    <w:tmpl w:val="DAB628C2"/>
    <w:lvl w:ilvl="0" w:tplc="0F161CEA">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4EAF57EF"/>
    <w:multiLevelType w:val="hybridMultilevel"/>
    <w:tmpl w:val="3698D020"/>
    <w:lvl w:ilvl="0" w:tplc="F802EC1C">
      <w:start w:val="1"/>
      <w:numFmt w:val="decimal"/>
      <w:lvlText w:val="%1."/>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F720C59"/>
    <w:multiLevelType w:val="hybridMultilevel"/>
    <w:tmpl w:val="C120608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15:restartNumberingAfterBreak="0">
    <w:nsid w:val="50133429"/>
    <w:multiLevelType w:val="hybridMultilevel"/>
    <w:tmpl w:val="852425B4"/>
    <w:lvl w:ilvl="0" w:tplc="E0DCD25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50EF1DC6"/>
    <w:multiLevelType w:val="hybridMultilevel"/>
    <w:tmpl w:val="F8488590"/>
    <w:lvl w:ilvl="0" w:tplc="3B5A3B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14E6FB4"/>
    <w:multiLevelType w:val="hybridMultilevel"/>
    <w:tmpl w:val="46AA688C"/>
    <w:lvl w:ilvl="0" w:tplc="FFFFFFFF">
      <w:start w:val="1"/>
      <w:numFmt w:val="decimal"/>
      <w:lvlText w:val="%1."/>
      <w:lvlJc w:val="left"/>
      <w:pPr>
        <w:tabs>
          <w:tab w:val="num" w:pos="2517"/>
        </w:tabs>
        <w:ind w:left="2517" w:hanging="360"/>
      </w:pPr>
      <w:rPr>
        <w:rFonts w:ascii="Arial" w:eastAsia="Times New Roman" w:hAnsi="Arial" w:cs="Arial" w:hint="default"/>
        <w:b w:val="0"/>
        <w:i w:val="0"/>
        <w:sz w:val="20"/>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51A57C61"/>
    <w:multiLevelType w:val="hybridMultilevel"/>
    <w:tmpl w:val="D43224D2"/>
    <w:lvl w:ilvl="0" w:tplc="F640A758">
      <w:start w:val="1"/>
      <w:numFmt w:val="decimal"/>
      <w:lvlText w:val="%1."/>
      <w:lvlJc w:val="left"/>
      <w:pPr>
        <w:ind w:left="1800" w:hanging="360"/>
      </w:pPr>
      <w:rPr>
        <w:rFonts w:ascii="Times New Roman" w:eastAsia="Times New Roman"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531F1FF3"/>
    <w:multiLevelType w:val="hybridMultilevel"/>
    <w:tmpl w:val="D502600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4" w15:restartNumberingAfterBreak="0">
    <w:nsid w:val="537446EB"/>
    <w:multiLevelType w:val="hybridMultilevel"/>
    <w:tmpl w:val="1BE20D96"/>
    <w:lvl w:ilvl="0" w:tplc="ABD0F26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42566E8"/>
    <w:multiLevelType w:val="hybridMultilevel"/>
    <w:tmpl w:val="C9C06FE2"/>
    <w:lvl w:ilvl="0" w:tplc="D3840190">
      <w:start w:val="1"/>
      <w:numFmt w:val="decimal"/>
      <w:lvlText w:val="%1."/>
      <w:lvlJc w:val="left"/>
      <w:pPr>
        <w:ind w:left="1440" w:hanging="360"/>
      </w:pPr>
      <w:rPr>
        <w:rFonts w:ascii="Times New Roman" w:eastAsia="Times New Roman" w:hAnsi="Times New Roman" w:cs="Times New Roman"/>
      </w:rPr>
    </w:lvl>
    <w:lvl w:ilvl="1" w:tplc="CD8C13A2">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5613150"/>
    <w:multiLevelType w:val="hybridMultilevel"/>
    <w:tmpl w:val="EDA09EF8"/>
    <w:lvl w:ilvl="0" w:tplc="09C2D426">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7" w15:restartNumberingAfterBreak="0">
    <w:nsid w:val="573F536C"/>
    <w:multiLevelType w:val="hybridMultilevel"/>
    <w:tmpl w:val="34202A4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8" w15:restartNumberingAfterBreak="0">
    <w:nsid w:val="576F0D9C"/>
    <w:multiLevelType w:val="hybridMultilevel"/>
    <w:tmpl w:val="EB20D130"/>
    <w:lvl w:ilvl="0" w:tplc="B4E8BB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57981CB4"/>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5B11624E"/>
    <w:multiLevelType w:val="hybridMultilevel"/>
    <w:tmpl w:val="2AFC53FE"/>
    <w:lvl w:ilvl="0" w:tplc="D266246C">
      <w:start w:val="1"/>
      <w:numFmt w:val="decimal"/>
      <w:lvlText w:val="G.%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18643D"/>
    <w:multiLevelType w:val="hybridMultilevel"/>
    <w:tmpl w:val="F5AC5C02"/>
    <w:lvl w:ilvl="0" w:tplc="528C5A20">
      <w:start w:val="1"/>
      <w:numFmt w:val="decimal"/>
      <w:lvlText w:val="%1."/>
      <w:lvlJc w:val="left"/>
      <w:pPr>
        <w:ind w:left="1800" w:hanging="360"/>
      </w:pPr>
      <w:rPr>
        <w:rFonts w:ascii="Arial" w:eastAsia="Times New Roman"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5C9056A5"/>
    <w:multiLevelType w:val="hybridMultilevel"/>
    <w:tmpl w:val="90F489EE"/>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5CC36356"/>
    <w:multiLevelType w:val="hybridMultilevel"/>
    <w:tmpl w:val="2D708BC2"/>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4" w15:restartNumberingAfterBreak="0">
    <w:nsid w:val="5D4B5A77"/>
    <w:multiLevelType w:val="multilevel"/>
    <w:tmpl w:val="5D90B478"/>
    <w:lvl w:ilvl="0">
      <w:start w:val="1"/>
      <w:numFmt w:val="decimal"/>
      <w:pStyle w:val="IssueHeader"/>
      <w:lvlText w:val="Iss. %1"/>
      <w:lvlJc w:val="left"/>
      <w:pPr>
        <w:tabs>
          <w:tab w:val="num" w:pos="714"/>
        </w:tabs>
        <w:ind w:left="714" w:hanging="714"/>
      </w:pPr>
      <w:rPr>
        <w:rFonts w:ascii="Arial" w:hAnsi="Arial" w:hint="default"/>
        <w:b/>
        <w:i/>
        <w:caps w:val="0"/>
        <w:strike w:val="0"/>
        <w:dstrike w:val="0"/>
        <w:vanish w:val="0"/>
        <w:color w:val="auto"/>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5" w15:restartNumberingAfterBreak="0">
    <w:nsid w:val="5F8F43B6"/>
    <w:multiLevelType w:val="hybridMultilevel"/>
    <w:tmpl w:val="3B2A365E"/>
    <w:lvl w:ilvl="0" w:tplc="8A602D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61EB3349"/>
    <w:multiLevelType w:val="hybridMultilevel"/>
    <w:tmpl w:val="4E20A5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638A736B"/>
    <w:multiLevelType w:val="hybridMultilevel"/>
    <w:tmpl w:val="0D4EC922"/>
    <w:lvl w:ilvl="0" w:tplc="BB4616C8">
      <w:start w:val="1"/>
      <w:numFmt w:val="lowerLetter"/>
      <w:lvlText w:val="%1."/>
      <w:lvlJc w:val="left"/>
      <w:pPr>
        <w:ind w:left="1800" w:hanging="360"/>
      </w:pPr>
      <w:rPr>
        <w:rFonts w:ascii="Times New Roman" w:eastAsia="Times New Roman" w:hAnsi="Times New Roman" w:cs="Times New Roman"/>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656D4E8A"/>
    <w:multiLevelType w:val="multilevel"/>
    <w:tmpl w:val="EBBAF90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79" w15:restartNumberingAfterBreak="0">
    <w:nsid w:val="65E84AEB"/>
    <w:multiLevelType w:val="hybridMultilevel"/>
    <w:tmpl w:val="B8E4A9E8"/>
    <w:lvl w:ilvl="0" w:tplc="62C21C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66C2644A"/>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699D6C93"/>
    <w:multiLevelType w:val="hybridMultilevel"/>
    <w:tmpl w:val="7DDA939E"/>
    <w:lvl w:ilvl="0" w:tplc="B1D4A9B8">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2" w15:restartNumberingAfterBreak="0">
    <w:nsid w:val="6A977BE6"/>
    <w:multiLevelType w:val="hybridMultilevel"/>
    <w:tmpl w:val="D502600A"/>
    <w:lvl w:ilvl="0" w:tplc="FFFFFFFF">
      <w:start w:val="1"/>
      <w:numFmt w:val="decimal"/>
      <w:lvlText w:val="%1."/>
      <w:lvlJc w:val="left"/>
      <w:pPr>
        <w:tabs>
          <w:tab w:val="num" w:pos="1800"/>
        </w:tabs>
        <w:ind w:left="1800" w:hanging="360"/>
      </w:pPr>
    </w:lvl>
    <w:lvl w:ilvl="1" w:tplc="FFFFFFFF">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3" w15:restartNumberingAfterBreak="0">
    <w:nsid w:val="6A9A5286"/>
    <w:multiLevelType w:val="hybridMultilevel"/>
    <w:tmpl w:val="F10CE530"/>
    <w:lvl w:ilvl="0" w:tplc="A68A83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6AA4558F"/>
    <w:multiLevelType w:val="hybridMultilevel"/>
    <w:tmpl w:val="7626EB12"/>
    <w:lvl w:ilvl="0" w:tplc="23F82608">
      <w:start w:val="1"/>
      <w:numFmt w:val="bullet"/>
      <w:lvlText w:val="-"/>
      <w:lvlJc w:val="left"/>
      <w:pPr>
        <w:ind w:left="679" w:hanging="360"/>
      </w:pPr>
      <w:rPr>
        <w:rFonts w:ascii="Arial" w:eastAsia="Calibri" w:hAnsi="Arial" w:cs="Arial"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85" w15:restartNumberingAfterBreak="0">
    <w:nsid w:val="6C60753F"/>
    <w:multiLevelType w:val="singleLevel"/>
    <w:tmpl w:val="1C123648"/>
    <w:lvl w:ilvl="0">
      <w:start w:val="1"/>
      <w:numFmt w:val="bullet"/>
      <w:pStyle w:val="bullet"/>
      <w:lvlText w:val=""/>
      <w:lvlJc w:val="left"/>
      <w:pPr>
        <w:tabs>
          <w:tab w:val="num" w:pos="720"/>
        </w:tabs>
        <w:ind w:left="720" w:hanging="720"/>
      </w:pPr>
      <w:rPr>
        <w:rFonts w:ascii="Symbol" w:hAnsi="Symbol" w:hint="default"/>
      </w:rPr>
    </w:lvl>
  </w:abstractNum>
  <w:abstractNum w:abstractNumId="86" w15:restartNumberingAfterBreak="0">
    <w:nsid w:val="6F321E9B"/>
    <w:multiLevelType w:val="hybridMultilevel"/>
    <w:tmpl w:val="C14034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71BF7642"/>
    <w:multiLevelType w:val="hybridMultilevel"/>
    <w:tmpl w:val="4E20A59A"/>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8" w15:restartNumberingAfterBreak="0">
    <w:nsid w:val="726D0C3D"/>
    <w:multiLevelType w:val="hybridMultilevel"/>
    <w:tmpl w:val="742E6BEC"/>
    <w:lvl w:ilvl="0" w:tplc="A140ADD4">
      <w:start w:val="1"/>
      <w:numFmt w:val="decimal"/>
      <w:lvlText w:val="%1)"/>
      <w:lvlJc w:val="left"/>
      <w:pPr>
        <w:ind w:left="1020" w:hanging="360"/>
      </w:pPr>
    </w:lvl>
    <w:lvl w:ilvl="1" w:tplc="1FD44C68">
      <w:start w:val="1"/>
      <w:numFmt w:val="decimal"/>
      <w:lvlText w:val="%2)"/>
      <w:lvlJc w:val="left"/>
      <w:pPr>
        <w:ind w:left="1020" w:hanging="360"/>
      </w:pPr>
    </w:lvl>
    <w:lvl w:ilvl="2" w:tplc="C1B242AA">
      <w:start w:val="1"/>
      <w:numFmt w:val="decimal"/>
      <w:lvlText w:val="%3)"/>
      <w:lvlJc w:val="left"/>
      <w:pPr>
        <w:ind w:left="1020" w:hanging="360"/>
      </w:pPr>
    </w:lvl>
    <w:lvl w:ilvl="3" w:tplc="C2140EE2">
      <w:start w:val="1"/>
      <w:numFmt w:val="decimal"/>
      <w:lvlText w:val="%4)"/>
      <w:lvlJc w:val="left"/>
      <w:pPr>
        <w:ind w:left="1020" w:hanging="360"/>
      </w:pPr>
    </w:lvl>
    <w:lvl w:ilvl="4" w:tplc="6D9C65AE">
      <w:start w:val="1"/>
      <w:numFmt w:val="decimal"/>
      <w:lvlText w:val="%5)"/>
      <w:lvlJc w:val="left"/>
      <w:pPr>
        <w:ind w:left="1020" w:hanging="360"/>
      </w:pPr>
    </w:lvl>
    <w:lvl w:ilvl="5" w:tplc="5B2CFEEE">
      <w:start w:val="1"/>
      <w:numFmt w:val="decimal"/>
      <w:lvlText w:val="%6)"/>
      <w:lvlJc w:val="left"/>
      <w:pPr>
        <w:ind w:left="1020" w:hanging="360"/>
      </w:pPr>
    </w:lvl>
    <w:lvl w:ilvl="6" w:tplc="96AE23AC">
      <w:start w:val="1"/>
      <w:numFmt w:val="decimal"/>
      <w:lvlText w:val="%7)"/>
      <w:lvlJc w:val="left"/>
      <w:pPr>
        <w:ind w:left="1020" w:hanging="360"/>
      </w:pPr>
    </w:lvl>
    <w:lvl w:ilvl="7" w:tplc="02586328">
      <w:start w:val="1"/>
      <w:numFmt w:val="decimal"/>
      <w:lvlText w:val="%8)"/>
      <w:lvlJc w:val="left"/>
      <w:pPr>
        <w:ind w:left="1020" w:hanging="360"/>
      </w:pPr>
    </w:lvl>
    <w:lvl w:ilvl="8" w:tplc="62DC0176">
      <w:start w:val="1"/>
      <w:numFmt w:val="decimal"/>
      <w:lvlText w:val="%9)"/>
      <w:lvlJc w:val="left"/>
      <w:pPr>
        <w:ind w:left="1020" w:hanging="360"/>
      </w:pPr>
    </w:lvl>
  </w:abstractNum>
  <w:abstractNum w:abstractNumId="89" w15:restartNumberingAfterBreak="0">
    <w:nsid w:val="735678F7"/>
    <w:multiLevelType w:val="hybridMultilevel"/>
    <w:tmpl w:val="722C6F92"/>
    <w:lvl w:ilvl="0" w:tplc="C126827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0" w15:restartNumberingAfterBreak="0">
    <w:nsid w:val="749124EE"/>
    <w:multiLevelType w:val="hybridMultilevel"/>
    <w:tmpl w:val="8CDC565E"/>
    <w:lvl w:ilvl="0" w:tplc="BF1A01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770D6D73"/>
    <w:multiLevelType w:val="hybridMultilevel"/>
    <w:tmpl w:val="ED44EB22"/>
    <w:lvl w:ilvl="0" w:tplc="5B58C4D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7745591B"/>
    <w:multiLevelType w:val="hybridMultilevel"/>
    <w:tmpl w:val="758AC3D4"/>
    <w:lvl w:ilvl="0" w:tplc="1974C2DC">
      <w:start w:val="1"/>
      <w:numFmt w:val="lowerLetter"/>
      <w:lvlText w:val="%1."/>
      <w:lvlJc w:val="left"/>
      <w:pPr>
        <w:ind w:left="1800" w:hanging="360"/>
      </w:pPr>
      <w:rPr>
        <w:rFonts w:ascii="Times New Roman" w:eastAsia="Calibri" w:hAnsi="Times New Roman" w:cs="Arial"/>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776A5D64"/>
    <w:multiLevelType w:val="hybridMultilevel"/>
    <w:tmpl w:val="84DA488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79E92307"/>
    <w:multiLevelType w:val="hybridMultilevel"/>
    <w:tmpl w:val="3BB4F77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7ABC5F45"/>
    <w:multiLevelType w:val="hybridMultilevel"/>
    <w:tmpl w:val="F5D0EFB6"/>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6" w15:restartNumberingAfterBreak="0">
    <w:nsid w:val="7C2F657F"/>
    <w:multiLevelType w:val="hybridMultilevel"/>
    <w:tmpl w:val="2E06FB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7" w15:restartNumberingAfterBreak="0">
    <w:nsid w:val="7C9B25CD"/>
    <w:multiLevelType w:val="hybridMultilevel"/>
    <w:tmpl w:val="D72C6FA0"/>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8" w15:restartNumberingAfterBreak="0">
    <w:nsid w:val="7CE3750A"/>
    <w:multiLevelType w:val="hybridMultilevel"/>
    <w:tmpl w:val="1E34F72E"/>
    <w:lvl w:ilvl="0" w:tplc="44E0A014">
      <w:start w:val="1"/>
      <w:numFmt w:val="decimal"/>
      <w:lvlText w:val="%1."/>
      <w:lvlJc w:val="left"/>
      <w:pPr>
        <w:tabs>
          <w:tab w:val="num" w:pos="1440"/>
        </w:tabs>
        <w:ind w:left="1440" w:hanging="360"/>
      </w:pPr>
      <w:rPr>
        <w:rFonts w:ascii="Times New Roman" w:eastAsia="Times New Roman" w:hAnsi="Times New Roman" w:cs="Times New Roman"/>
        <w:b/>
        <w:bCs/>
      </w:rPr>
    </w:lvl>
    <w:lvl w:ilvl="1" w:tplc="76EEEBA4">
      <w:start w:val="3686"/>
      <w:numFmt w:val="bullet"/>
      <w:lvlText w:val="•"/>
      <w:lvlJc w:val="left"/>
      <w:pPr>
        <w:tabs>
          <w:tab w:val="num" w:pos="2160"/>
        </w:tabs>
        <w:ind w:left="2160" w:hanging="360"/>
      </w:pPr>
      <w:rPr>
        <w:rFonts w:ascii="Arial" w:hAnsi="Arial" w:cs="Times New Roman" w:hint="default"/>
      </w:rPr>
    </w:lvl>
    <w:lvl w:ilvl="2" w:tplc="8E0E4BF0">
      <w:start w:val="3686"/>
      <w:numFmt w:val="bullet"/>
      <w:lvlText w:val="•"/>
      <w:lvlJc w:val="left"/>
      <w:pPr>
        <w:tabs>
          <w:tab w:val="num" w:pos="2880"/>
        </w:tabs>
        <w:ind w:left="2880" w:hanging="360"/>
      </w:pPr>
      <w:rPr>
        <w:rFonts w:ascii="Arial" w:hAnsi="Arial" w:cs="Times New Roman" w:hint="default"/>
      </w:rPr>
    </w:lvl>
    <w:lvl w:ilvl="3" w:tplc="8BD4E2AA">
      <w:start w:val="1"/>
      <w:numFmt w:val="bullet"/>
      <w:lvlText w:val="•"/>
      <w:lvlJc w:val="left"/>
      <w:pPr>
        <w:tabs>
          <w:tab w:val="num" w:pos="3600"/>
        </w:tabs>
        <w:ind w:left="3600" w:hanging="360"/>
      </w:pPr>
      <w:rPr>
        <w:rFonts w:ascii="Arial" w:hAnsi="Arial" w:cs="Times New Roman" w:hint="default"/>
      </w:rPr>
    </w:lvl>
    <w:lvl w:ilvl="4" w:tplc="5366DFA6">
      <w:start w:val="1"/>
      <w:numFmt w:val="bullet"/>
      <w:lvlText w:val="•"/>
      <w:lvlJc w:val="left"/>
      <w:pPr>
        <w:tabs>
          <w:tab w:val="num" w:pos="4320"/>
        </w:tabs>
        <w:ind w:left="4320" w:hanging="360"/>
      </w:pPr>
      <w:rPr>
        <w:rFonts w:ascii="Arial" w:hAnsi="Arial" w:cs="Times New Roman" w:hint="default"/>
      </w:rPr>
    </w:lvl>
    <w:lvl w:ilvl="5" w:tplc="7CE6084E">
      <w:start w:val="1"/>
      <w:numFmt w:val="bullet"/>
      <w:lvlText w:val="•"/>
      <w:lvlJc w:val="left"/>
      <w:pPr>
        <w:tabs>
          <w:tab w:val="num" w:pos="5040"/>
        </w:tabs>
        <w:ind w:left="5040" w:hanging="360"/>
      </w:pPr>
      <w:rPr>
        <w:rFonts w:ascii="Arial" w:hAnsi="Arial" w:cs="Times New Roman" w:hint="default"/>
      </w:rPr>
    </w:lvl>
    <w:lvl w:ilvl="6" w:tplc="DB562CE4">
      <w:start w:val="1"/>
      <w:numFmt w:val="bullet"/>
      <w:lvlText w:val="•"/>
      <w:lvlJc w:val="left"/>
      <w:pPr>
        <w:tabs>
          <w:tab w:val="num" w:pos="5760"/>
        </w:tabs>
        <w:ind w:left="5760" w:hanging="360"/>
      </w:pPr>
      <w:rPr>
        <w:rFonts w:ascii="Arial" w:hAnsi="Arial" w:cs="Times New Roman" w:hint="default"/>
      </w:rPr>
    </w:lvl>
    <w:lvl w:ilvl="7" w:tplc="8DDCB5B8">
      <w:start w:val="1"/>
      <w:numFmt w:val="bullet"/>
      <w:lvlText w:val="•"/>
      <w:lvlJc w:val="left"/>
      <w:pPr>
        <w:tabs>
          <w:tab w:val="num" w:pos="6480"/>
        </w:tabs>
        <w:ind w:left="6480" w:hanging="360"/>
      </w:pPr>
      <w:rPr>
        <w:rFonts w:ascii="Arial" w:hAnsi="Arial" w:cs="Times New Roman" w:hint="default"/>
      </w:rPr>
    </w:lvl>
    <w:lvl w:ilvl="8" w:tplc="E4C28F32">
      <w:start w:val="1"/>
      <w:numFmt w:val="bullet"/>
      <w:lvlText w:val="•"/>
      <w:lvlJc w:val="left"/>
      <w:pPr>
        <w:tabs>
          <w:tab w:val="num" w:pos="7200"/>
        </w:tabs>
        <w:ind w:left="7200" w:hanging="360"/>
      </w:pPr>
      <w:rPr>
        <w:rFonts w:ascii="Arial" w:hAnsi="Arial" w:cs="Times New Roman" w:hint="default"/>
      </w:rPr>
    </w:lvl>
  </w:abstractNum>
  <w:num w:numId="1" w16cid:durableId="639186559">
    <w:abstractNumId w:val="29"/>
  </w:num>
  <w:num w:numId="2" w16cid:durableId="2065834471">
    <w:abstractNumId w:val="12"/>
  </w:num>
  <w:num w:numId="3" w16cid:durableId="1270770626">
    <w:abstractNumId w:val="74"/>
  </w:num>
  <w:num w:numId="4" w16cid:durableId="1989506855">
    <w:abstractNumId w:val="44"/>
  </w:num>
  <w:num w:numId="5" w16cid:durableId="391739100">
    <w:abstractNumId w:val="85"/>
  </w:num>
  <w:num w:numId="6" w16cid:durableId="244190048">
    <w:abstractNumId w:val="0"/>
  </w:num>
  <w:num w:numId="7" w16cid:durableId="929125687">
    <w:abstractNumId w:val="19"/>
  </w:num>
  <w:num w:numId="8" w16cid:durableId="248780086">
    <w:abstractNumId w:val="63"/>
  </w:num>
  <w:num w:numId="9" w16cid:durableId="535043863">
    <w:abstractNumId w:val="22"/>
  </w:num>
  <w:num w:numId="10" w16cid:durableId="1275941168">
    <w:abstractNumId w:val="67"/>
  </w:num>
  <w:num w:numId="11" w16cid:durableId="1183058356">
    <w:abstractNumId w:val="26"/>
  </w:num>
  <w:num w:numId="12" w16cid:durableId="1395395883">
    <w:abstractNumId w:val="16"/>
  </w:num>
  <w:num w:numId="13" w16cid:durableId="1389065168">
    <w:abstractNumId w:val="18"/>
  </w:num>
  <w:num w:numId="14" w16cid:durableId="1540165523">
    <w:abstractNumId w:val="11"/>
  </w:num>
  <w:num w:numId="15" w16cid:durableId="1712265399">
    <w:abstractNumId w:val="66"/>
  </w:num>
  <w:num w:numId="16" w16cid:durableId="274096726">
    <w:abstractNumId w:val="51"/>
  </w:num>
  <w:num w:numId="17" w16cid:durableId="675183969">
    <w:abstractNumId w:val="89"/>
  </w:num>
  <w:num w:numId="18" w16cid:durableId="66852172">
    <w:abstractNumId w:val="52"/>
  </w:num>
  <w:num w:numId="19" w16cid:durableId="367729254">
    <w:abstractNumId w:val="3"/>
  </w:num>
  <w:num w:numId="20" w16cid:durableId="1222013492">
    <w:abstractNumId w:val="65"/>
  </w:num>
  <w:num w:numId="21" w16cid:durableId="1116564818">
    <w:abstractNumId w:val="27"/>
  </w:num>
  <w:num w:numId="22" w16cid:durableId="1070033869">
    <w:abstractNumId w:val="30"/>
  </w:num>
  <w:num w:numId="23" w16cid:durableId="826626551">
    <w:abstractNumId w:val="28"/>
  </w:num>
  <w:num w:numId="24" w16cid:durableId="385448971">
    <w:abstractNumId w:val="7"/>
  </w:num>
  <w:num w:numId="25" w16cid:durableId="1755011403">
    <w:abstractNumId w:val="54"/>
  </w:num>
  <w:num w:numId="26" w16cid:durableId="497617571">
    <w:abstractNumId w:val="98"/>
  </w:num>
  <w:num w:numId="27" w16cid:durableId="1921789343">
    <w:abstractNumId w:val="57"/>
  </w:num>
  <w:num w:numId="28" w16cid:durableId="750273734">
    <w:abstractNumId w:val="10"/>
  </w:num>
  <w:num w:numId="29" w16cid:durableId="1812944802">
    <w:abstractNumId w:val="14"/>
  </w:num>
  <w:num w:numId="30" w16cid:durableId="1468234698">
    <w:abstractNumId w:val="97"/>
  </w:num>
  <w:num w:numId="31" w16cid:durableId="747574522">
    <w:abstractNumId w:val="43"/>
  </w:num>
  <w:num w:numId="32" w16cid:durableId="104933697">
    <w:abstractNumId w:val="36"/>
  </w:num>
  <w:num w:numId="33" w16cid:durableId="743184477">
    <w:abstractNumId w:val="32"/>
  </w:num>
  <w:num w:numId="34" w16cid:durableId="667639372">
    <w:abstractNumId w:val="77"/>
  </w:num>
  <w:num w:numId="35" w16cid:durableId="1629899211">
    <w:abstractNumId w:val="92"/>
  </w:num>
  <w:num w:numId="36" w16cid:durableId="1110736716">
    <w:abstractNumId w:val="41"/>
  </w:num>
  <w:num w:numId="37" w16cid:durableId="346178125">
    <w:abstractNumId w:val="81"/>
  </w:num>
  <w:num w:numId="38" w16cid:durableId="508520377">
    <w:abstractNumId w:val="15"/>
  </w:num>
  <w:num w:numId="39" w16cid:durableId="1238176815">
    <w:abstractNumId w:val="5"/>
  </w:num>
  <w:num w:numId="40" w16cid:durableId="1850876326">
    <w:abstractNumId w:val="8"/>
  </w:num>
  <w:num w:numId="41" w16cid:durableId="1687293737">
    <w:abstractNumId w:val="71"/>
  </w:num>
  <w:num w:numId="42" w16cid:durableId="2134402995">
    <w:abstractNumId w:val="94"/>
  </w:num>
  <w:num w:numId="43" w16cid:durableId="1345207147">
    <w:abstractNumId w:val="93"/>
  </w:num>
  <w:num w:numId="44" w16cid:durableId="1746684446">
    <w:abstractNumId w:val="20"/>
  </w:num>
  <w:num w:numId="45" w16cid:durableId="1413308894">
    <w:abstractNumId w:val="13"/>
  </w:num>
  <w:num w:numId="46" w16cid:durableId="1069156081">
    <w:abstractNumId w:val="45"/>
  </w:num>
  <w:num w:numId="47" w16cid:durableId="2057267881">
    <w:abstractNumId w:val="2"/>
  </w:num>
  <w:num w:numId="48" w16cid:durableId="1801221145">
    <w:abstractNumId w:val="23"/>
  </w:num>
  <w:num w:numId="49" w16cid:durableId="2017607329">
    <w:abstractNumId w:val="62"/>
  </w:num>
  <w:num w:numId="50" w16cid:durableId="502285334">
    <w:abstractNumId w:val="34"/>
  </w:num>
  <w:num w:numId="51" w16cid:durableId="82066861">
    <w:abstractNumId w:val="39"/>
  </w:num>
  <w:num w:numId="52" w16cid:durableId="1813667543">
    <w:abstractNumId w:val="79"/>
  </w:num>
  <w:num w:numId="53" w16cid:durableId="399325784">
    <w:abstractNumId w:val="78"/>
  </w:num>
  <w:num w:numId="54" w16cid:durableId="963388829">
    <w:abstractNumId w:val="31"/>
  </w:num>
  <w:num w:numId="55" w16cid:durableId="1248424209">
    <w:abstractNumId w:val="96"/>
  </w:num>
  <w:num w:numId="56" w16cid:durableId="1504471271">
    <w:abstractNumId w:val="47"/>
  </w:num>
  <w:num w:numId="57" w16cid:durableId="866527526">
    <w:abstractNumId w:val="70"/>
  </w:num>
  <w:num w:numId="58" w16cid:durableId="1215696854">
    <w:abstractNumId w:val="35"/>
  </w:num>
  <w:num w:numId="59" w16cid:durableId="280497572">
    <w:abstractNumId w:val="9"/>
  </w:num>
  <w:num w:numId="60" w16cid:durableId="1536038096">
    <w:abstractNumId w:val="84"/>
  </w:num>
  <w:num w:numId="61" w16cid:durableId="1355762827">
    <w:abstractNumId w:val="49"/>
  </w:num>
  <w:num w:numId="62" w16cid:durableId="829949641">
    <w:abstractNumId w:val="88"/>
  </w:num>
  <w:num w:numId="63" w16cid:durableId="1722174224">
    <w:abstractNumId w:val="24"/>
  </w:num>
  <w:num w:numId="64" w16cid:durableId="1876771315">
    <w:abstractNumId w:val="40"/>
  </w:num>
  <w:num w:numId="65" w16cid:durableId="77874861">
    <w:abstractNumId w:val="60"/>
  </w:num>
  <w:num w:numId="66" w16cid:durableId="808744966">
    <w:abstractNumId w:val="95"/>
  </w:num>
  <w:num w:numId="67" w16cid:durableId="1391004767">
    <w:abstractNumId w:val="1"/>
  </w:num>
  <w:num w:numId="68" w16cid:durableId="1441023269">
    <w:abstractNumId w:val="64"/>
  </w:num>
  <w:num w:numId="69" w16cid:durableId="798379530">
    <w:abstractNumId w:val="91"/>
  </w:num>
  <w:num w:numId="70" w16cid:durableId="96760534">
    <w:abstractNumId w:val="90"/>
  </w:num>
  <w:num w:numId="71" w16cid:durableId="984090239">
    <w:abstractNumId w:val="59"/>
  </w:num>
  <w:num w:numId="72" w16cid:durableId="1849246195">
    <w:abstractNumId w:val="75"/>
  </w:num>
  <w:num w:numId="73" w16cid:durableId="254293381">
    <w:abstractNumId w:val="68"/>
  </w:num>
  <w:num w:numId="74" w16cid:durableId="1813475395">
    <w:abstractNumId w:val="17"/>
  </w:num>
  <w:num w:numId="75" w16cid:durableId="1939940745">
    <w:abstractNumId w:val="25"/>
  </w:num>
  <w:num w:numId="76" w16cid:durableId="144205045">
    <w:abstractNumId w:val="48"/>
  </w:num>
  <w:num w:numId="77" w16cid:durableId="1518353663">
    <w:abstractNumId w:val="37"/>
  </w:num>
  <w:num w:numId="78" w16cid:durableId="810638882">
    <w:abstractNumId w:val="21"/>
  </w:num>
  <w:num w:numId="79" w16cid:durableId="545991504">
    <w:abstractNumId w:val="56"/>
  </w:num>
  <w:num w:numId="80" w16cid:durableId="1570112458">
    <w:abstractNumId w:val="38"/>
  </w:num>
  <w:num w:numId="81" w16cid:durableId="1238906281">
    <w:abstractNumId w:val="73"/>
  </w:num>
  <w:num w:numId="82" w16cid:durableId="1874492196">
    <w:abstractNumId w:val="72"/>
  </w:num>
  <w:num w:numId="83" w16cid:durableId="1831872819">
    <w:abstractNumId w:val="69"/>
  </w:num>
  <w:num w:numId="84" w16cid:durableId="622079942">
    <w:abstractNumId w:val="80"/>
  </w:num>
  <w:num w:numId="85" w16cid:durableId="406651604">
    <w:abstractNumId w:val="6"/>
  </w:num>
  <w:num w:numId="86" w16cid:durableId="1168911367">
    <w:abstractNumId w:val="58"/>
  </w:num>
  <w:num w:numId="87" w16cid:durableId="198513031">
    <w:abstractNumId w:val="33"/>
  </w:num>
  <w:num w:numId="88" w16cid:durableId="774402033">
    <w:abstractNumId w:val="50"/>
  </w:num>
  <w:num w:numId="89" w16cid:durableId="542014240">
    <w:abstractNumId w:val="83"/>
  </w:num>
  <w:num w:numId="90" w16cid:durableId="1802377143">
    <w:abstractNumId w:val="53"/>
  </w:num>
  <w:num w:numId="91" w16cid:durableId="1811559774">
    <w:abstractNumId w:val="82"/>
  </w:num>
  <w:num w:numId="92" w16cid:durableId="727607158">
    <w:abstractNumId w:val="86"/>
  </w:num>
  <w:num w:numId="93" w16cid:durableId="930506683">
    <w:abstractNumId w:val="42"/>
  </w:num>
  <w:num w:numId="94" w16cid:durableId="2100178908">
    <w:abstractNumId w:val="4"/>
  </w:num>
  <w:num w:numId="95" w16cid:durableId="1827697082">
    <w:abstractNumId w:val="55"/>
  </w:num>
  <w:num w:numId="96" w16cid:durableId="520707019">
    <w:abstractNumId w:val="61"/>
  </w:num>
  <w:num w:numId="97" w16cid:durableId="1607420753">
    <w:abstractNumId w:val="46"/>
  </w:num>
  <w:num w:numId="98" w16cid:durableId="612634383">
    <w:abstractNumId w:val="76"/>
  </w:num>
  <w:num w:numId="99" w16cid:durableId="260184584">
    <w:abstractNumId w:val="87"/>
  </w:num>
  <w:numIdMacAtCleanup w:val="9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ad Ridho Zul Khoiri">
    <w15:presenceInfo w15:providerId="AD" w15:userId="S::Muhamad.Khoiri@medcoenergi.com::50d4d805-d280-48a3-9875-acd6211665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fr-FR" w:vendorID="64" w:dllVersion="0" w:nlCheck="1" w:checkStyle="0"/>
  <w:activeWritingStyle w:appName="MSWord" w:lang="en-ID"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A32"/>
    <w:rsid w:val="00000642"/>
    <w:rsid w:val="0000207D"/>
    <w:rsid w:val="0000262E"/>
    <w:rsid w:val="0000404D"/>
    <w:rsid w:val="0000542E"/>
    <w:rsid w:val="0000762E"/>
    <w:rsid w:val="00014F4D"/>
    <w:rsid w:val="00020956"/>
    <w:rsid w:val="00020B82"/>
    <w:rsid w:val="00020C3C"/>
    <w:rsid w:val="00021C7E"/>
    <w:rsid w:val="00024691"/>
    <w:rsid w:val="000277F4"/>
    <w:rsid w:val="000308A7"/>
    <w:rsid w:val="00033BC6"/>
    <w:rsid w:val="00033D1A"/>
    <w:rsid w:val="00034B7B"/>
    <w:rsid w:val="00034D53"/>
    <w:rsid w:val="00037049"/>
    <w:rsid w:val="000420F1"/>
    <w:rsid w:val="000504E5"/>
    <w:rsid w:val="00051B89"/>
    <w:rsid w:val="000527CD"/>
    <w:rsid w:val="00053978"/>
    <w:rsid w:val="00055C2E"/>
    <w:rsid w:val="00055C84"/>
    <w:rsid w:val="00056B95"/>
    <w:rsid w:val="00060F6A"/>
    <w:rsid w:val="00061F6F"/>
    <w:rsid w:val="0006427A"/>
    <w:rsid w:val="00065544"/>
    <w:rsid w:val="000658AD"/>
    <w:rsid w:val="00066350"/>
    <w:rsid w:val="00066F81"/>
    <w:rsid w:val="00067088"/>
    <w:rsid w:val="0007029D"/>
    <w:rsid w:val="00071E02"/>
    <w:rsid w:val="00071ECF"/>
    <w:rsid w:val="00072B15"/>
    <w:rsid w:val="00075C87"/>
    <w:rsid w:val="000769CA"/>
    <w:rsid w:val="000772F2"/>
    <w:rsid w:val="0008117D"/>
    <w:rsid w:val="00083B21"/>
    <w:rsid w:val="000852A2"/>
    <w:rsid w:val="00087165"/>
    <w:rsid w:val="00087D59"/>
    <w:rsid w:val="00090726"/>
    <w:rsid w:val="000914FD"/>
    <w:rsid w:val="000918F3"/>
    <w:rsid w:val="0009345A"/>
    <w:rsid w:val="00095C6F"/>
    <w:rsid w:val="00096A5B"/>
    <w:rsid w:val="00096EEC"/>
    <w:rsid w:val="0009719D"/>
    <w:rsid w:val="000A1163"/>
    <w:rsid w:val="000A15CD"/>
    <w:rsid w:val="000A22DF"/>
    <w:rsid w:val="000A23C1"/>
    <w:rsid w:val="000A31DE"/>
    <w:rsid w:val="000A4032"/>
    <w:rsid w:val="000A47DA"/>
    <w:rsid w:val="000A74B4"/>
    <w:rsid w:val="000B1BD6"/>
    <w:rsid w:val="000B2AD8"/>
    <w:rsid w:val="000B434B"/>
    <w:rsid w:val="000B46F5"/>
    <w:rsid w:val="000B51B9"/>
    <w:rsid w:val="000B7C02"/>
    <w:rsid w:val="000C0B24"/>
    <w:rsid w:val="000C0DAB"/>
    <w:rsid w:val="000C162B"/>
    <w:rsid w:val="000C7026"/>
    <w:rsid w:val="000D07E0"/>
    <w:rsid w:val="000D0806"/>
    <w:rsid w:val="000D0CBF"/>
    <w:rsid w:val="000D1A26"/>
    <w:rsid w:val="000D1B1A"/>
    <w:rsid w:val="000D67B5"/>
    <w:rsid w:val="000D768D"/>
    <w:rsid w:val="000E006B"/>
    <w:rsid w:val="000E119F"/>
    <w:rsid w:val="000E1BCB"/>
    <w:rsid w:val="000E221C"/>
    <w:rsid w:val="000E264E"/>
    <w:rsid w:val="000E3DFB"/>
    <w:rsid w:val="000E4197"/>
    <w:rsid w:val="000E4496"/>
    <w:rsid w:val="000E45A2"/>
    <w:rsid w:val="000E5631"/>
    <w:rsid w:val="000F15EE"/>
    <w:rsid w:val="000F1CA8"/>
    <w:rsid w:val="000F37C3"/>
    <w:rsid w:val="000F42BD"/>
    <w:rsid w:val="000F58BA"/>
    <w:rsid w:val="000F6D27"/>
    <w:rsid w:val="000F7809"/>
    <w:rsid w:val="00101F43"/>
    <w:rsid w:val="00105A2C"/>
    <w:rsid w:val="00106579"/>
    <w:rsid w:val="0010713A"/>
    <w:rsid w:val="00107A01"/>
    <w:rsid w:val="0011091D"/>
    <w:rsid w:val="001131E2"/>
    <w:rsid w:val="001148FC"/>
    <w:rsid w:val="00115A76"/>
    <w:rsid w:val="001161EC"/>
    <w:rsid w:val="0011763A"/>
    <w:rsid w:val="001203D7"/>
    <w:rsid w:val="001213CE"/>
    <w:rsid w:val="001230E8"/>
    <w:rsid w:val="001249CE"/>
    <w:rsid w:val="00124B99"/>
    <w:rsid w:val="00124CFE"/>
    <w:rsid w:val="00124EDE"/>
    <w:rsid w:val="00124FEA"/>
    <w:rsid w:val="00126B10"/>
    <w:rsid w:val="001272A1"/>
    <w:rsid w:val="00132765"/>
    <w:rsid w:val="00132EEB"/>
    <w:rsid w:val="0013488E"/>
    <w:rsid w:val="00135703"/>
    <w:rsid w:val="0014199B"/>
    <w:rsid w:val="00144029"/>
    <w:rsid w:val="0014442C"/>
    <w:rsid w:val="0015206A"/>
    <w:rsid w:val="00152EA6"/>
    <w:rsid w:val="001551BD"/>
    <w:rsid w:val="00155576"/>
    <w:rsid w:val="00156D16"/>
    <w:rsid w:val="00156E6E"/>
    <w:rsid w:val="00156EDB"/>
    <w:rsid w:val="00161765"/>
    <w:rsid w:val="00161C6E"/>
    <w:rsid w:val="00162DEB"/>
    <w:rsid w:val="00164262"/>
    <w:rsid w:val="001645FE"/>
    <w:rsid w:val="00167F1D"/>
    <w:rsid w:val="001701C3"/>
    <w:rsid w:val="001707BC"/>
    <w:rsid w:val="00170C4C"/>
    <w:rsid w:val="00170D35"/>
    <w:rsid w:val="00171095"/>
    <w:rsid w:val="00171359"/>
    <w:rsid w:val="0017242D"/>
    <w:rsid w:val="001727E7"/>
    <w:rsid w:val="00172DE2"/>
    <w:rsid w:val="00173AED"/>
    <w:rsid w:val="00174C76"/>
    <w:rsid w:val="001751F8"/>
    <w:rsid w:val="00177303"/>
    <w:rsid w:val="001775C8"/>
    <w:rsid w:val="00180D5D"/>
    <w:rsid w:val="00181CB5"/>
    <w:rsid w:val="001857AB"/>
    <w:rsid w:val="001918CD"/>
    <w:rsid w:val="001932A6"/>
    <w:rsid w:val="0019339C"/>
    <w:rsid w:val="001953FE"/>
    <w:rsid w:val="00195799"/>
    <w:rsid w:val="00196186"/>
    <w:rsid w:val="001979A4"/>
    <w:rsid w:val="001A1370"/>
    <w:rsid w:val="001A2FB7"/>
    <w:rsid w:val="001A3771"/>
    <w:rsid w:val="001A3D01"/>
    <w:rsid w:val="001A3D6D"/>
    <w:rsid w:val="001A4C6D"/>
    <w:rsid w:val="001A76E8"/>
    <w:rsid w:val="001B1377"/>
    <w:rsid w:val="001B302A"/>
    <w:rsid w:val="001B6B6C"/>
    <w:rsid w:val="001C2754"/>
    <w:rsid w:val="001C4F34"/>
    <w:rsid w:val="001D0781"/>
    <w:rsid w:val="001D5C9C"/>
    <w:rsid w:val="001D5E28"/>
    <w:rsid w:val="001D7B90"/>
    <w:rsid w:val="001E15EC"/>
    <w:rsid w:val="001E23F7"/>
    <w:rsid w:val="001E2446"/>
    <w:rsid w:val="001E2D6B"/>
    <w:rsid w:val="001E2ED6"/>
    <w:rsid w:val="001E3C63"/>
    <w:rsid w:val="001E462F"/>
    <w:rsid w:val="001E5954"/>
    <w:rsid w:val="001E64B0"/>
    <w:rsid w:val="001E6611"/>
    <w:rsid w:val="001F3096"/>
    <w:rsid w:val="001F3FF3"/>
    <w:rsid w:val="001F4806"/>
    <w:rsid w:val="001F4F13"/>
    <w:rsid w:val="001F57DE"/>
    <w:rsid w:val="001F7490"/>
    <w:rsid w:val="001F789B"/>
    <w:rsid w:val="002001F2"/>
    <w:rsid w:val="0020319D"/>
    <w:rsid w:val="002033C9"/>
    <w:rsid w:val="00205E54"/>
    <w:rsid w:val="0020721D"/>
    <w:rsid w:val="0020787B"/>
    <w:rsid w:val="002110FB"/>
    <w:rsid w:val="002125EF"/>
    <w:rsid w:val="00212E7E"/>
    <w:rsid w:val="00215CD1"/>
    <w:rsid w:val="002232D8"/>
    <w:rsid w:val="00230220"/>
    <w:rsid w:val="00231DEB"/>
    <w:rsid w:val="0023290B"/>
    <w:rsid w:val="00233D3E"/>
    <w:rsid w:val="002366BF"/>
    <w:rsid w:val="002366D7"/>
    <w:rsid w:val="00236AE0"/>
    <w:rsid w:val="002422E7"/>
    <w:rsid w:val="0024242E"/>
    <w:rsid w:val="00243C8E"/>
    <w:rsid w:val="00244E19"/>
    <w:rsid w:val="002451C7"/>
    <w:rsid w:val="00246B73"/>
    <w:rsid w:val="00247A74"/>
    <w:rsid w:val="00253BB7"/>
    <w:rsid w:val="00257D19"/>
    <w:rsid w:val="00262D52"/>
    <w:rsid w:val="00263A39"/>
    <w:rsid w:val="00264BD0"/>
    <w:rsid w:val="00265E43"/>
    <w:rsid w:val="0026600E"/>
    <w:rsid w:val="00266CEE"/>
    <w:rsid w:val="00266EFB"/>
    <w:rsid w:val="002741EA"/>
    <w:rsid w:val="00274A71"/>
    <w:rsid w:val="00275E95"/>
    <w:rsid w:val="002762B6"/>
    <w:rsid w:val="00277919"/>
    <w:rsid w:val="00277F9F"/>
    <w:rsid w:val="00281A55"/>
    <w:rsid w:val="00281AB1"/>
    <w:rsid w:val="00284CBE"/>
    <w:rsid w:val="002852A5"/>
    <w:rsid w:val="00286086"/>
    <w:rsid w:val="00286A65"/>
    <w:rsid w:val="00286D83"/>
    <w:rsid w:val="00287661"/>
    <w:rsid w:val="00287F3F"/>
    <w:rsid w:val="00290701"/>
    <w:rsid w:val="002927BC"/>
    <w:rsid w:val="00292C0D"/>
    <w:rsid w:val="0029494E"/>
    <w:rsid w:val="00295EFC"/>
    <w:rsid w:val="00295F00"/>
    <w:rsid w:val="00296577"/>
    <w:rsid w:val="00296FE0"/>
    <w:rsid w:val="00297BC9"/>
    <w:rsid w:val="002A18BA"/>
    <w:rsid w:val="002A3DC1"/>
    <w:rsid w:val="002A44BD"/>
    <w:rsid w:val="002A49ED"/>
    <w:rsid w:val="002A5515"/>
    <w:rsid w:val="002A7E30"/>
    <w:rsid w:val="002B06F2"/>
    <w:rsid w:val="002B21A7"/>
    <w:rsid w:val="002B22B5"/>
    <w:rsid w:val="002B2875"/>
    <w:rsid w:val="002B32BA"/>
    <w:rsid w:val="002B52AD"/>
    <w:rsid w:val="002B5E34"/>
    <w:rsid w:val="002B70F9"/>
    <w:rsid w:val="002C1D29"/>
    <w:rsid w:val="002C4122"/>
    <w:rsid w:val="002C627D"/>
    <w:rsid w:val="002C6B4A"/>
    <w:rsid w:val="002C72FC"/>
    <w:rsid w:val="002D0FC7"/>
    <w:rsid w:val="002D152A"/>
    <w:rsid w:val="002D18A2"/>
    <w:rsid w:val="002D2227"/>
    <w:rsid w:val="002D29F0"/>
    <w:rsid w:val="002D3B2A"/>
    <w:rsid w:val="002D489D"/>
    <w:rsid w:val="002D532D"/>
    <w:rsid w:val="002D5979"/>
    <w:rsid w:val="002D5C35"/>
    <w:rsid w:val="002D6A9E"/>
    <w:rsid w:val="002D6FAD"/>
    <w:rsid w:val="002D71A7"/>
    <w:rsid w:val="002D7565"/>
    <w:rsid w:val="002D7FAF"/>
    <w:rsid w:val="002E0030"/>
    <w:rsid w:val="002E063E"/>
    <w:rsid w:val="002E09E2"/>
    <w:rsid w:val="002E11CC"/>
    <w:rsid w:val="002E1294"/>
    <w:rsid w:val="002E38FB"/>
    <w:rsid w:val="002E47F2"/>
    <w:rsid w:val="002E5026"/>
    <w:rsid w:val="002E5C92"/>
    <w:rsid w:val="002E60B2"/>
    <w:rsid w:val="002E6CF7"/>
    <w:rsid w:val="002E7002"/>
    <w:rsid w:val="002E7161"/>
    <w:rsid w:val="002F0DCC"/>
    <w:rsid w:val="002F10EE"/>
    <w:rsid w:val="002F1723"/>
    <w:rsid w:val="002F2CB4"/>
    <w:rsid w:val="002F43F9"/>
    <w:rsid w:val="002F6B3B"/>
    <w:rsid w:val="002F778F"/>
    <w:rsid w:val="002F7A5C"/>
    <w:rsid w:val="002F7F15"/>
    <w:rsid w:val="00301168"/>
    <w:rsid w:val="0030180E"/>
    <w:rsid w:val="003032EE"/>
    <w:rsid w:val="003059F9"/>
    <w:rsid w:val="0030687D"/>
    <w:rsid w:val="00306F6B"/>
    <w:rsid w:val="00306F8C"/>
    <w:rsid w:val="00307CD2"/>
    <w:rsid w:val="00311F5D"/>
    <w:rsid w:val="003129BE"/>
    <w:rsid w:val="00313F84"/>
    <w:rsid w:val="0031528B"/>
    <w:rsid w:val="003162AF"/>
    <w:rsid w:val="003169F2"/>
    <w:rsid w:val="00316D84"/>
    <w:rsid w:val="0031737C"/>
    <w:rsid w:val="00317D6D"/>
    <w:rsid w:val="003210C8"/>
    <w:rsid w:val="00321F2D"/>
    <w:rsid w:val="00324312"/>
    <w:rsid w:val="003243CE"/>
    <w:rsid w:val="00326C5E"/>
    <w:rsid w:val="0032771D"/>
    <w:rsid w:val="00327D27"/>
    <w:rsid w:val="00330CA3"/>
    <w:rsid w:val="0033422D"/>
    <w:rsid w:val="00334304"/>
    <w:rsid w:val="003362B3"/>
    <w:rsid w:val="003365CC"/>
    <w:rsid w:val="00336FDB"/>
    <w:rsid w:val="00341079"/>
    <w:rsid w:val="00343168"/>
    <w:rsid w:val="0034358C"/>
    <w:rsid w:val="00343A75"/>
    <w:rsid w:val="00344989"/>
    <w:rsid w:val="00344A21"/>
    <w:rsid w:val="00344DAD"/>
    <w:rsid w:val="00344E93"/>
    <w:rsid w:val="00347761"/>
    <w:rsid w:val="00350298"/>
    <w:rsid w:val="003505CE"/>
    <w:rsid w:val="00351C0B"/>
    <w:rsid w:val="00352E13"/>
    <w:rsid w:val="00353464"/>
    <w:rsid w:val="00353850"/>
    <w:rsid w:val="00353AD1"/>
    <w:rsid w:val="00354019"/>
    <w:rsid w:val="003541DD"/>
    <w:rsid w:val="003557CA"/>
    <w:rsid w:val="00355A32"/>
    <w:rsid w:val="00356C36"/>
    <w:rsid w:val="00357EE7"/>
    <w:rsid w:val="00357F34"/>
    <w:rsid w:val="00360E27"/>
    <w:rsid w:val="003611E5"/>
    <w:rsid w:val="00361AE1"/>
    <w:rsid w:val="00363224"/>
    <w:rsid w:val="00366259"/>
    <w:rsid w:val="003722E4"/>
    <w:rsid w:val="00372B99"/>
    <w:rsid w:val="0037350D"/>
    <w:rsid w:val="00375B24"/>
    <w:rsid w:val="003763A6"/>
    <w:rsid w:val="003778A5"/>
    <w:rsid w:val="00377AA2"/>
    <w:rsid w:val="003806F5"/>
    <w:rsid w:val="00380C48"/>
    <w:rsid w:val="003835ED"/>
    <w:rsid w:val="003904F6"/>
    <w:rsid w:val="0039193D"/>
    <w:rsid w:val="00392597"/>
    <w:rsid w:val="00392838"/>
    <w:rsid w:val="003942FC"/>
    <w:rsid w:val="0039531D"/>
    <w:rsid w:val="00396BDD"/>
    <w:rsid w:val="003A0880"/>
    <w:rsid w:val="003A38BA"/>
    <w:rsid w:val="003A4997"/>
    <w:rsid w:val="003A5A2A"/>
    <w:rsid w:val="003A6D42"/>
    <w:rsid w:val="003A7699"/>
    <w:rsid w:val="003A7961"/>
    <w:rsid w:val="003A7C67"/>
    <w:rsid w:val="003A7FA5"/>
    <w:rsid w:val="003B1A2F"/>
    <w:rsid w:val="003B2491"/>
    <w:rsid w:val="003B2500"/>
    <w:rsid w:val="003B4BEE"/>
    <w:rsid w:val="003B5046"/>
    <w:rsid w:val="003B71D7"/>
    <w:rsid w:val="003C1A07"/>
    <w:rsid w:val="003C27CE"/>
    <w:rsid w:val="003C2DA6"/>
    <w:rsid w:val="003C329C"/>
    <w:rsid w:val="003C6A1C"/>
    <w:rsid w:val="003C6B85"/>
    <w:rsid w:val="003D08B2"/>
    <w:rsid w:val="003D0BFD"/>
    <w:rsid w:val="003D1A62"/>
    <w:rsid w:val="003D207C"/>
    <w:rsid w:val="003D36EE"/>
    <w:rsid w:val="003D60B3"/>
    <w:rsid w:val="003D706A"/>
    <w:rsid w:val="003D7B13"/>
    <w:rsid w:val="003D7DCF"/>
    <w:rsid w:val="003E0FF3"/>
    <w:rsid w:val="003E15EF"/>
    <w:rsid w:val="003E2625"/>
    <w:rsid w:val="003E2D8D"/>
    <w:rsid w:val="003E31FC"/>
    <w:rsid w:val="003E3D50"/>
    <w:rsid w:val="003E58E0"/>
    <w:rsid w:val="003E6AD6"/>
    <w:rsid w:val="003E6C01"/>
    <w:rsid w:val="003F2998"/>
    <w:rsid w:val="003F3455"/>
    <w:rsid w:val="003F4BEE"/>
    <w:rsid w:val="003F56FF"/>
    <w:rsid w:val="003F72A2"/>
    <w:rsid w:val="003F7C3A"/>
    <w:rsid w:val="0040088E"/>
    <w:rsid w:val="0040278C"/>
    <w:rsid w:val="00403B7A"/>
    <w:rsid w:val="0040557E"/>
    <w:rsid w:val="0040629A"/>
    <w:rsid w:val="0040647A"/>
    <w:rsid w:val="004065E6"/>
    <w:rsid w:val="00406FE4"/>
    <w:rsid w:val="00407A60"/>
    <w:rsid w:val="00407DF5"/>
    <w:rsid w:val="004101C1"/>
    <w:rsid w:val="00410A88"/>
    <w:rsid w:val="00410F73"/>
    <w:rsid w:val="004125B8"/>
    <w:rsid w:val="00412681"/>
    <w:rsid w:val="00413CAB"/>
    <w:rsid w:val="00413F41"/>
    <w:rsid w:val="00414663"/>
    <w:rsid w:val="0041547E"/>
    <w:rsid w:val="00416AC6"/>
    <w:rsid w:val="00417F1C"/>
    <w:rsid w:val="00420241"/>
    <w:rsid w:val="004202BA"/>
    <w:rsid w:val="004203E4"/>
    <w:rsid w:val="00423795"/>
    <w:rsid w:val="00423869"/>
    <w:rsid w:val="004258DA"/>
    <w:rsid w:val="004279AB"/>
    <w:rsid w:val="00430922"/>
    <w:rsid w:val="00430AE4"/>
    <w:rsid w:val="004345C8"/>
    <w:rsid w:val="00434D8E"/>
    <w:rsid w:val="004357E2"/>
    <w:rsid w:val="00436D1B"/>
    <w:rsid w:val="00437074"/>
    <w:rsid w:val="004435AC"/>
    <w:rsid w:val="00445764"/>
    <w:rsid w:val="00445D48"/>
    <w:rsid w:val="004476D9"/>
    <w:rsid w:val="0045086D"/>
    <w:rsid w:val="00450ADA"/>
    <w:rsid w:val="0045123C"/>
    <w:rsid w:val="004512A3"/>
    <w:rsid w:val="00451B38"/>
    <w:rsid w:val="00452E55"/>
    <w:rsid w:val="004536A6"/>
    <w:rsid w:val="00455304"/>
    <w:rsid w:val="00457310"/>
    <w:rsid w:val="004578F4"/>
    <w:rsid w:val="004607FE"/>
    <w:rsid w:val="00461417"/>
    <w:rsid w:val="00461A81"/>
    <w:rsid w:val="0046272D"/>
    <w:rsid w:val="00462800"/>
    <w:rsid w:val="004644AB"/>
    <w:rsid w:val="00466744"/>
    <w:rsid w:val="00472C97"/>
    <w:rsid w:val="00472CC8"/>
    <w:rsid w:val="004741EC"/>
    <w:rsid w:val="004763FB"/>
    <w:rsid w:val="00476632"/>
    <w:rsid w:val="004809FB"/>
    <w:rsid w:val="00480F73"/>
    <w:rsid w:val="004815D6"/>
    <w:rsid w:val="00482CF0"/>
    <w:rsid w:val="00483775"/>
    <w:rsid w:val="00485257"/>
    <w:rsid w:val="00486080"/>
    <w:rsid w:val="00486BC9"/>
    <w:rsid w:val="00491E10"/>
    <w:rsid w:val="00492246"/>
    <w:rsid w:val="004925AF"/>
    <w:rsid w:val="00492D81"/>
    <w:rsid w:val="004933F6"/>
    <w:rsid w:val="00494622"/>
    <w:rsid w:val="00494CE4"/>
    <w:rsid w:val="00494E1C"/>
    <w:rsid w:val="00495FAC"/>
    <w:rsid w:val="004A1004"/>
    <w:rsid w:val="004A1742"/>
    <w:rsid w:val="004A1EA4"/>
    <w:rsid w:val="004A24DA"/>
    <w:rsid w:val="004A2658"/>
    <w:rsid w:val="004A2A87"/>
    <w:rsid w:val="004A2FB4"/>
    <w:rsid w:val="004A40F9"/>
    <w:rsid w:val="004A54D3"/>
    <w:rsid w:val="004A5E99"/>
    <w:rsid w:val="004B0626"/>
    <w:rsid w:val="004B5321"/>
    <w:rsid w:val="004B5910"/>
    <w:rsid w:val="004B6FB0"/>
    <w:rsid w:val="004B7C62"/>
    <w:rsid w:val="004C1C63"/>
    <w:rsid w:val="004C3728"/>
    <w:rsid w:val="004C4DE7"/>
    <w:rsid w:val="004C5827"/>
    <w:rsid w:val="004D229F"/>
    <w:rsid w:val="004D482C"/>
    <w:rsid w:val="004D4A24"/>
    <w:rsid w:val="004D557A"/>
    <w:rsid w:val="004D595F"/>
    <w:rsid w:val="004D6154"/>
    <w:rsid w:val="004D71D5"/>
    <w:rsid w:val="004D738F"/>
    <w:rsid w:val="004D7FAC"/>
    <w:rsid w:val="004E06EF"/>
    <w:rsid w:val="004E0D22"/>
    <w:rsid w:val="004E0FEF"/>
    <w:rsid w:val="004E19F2"/>
    <w:rsid w:val="004E215A"/>
    <w:rsid w:val="004E4003"/>
    <w:rsid w:val="004E696E"/>
    <w:rsid w:val="004E6C50"/>
    <w:rsid w:val="004F06CE"/>
    <w:rsid w:val="004F2DC5"/>
    <w:rsid w:val="004F2E72"/>
    <w:rsid w:val="004F4762"/>
    <w:rsid w:val="004F5073"/>
    <w:rsid w:val="0050034D"/>
    <w:rsid w:val="005039E3"/>
    <w:rsid w:val="0050528C"/>
    <w:rsid w:val="00506931"/>
    <w:rsid w:val="00506F69"/>
    <w:rsid w:val="00507604"/>
    <w:rsid w:val="00510609"/>
    <w:rsid w:val="0051122F"/>
    <w:rsid w:val="005117FF"/>
    <w:rsid w:val="00511BDC"/>
    <w:rsid w:val="00513BDB"/>
    <w:rsid w:val="00513E2A"/>
    <w:rsid w:val="005148B4"/>
    <w:rsid w:val="005153E1"/>
    <w:rsid w:val="005161BA"/>
    <w:rsid w:val="00516CF4"/>
    <w:rsid w:val="00516F36"/>
    <w:rsid w:val="005174C0"/>
    <w:rsid w:val="005176A4"/>
    <w:rsid w:val="005217C0"/>
    <w:rsid w:val="00523B61"/>
    <w:rsid w:val="00524702"/>
    <w:rsid w:val="005247D1"/>
    <w:rsid w:val="00526387"/>
    <w:rsid w:val="00526DF0"/>
    <w:rsid w:val="005273D4"/>
    <w:rsid w:val="00527613"/>
    <w:rsid w:val="00530A68"/>
    <w:rsid w:val="0053189E"/>
    <w:rsid w:val="005327ED"/>
    <w:rsid w:val="00532BC0"/>
    <w:rsid w:val="005334D8"/>
    <w:rsid w:val="0053483B"/>
    <w:rsid w:val="00536962"/>
    <w:rsid w:val="00536A40"/>
    <w:rsid w:val="00536A90"/>
    <w:rsid w:val="00536BC0"/>
    <w:rsid w:val="00540233"/>
    <w:rsid w:val="0054056C"/>
    <w:rsid w:val="00541130"/>
    <w:rsid w:val="0054119B"/>
    <w:rsid w:val="005414E7"/>
    <w:rsid w:val="00544491"/>
    <w:rsid w:val="005447B8"/>
    <w:rsid w:val="00547653"/>
    <w:rsid w:val="00551E5F"/>
    <w:rsid w:val="005521C8"/>
    <w:rsid w:val="00552A79"/>
    <w:rsid w:val="0055432B"/>
    <w:rsid w:val="005557FD"/>
    <w:rsid w:val="005561CC"/>
    <w:rsid w:val="00557CAE"/>
    <w:rsid w:val="005619ED"/>
    <w:rsid w:val="00561DBA"/>
    <w:rsid w:val="00562F45"/>
    <w:rsid w:val="0056312A"/>
    <w:rsid w:val="0056323C"/>
    <w:rsid w:val="00564486"/>
    <w:rsid w:val="00564CBC"/>
    <w:rsid w:val="00564CE6"/>
    <w:rsid w:val="00564DB0"/>
    <w:rsid w:val="00567440"/>
    <w:rsid w:val="00570093"/>
    <w:rsid w:val="00570944"/>
    <w:rsid w:val="00570BFB"/>
    <w:rsid w:val="005720D3"/>
    <w:rsid w:val="00572375"/>
    <w:rsid w:val="0057326D"/>
    <w:rsid w:val="0057493D"/>
    <w:rsid w:val="0057527F"/>
    <w:rsid w:val="005805BB"/>
    <w:rsid w:val="00580865"/>
    <w:rsid w:val="00582382"/>
    <w:rsid w:val="00583807"/>
    <w:rsid w:val="00584222"/>
    <w:rsid w:val="00584585"/>
    <w:rsid w:val="00584889"/>
    <w:rsid w:val="00584E8E"/>
    <w:rsid w:val="00585706"/>
    <w:rsid w:val="00586413"/>
    <w:rsid w:val="00586E52"/>
    <w:rsid w:val="00587194"/>
    <w:rsid w:val="005931B8"/>
    <w:rsid w:val="00594B5E"/>
    <w:rsid w:val="00596FFB"/>
    <w:rsid w:val="005972A1"/>
    <w:rsid w:val="005A029F"/>
    <w:rsid w:val="005A45F5"/>
    <w:rsid w:val="005A5CE4"/>
    <w:rsid w:val="005A6AF9"/>
    <w:rsid w:val="005A75F6"/>
    <w:rsid w:val="005B045A"/>
    <w:rsid w:val="005B07CC"/>
    <w:rsid w:val="005B148B"/>
    <w:rsid w:val="005B1DF5"/>
    <w:rsid w:val="005B1E05"/>
    <w:rsid w:val="005C0495"/>
    <w:rsid w:val="005C1D72"/>
    <w:rsid w:val="005C1F2B"/>
    <w:rsid w:val="005C200E"/>
    <w:rsid w:val="005C2B29"/>
    <w:rsid w:val="005C2CBC"/>
    <w:rsid w:val="005C2DFB"/>
    <w:rsid w:val="005C6143"/>
    <w:rsid w:val="005C6D94"/>
    <w:rsid w:val="005C780F"/>
    <w:rsid w:val="005D11E7"/>
    <w:rsid w:val="005D1920"/>
    <w:rsid w:val="005D1D9E"/>
    <w:rsid w:val="005D43F2"/>
    <w:rsid w:val="005D5018"/>
    <w:rsid w:val="005D7B56"/>
    <w:rsid w:val="005E0B9F"/>
    <w:rsid w:val="005E302B"/>
    <w:rsid w:val="005E516D"/>
    <w:rsid w:val="005E5D40"/>
    <w:rsid w:val="005E6503"/>
    <w:rsid w:val="005F12CB"/>
    <w:rsid w:val="005F1F4F"/>
    <w:rsid w:val="005F27B2"/>
    <w:rsid w:val="005F2D31"/>
    <w:rsid w:val="005F380D"/>
    <w:rsid w:val="005F5610"/>
    <w:rsid w:val="005F5E8C"/>
    <w:rsid w:val="006008C0"/>
    <w:rsid w:val="00603D0C"/>
    <w:rsid w:val="00607F9C"/>
    <w:rsid w:val="00611995"/>
    <w:rsid w:val="00612758"/>
    <w:rsid w:val="00613044"/>
    <w:rsid w:val="00613913"/>
    <w:rsid w:val="0061450A"/>
    <w:rsid w:val="0061486F"/>
    <w:rsid w:val="00615891"/>
    <w:rsid w:val="0062116C"/>
    <w:rsid w:val="00621CDF"/>
    <w:rsid w:val="006230FB"/>
    <w:rsid w:val="006250F9"/>
    <w:rsid w:val="00626122"/>
    <w:rsid w:val="0063172C"/>
    <w:rsid w:val="006324DB"/>
    <w:rsid w:val="0063368F"/>
    <w:rsid w:val="00633C68"/>
    <w:rsid w:val="00636128"/>
    <w:rsid w:val="0063653D"/>
    <w:rsid w:val="00636F02"/>
    <w:rsid w:val="006402D9"/>
    <w:rsid w:val="00641134"/>
    <w:rsid w:val="006433F9"/>
    <w:rsid w:val="006439EF"/>
    <w:rsid w:val="006442FE"/>
    <w:rsid w:val="006477F5"/>
    <w:rsid w:val="00647F46"/>
    <w:rsid w:val="00650920"/>
    <w:rsid w:val="00650EA0"/>
    <w:rsid w:val="006528A6"/>
    <w:rsid w:val="00652C1B"/>
    <w:rsid w:val="00652ED1"/>
    <w:rsid w:val="006533C7"/>
    <w:rsid w:val="0065343F"/>
    <w:rsid w:val="00653E39"/>
    <w:rsid w:val="006561FD"/>
    <w:rsid w:val="006568EC"/>
    <w:rsid w:val="006572A3"/>
    <w:rsid w:val="006578D2"/>
    <w:rsid w:val="0066421F"/>
    <w:rsid w:val="006724FF"/>
    <w:rsid w:val="00672C69"/>
    <w:rsid w:val="00673390"/>
    <w:rsid w:val="00674725"/>
    <w:rsid w:val="00674E81"/>
    <w:rsid w:val="006755BA"/>
    <w:rsid w:val="0067562D"/>
    <w:rsid w:val="00675A46"/>
    <w:rsid w:val="00676CF9"/>
    <w:rsid w:val="00676D36"/>
    <w:rsid w:val="00677312"/>
    <w:rsid w:val="006776B0"/>
    <w:rsid w:val="006777DD"/>
    <w:rsid w:val="00681E49"/>
    <w:rsid w:val="006823BD"/>
    <w:rsid w:val="006835DA"/>
    <w:rsid w:val="0068498C"/>
    <w:rsid w:val="00684D92"/>
    <w:rsid w:val="00685DBB"/>
    <w:rsid w:val="006864A5"/>
    <w:rsid w:val="00691567"/>
    <w:rsid w:val="00694020"/>
    <w:rsid w:val="00694961"/>
    <w:rsid w:val="00697CA2"/>
    <w:rsid w:val="006A0A81"/>
    <w:rsid w:val="006A1716"/>
    <w:rsid w:val="006A1E58"/>
    <w:rsid w:val="006A2700"/>
    <w:rsid w:val="006A2F1D"/>
    <w:rsid w:val="006A5AB9"/>
    <w:rsid w:val="006A5FCA"/>
    <w:rsid w:val="006A6981"/>
    <w:rsid w:val="006A71C5"/>
    <w:rsid w:val="006A7B77"/>
    <w:rsid w:val="006B00E0"/>
    <w:rsid w:val="006B2B19"/>
    <w:rsid w:val="006B5F33"/>
    <w:rsid w:val="006B7756"/>
    <w:rsid w:val="006C021E"/>
    <w:rsid w:val="006C0706"/>
    <w:rsid w:val="006C2762"/>
    <w:rsid w:val="006C57BE"/>
    <w:rsid w:val="006C614A"/>
    <w:rsid w:val="006D243A"/>
    <w:rsid w:val="006D5C8D"/>
    <w:rsid w:val="006D6406"/>
    <w:rsid w:val="006D65BF"/>
    <w:rsid w:val="006D764A"/>
    <w:rsid w:val="006E0492"/>
    <w:rsid w:val="006E1A32"/>
    <w:rsid w:val="006E3A31"/>
    <w:rsid w:val="006E7F67"/>
    <w:rsid w:val="006F08AE"/>
    <w:rsid w:val="006F0DC1"/>
    <w:rsid w:val="006F11E7"/>
    <w:rsid w:val="006F19EF"/>
    <w:rsid w:val="006F3168"/>
    <w:rsid w:val="006F4603"/>
    <w:rsid w:val="006F50A4"/>
    <w:rsid w:val="007003BB"/>
    <w:rsid w:val="007039B8"/>
    <w:rsid w:val="00705897"/>
    <w:rsid w:val="0070791D"/>
    <w:rsid w:val="00710840"/>
    <w:rsid w:val="00710A10"/>
    <w:rsid w:val="00710C0E"/>
    <w:rsid w:val="0071314C"/>
    <w:rsid w:val="00717484"/>
    <w:rsid w:val="007176AA"/>
    <w:rsid w:val="0072067C"/>
    <w:rsid w:val="00720E26"/>
    <w:rsid w:val="007210CE"/>
    <w:rsid w:val="00721A3F"/>
    <w:rsid w:val="00722579"/>
    <w:rsid w:val="00723921"/>
    <w:rsid w:val="00724F90"/>
    <w:rsid w:val="007263C3"/>
    <w:rsid w:val="00726600"/>
    <w:rsid w:val="00726FD9"/>
    <w:rsid w:val="00727875"/>
    <w:rsid w:val="00727B2A"/>
    <w:rsid w:val="00730ED9"/>
    <w:rsid w:val="0073168B"/>
    <w:rsid w:val="00732DDC"/>
    <w:rsid w:val="00734CE0"/>
    <w:rsid w:val="00735884"/>
    <w:rsid w:val="00735936"/>
    <w:rsid w:val="00741D9D"/>
    <w:rsid w:val="00742DB0"/>
    <w:rsid w:val="0074556F"/>
    <w:rsid w:val="00745701"/>
    <w:rsid w:val="007474AB"/>
    <w:rsid w:val="0074751E"/>
    <w:rsid w:val="00747EF7"/>
    <w:rsid w:val="00752C30"/>
    <w:rsid w:val="0075380E"/>
    <w:rsid w:val="00753962"/>
    <w:rsid w:val="00753A2A"/>
    <w:rsid w:val="0075562E"/>
    <w:rsid w:val="00756825"/>
    <w:rsid w:val="00760738"/>
    <w:rsid w:val="0076107A"/>
    <w:rsid w:val="00761941"/>
    <w:rsid w:val="00762255"/>
    <w:rsid w:val="00763991"/>
    <w:rsid w:val="00764039"/>
    <w:rsid w:val="007655D7"/>
    <w:rsid w:val="00765609"/>
    <w:rsid w:val="00765891"/>
    <w:rsid w:val="00765962"/>
    <w:rsid w:val="00766629"/>
    <w:rsid w:val="007678C2"/>
    <w:rsid w:val="0077034B"/>
    <w:rsid w:val="00770E6F"/>
    <w:rsid w:val="0077182F"/>
    <w:rsid w:val="007723F6"/>
    <w:rsid w:val="0077418C"/>
    <w:rsid w:val="00775593"/>
    <w:rsid w:val="00775AA8"/>
    <w:rsid w:val="00777DF6"/>
    <w:rsid w:val="00782024"/>
    <w:rsid w:val="00782189"/>
    <w:rsid w:val="0078243A"/>
    <w:rsid w:val="007910E7"/>
    <w:rsid w:val="007922D7"/>
    <w:rsid w:val="007943D9"/>
    <w:rsid w:val="007948BE"/>
    <w:rsid w:val="00794D66"/>
    <w:rsid w:val="00795642"/>
    <w:rsid w:val="00796EE3"/>
    <w:rsid w:val="007A22DE"/>
    <w:rsid w:val="007A38A2"/>
    <w:rsid w:val="007A3B27"/>
    <w:rsid w:val="007A44BD"/>
    <w:rsid w:val="007A5D6E"/>
    <w:rsid w:val="007A5F15"/>
    <w:rsid w:val="007A7280"/>
    <w:rsid w:val="007B208B"/>
    <w:rsid w:val="007B2275"/>
    <w:rsid w:val="007B255C"/>
    <w:rsid w:val="007B2FD7"/>
    <w:rsid w:val="007B38B4"/>
    <w:rsid w:val="007C036D"/>
    <w:rsid w:val="007C03F8"/>
    <w:rsid w:val="007C0753"/>
    <w:rsid w:val="007C2C79"/>
    <w:rsid w:val="007C3076"/>
    <w:rsid w:val="007C35B9"/>
    <w:rsid w:val="007C437E"/>
    <w:rsid w:val="007C459D"/>
    <w:rsid w:val="007C5290"/>
    <w:rsid w:val="007C5292"/>
    <w:rsid w:val="007C60EE"/>
    <w:rsid w:val="007D14DF"/>
    <w:rsid w:val="007D1E02"/>
    <w:rsid w:val="007D23CF"/>
    <w:rsid w:val="007D24B1"/>
    <w:rsid w:val="007D2CC8"/>
    <w:rsid w:val="007D35B1"/>
    <w:rsid w:val="007D3982"/>
    <w:rsid w:val="007D3E3D"/>
    <w:rsid w:val="007D4D48"/>
    <w:rsid w:val="007D6EAB"/>
    <w:rsid w:val="007D7410"/>
    <w:rsid w:val="007E07BF"/>
    <w:rsid w:val="007E1D26"/>
    <w:rsid w:val="007E2AB5"/>
    <w:rsid w:val="007E3054"/>
    <w:rsid w:val="007E348B"/>
    <w:rsid w:val="007E3E8E"/>
    <w:rsid w:val="007E435D"/>
    <w:rsid w:val="007E54CC"/>
    <w:rsid w:val="007E7D04"/>
    <w:rsid w:val="007F09BC"/>
    <w:rsid w:val="007F0DD3"/>
    <w:rsid w:val="007F5C7B"/>
    <w:rsid w:val="00801BBA"/>
    <w:rsid w:val="00801D77"/>
    <w:rsid w:val="008028EC"/>
    <w:rsid w:val="00804CD5"/>
    <w:rsid w:val="00805420"/>
    <w:rsid w:val="008061E0"/>
    <w:rsid w:val="008063FA"/>
    <w:rsid w:val="00806C8E"/>
    <w:rsid w:val="008101F2"/>
    <w:rsid w:val="00810E99"/>
    <w:rsid w:val="00810F1A"/>
    <w:rsid w:val="008111E6"/>
    <w:rsid w:val="00815BE0"/>
    <w:rsid w:val="00815D82"/>
    <w:rsid w:val="008243B7"/>
    <w:rsid w:val="0082479B"/>
    <w:rsid w:val="008249DB"/>
    <w:rsid w:val="00826317"/>
    <w:rsid w:val="00826CED"/>
    <w:rsid w:val="00826CFB"/>
    <w:rsid w:val="0082752C"/>
    <w:rsid w:val="008276FE"/>
    <w:rsid w:val="00832F49"/>
    <w:rsid w:val="00834EE3"/>
    <w:rsid w:val="0083517A"/>
    <w:rsid w:val="00835C84"/>
    <w:rsid w:val="00836E33"/>
    <w:rsid w:val="0083798D"/>
    <w:rsid w:val="00841B69"/>
    <w:rsid w:val="008421BB"/>
    <w:rsid w:val="00844304"/>
    <w:rsid w:val="008448D4"/>
    <w:rsid w:val="00844B66"/>
    <w:rsid w:val="00844F80"/>
    <w:rsid w:val="00845B1D"/>
    <w:rsid w:val="0084687B"/>
    <w:rsid w:val="00846D6E"/>
    <w:rsid w:val="00846FB5"/>
    <w:rsid w:val="008511D9"/>
    <w:rsid w:val="008525B1"/>
    <w:rsid w:val="00853367"/>
    <w:rsid w:val="008544FD"/>
    <w:rsid w:val="008572A4"/>
    <w:rsid w:val="00857FDB"/>
    <w:rsid w:val="008631DC"/>
    <w:rsid w:val="008639DD"/>
    <w:rsid w:val="008655B5"/>
    <w:rsid w:val="0087108E"/>
    <w:rsid w:val="00871A76"/>
    <w:rsid w:val="00871B00"/>
    <w:rsid w:val="00871DB9"/>
    <w:rsid w:val="00872AA8"/>
    <w:rsid w:val="00874EE5"/>
    <w:rsid w:val="00876A12"/>
    <w:rsid w:val="008775D4"/>
    <w:rsid w:val="00877C18"/>
    <w:rsid w:val="008809C7"/>
    <w:rsid w:val="00880E3D"/>
    <w:rsid w:val="00881C63"/>
    <w:rsid w:val="00881D1C"/>
    <w:rsid w:val="008828AF"/>
    <w:rsid w:val="0088427A"/>
    <w:rsid w:val="00884939"/>
    <w:rsid w:val="00885F38"/>
    <w:rsid w:val="008860F6"/>
    <w:rsid w:val="00886B02"/>
    <w:rsid w:val="00886D3F"/>
    <w:rsid w:val="00887264"/>
    <w:rsid w:val="008872AE"/>
    <w:rsid w:val="008903D7"/>
    <w:rsid w:val="00895AC4"/>
    <w:rsid w:val="00895B9D"/>
    <w:rsid w:val="00896872"/>
    <w:rsid w:val="008A0211"/>
    <w:rsid w:val="008A05E4"/>
    <w:rsid w:val="008A10DF"/>
    <w:rsid w:val="008A11B1"/>
    <w:rsid w:val="008A174F"/>
    <w:rsid w:val="008A2433"/>
    <w:rsid w:val="008A4029"/>
    <w:rsid w:val="008A5B6F"/>
    <w:rsid w:val="008A6BD8"/>
    <w:rsid w:val="008A7479"/>
    <w:rsid w:val="008B1639"/>
    <w:rsid w:val="008B2B21"/>
    <w:rsid w:val="008B311B"/>
    <w:rsid w:val="008B4D5B"/>
    <w:rsid w:val="008B7FEE"/>
    <w:rsid w:val="008C2ED6"/>
    <w:rsid w:val="008C3359"/>
    <w:rsid w:val="008C4290"/>
    <w:rsid w:val="008C51DD"/>
    <w:rsid w:val="008C5F71"/>
    <w:rsid w:val="008C6660"/>
    <w:rsid w:val="008D07DE"/>
    <w:rsid w:val="008D14BA"/>
    <w:rsid w:val="008D3EFC"/>
    <w:rsid w:val="008D4582"/>
    <w:rsid w:val="008D7B29"/>
    <w:rsid w:val="008D7D8F"/>
    <w:rsid w:val="008E2AD0"/>
    <w:rsid w:val="008E3386"/>
    <w:rsid w:val="008E3708"/>
    <w:rsid w:val="008E6F22"/>
    <w:rsid w:val="008F04F4"/>
    <w:rsid w:val="008F0F77"/>
    <w:rsid w:val="008F17F6"/>
    <w:rsid w:val="008F1C4B"/>
    <w:rsid w:val="008F1FE9"/>
    <w:rsid w:val="008F252E"/>
    <w:rsid w:val="008F3819"/>
    <w:rsid w:val="008F5051"/>
    <w:rsid w:val="008F635F"/>
    <w:rsid w:val="009003EB"/>
    <w:rsid w:val="00900F3B"/>
    <w:rsid w:val="00901DB3"/>
    <w:rsid w:val="0090331F"/>
    <w:rsid w:val="00903CD4"/>
    <w:rsid w:val="00904548"/>
    <w:rsid w:val="0090502D"/>
    <w:rsid w:val="00911300"/>
    <w:rsid w:val="00913481"/>
    <w:rsid w:val="00913B86"/>
    <w:rsid w:val="00915512"/>
    <w:rsid w:val="00915862"/>
    <w:rsid w:val="00916FFE"/>
    <w:rsid w:val="00917AF9"/>
    <w:rsid w:val="009203AE"/>
    <w:rsid w:val="009206AD"/>
    <w:rsid w:val="009210DA"/>
    <w:rsid w:val="00921B98"/>
    <w:rsid w:val="00922892"/>
    <w:rsid w:val="00922EB1"/>
    <w:rsid w:val="0092341D"/>
    <w:rsid w:val="00923C80"/>
    <w:rsid w:val="00923E5E"/>
    <w:rsid w:val="00926C55"/>
    <w:rsid w:val="009300A6"/>
    <w:rsid w:val="0093183C"/>
    <w:rsid w:val="00932C0A"/>
    <w:rsid w:val="00934976"/>
    <w:rsid w:val="00936715"/>
    <w:rsid w:val="00937E96"/>
    <w:rsid w:val="009400CC"/>
    <w:rsid w:val="00940BF4"/>
    <w:rsid w:val="00940F7C"/>
    <w:rsid w:val="009412BE"/>
    <w:rsid w:val="00941785"/>
    <w:rsid w:val="00942533"/>
    <w:rsid w:val="00943975"/>
    <w:rsid w:val="0094400B"/>
    <w:rsid w:val="00946345"/>
    <w:rsid w:val="009475DB"/>
    <w:rsid w:val="009477F5"/>
    <w:rsid w:val="0095335A"/>
    <w:rsid w:val="00954C0F"/>
    <w:rsid w:val="00956B40"/>
    <w:rsid w:val="009619CA"/>
    <w:rsid w:val="00961BC3"/>
    <w:rsid w:val="00961CF4"/>
    <w:rsid w:val="00962012"/>
    <w:rsid w:val="00963039"/>
    <w:rsid w:val="009652DF"/>
    <w:rsid w:val="00971C78"/>
    <w:rsid w:val="00973379"/>
    <w:rsid w:val="00974837"/>
    <w:rsid w:val="009750F0"/>
    <w:rsid w:val="009755AB"/>
    <w:rsid w:val="00981308"/>
    <w:rsid w:val="00986697"/>
    <w:rsid w:val="00987FCB"/>
    <w:rsid w:val="009919F7"/>
    <w:rsid w:val="0099561F"/>
    <w:rsid w:val="00996283"/>
    <w:rsid w:val="009964A4"/>
    <w:rsid w:val="0099716B"/>
    <w:rsid w:val="009A3782"/>
    <w:rsid w:val="009A647B"/>
    <w:rsid w:val="009A6EDD"/>
    <w:rsid w:val="009B0664"/>
    <w:rsid w:val="009B4CDA"/>
    <w:rsid w:val="009B5146"/>
    <w:rsid w:val="009B5898"/>
    <w:rsid w:val="009B5D2E"/>
    <w:rsid w:val="009B6A39"/>
    <w:rsid w:val="009C03B9"/>
    <w:rsid w:val="009C0717"/>
    <w:rsid w:val="009C1F21"/>
    <w:rsid w:val="009C2F38"/>
    <w:rsid w:val="009C369C"/>
    <w:rsid w:val="009C3A6B"/>
    <w:rsid w:val="009C3B12"/>
    <w:rsid w:val="009C40D0"/>
    <w:rsid w:val="009D1078"/>
    <w:rsid w:val="009D1F3C"/>
    <w:rsid w:val="009D3230"/>
    <w:rsid w:val="009D46C3"/>
    <w:rsid w:val="009D5467"/>
    <w:rsid w:val="009D5FAC"/>
    <w:rsid w:val="009D674B"/>
    <w:rsid w:val="009D6808"/>
    <w:rsid w:val="009D7200"/>
    <w:rsid w:val="009E020B"/>
    <w:rsid w:val="009E1702"/>
    <w:rsid w:val="009E1928"/>
    <w:rsid w:val="009E3407"/>
    <w:rsid w:val="009E4880"/>
    <w:rsid w:val="009E5B00"/>
    <w:rsid w:val="009E5C75"/>
    <w:rsid w:val="009E79C3"/>
    <w:rsid w:val="009F1AB8"/>
    <w:rsid w:val="009F2256"/>
    <w:rsid w:val="009F3351"/>
    <w:rsid w:val="009F5C00"/>
    <w:rsid w:val="009F5CBC"/>
    <w:rsid w:val="009F6426"/>
    <w:rsid w:val="009F731D"/>
    <w:rsid w:val="00A01C7E"/>
    <w:rsid w:val="00A031ED"/>
    <w:rsid w:val="00A03576"/>
    <w:rsid w:val="00A04960"/>
    <w:rsid w:val="00A0538B"/>
    <w:rsid w:val="00A11C3A"/>
    <w:rsid w:val="00A128D3"/>
    <w:rsid w:val="00A12BAA"/>
    <w:rsid w:val="00A13B2B"/>
    <w:rsid w:val="00A14AE5"/>
    <w:rsid w:val="00A15454"/>
    <w:rsid w:val="00A15CFF"/>
    <w:rsid w:val="00A17A31"/>
    <w:rsid w:val="00A20520"/>
    <w:rsid w:val="00A20F34"/>
    <w:rsid w:val="00A210DA"/>
    <w:rsid w:val="00A22328"/>
    <w:rsid w:val="00A2266B"/>
    <w:rsid w:val="00A23051"/>
    <w:rsid w:val="00A2489C"/>
    <w:rsid w:val="00A24C6F"/>
    <w:rsid w:val="00A24CB6"/>
    <w:rsid w:val="00A2627D"/>
    <w:rsid w:val="00A31E9E"/>
    <w:rsid w:val="00A32C35"/>
    <w:rsid w:val="00A343DF"/>
    <w:rsid w:val="00A354AD"/>
    <w:rsid w:val="00A362DB"/>
    <w:rsid w:val="00A3695E"/>
    <w:rsid w:val="00A370B3"/>
    <w:rsid w:val="00A374C2"/>
    <w:rsid w:val="00A37D21"/>
    <w:rsid w:val="00A402E0"/>
    <w:rsid w:val="00A41464"/>
    <w:rsid w:val="00A4204A"/>
    <w:rsid w:val="00A420D1"/>
    <w:rsid w:val="00A422DB"/>
    <w:rsid w:val="00A422FB"/>
    <w:rsid w:val="00A42B37"/>
    <w:rsid w:val="00A43052"/>
    <w:rsid w:val="00A43F38"/>
    <w:rsid w:val="00A455EE"/>
    <w:rsid w:val="00A46A11"/>
    <w:rsid w:val="00A53832"/>
    <w:rsid w:val="00A54388"/>
    <w:rsid w:val="00A543AA"/>
    <w:rsid w:val="00A552C9"/>
    <w:rsid w:val="00A56540"/>
    <w:rsid w:val="00A56602"/>
    <w:rsid w:val="00A6157F"/>
    <w:rsid w:val="00A64D38"/>
    <w:rsid w:val="00A65663"/>
    <w:rsid w:val="00A67361"/>
    <w:rsid w:val="00A715DA"/>
    <w:rsid w:val="00A71B8B"/>
    <w:rsid w:val="00A74B43"/>
    <w:rsid w:val="00A751F3"/>
    <w:rsid w:val="00A76925"/>
    <w:rsid w:val="00A76F8B"/>
    <w:rsid w:val="00A81EE5"/>
    <w:rsid w:val="00A8246B"/>
    <w:rsid w:val="00A83C52"/>
    <w:rsid w:val="00A85AD1"/>
    <w:rsid w:val="00A86606"/>
    <w:rsid w:val="00A92CA1"/>
    <w:rsid w:val="00A931EE"/>
    <w:rsid w:val="00A93434"/>
    <w:rsid w:val="00A945B1"/>
    <w:rsid w:val="00A95B72"/>
    <w:rsid w:val="00A95E22"/>
    <w:rsid w:val="00A96953"/>
    <w:rsid w:val="00AA2CD5"/>
    <w:rsid w:val="00AA2E6A"/>
    <w:rsid w:val="00AA393B"/>
    <w:rsid w:val="00AA3BE2"/>
    <w:rsid w:val="00AA444F"/>
    <w:rsid w:val="00AA4C36"/>
    <w:rsid w:val="00AA5DA0"/>
    <w:rsid w:val="00AA612A"/>
    <w:rsid w:val="00AA6ACC"/>
    <w:rsid w:val="00AB0B85"/>
    <w:rsid w:val="00AB0E88"/>
    <w:rsid w:val="00AB1AF1"/>
    <w:rsid w:val="00AB1C50"/>
    <w:rsid w:val="00AB206A"/>
    <w:rsid w:val="00AB25FD"/>
    <w:rsid w:val="00AB3746"/>
    <w:rsid w:val="00AB3921"/>
    <w:rsid w:val="00AB4110"/>
    <w:rsid w:val="00AB6B52"/>
    <w:rsid w:val="00AB78F6"/>
    <w:rsid w:val="00AC0049"/>
    <w:rsid w:val="00AC041D"/>
    <w:rsid w:val="00AC08BC"/>
    <w:rsid w:val="00AC0DFC"/>
    <w:rsid w:val="00AC1C6C"/>
    <w:rsid w:val="00AC250A"/>
    <w:rsid w:val="00AC69C5"/>
    <w:rsid w:val="00AD0BD7"/>
    <w:rsid w:val="00AD16EC"/>
    <w:rsid w:val="00AD206D"/>
    <w:rsid w:val="00AD38B9"/>
    <w:rsid w:val="00AD39AB"/>
    <w:rsid w:val="00AD6B01"/>
    <w:rsid w:val="00AD7111"/>
    <w:rsid w:val="00AE0C52"/>
    <w:rsid w:val="00AE1C35"/>
    <w:rsid w:val="00AE25B4"/>
    <w:rsid w:val="00AE35E4"/>
    <w:rsid w:val="00AE37E4"/>
    <w:rsid w:val="00AE5399"/>
    <w:rsid w:val="00AE5C2E"/>
    <w:rsid w:val="00AE625C"/>
    <w:rsid w:val="00AE6E25"/>
    <w:rsid w:val="00AF0910"/>
    <w:rsid w:val="00AF0BF6"/>
    <w:rsid w:val="00AF2BEC"/>
    <w:rsid w:val="00AF39B2"/>
    <w:rsid w:val="00AF4AE2"/>
    <w:rsid w:val="00AF5327"/>
    <w:rsid w:val="00AF7126"/>
    <w:rsid w:val="00B005E4"/>
    <w:rsid w:val="00B00E3D"/>
    <w:rsid w:val="00B01F50"/>
    <w:rsid w:val="00B02547"/>
    <w:rsid w:val="00B0549D"/>
    <w:rsid w:val="00B05CE8"/>
    <w:rsid w:val="00B103C7"/>
    <w:rsid w:val="00B13641"/>
    <w:rsid w:val="00B14226"/>
    <w:rsid w:val="00B163F5"/>
    <w:rsid w:val="00B1718B"/>
    <w:rsid w:val="00B20776"/>
    <w:rsid w:val="00B226C4"/>
    <w:rsid w:val="00B22B1F"/>
    <w:rsid w:val="00B23EC7"/>
    <w:rsid w:val="00B24A45"/>
    <w:rsid w:val="00B26515"/>
    <w:rsid w:val="00B276EC"/>
    <w:rsid w:val="00B27F95"/>
    <w:rsid w:val="00B313D2"/>
    <w:rsid w:val="00B32190"/>
    <w:rsid w:val="00B32853"/>
    <w:rsid w:val="00B33024"/>
    <w:rsid w:val="00B36FDC"/>
    <w:rsid w:val="00B40FA2"/>
    <w:rsid w:val="00B41BB9"/>
    <w:rsid w:val="00B4354F"/>
    <w:rsid w:val="00B43E47"/>
    <w:rsid w:val="00B45E4C"/>
    <w:rsid w:val="00B462E5"/>
    <w:rsid w:val="00B50B55"/>
    <w:rsid w:val="00B534B9"/>
    <w:rsid w:val="00B538D3"/>
    <w:rsid w:val="00B61F00"/>
    <w:rsid w:val="00B62FF8"/>
    <w:rsid w:val="00B6392C"/>
    <w:rsid w:val="00B65AAF"/>
    <w:rsid w:val="00B65C6C"/>
    <w:rsid w:val="00B65FBF"/>
    <w:rsid w:val="00B6645D"/>
    <w:rsid w:val="00B66C50"/>
    <w:rsid w:val="00B66D62"/>
    <w:rsid w:val="00B66DE6"/>
    <w:rsid w:val="00B672C3"/>
    <w:rsid w:val="00B757DA"/>
    <w:rsid w:val="00B76D41"/>
    <w:rsid w:val="00B80199"/>
    <w:rsid w:val="00B81652"/>
    <w:rsid w:val="00B81673"/>
    <w:rsid w:val="00B81EB9"/>
    <w:rsid w:val="00B825C7"/>
    <w:rsid w:val="00B840F9"/>
    <w:rsid w:val="00B84999"/>
    <w:rsid w:val="00B909F6"/>
    <w:rsid w:val="00B93935"/>
    <w:rsid w:val="00B94B20"/>
    <w:rsid w:val="00B950F3"/>
    <w:rsid w:val="00B95572"/>
    <w:rsid w:val="00B975AF"/>
    <w:rsid w:val="00BA0A70"/>
    <w:rsid w:val="00BA2ABC"/>
    <w:rsid w:val="00BA5D10"/>
    <w:rsid w:val="00BA6F4A"/>
    <w:rsid w:val="00BA7239"/>
    <w:rsid w:val="00BB084B"/>
    <w:rsid w:val="00BB10CE"/>
    <w:rsid w:val="00BB10EB"/>
    <w:rsid w:val="00BB17AF"/>
    <w:rsid w:val="00BB2292"/>
    <w:rsid w:val="00BB416F"/>
    <w:rsid w:val="00BB42DC"/>
    <w:rsid w:val="00BB6852"/>
    <w:rsid w:val="00BC003A"/>
    <w:rsid w:val="00BC0DF8"/>
    <w:rsid w:val="00BC1DFD"/>
    <w:rsid w:val="00BC1F7E"/>
    <w:rsid w:val="00BC2590"/>
    <w:rsid w:val="00BC360F"/>
    <w:rsid w:val="00BC3A70"/>
    <w:rsid w:val="00BC4486"/>
    <w:rsid w:val="00BC621E"/>
    <w:rsid w:val="00BC7EC3"/>
    <w:rsid w:val="00BD1078"/>
    <w:rsid w:val="00BD2789"/>
    <w:rsid w:val="00BD290E"/>
    <w:rsid w:val="00BD2CC4"/>
    <w:rsid w:val="00BD36C0"/>
    <w:rsid w:val="00BD3F3A"/>
    <w:rsid w:val="00BD4E6E"/>
    <w:rsid w:val="00BD6D4F"/>
    <w:rsid w:val="00BD7ADE"/>
    <w:rsid w:val="00BE02AF"/>
    <w:rsid w:val="00BE1934"/>
    <w:rsid w:val="00BE39EC"/>
    <w:rsid w:val="00BE3DBB"/>
    <w:rsid w:val="00BE42CB"/>
    <w:rsid w:val="00BE5384"/>
    <w:rsid w:val="00BE5C62"/>
    <w:rsid w:val="00BE714D"/>
    <w:rsid w:val="00BE764D"/>
    <w:rsid w:val="00BF00C0"/>
    <w:rsid w:val="00BF0DFF"/>
    <w:rsid w:val="00BF22B0"/>
    <w:rsid w:val="00BF6005"/>
    <w:rsid w:val="00BF7366"/>
    <w:rsid w:val="00C0230C"/>
    <w:rsid w:val="00C025B3"/>
    <w:rsid w:val="00C02AD0"/>
    <w:rsid w:val="00C02BB9"/>
    <w:rsid w:val="00C0627D"/>
    <w:rsid w:val="00C10AED"/>
    <w:rsid w:val="00C138BF"/>
    <w:rsid w:val="00C160C8"/>
    <w:rsid w:val="00C16660"/>
    <w:rsid w:val="00C2025A"/>
    <w:rsid w:val="00C20F5D"/>
    <w:rsid w:val="00C22E0D"/>
    <w:rsid w:val="00C249A7"/>
    <w:rsid w:val="00C251CB"/>
    <w:rsid w:val="00C25DF1"/>
    <w:rsid w:val="00C3126A"/>
    <w:rsid w:val="00C31A4F"/>
    <w:rsid w:val="00C32D9B"/>
    <w:rsid w:val="00C37845"/>
    <w:rsid w:val="00C37EDF"/>
    <w:rsid w:val="00C404D6"/>
    <w:rsid w:val="00C4070A"/>
    <w:rsid w:val="00C4472F"/>
    <w:rsid w:val="00C451A7"/>
    <w:rsid w:val="00C459F5"/>
    <w:rsid w:val="00C46BA4"/>
    <w:rsid w:val="00C474BD"/>
    <w:rsid w:val="00C5196B"/>
    <w:rsid w:val="00C51EAA"/>
    <w:rsid w:val="00C57679"/>
    <w:rsid w:val="00C6064C"/>
    <w:rsid w:val="00C61097"/>
    <w:rsid w:val="00C64D06"/>
    <w:rsid w:val="00C657F6"/>
    <w:rsid w:val="00C669AD"/>
    <w:rsid w:val="00C67CCD"/>
    <w:rsid w:val="00C7076A"/>
    <w:rsid w:val="00C71167"/>
    <w:rsid w:val="00C714E4"/>
    <w:rsid w:val="00C716C4"/>
    <w:rsid w:val="00C72E4B"/>
    <w:rsid w:val="00C754A7"/>
    <w:rsid w:val="00C805D2"/>
    <w:rsid w:val="00C80BB8"/>
    <w:rsid w:val="00C84835"/>
    <w:rsid w:val="00C859D2"/>
    <w:rsid w:val="00C8768A"/>
    <w:rsid w:val="00C87E77"/>
    <w:rsid w:val="00C90FED"/>
    <w:rsid w:val="00C911DA"/>
    <w:rsid w:val="00C92C3B"/>
    <w:rsid w:val="00C93469"/>
    <w:rsid w:val="00C96E41"/>
    <w:rsid w:val="00C978F7"/>
    <w:rsid w:val="00CA0D79"/>
    <w:rsid w:val="00CA28F3"/>
    <w:rsid w:val="00CA2E56"/>
    <w:rsid w:val="00CA38D8"/>
    <w:rsid w:val="00CA43B6"/>
    <w:rsid w:val="00CA471C"/>
    <w:rsid w:val="00CA492C"/>
    <w:rsid w:val="00CA5ABD"/>
    <w:rsid w:val="00CA666B"/>
    <w:rsid w:val="00CA6B09"/>
    <w:rsid w:val="00CA6C11"/>
    <w:rsid w:val="00CA78A3"/>
    <w:rsid w:val="00CB1E2B"/>
    <w:rsid w:val="00CB2B58"/>
    <w:rsid w:val="00CB3BCE"/>
    <w:rsid w:val="00CB493F"/>
    <w:rsid w:val="00CB603C"/>
    <w:rsid w:val="00CB61A3"/>
    <w:rsid w:val="00CB79A1"/>
    <w:rsid w:val="00CC06D1"/>
    <w:rsid w:val="00CC1D86"/>
    <w:rsid w:val="00CC449B"/>
    <w:rsid w:val="00CC4A47"/>
    <w:rsid w:val="00CC7912"/>
    <w:rsid w:val="00CD0A28"/>
    <w:rsid w:val="00CD1E68"/>
    <w:rsid w:val="00CD234A"/>
    <w:rsid w:val="00CD367E"/>
    <w:rsid w:val="00CD55A6"/>
    <w:rsid w:val="00CD6ACF"/>
    <w:rsid w:val="00CD6BA8"/>
    <w:rsid w:val="00CD73D4"/>
    <w:rsid w:val="00CE31C7"/>
    <w:rsid w:val="00CE6B6D"/>
    <w:rsid w:val="00CF1D86"/>
    <w:rsid w:val="00CF3954"/>
    <w:rsid w:val="00CF42A6"/>
    <w:rsid w:val="00CF43D8"/>
    <w:rsid w:val="00CF442C"/>
    <w:rsid w:val="00CF44B3"/>
    <w:rsid w:val="00CF4E19"/>
    <w:rsid w:val="00D01769"/>
    <w:rsid w:val="00D033B4"/>
    <w:rsid w:val="00D0340F"/>
    <w:rsid w:val="00D0383D"/>
    <w:rsid w:val="00D04554"/>
    <w:rsid w:val="00D05C2B"/>
    <w:rsid w:val="00D05C77"/>
    <w:rsid w:val="00D061C5"/>
    <w:rsid w:val="00D070DE"/>
    <w:rsid w:val="00D125B8"/>
    <w:rsid w:val="00D12F25"/>
    <w:rsid w:val="00D13FC4"/>
    <w:rsid w:val="00D14EB2"/>
    <w:rsid w:val="00D15141"/>
    <w:rsid w:val="00D172EB"/>
    <w:rsid w:val="00D21364"/>
    <w:rsid w:val="00D2306D"/>
    <w:rsid w:val="00D238ED"/>
    <w:rsid w:val="00D24FC9"/>
    <w:rsid w:val="00D30EC8"/>
    <w:rsid w:val="00D330D5"/>
    <w:rsid w:val="00D331A8"/>
    <w:rsid w:val="00D3328A"/>
    <w:rsid w:val="00D362C7"/>
    <w:rsid w:val="00D36980"/>
    <w:rsid w:val="00D370B6"/>
    <w:rsid w:val="00D3715E"/>
    <w:rsid w:val="00D377FE"/>
    <w:rsid w:val="00D40696"/>
    <w:rsid w:val="00D44712"/>
    <w:rsid w:val="00D44BFF"/>
    <w:rsid w:val="00D45A2C"/>
    <w:rsid w:val="00D51FC6"/>
    <w:rsid w:val="00D5401D"/>
    <w:rsid w:val="00D5432B"/>
    <w:rsid w:val="00D54A80"/>
    <w:rsid w:val="00D54F3D"/>
    <w:rsid w:val="00D553B9"/>
    <w:rsid w:val="00D5673F"/>
    <w:rsid w:val="00D61BF3"/>
    <w:rsid w:val="00D62C8D"/>
    <w:rsid w:val="00D64BB3"/>
    <w:rsid w:val="00D64C9A"/>
    <w:rsid w:val="00D64E82"/>
    <w:rsid w:val="00D66784"/>
    <w:rsid w:val="00D67B55"/>
    <w:rsid w:val="00D71A3C"/>
    <w:rsid w:val="00D7563F"/>
    <w:rsid w:val="00D77EAC"/>
    <w:rsid w:val="00D8093D"/>
    <w:rsid w:val="00D80A2B"/>
    <w:rsid w:val="00D80CB9"/>
    <w:rsid w:val="00D81F4C"/>
    <w:rsid w:val="00D851D2"/>
    <w:rsid w:val="00D86109"/>
    <w:rsid w:val="00D86922"/>
    <w:rsid w:val="00D8736D"/>
    <w:rsid w:val="00D90BC5"/>
    <w:rsid w:val="00D90F6D"/>
    <w:rsid w:val="00D9156E"/>
    <w:rsid w:val="00D9303E"/>
    <w:rsid w:val="00D93056"/>
    <w:rsid w:val="00D9322E"/>
    <w:rsid w:val="00D95AD9"/>
    <w:rsid w:val="00D97BB8"/>
    <w:rsid w:val="00DA01EE"/>
    <w:rsid w:val="00DA02C1"/>
    <w:rsid w:val="00DA11EF"/>
    <w:rsid w:val="00DA33C4"/>
    <w:rsid w:val="00DA4FC1"/>
    <w:rsid w:val="00DA6549"/>
    <w:rsid w:val="00DA707C"/>
    <w:rsid w:val="00DA725C"/>
    <w:rsid w:val="00DA78E8"/>
    <w:rsid w:val="00DB0B2B"/>
    <w:rsid w:val="00DB0C4C"/>
    <w:rsid w:val="00DB3CD1"/>
    <w:rsid w:val="00DB47B1"/>
    <w:rsid w:val="00DB58FA"/>
    <w:rsid w:val="00DB6FE8"/>
    <w:rsid w:val="00DB731E"/>
    <w:rsid w:val="00DC0503"/>
    <w:rsid w:val="00DC0D2A"/>
    <w:rsid w:val="00DC1BE1"/>
    <w:rsid w:val="00DC263E"/>
    <w:rsid w:val="00DC30CD"/>
    <w:rsid w:val="00DC379A"/>
    <w:rsid w:val="00DC3B51"/>
    <w:rsid w:val="00DC4E46"/>
    <w:rsid w:val="00DC6A3A"/>
    <w:rsid w:val="00DC7831"/>
    <w:rsid w:val="00DD1166"/>
    <w:rsid w:val="00DD12DC"/>
    <w:rsid w:val="00DD2CCC"/>
    <w:rsid w:val="00DD3EBB"/>
    <w:rsid w:val="00DD7A6F"/>
    <w:rsid w:val="00DE06DF"/>
    <w:rsid w:val="00DE08A0"/>
    <w:rsid w:val="00DE222A"/>
    <w:rsid w:val="00DE24D4"/>
    <w:rsid w:val="00DE29B7"/>
    <w:rsid w:val="00DE2E61"/>
    <w:rsid w:val="00DE4E58"/>
    <w:rsid w:val="00DE592B"/>
    <w:rsid w:val="00DE5B4F"/>
    <w:rsid w:val="00DE7A25"/>
    <w:rsid w:val="00DE7CC2"/>
    <w:rsid w:val="00DF0361"/>
    <w:rsid w:val="00DF1BF0"/>
    <w:rsid w:val="00DF2468"/>
    <w:rsid w:val="00DF2C98"/>
    <w:rsid w:val="00DF2ED3"/>
    <w:rsid w:val="00DF3F3A"/>
    <w:rsid w:val="00DF4E29"/>
    <w:rsid w:val="00DF4EEF"/>
    <w:rsid w:val="00DF5523"/>
    <w:rsid w:val="00DF5B3F"/>
    <w:rsid w:val="00DF7B7F"/>
    <w:rsid w:val="00E0081C"/>
    <w:rsid w:val="00E00935"/>
    <w:rsid w:val="00E01AC3"/>
    <w:rsid w:val="00E01ADF"/>
    <w:rsid w:val="00E01B42"/>
    <w:rsid w:val="00E0217F"/>
    <w:rsid w:val="00E038D1"/>
    <w:rsid w:val="00E03C86"/>
    <w:rsid w:val="00E07AE3"/>
    <w:rsid w:val="00E12B94"/>
    <w:rsid w:val="00E14720"/>
    <w:rsid w:val="00E14AC2"/>
    <w:rsid w:val="00E16562"/>
    <w:rsid w:val="00E16566"/>
    <w:rsid w:val="00E16BAC"/>
    <w:rsid w:val="00E201AC"/>
    <w:rsid w:val="00E22B85"/>
    <w:rsid w:val="00E23FA1"/>
    <w:rsid w:val="00E257D6"/>
    <w:rsid w:val="00E258DD"/>
    <w:rsid w:val="00E27892"/>
    <w:rsid w:val="00E30A39"/>
    <w:rsid w:val="00E30F0F"/>
    <w:rsid w:val="00E31EE1"/>
    <w:rsid w:val="00E3346E"/>
    <w:rsid w:val="00E3367A"/>
    <w:rsid w:val="00E33746"/>
    <w:rsid w:val="00E33E53"/>
    <w:rsid w:val="00E343DC"/>
    <w:rsid w:val="00E34F3D"/>
    <w:rsid w:val="00E37F5E"/>
    <w:rsid w:val="00E40020"/>
    <w:rsid w:val="00E4237D"/>
    <w:rsid w:val="00E4293C"/>
    <w:rsid w:val="00E429BB"/>
    <w:rsid w:val="00E42F7E"/>
    <w:rsid w:val="00E45CB7"/>
    <w:rsid w:val="00E46DC2"/>
    <w:rsid w:val="00E47FAF"/>
    <w:rsid w:val="00E50790"/>
    <w:rsid w:val="00E50AAB"/>
    <w:rsid w:val="00E5269D"/>
    <w:rsid w:val="00E52EA5"/>
    <w:rsid w:val="00E54011"/>
    <w:rsid w:val="00E55886"/>
    <w:rsid w:val="00E56D3C"/>
    <w:rsid w:val="00E6124C"/>
    <w:rsid w:val="00E61B20"/>
    <w:rsid w:val="00E6264F"/>
    <w:rsid w:val="00E62DEA"/>
    <w:rsid w:val="00E64EB9"/>
    <w:rsid w:val="00E651D9"/>
    <w:rsid w:val="00E70235"/>
    <w:rsid w:val="00E7144A"/>
    <w:rsid w:val="00E71ED6"/>
    <w:rsid w:val="00E739C8"/>
    <w:rsid w:val="00E763C9"/>
    <w:rsid w:val="00E76450"/>
    <w:rsid w:val="00E76AF1"/>
    <w:rsid w:val="00E7721C"/>
    <w:rsid w:val="00E80636"/>
    <w:rsid w:val="00E81A36"/>
    <w:rsid w:val="00E83252"/>
    <w:rsid w:val="00E8581A"/>
    <w:rsid w:val="00E866A6"/>
    <w:rsid w:val="00E866E4"/>
    <w:rsid w:val="00E9004F"/>
    <w:rsid w:val="00E90AD0"/>
    <w:rsid w:val="00E91B0B"/>
    <w:rsid w:val="00E9771B"/>
    <w:rsid w:val="00EB0283"/>
    <w:rsid w:val="00EB1319"/>
    <w:rsid w:val="00EB2DF3"/>
    <w:rsid w:val="00EB416A"/>
    <w:rsid w:val="00EB4E58"/>
    <w:rsid w:val="00EB5D60"/>
    <w:rsid w:val="00EB7A9E"/>
    <w:rsid w:val="00EC09A3"/>
    <w:rsid w:val="00EC127F"/>
    <w:rsid w:val="00EC1FCE"/>
    <w:rsid w:val="00EC3532"/>
    <w:rsid w:val="00EC57F4"/>
    <w:rsid w:val="00EC58B6"/>
    <w:rsid w:val="00EC5BCE"/>
    <w:rsid w:val="00EC634D"/>
    <w:rsid w:val="00EC6F1B"/>
    <w:rsid w:val="00ED136C"/>
    <w:rsid w:val="00ED14AE"/>
    <w:rsid w:val="00ED1D8A"/>
    <w:rsid w:val="00ED2429"/>
    <w:rsid w:val="00ED2B5B"/>
    <w:rsid w:val="00ED2FE4"/>
    <w:rsid w:val="00ED3AE2"/>
    <w:rsid w:val="00ED4D73"/>
    <w:rsid w:val="00ED5817"/>
    <w:rsid w:val="00ED61AE"/>
    <w:rsid w:val="00ED6319"/>
    <w:rsid w:val="00EE1B26"/>
    <w:rsid w:val="00EE36ED"/>
    <w:rsid w:val="00EE4692"/>
    <w:rsid w:val="00EE558A"/>
    <w:rsid w:val="00EE5FDD"/>
    <w:rsid w:val="00EF0596"/>
    <w:rsid w:val="00EF13DC"/>
    <w:rsid w:val="00EF333C"/>
    <w:rsid w:val="00EF5E5F"/>
    <w:rsid w:val="00F00438"/>
    <w:rsid w:val="00F02391"/>
    <w:rsid w:val="00F03001"/>
    <w:rsid w:val="00F04600"/>
    <w:rsid w:val="00F0583D"/>
    <w:rsid w:val="00F06602"/>
    <w:rsid w:val="00F07DBE"/>
    <w:rsid w:val="00F10048"/>
    <w:rsid w:val="00F1152D"/>
    <w:rsid w:val="00F12621"/>
    <w:rsid w:val="00F127EE"/>
    <w:rsid w:val="00F14997"/>
    <w:rsid w:val="00F1540D"/>
    <w:rsid w:val="00F174B4"/>
    <w:rsid w:val="00F212F4"/>
    <w:rsid w:val="00F2177A"/>
    <w:rsid w:val="00F228AC"/>
    <w:rsid w:val="00F2293A"/>
    <w:rsid w:val="00F2379F"/>
    <w:rsid w:val="00F23832"/>
    <w:rsid w:val="00F23CBC"/>
    <w:rsid w:val="00F24447"/>
    <w:rsid w:val="00F25F42"/>
    <w:rsid w:val="00F267D6"/>
    <w:rsid w:val="00F30B25"/>
    <w:rsid w:val="00F31FA6"/>
    <w:rsid w:val="00F33835"/>
    <w:rsid w:val="00F346A5"/>
    <w:rsid w:val="00F353B5"/>
    <w:rsid w:val="00F35725"/>
    <w:rsid w:val="00F35B52"/>
    <w:rsid w:val="00F37C80"/>
    <w:rsid w:val="00F45767"/>
    <w:rsid w:val="00F5138A"/>
    <w:rsid w:val="00F51BD1"/>
    <w:rsid w:val="00F52AC0"/>
    <w:rsid w:val="00F55A74"/>
    <w:rsid w:val="00F56927"/>
    <w:rsid w:val="00F56E50"/>
    <w:rsid w:val="00F56EEB"/>
    <w:rsid w:val="00F617AF"/>
    <w:rsid w:val="00F6184E"/>
    <w:rsid w:val="00F61D5C"/>
    <w:rsid w:val="00F62D7B"/>
    <w:rsid w:val="00F6405D"/>
    <w:rsid w:val="00F66514"/>
    <w:rsid w:val="00F673B4"/>
    <w:rsid w:val="00F67584"/>
    <w:rsid w:val="00F71ED2"/>
    <w:rsid w:val="00F7398B"/>
    <w:rsid w:val="00F8094B"/>
    <w:rsid w:val="00F80F12"/>
    <w:rsid w:val="00F821CA"/>
    <w:rsid w:val="00F823AB"/>
    <w:rsid w:val="00F823EE"/>
    <w:rsid w:val="00F83695"/>
    <w:rsid w:val="00F837F2"/>
    <w:rsid w:val="00F84BB2"/>
    <w:rsid w:val="00F85B83"/>
    <w:rsid w:val="00F85C8E"/>
    <w:rsid w:val="00F85F98"/>
    <w:rsid w:val="00F8677E"/>
    <w:rsid w:val="00F87EF2"/>
    <w:rsid w:val="00F912B0"/>
    <w:rsid w:val="00F915C4"/>
    <w:rsid w:val="00F91BC7"/>
    <w:rsid w:val="00F929C3"/>
    <w:rsid w:val="00F92F40"/>
    <w:rsid w:val="00F934A2"/>
    <w:rsid w:val="00F93B18"/>
    <w:rsid w:val="00F94B44"/>
    <w:rsid w:val="00F94DAF"/>
    <w:rsid w:val="00F9740E"/>
    <w:rsid w:val="00FA07E6"/>
    <w:rsid w:val="00FA0C85"/>
    <w:rsid w:val="00FA1BA0"/>
    <w:rsid w:val="00FA206D"/>
    <w:rsid w:val="00FA2187"/>
    <w:rsid w:val="00FA24ED"/>
    <w:rsid w:val="00FA2788"/>
    <w:rsid w:val="00FA2C46"/>
    <w:rsid w:val="00FA35FA"/>
    <w:rsid w:val="00FA414B"/>
    <w:rsid w:val="00FA466F"/>
    <w:rsid w:val="00FA48BF"/>
    <w:rsid w:val="00FA52D1"/>
    <w:rsid w:val="00FB0583"/>
    <w:rsid w:val="00FB0C40"/>
    <w:rsid w:val="00FB21A5"/>
    <w:rsid w:val="00FB5070"/>
    <w:rsid w:val="00FB6037"/>
    <w:rsid w:val="00FB731C"/>
    <w:rsid w:val="00FC0D89"/>
    <w:rsid w:val="00FC305E"/>
    <w:rsid w:val="00FC5814"/>
    <w:rsid w:val="00FC5BFC"/>
    <w:rsid w:val="00FC5D1E"/>
    <w:rsid w:val="00FC746C"/>
    <w:rsid w:val="00FD0197"/>
    <w:rsid w:val="00FD0355"/>
    <w:rsid w:val="00FD18B7"/>
    <w:rsid w:val="00FD19A0"/>
    <w:rsid w:val="00FD4E45"/>
    <w:rsid w:val="00FE1072"/>
    <w:rsid w:val="00FE13F3"/>
    <w:rsid w:val="00FE1B49"/>
    <w:rsid w:val="00FE31D3"/>
    <w:rsid w:val="00FE3F4C"/>
    <w:rsid w:val="00FE7166"/>
    <w:rsid w:val="00FE755D"/>
    <w:rsid w:val="00FE7884"/>
    <w:rsid w:val="00FF010D"/>
    <w:rsid w:val="00FF13EB"/>
    <w:rsid w:val="00FF1605"/>
    <w:rsid w:val="00FF3031"/>
    <w:rsid w:val="00FF44D7"/>
    <w:rsid w:val="00FF5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17E05F1"/>
  <w15:docId w15:val="{9D764938-3593-4814-BA86-67E5649D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5A32"/>
    <w:pPr>
      <w:jc w:val="both"/>
    </w:pPr>
    <w:rPr>
      <w:rFonts w:ascii="Arial" w:hAnsi="Arial"/>
    </w:rPr>
  </w:style>
  <w:style w:type="paragraph" w:styleId="Heading1">
    <w:name w:val="heading 1"/>
    <w:basedOn w:val="Normal"/>
    <w:next w:val="Normal"/>
    <w:link w:val="Heading1Char"/>
    <w:qFormat/>
    <w:rsid w:val="00D45A2C"/>
    <w:pPr>
      <w:keepNext/>
      <w:numPr>
        <w:numId w:val="1"/>
      </w:numPr>
      <w:spacing w:before="240" w:after="60"/>
      <w:outlineLvl w:val="0"/>
    </w:pPr>
    <w:rPr>
      <w:b/>
      <w:kern w:val="28"/>
      <w:sz w:val="28"/>
    </w:rPr>
  </w:style>
  <w:style w:type="paragraph" w:styleId="Heading2">
    <w:name w:val="heading 2"/>
    <w:basedOn w:val="Normal"/>
    <w:next w:val="Normal"/>
    <w:link w:val="Heading2Char"/>
    <w:qFormat/>
    <w:rsid w:val="00355A32"/>
    <w:pPr>
      <w:keepNext/>
      <w:numPr>
        <w:ilvl w:val="1"/>
        <w:numId w:val="1"/>
      </w:numPr>
      <w:spacing w:before="120" w:after="60"/>
      <w:outlineLvl w:val="1"/>
    </w:pPr>
    <w:rPr>
      <w:b/>
      <w:sz w:val="24"/>
    </w:rPr>
  </w:style>
  <w:style w:type="paragraph" w:styleId="Heading3">
    <w:name w:val="heading 3"/>
    <w:basedOn w:val="Normal"/>
    <w:next w:val="Normal"/>
    <w:link w:val="Heading3Char"/>
    <w:qFormat/>
    <w:rsid w:val="00355A32"/>
    <w:pPr>
      <w:keepNext/>
      <w:numPr>
        <w:ilvl w:val="2"/>
        <w:numId w:val="1"/>
      </w:numPr>
      <w:spacing w:before="120" w:after="60"/>
      <w:outlineLvl w:val="2"/>
    </w:pPr>
    <w:rPr>
      <w:b/>
      <w:u w:val="single"/>
    </w:rPr>
  </w:style>
  <w:style w:type="paragraph" w:styleId="Heading4">
    <w:name w:val="heading 4"/>
    <w:basedOn w:val="Normal"/>
    <w:next w:val="Normal"/>
    <w:qFormat/>
    <w:rsid w:val="00355A32"/>
    <w:pPr>
      <w:keepNext/>
      <w:numPr>
        <w:ilvl w:val="3"/>
        <w:numId w:val="1"/>
      </w:numPr>
      <w:spacing w:before="120" w:after="60"/>
      <w:outlineLvl w:val="3"/>
    </w:pPr>
    <w:rPr>
      <w:b/>
      <w:bCs/>
      <w:i/>
    </w:rPr>
  </w:style>
  <w:style w:type="paragraph" w:styleId="Heading5">
    <w:name w:val="heading 5"/>
    <w:basedOn w:val="Normal"/>
    <w:next w:val="Normal"/>
    <w:qFormat/>
    <w:rsid w:val="00D45A2C"/>
    <w:pPr>
      <w:keepNext/>
      <w:tabs>
        <w:tab w:val="num" w:pos="1440"/>
      </w:tabs>
      <w:spacing w:before="120" w:after="60"/>
      <w:ind w:left="1077" w:hanging="1077"/>
      <w:outlineLvl w:val="4"/>
    </w:pPr>
    <w:rPr>
      <w:i/>
      <w:iCs/>
      <w:szCs w:val="26"/>
    </w:rPr>
  </w:style>
  <w:style w:type="paragraph" w:styleId="Heading6">
    <w:name w:val="heading 6"/>
    <w:basedOn w:val="Normal"/>
    <w:next w:val="Normal"/>
    <w:qFormat/>
    <w:rsid w:val="00D45A2C"/>
    <w:pPr>
      <w:spacing w:before="240" w:after="60"/>
      <w:outlineLvl w:val="5"/>
    </w:pPr>
    <w:rPr>
      <w:rFonts w:ascii="Times New Roman" w:hAnsi="Times New Roman"/>
      <w:b/>
      <w:bCs/>
      <w:sz w:val="22"/>
      <w:szCs w:val="22"/>
    </w:rPr>
  </w:style>
  <w:style w:type="paragraph" w:styleId="Heading7">
    <w:name w:val="heading 7"/>
    <w:basedOn w:val="Normal"/>
    <w:next w:val="Normal"/>
    <w:qFormat/>
    <w:rsid w:val="00D45A2C"/>
    <w:pPr>
      <w:tabs>
        <w:tab w:val="num" w:pos="1296"/>
      </w:tabs>
      <w:spacing w:before="240" w:after="60"/>
      <w:ind w:left="1296" w:hanging="1296"/>
      <w:outlineLvl w:val="6"/>
    </w:pPr>
    <w:rPr>
      <w:rFonts w:ascii="Times New Roman" w:hAnsi="Times New Roman"/>
      <w:sz w:val="24"/>
      <w:szCs w:val="24"/>
    </w:rPr>
  </w:style>
  <w:style w:type="paragraph" w:styleId="Heading8">
    <w:name w:val="heading 8"/>
    <w:basedOn w:val="Normal"/>
    <w:next w:val="Normal"/>
    <w:qFormat/>
    <w:rsid w:val="00D45A2C"/>
    <w:pPr>
      <w:spacing w:before="240" w:after="60"/>
      <w:outlineLvl w:val="7"/>
    </w:pPr>
    <w:rPr>
      <w:rFonts w:ascii="Times New Roman" w:hAnsi="Times New Roman"/>
      <w:i/>
      <w:iCs/>
      <w:sz w:val="24"/>
      <w:szCs w:val="24"/>
    </w:rPr>
  </w:style>
  <w:style w:type="paragraph" w:styleId="Heading9">
    <w:name w:val="heading 9"/>
    <w:basedOn w:val="Normal"/>
    <w:next w:val="Normal"/>
    <w:qFormat/>
    <w:rsid w:val="00D45A2C"/>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rsid w:val="00355A32"/>
    <w:pPr>
      <w:spacing w:after="120"/>
      <w:jc w:val="left"/>
    </w:pPr>
    <w:rPr>
      <w:b/>
      <w:bCs/>
      <w:sz w:val="24"/>
    </w:rPr>
  </w:style>
  <w:style w:type="paragraph" w:customStyle="1" w:styleId="TableBody">
    <w:name w:val="Table Body"/>
    <w:basedOn w:val="Normal"/>
    <w:rsid w:val="00D45A2C"/>
    <w:pPr>
      <w:spacing w:before="60" w:after="60"/>
      <w:jc w:val="left"/>
    </w:pPr>
    <w:rPr>
      <w:sz w:val="16"/>
      <w:szCs w:val="16"/>
    </w:rPr>
  </w:style>
  <w:style w:type="paragraph" w:customStyle="1" w:styleId="ParaBullet1">
    <w:name w:val="Para Bullet1"/>
    <w:basedOn w:val="Paragraph"/>
    <w:rsid w:val="00E91B0B"/>
    <w:pPr>
      <w:numPr>
        <w:numId w:val="7"/>
      </w:numPr>
    </w:pPr>
  </w:style>
  <w:style w:type="paragraph" w:customStyle="1" w:styleId="Paragraph">
    <w:name w:val="Paragraph"/>
    <w:basedOn w:val="Normal"/>
    <w:link w:val="ParagraphChar"/>
    <w:rsid w:val="00D45A2C"/>
    <w:pPr>
      <w:spacing w:after="120"/>
      <w:ind w:left="1080"/>
    </w:pPr>
  </w:style>
  <w:style w:type="paragraph" w:customStyle="1" w:styleId="TableHeader">
    <w:name w:val="Table Header"/>
    <w:basedOn w:val="Normal"/>
    <w:rsid w:val="00D45A2C"/>
    <w:pPr>
      <w:spacing w:before="60" w:after="60"/>
      <w:jc w:val="center"/>
    </w:pPr>
    <w:rPr>
      <w:b/>
      <w:sz w:val="16"/>
      <w:szCs w:val="16"/>
    </w:rPr>
  </w:style>
  <w:style w:type="paragraph" w:styleId="Title">
    <w:name w:val="Title"/>
    <w:basedOn w:val="Normal"/>
    <w:qFormat/>
    <w:rsid w:val="00355A32"/>
    <w:pPr>
      <w:spacing w:before="240" w:after="60"/>
      <w:jc w:val="center"/>
      <w:outlineLvl w:val="0"/>
    </w:pPr>
    <w:rPr>
      <w:b/>
      <w:kern w:val="28"/>
      <w:sz w:val="32"/>
    </w:rPr>
  </w:style>
  <w:style w:type="paragraph" w:styleId="TOC1">
    <w:name w:val="toc 1"/>
    <w:basedOn w:val="Normal"/>
    <w:next w:val="Normal"/>
    <w:autoRedefine/>
    <w:uiPriority w:val="39"/>
    <w:rsid w:val="00355A32"/>
    <w:rPr>
      <w:b/>
    </w:rPr>
  </w:style>
  <w:style w:type="paragraph" w:styleId="TOC2">
    <w:name w:val="toc 2"/>
    <w:basedOn w:val="Normal"/>
    <w:next w:val="Normal"/>
    <w:autoRedefine/>
    <w:uiPriority w:val="39"/>
    <w:rsid w:val="000A22DF"/>
    <w:pPr>
      <w:tabs>
        <w:tab w:val="left" w:pos="1123"/>
        <w:tab w:val="right" w:leader="dot" w:pos="9350"/>
      </w:tabs>
      <w:spacing w:after="60"/>
      <w:ind w:left="202"/>
    </w:pPr>
  </w:style>
  <w:style w:type="paragraph" w:styleId="TOC3">
    <w:name w:val="toc 3"/>
    <w:basedOn w:val="Normal"/>
    <w:next w:val="Normal"/>
    <w:autoRedefine/>
    <w:semiHidden/>
    <w:rsid w:val="00355A32"/>
    <w:pPr>
      <w:ind w:left="1123" w:hanging="720"/>
    </w:pPr>
  </w:style>
  <w:style w:type="paragraph" w:styleId="TOC4">
    <w:name w:val="toc 4"/>
    <w:basedOn w:val="Normal"/>
    <w:next w:val="Normal"/>
    <w:autoRedefine/>
    <w:semiHidden/>
    <w:rsid w:val="00355A32"/>
    <w:pPr>
      <w:ind w:left="600"/>
    </w:pPr>
  </w:style>
  <w:style w:type="paragraph" w:customStyle="1" w:styleId="TOCPageNumberTextStyle">
    <w:name w:val="TOC Page Number Text Style"/>
    <w:basedOn w:val="Normal"/>
    <w:next w:val="Normal"/>
    <w:rsid w:val="00355A32"/>
    <w:pPr>
      <w:autoSpaceDE w:val="0"/>
      <w:autoSpaceDN w:val="0"/>
      <w:adjustRightInd w:val="0"/>
      <w:jc w:val="left"/>
    </w:pPr>
    <w:rPr>
      <w:rFonts w:ascii="TimesNewRoman" w:hAnsi="TimesNewRoman"/>
      <w:sz w:val="24"/>
      <w:szCs w:val="24"/>
      <w:lang w:val="en-GB" w:eastAsia="en-GB"/>
    </w:rPr>
  </w:style>
  <w:style w:type="paragraph" w:styleId="Header">
    <w:name w:val="header"/>
    <w:basedOn w:val="Normal"/>
    <w:rsid w:val="00355A32"/>
    <w:pPr>
      <w:tabs>
        <w:tab w:val="center" w:pos="4320"/>
        <w:tab w:val="right" w:pos="8640"/>
      </w:tabs>
    </w:pPr>
  </w:style>
  <w:style w:type="paragraph" w:styleId="Footer">
    <w:name w:val="footer"/>
    <w:basedOn w:val="Normal"/>
    <w:rsid w:val="00355A32"/>
    <w:pPr>
      <w:tabs>
        <w:tab w:val="center" w:pos="4320"/>
        <w:tab w:val="right" w:pos="8640"/>
      </w:tabs>
    </w:pPr>
  </w:style>
  <w:style w:type="character" w:styleId="PageNumber">
    <w:name w:val="page number"/>
    <w:basedOn w:val="DefaultParagraphFont"/>
    <w:rsid w:val="00355A32"/>
  </w:style>
  <w:style w:type="paragraph" w:customStyle="1" w:styleId="Numbered">
    <w:name w:val="Numbered"/>
    <w:basedOn w:val="Normal"/>
    <w:rsid w:val="00D45A2C"/>
    <w:pPr>
      <w:numPr>
        <w:numId w:val="2"/>
      </w:numPr>
      <w:spacing w:after="120"/>
    </w:pPr>
    <w:rPr>
      <w:snapToGrid w:val="0"/>
    </w:rPr>
  </w:style>
  <w:style w:type="paragraph" w:customStyle="1" w:styleId="Indent">
    <w:name w:val="Indent"/>
    <w:basedOn w:val="Numbered"/>
    <w:rsid w:val="00D45A2C"/>
    <w:pPr>
      <w:numPr>
        <w:numId w:val="0"/>
      </w:numPr>
      <w:ind w:left="1797"/>
    </w:pPr>
  </w:style>
  <w:style w:type="paragraph" w:styleId="DocumentMap">
    <w:name w:val="Document Map"/>
    <w:basedOn w:val="Normal"/>
    <w:semiHidden/>
    <w:rsid w:val="00D45A2C"/>
    <w:pPr>
      <w:shd w:val="clear" w:color="auto" w:fill="000080"/>
    </w:pPr>
    <w:rPr>
      <w:rFonts w:ascii="Tahoma" w:hAnsi="Tahoma"/>
    </w:rPr>
  </w:style>
  <w:style w:type="paragraph" w:styleId="BodyTextIndent">
    <w:name w:val="Body Text Indent"/>
    <w:aliases w:val="Body Text Indent Char"/>
    <w:basedOn w:val="Normal"/>
    <w:rsid w:val="00D45A2C"/>
    <w:pPr>
      <w:ind w:left="720" w:hanging="720"/>
      <w:jc w:val="left"/>
    </w:pPr>
    <w:rPr>
      <w:rFonts w:ascii="Times New Roman" w:hAnsi="Times New Roman"/>
    </w:rPr>
  </w:style>
  <w:style w:type="character" w:styleId="Emphasis">
    <w:name w:val="Emphasis"/>
    <w:qFormat/>
    <w:rsid w:val="00D45A2C"/>
    <w:rPr>
      <w:i/>
    </w:rPr>
  </w:style>
  <w:style w:type="paragraph" w:styleId="Caption">
    <w:name w:val="caption"/>
    <w:basedOn w:val="Normal"/>
    <w:next w:val="Normal"/>
    <w:qFormat/>
    <w:rsid w:val="00D45A2C"/>
    <w:pPr>
      <w:spacing w:before="120" w:after="120"/>
    </w:pPr>
    <w:rPr>
      <w:b/>
    </w:rPr>
  </w:style>
  <w:style w:type="paragraph" w:styleId="BodyTextIndent2">
    <w:name w:val="Body Text Indent 2"/>
    <w:basedOn w:val="Normal"/>
    <w:rsid w:val="00D45A2C"/>
    <w:pPr>
      <w:ind w:left="720"/>
    </w:pPr>
    <w:rPr>
      <w:color w:val="000000"/>
    </w:rPr>
  </w:style>
  <w:style w:type="paragraph" w:styleId="BodyText">
    <w:name w:val="Body Text"/>
    <w:basedOn w:val="Normal"/>
    <w:link w:val="BodyTextChar"/>
    <w:rsid w:val="00D45A2C"/>
    <w:pPr>
      <w:ind w:left="720"/>
      <w:jc w:val="left"/>
    </w:pPr>
    <w:rPr>
      <w:sz w:val="22"/>
      <w:lang w:val="en-GB"/>
    </w:rPr>
  </w:style>
  <w:style w:type="paragraph" w:customStyle="1" w:styleId="xl26">
    <w:name w:val="xl26"/>
    <w:basedOn w:val="Normal"/>
    <w:rsid w:val="00D45A2C"/>
    <w:pPr>
      <w:spacing w:before="100" w:beforeAutospacing="1" w:after="100" w:afterAutospacing="1"/>
      <w:jc w:val="left"/>
    </w:pPr>
    <w:rPr>
      <w:rFonts w:eastAsia="Arial Unicode MS" w:cs="Arial"/>
      <w:b/>
      <w:bCs/>
      <w:sz w:val="24"/>
      <w:szCs w:val="24"/>
      <w:u w:val="single"/>
    </w:rPr>
  </w:style>
  <w:style w:type="paragraph" w:customStyle="1" w:styleId="xl32">
    <w:name w:val="xl32"/>
    <w:basedOn w:val="Normal"/>
    <w:rsid w:val="00D45A2C"/>
    <w:pPr>
      <w:spacing w:before="100" w:beforeAutospacing="1" w:after="100" w:afterAutospacing="1"/>
      <w:jc w:val="left"/>
    </w:pPr>
    <w:rPr>
      <w:rFonts w:ascii="Arial Unicode MS" w:eastAsia="Arial Unicode MS" w:hAnsi="Arial Unicode MS" w:cs="Arial Unicode MS"/>
      <w:sz w:val="24"/>
      <w:szCs w:val="24"/>
    </w:rPr>
  </w:style>
  <w:style w:type="paragraph" w:styleId="TOC5">
    <w:name w:val="toc 5"/>
    <w:basedOn w:val="Normal"/>
    <w:next w:val="Normal"/>
    <w:autoRedefine/>
    <w:semiHidden/>
    <w:rsid w:val="00D45A2C"/>
    <w:pPr>
      <w:ind w:left="800"/>
    </w:pPr>
  </w:style>
  <w:style w:type="paragraph" w:styleId="TOC6">
    <w:name w:val="toc 6"/>
    <w:basedOn w:val="Normal"/>
    <w:next w:val="Normal"/>
    <w:autoRedefine/>
    <w:semiHidden/>
    <w:rsid w:val="00D45A2C"/>
    <w:pPr>
      <w:ind w:left="1000"/>
    </w:pPr>
  </w:style>
  <w:style w:type="paragraph" w:styleId="TOC7">
    <w:name w:val="toc 7"/>
    <w:basedOn w:val="Normal"/>
    <w:next w:val="Normal"/>
    <w:autoRedefine/>
    <w:semiHidden/>
    <w:rsid w:val="00D45A2C"/>
    <w:pPr>
      <w:ind w:left="1200"/>
    </w:pPr>
  </w:style>
  <w:style w:type="paragraph" w:styleId="TOC8">
    <w:name w:val="toc 8"/>
    <w:basedOn w:val="Normal"/>
    <w:next w:val="Normal"/>
    <w:autoRedefine/>
    <w:semiHidden/>
    <w:rsid w:val="00D45A2C"/>
    <w:pPr>
      <w:ind w:left="1400"/>
    </w:pPr>
  </w:style>
  <w:style w:type="paragraph" w:styleId="TOC9">
    <w:name w:val="toc 9"/>
    <w:basedOn w:val="Normal"/>
    <w:next w:val="Normal"/>
    <w:autoRedefine/>
    <w:semiHidden/>
    <w:rsid w:val="00D45A2C"/>
    <w:pPr>
      <w:ind w:left="1600"/>
    </w:pPr>
  </w:style>
  <w:style w:type="character" w:styleId="Hyperlink">
    <w:name w:val="Hyperlink"/>
    <w:uiPriority w:val="99"/>
    <w:rsid w:val="00D45A2C"/>
    <w:rPr>
      <w:color w:val="0000FF"/>
      <w:u w:val="single"/>
    </w:rPr>
  </w:style>
  <w:style w:type="paragraph" w:customStyle="1" w:styleId="Recomms">
    <w:name w:val="Recomms"/>
    <w:basedOn w:val="Normal"/>
    <w:rsid w:val="00D45A2C"/>
    <w:pPr>
      <w:numPr>
        <w:ilvl w:val="1"/>
        <w:numId w:val="4"/>
      </w:numPr>
      <w:tabs>
        <w:tab w:val="clear" w:pos="2268"/>
        <w:tab w:val="num" w:pos="2160"/>
      </w:tabs>
      <w:spacing w:after="120"/>
      <w:ind w:left="2160" w:hanging="360"/>
    </w:pPr>
  </w:style>
  <w:style w:type="paragraph" w:styleId="BalloonText">
    <w:name w:val="Balloon Text"/>
    <w:basedOn w:val="Normal"/>
    <w:semiHidden/>
    <w:rsid w:val="00D45A2C"/>
    <w:rPr>
      <w:rFonts w:ascii="Tahoma" w:hAnsi="Tahoma" w:cs="Tahoma"/>
      <w:sz w:val="16"/>
      <w:szCs w:val="16"/>
    </w:rPr>
  </w:style>
  <w:style w:type="paragraph" w:styleId="CommentText">
    <w:name w:val="annotation text"/>
    <w:basedOn w:val="Normal"/>
    <w:semiHidden/>
    <w:rsid w:val="00D45A2C"/>
  </w:style>
  <w:style w:type="paragraph" w:styleId="CommentSubject">
    <w:name w:val="annotation subject"/>
    <w:basedOn w:val="CommentText"/>
    <w:next w:val="CommentText"/>
    <w:semiHidden/>
    <w:rsid w:val="00D45A2C"/>
    <w:rPr>
      <w:b/>
      <w:bCs/>
    </w:rPr>
  </w:style>
  <w:style w:type="paragraph" w:customStyle="1" w:styleId="ExecSummary">
    <w:name w:val="Exec Summary"/>
    <w:basedOn w:val="Title"/>
    <w:rsid w:val="00D45A2C"/>
  </w:style>
  <w:style w:type="paragraph" w:customStyle="1" w:styleId="IssueHeader">
    <w:name w:val="Issue Header"/>
    <w:basedOn w:val="Normal"/>
    <w:next w:val="Normal"/>
    <w:rsid w:val="00D45A2C"/>
    <w:pPr>
      <w:keepNext/>
      <w:numPr>
        <w:numId w:val="3"/>
      </w:numPr>
      <w:tabs>
        <w:tab w:val="clear" w:pos="714"/>
        <w:tab w:val="num" w:pos="1440"/>
      </w:tabs>
      <w:spacing w:before="240"/>
      <w:ind w:left="1440" w:hanging="360"/>
    </w:pPr>
    <w:rPr>
      <w:b/>
      <w:i/>
    </w:rPr>
  </w:style>
  <w:style w:type="paragraph" w:styleId="TableofFigures">
    <w:name w:val="table of figures"/>
    <w:basedOn w:val="Normal"/>
    <w:next w:val="Normal"/>
    <w:uiPriority w:val="99"/>
    <w:rsid w:val="00D45A2C"/>
    <w:pPr>
      <w:ind w:left="400" w:hanging="400"/>
    </w:pPr>
  </w:style>
  <w:style w:type="paragraph" w:customStyle="1" w:styleId="bullet15">
    <w:name w:val="bullet15"/>
    <w:basedOn w:val="Normal"/>
    <w:rsid w:val="00D45A2C"/>
    <w:pPr>
      <w:ind w:left="2160" w:hanging="720"/>
      <w:jc w:val="left"/>
    </w:pPr>
    <w:rPr>
      <w:rFonts w:ascii="Times New Roman" w:hAnsi="Times New Roman"/>
      <w:sz w:val="22"/>
      <w:szCs w:val="22"/>
      <w:lang w:val="en-GB" w:eastAsia="en-GB"/>
    </w:rPr>
  </w:style>
  <w:style w:type="paragraph" w:customStyle="1" w:styleId="Default">
    <w:name w:val="Default"/>
    <w:rsid w:val="00D45A2C"/>
    <w:pPr>
      <w:autoSpaceDE w:val="0"/>
      <w:autoSpaceDN w:val="0"/>
      <w:adjustRightInd w:val="0"/>
    </w:pPr>
    <w:rPr>
      <w:rFonts w:ascii="Arial" w:hAnsi="Arial" w:cs="Arial"/>
      <w:lang w:val="en-GB" w:eastAsia="en-GB"/>
    </w:rPr>
  </w:style>
  <w:style w:type="paragraph" w:customStyle="1" w:styleId="Tabelltekst">
    <w:name w:val="Tabelltekst"/>
    <w:basedOn w:val="Default"/>
    <w:next w:val="Default"/>
    <w:rsid w:val="00D45A2C"/>
    <w:rPr>
      <w:rFonts w:ascii="Arial,Bold" w:hAnsi="Arial,Bold" w:cs="Times New Roman"/>
      <w:sz w:val="24"/>
      <w:szCs w:val="24"/>
    </w:rPr>
  </w:style>
  <w:style w:type="paragraph" w:customStyle="1" w:styleId="bullet-simplelist">
    <w:name w:val="bullet-simple list"/>
    <w:basedOn w:val="Default"/>
    <w:next w:val="Default"/>
    <w:rsid w:val="00D45A2C"/>
    <w:rPr>
      <w:rFonts w:cs="Times New Roman"/>
      <w:sz w:val="24"/>
      <w:szCs w:val="24"/>
    </w:rPr>
  </w:style>
  <w:style w:type="paragraph" w:customStyle="1" w:styleId="DefaultText">
    <w:name w:val="Default Text"/>
    <w:basedOn w:val="Default"/>
    <w:next w:val="Default"/>
    <w:rsid w:val="00D45A2C"/>
    <w:rPr>
      <w:rFonts w:ascii="Arial,Bold" w:hAnsi="Arial,Bold" w:cs="Times New Roman"/>
      <w:sz w:val="24"/>
      <w:szCs w:val="24"/>
    </w:rPr>
  </w:style>
  <w:style w:type="paragraph" w:styleId="Date">
    <w:name w:val="Date"/>
    <w:basedOn w:val="Default"/>
    <w:next w:val="Default"/>
    <w:rsid w:val="00D45A2C"/>
    <w:rPr>
      <w:rFonts w:ascii="Arial,Bold" w:hAnsi="Arial,Bold" w:cs="Times New Roman"/>
      <w:sz w:val="24"/>
      <w:szCs w:val="24"/>
    </w:rPr>
  </w:style>
  <w:style w:type="paragraph" w:customStyle="1" w:styleId="bullet">
    <w:name w:val="bullet"/>
    <w:basedOn w:val="Normal"/>
    <w:rsid w:val="00D45A2C"/>
    <w:pPr>
      <w:numPr>
        <w:numId w:val="5"/>
      </w:numPr>
      <w:suppressAutoHyphens/>
      <w:spacing w:before="40" w:after="40"/>
      <w:jc w:val="left"/>
    </w:pPr>
    <w:rPr>
      <w:rFonts w:ascii="Times New Roman" w:hAnsi="Times New Roman"/>
      <w:spacing w:val="-3"/>
      <w:sz w:val="22"/>
    </w:rPr>
  </w:style>
  <w:style w:type="paragraph" w:customStyle="1" w:styleId="Number">
    <w:name w:val="Number"/>
    <w:basedOn w:val="BodyTextIndent2"/>
    <w:rsid w:val="00D45A2C"/>
    <w:pPr>
      <w:widowControl w:val="0"/>
      <w:suppressAutoHyphens/>
      <w:spacing w:before="40" w:after="40"/>
      <w:ind w:left="1440" w:hanging="720"/>
      <w:jc w:val="left"/>
    </w:pPr>
    <w:rPr>
      <w:rFonts w:ascii="Times New Roman" w:hAnsi="Times New Roman"/>
      <w:snapToGrid w:val="0"/>
      <w:sz w:val="22"/>
    </w:rPr>
  </w:style>
  <w:style w:type="paragraph" w:styleId="ListNumber3">
    <w:name w:val="List Number 3"/>
    <w:basedOn w:val="Normal"/>
    <w:rsid w:val="00D45A2C"/>
    <w:pPr>
      <w:numPr>
        <w:numId w:val="6"/>
      </w:numPr>
      <w:jc w:val="left"/>
    </w:pPr>
  </w:style>
  <w:style w:type="paragraph" w:customStyle="1" w:styleId="HeadingA1">
    <w:name w:val="Heading A1"/>
    <w:basedOn w:val="Heading1"/>
    <w:rsid w:val="00D45A2C"/>
    <w:pPr>
      <w:numPr>
        <w:numId w:val="0"/>
      </w:numPr>
      <w:tabs>
        <w:tab w:val="num" w:pos="1080"/>
      </w:tabs>
      <w:ind w:left="1080" w:hanging="1080"/>
    </w:pPr>
    <w:rPr>
      <w:lang w:val="en-GB"/>
    </w:rPr>
  </w:style>
  <w:style w:type="paragraph" w:customStyle="1" w:styleId="HeadingA2">
    <w:name w:val="Heading A2"/>
    <w:basedOn w:val="Heading2"/>
    <w:next w:val="Normal"/>
    <w:rsid w:val="00D45A2C"/>
    <w:pPr>
      <w:numPr>
        <w:ilvl w:val="0"/>
        <w:numId w:val="0"/>
      </w:numPr>
      <w:tabs>
        <w:tab w:val="num" w:pos="1080"/>
      </w:tabs>
      <w:spacing w:before="240"/>
      <w:ind w:left="1080" w:hanging="1080"/>
    </w:pPr>
    <w:rPr>
      <w:lang w:val="en-GB"/>
    </w:rPr>
  </w:style>
  <w:style w:type="paragraph" w:styleId="ListContinue4">
    <w:name w:val="List Continue 4"/>
    <w:basedOn w:val="Normal"/>
    <w:rsid w:val="00D45A2C"/>
    <w:pPr>
      <w:spacing w:after="120"/>
      <w:ind w:left="1440"/>
    </w:pPr>
  </w:style>
  <w:style w:type="paragraph" w:customStyle="1" w:styleId="InstructionText">
    <w:name w:val="Instruction Text"/>
    <w:basedOn w:val="Normal"/>
    <w:rsid w:val="00D45A2C"/>
    <w:pPr>
      <w:spacing w:before="60" w:after="60"/>
    </w:pPr>
    <w:rPr>
      <w:sz w:val="18"/>
      <w:lang w:val="en-AU"/>
    </w:rPr>
  </w:style>
  <w:style w:type="paragraph" w:customStyle="1" w:styleId="ParaBullet2">
    <w:name w:val="Para Bullet2"/>
    <w:basedOn w:val="ParaBullet1"/>
    <w:rsid w:val="00E91B0B"/>
    <w:pPr>
      <w:numPr>
        <w:ilvl w:val="1"/>
      </w:numPr>
    </w:pPr>
  </w:style>
  <w:style w:type="paragraph" w:customStyle="1" w:styleId="TableTitles">
    <w:name w:val="Table Titles"/>
    <w:basedOn w:val="TableBody"/>
    <w:rsid w:val="00E91B0B"/>
    <w:pPr>
      <w:jc w:val="center"/>
    </w:pPr>
    <w:rPr>
      <w:b/>
      <w:bCs/>
    </w:rPr>
  </w:style>
  <w:style w:type="character" w:customStyle="1" w:styleId="ParagraphChar">
    <w:name w:val="Paragraph Char"/>
    <w:link w:val="Paragraph"/>
    <w:rsid w:val="005D43F2"/>
    <w:rPr>
      <w:rFonts w:ascii="Arial" w:hAnsi="Arial"/>
      <w:lang w:val="en-US" w:eastAsia="en-US" w:bidi="ar-SA"/>
    </w:rPr>
  </w:style>
  <w:style w:type="paragraph" w:customStyle="1" w:styleId="X0Title">
    <w:name w:val="X.0  Title"/>
    <w:link w:val="X0TitleChar"/>
    <w:rsid w:val="002E11CC"/>
    <w:pPr>
      <w:tabs>
        <w:tab w:val="left" w:pos="850"/>
      </w:tabs>
      <w:spacing w:before="1" w:after="227"/>
      <w:ind w:left="851" w:right="1" w:hanging="851"/>
    </w:pPr>
    <w:rPr>
      <w:rFonts w:ascii="Arial Black" w:hAnsi="Arial Black"/>
      <w:caps/>
      <w:color w:val="000000"/>
      <w:sz w:val="23"/>
      <w:lang w:val="en-GB"/>
    </w:rPr>
  </w:style>
  <w:style w:type="paragraph" w:customStyle="1" w:styleId="Bodyendpara">
    <w:name w:val="Body (end para)"/>
    <w:rsid w:val="002E11CC"/>
    <w:pPr>
      <w:spacing w:before="1" w:after="454" w:line="300" w:lineRule="atLeast"/>
      <w:ind w:left="851" w:right="1" w:hanging="1"/>
    </w:pPr>
    <w:rPr>
      <w:rFonts w:ascii="Arial" w:hAnsi="Arial"/>
      <w:lang w:val="en-GB"/>
    </w:rPr>
  </w:style>
  <w:style w:type="paragraph" w:customStyle="1" w:styleId="Body">
    <w:name w:val="Body"/>
    <w:rsid w:val="002E11CC"/>
    <w:pPr>
      <w:spacing w:before="1" w:after="142" w:line="300" w:lineRule="atLeast"/>
      <w:ind w:left="851" w:right="1" w:hanging="1"/>
    </w:pPr>
    <w:rPr>
      <w:rFonts w:ascii="Arial" w:hAnsi="Arial"/>
      <w:lang w:val="en-GB"/>
    </w:rPr>
  </w:style>
  <w:style w:type="paragraph" w:customStyle="1" w:styleId="XXTitle">
    <w:name w:val="X.X  Title"/>
    <w:rsid w:val="002E11CC"/>
    <w:pPr>
      <w:tabs>
        <w:tab w:val="left" w:pos="850"/>
      </w:tabs>
      <w:spacing w:before="1" w:after="227"/>
      <w:ind w:left="851" w:right="1" w:hanging="851"/>
    </w:pPr>
    <w:rPr>
      <w:rFonts w:ascii="Arial" w:hAnsi="Arial"/>
      <w:b/>
      <w:caps/>
      <w:sz w:val="22"/>
      <w:lang w:val="en-GB"/>
    </w:rPr>
  </w:style>
  <w:style w:type="paragraph" w:customStyle="1" w:styleId="StyleBodyTextLeft0cm">
    <w:name w:val="Style Body Text + Left:  0 cm"/>
    <w:basedOn w:val="BodyText"/>
    <w:rsid w:val="002E11CC"/>
    <w:pPr>
      <w:keepLines/>
      <w:widowControl w:val="0"/>
      <w:spacing w:after="240"/>
      <w:ind w:left="0"/>
    </w:pPr>
    <w:rPr>
      <w:rFonts w:ascii="Times New Roman" w:hAnsi="Times New Roman"/>
      <w:snapToGrid w:val="0"/>
      <w:sz w:val="24"/>
    </w:rPr>
  </w:style>
  <w:style w:type="paragraph" w:customStyle="1" w:styleId="Exhibitlist">
    <w:name w:val="Exhibit list"/>
    <w:rsid w:val="002E11CC"/>
    <w:pPr>
      <w:tabs>
        <w:tab w:val="left" w:pos="2268"/>
        <w:tab w:val="left" w:pos="2494"/>
      </w:tabs>
      <w:spacing w:before="1" w:after="227" w:line="300" w:lineRule="atLeast"/>
      <w:ind w:left="2495" w:right="1" w:hanging="1645"/>
    </w:pPr>
    <w:rPr>
      <w:rFonts w:ascii="Arial" w:hAnsi="Arial"/>
      <w:b/>
      <w:lang w:val="en-GB"/>
    </w:rPr>
  </w:style>
  <w:style w:type="character" w:customStyle="1" w:styleId="Heading3Char">
    <w:name w:val="Heading 3 Char"/>
    <w:link w:val="Heading3"/>
    <w:rsid w:val="00AD6B01"/>
    <w:rPr>
      <w:rFonts w:ascii="Arial" w:hAnsi="Arial"/>
      <w:b/>
      <w:u w:val="single"/>
    </w:rPr>
  </w:style>
  <w:style w:type="paragraph" w:customStyle="1" w:styleId="Heading20">
    <w:name w:val="Heading2"/>
    <w:basedOn w:val="X0Title"/>
    <w:link w:val="Heading2Char0"/>
    <w:rsid w:val="00F14997"/>
    <w:pPr>
      <w:spacing w:line="240" w:lineRule="atLeast"/>
      <w:jc w:val="both"/>
    </w:pPr>
    <w:rPr>
      <w:rFonts w:ascii="Arial" w:hAnsi="Arial" w:cs="Arial"/>
      <w:b/>
      <w:bCs/>
      <w:color w:val="auto"/>
      <w:sz w:val="20"/>
    </w:rPr>
  </w:style>
  <w:style w:type="character" w:customStyle="1" w:styleId="X0TitleChar">
    <w:name w:val="X.0  Title Char"/>
    <w:link w:val="X0Title"/>
    <w:rsid w:val="00F14997"/>
    <w:rPr>
      <w:rFonts w:ascii="Arial Black" w:hAnsi="Arial Black"/>
      <w:caps/>
      <w:color w:val="000000"/>
      <w:sz w:val="23"/>
      <w:lang w:val="en-GB" w:eastAsia="en-US" w:bidi="ar-SA"/>
    </w:rPr>
  </w:style>
  <w:style w:type="character" w:customStyle="1" w:styleId="Heading2Char0">
    <w:name w:val="Heading2 Char"/>
    <w:link w:val="Heading20"/>
    <w:rsid w:val="00F14997"/>
    <w:rPr>
      <w:rFonts w:ascii="Arial" w:hAnsi="Arial" w:cs="Arial"/>
      <w:b/>
      <w:bCs/>
      <w:caps/>
      <w:color w:val="000000"/>
      <w:sz w:val="23"/>
      <w:lang w:val="en-GB" w:eastAsia="en-US" w:bidi="ar-SA"/>
    </w:rPr>
  </w:style>
  <w:style w:type="character" w:customStyle="1" w:styleId="Heading2Char">
    <w:name w:val="Heading 2 Char"/>
    <w:link w:val="Heading2"/>
    <w:rsid w:val="00F14997"/>
    <w:rPr>
      <w:rFonts w:ascii="Arial" w:hAnsi="Arial"/>
      <w:b/>
      <w:sz w:val="24"/>
    </w:rPr>
  </w:style>
  <w:style w:type="paragraph" w:customStyle="1" w:styleId="FigureTitle">
    <w:name w:val="Figure Title"/>
    <w:rsid w:val="002D152A"/>
    <w:pPr>
      <w:spacing w:before="1" w:after="142" w:line="300" w:lineRule="atLeast"/>
      <w:ind w:right="1" w:firstLine="1"/>
      <w:jc w:val="center"/>
    </w:pPr>
    <w:rPr>
      <w:rFonts w:ascii="Arial" w:hAnsi="Arial"/>
      <w:b/>
      <w:lang w:val="en-GB"/>
    </w:rPr>
  </w:style>
  <w:style w:type="paragraph" w:customStyle="1" w:styleId="Appendices">
    <w:name w:val="Appendices"/>
    <w:basedOn w:val="Heading1"/>
    <w:rsid w:val="002D152A"/>
    <w:pPr>
      <w:numPr>
        <w:numId w:val="0"/>
      </w:numPr>
    </w:pPr>
    <w:rPr>
      <w:sz w:val="20"/>
    </w:rPr>
  </w:style>
  <w:style w:type="table" w:styleId="TableGrid">
    <w:name w:val="Table Grid"/>
    <w:basedOn w:val="TableNormal"/>
    <w:uiPriority w:val="59"/>
    <w:rsid w:val="00DC30C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Bullet">
    <w:name w:val="H2:Bullet"/>
    <w:basedOn w:val="Normal"/>
    <w:rsid w:val="004F5073"/>
    <w:pPr>
      <w:numPr>
        <w:numId w:val="11"/>
      </w:numPr>
      <w:spacing w:after="120"/>
      <w:jc w:val="left"/>
    </w:pPr>
    <w:rPr>
      <w:rFonts w:cs="Arial"/>
      <w:sz w:val="22"/>
      <w:szCs w:val="22"/>
    </w:rPr>
  </w:style>
  <w:style w:type="paragraph" w:styleId="ListParagraph">
    <w:name w:val="List Paragraph"/>
    <w:basedOn w:val="Normal"/>
    <w:uiPriority w:val="34"/>
    <w:qFormat/>
    <w:rsid w:val="005F2D31"/>
    <w:pPr>
      <w:ind w:left="720"/>
    </w:pPr>
    <w:rPr>
      <w:rFonts w:eastAsia="Calibri" w:cs="Arial"/>
    </w:rPr>
  </w:style>
  <w:style w:type="paragraph" w:styleId="NormalWeb">
    <w:name w:val="Normal (Web)"/>
    <w:basedOn w:val="Normal"/>
    <w:uiPriority w:val="99"/>
    <w:unhideWhenUsed/>
    <w:rsid w:val="002E09E2"/>
    <w:pPr>
      <w:spacing w:before="100" w:beforeAutospacing="1" w:after="100" w:afterAutospacing="1"/>
      <w:jc w:val="left"/>
    </w:pPr>
    <w:rPr>
      <w:rFonts w:ascii="Times New Roman" w:hAnsi="Times New Roman"/>
      <w:sz w:val="24"/>
      <w:szCs w:val="24"/>
    </w:rPr>
  </w:style>
  <w:style w:type="character" w:customStyle="1" w:styleId="Heading1Char">
    <w:name w:val="Heading 1 Char"/>
    <w:link w:val="Heading1"/>
    <w:rsid w:val="00B32853"/>
    <w:rPr>
      <w:rFonts w:ascii="Arial" w:hAnsi="Arial"/>
      <w:b/>
      <w:kern w:val="28"/>
      <w:sz w:val="28"/>
    </w:rPr>
  </w:style>
  <w:style w:type="paragraph" w:styleId="FootnoteText">
    <w:name w:val="footnote text"/>
    <w:basedOn w:val="Normal"/>
    <w:link w:val="FootnoteTextChar"/>
    <w:rsid w:val="00B005E4"/>
  </w:style>
  <w:style w:type="character" w:customStyle="1" w:styleId="FootnoteTextChar">
    <w:name w:val="Footnote Text Char"/>
    <w:basedOn w:val="DefaultParagraphFont"/>
    <w:link w:val="FootnoteText"/>
    <w:rsid w:val="00B005E4"/>
    <w:rPr>
      <w:rFonts w:ascii="Arial" w:hAnsi="Arial"/>
    </w:rPr>
  </w:style>
  <w:style w:type="character" w:styleId="FootnoteReference">
    <w:name w:val="footnote reference"/>
    <w:basedOn w:val="DefaultParagraphFont"/>
    <w:rsid w:val="00B005E4"/>
    <w:rPr>
      <w:vertAlign w:val="superscript"/>
    </w:rPr>
  </w:style>
  <w:style w:type="table" w:styleId="MediumGrid3-Accent5">
    <w:name w:val="Medium Grid 3 Accent 5"/>
    <w:basedOn w:val="TableNormal"/>
    <w:uiPriority w:val="69"/>
    <w:rsid w:val="00F45767"/>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Shading2-Accent1">
    <w:name w:val="Medium Shading 2 Accent 1"/>
    <w:basedOn w:val="TableNormal"/>
    <w:uiPriority w:val="64"/>
    <w:rsid w:val="005148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F71ED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styleId="FollowedHyperlink">
    <w:name w:val="FollowedHyperlink"/>
    <w:basedOn w:val="DefaultParagraphFont"/>
    <w:semiHidden/>
    <w:unhideWhenUsed/>
    <w:rsid w:val="00E12B94"/>
    <w:rPr>
      <w:color w:val="800080" w:themeColor="followedHyperlink"/>
      <w:u w:val="single"/>
    </w:rPr>
  </w:style>
  <w:style w:type="paragraph" w:styleId="EndnoteText">
    <w:name w:val="endnote text"/>
    <w:basedOn w:val="Normal"/>
    <w:link w:val="EndnoteTextChar"/>
    <w:semiHidden/>
    <w:unhideWhenUsed/>
    <w:rsid w:val="00AA612A"/>
  </w:style>
  <w:style w:type="character" w:customStyle="1" w:styleId="EndnoteTextChar">
    <w:name w:val="Endnote Text Char"/>
    <w:basedOn w:val="DefaultParagraphFont"/>
    <w:link w:val="EndnoteText"/>
    <w:semiHidden/>
    <w:rsid w:val="00AA612A"/>
    <w:rPr>
      <w:rFonts w:ascii="Arial" w:hAnsi="Arial"/>
    </w:rPr>
  </w:style>
  <w:style w:type="character" w:styleId="EndnoteReference">
    <w:name w:val="endnote reference"/>
    <w:basedOn w:val="DefaultParagraphFont"/>
    <w:semiHidden/>
    <w:unhideWhenUsed/>
    <w:rsid w:val="00AA612A"/>
    <w:rPr>
      <w:vertAlign w:val="superscript"/>
    </w:rPr>
  </w:style>
  <w:style w:type="character" w:customStyle="1" w:styleId="BodyTextChar">
    <w:name w:val="Body Text Char"/>
    <w:basedOn w:val="DefaultParagraphFont"/>
    <w:link w:val="BodyText"/>
    <w:rsid w:val="00923E5E"/>
    <w:rPr>
      <w:rFonts w:ascii="Arial" w:hAnsi="Arial"/>
      <w:sz w:val="22"/>
      <w:lang w:val="en-GB"/>
    </w:rPr>
  </w:style>
  <w:style w:type="character" w:styleId="UnresolvedMention">
    <w:name w:val="Unresolved Mention"/>
    <w:basedOn w:val="DefaultParagraphFont"/>
    <w:uiPriority w:val="99"/>
    <w:semiHidden/>
    <w:unhideWhenUsed/>
    <w:rsid w:val="001F57DE"/>
    <w:rPr>
      <w:color w:val="605E5C"/>
      <w:shd w:val="clear" w:color="auto" w:fill="E1DFDD"/>
    </w:rPr>
  </w:style>
  <w:style w:type="character" w:styleId="CommentReference">
    <w:name w:val="annotation reference"/>
    <w:basedOn w:val="DefaultParagraphFont"/>
    <w:semiHidden/>
    <w:unhideWhenUsed/>
    <w:rsid w:val="00053978"/>
    <w:rPr>
      <w:sz w:val="16"/>
      <w:szCs w:val="16"/>
    </w:rPr>
  </w:style>
  <w:style w:type="paragraph" w:styleId="Revision">
    <w:name w:val="Revision"/>
    <w:hidden/>
    <w:uiPriority w:val="99"/>
    <w:semiHidden/>
    <w:rsid w:val="008061E0"/>
    <w:rPr>
      <w:rFonts w:ascii="Arial" w:hAnsi="Arial"/>
    </w:rPr>
  </w:style>
  <w:style w:type="table" w:styleId="TableGridLight">
    <w:name w:val="Grid Table Light"/>
    <w:basedOn w:val="TableNormal"/>
    <w:uiPriority w:val="40"/>
    <w:rsid w:val="003243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32EEB"/>
    <w:rPr>
      <w:b/>
      <w:bCs/>
    </w:rPr>
  </w:style>
  <w:style w:type="paragraph" w:customStyle="1" w:styleId="pdq2pgselectionanchorcontainer">
    <w:name w:val="pdq2pg_selectionanchorcontainer"/>
    <w:basedOn w:val="Normal"/>
    <w:rsid w:val="00D3715E"/>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1650">
      <w:bodyDiv w:val="1"/>
      <w:marLeft w:val="0"/>
      <w:marRight w:val="0"/>
      <w:marTop w:val="0"/>
      <w:marBottom w:val="0"/>
      <w:divBdr>
        <w:top w:val="none" w:sz="0" w:space="0" w:color="auto"/>
        <w:left w:val="none" w:sz="0" w:space="0" w:color="auto"/>
        <w:bottom w:val="none" w:sz="0" w:space="0" w:color="auto"/>
        <w:right w:val="none" w:sz="0" w:space="0" w:color="auto"/>
      </w:divBdr>
      <w:divsChild>
        <w:div w:id="5138276">
          <w:marLeft w:val="0"/>
          <w:marRight w:val="0"/>
          <w:marTop w:val="0"/>
          <w:marBottom w:val="0"/>
          <w:divBdr>
            <w:top w:val="none" w:sz="0" w:space="0" w:color="auto"/>
            <w:left w:val="none" w:sz="0" w:space="0" w:color="auto"/>
            <w:bottom w:val="none" w:sz="0" w:space="0" w:color="auto"/>
            <w:right w:val="none" w:sz="0" w:space="0" w:color="auto"/>
          </w:divBdr>
          <w:divsChild>
            <w:div w:id="135686875">
              <w:marLeft w:val="0"/>
              <w:marRight w:val="0"/>
              <w:marTop w:val="0"/>
              <w:marBottom w:val="0"/>
              <w:divBdr>
                <w:top w:val="none" w:sz="0" w:space="0" w:color="auto"/>
                <w:left w:val="none" w:sz="0" w:space="0" w:color="auto"/>
                <w:bottom w:val="none" w:sz="0" w:space="0" w:color="auto"/>
                <w:right w:val="none" w:sz="0" w:space="0" w:color="auto"/>
              </w:divBdr>
              <w:divsChild>
                <w:div w:id="4044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5754">
      <w:bodyDiv w:val="1"/>
      <w:marLeft w:val="0"/>
      <w:marRight w:val="0"/>
      <w:marTop w:val="0"/>
      <w:marBottom w:val="0"/>
      <w:divBdr>
        <w:top w:val="none" w:sz="0" w:space="0" w:color="auto"/>
        <w:left w:val="none" w:sz="0" w:space="0" w:color="auto"/>
        <w:bottom w:val="none" w:sz="0" w:space="0" w:color="auto"/>
        <w:right w:val="none" w:sz="0" w:space="0" w:color="auto"/>
      </w:divBdr>
      <w:divsChild>
        <w:div w:id="18625727">
          <w:marLeft w:val="0"/>
          <w:marRight w:val="0"/>
          <w:marTop w:val="0"/>
          <w:marBottom w:val="0"/>
          <w:divBdr>
            <w:top w:val="none" w:sz="0" w:space="0" w:color="auto"/>
            <w:left w:val="none" w:sz="0" w:space="0" w:color="auto"/>
            <w:bottom w:val="none" w:sz="0" w:space="0" w:color="auto"/>
            <w:right w:val="none" w:sz="0" w:space="0" w:color="auto"/>
          </w:divBdr>
          <w:divsChild>
            <w:div w:id="1078091139">
              <w:marLeft w:val="0"/>
              <w:marRight w:val="0"/>
              <w:marTop w:val="0"/>
              <w:marBottom w:val="0"/>
              <w:divBdr>
                <w:top w:val="none" w:sz="0" w:space="0" w:color="auto"/>
                <w:left w:val="none" w:sz="0" w:space="0" w:color="auto"/>
                <w:bottom w:val="none" w:sz="0" w:space="0" w:color="auto"/>
                <w:right w:val="none" w:sz="0" w:space="0" w:color="auto"/>
              </w:divBdr>
              <w:divsChild>
                <w:div w:id="18200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4149">
      <w:bodyDiv w:val="1"/>
      <w:marLeft w:val="0"/>
      <w:marRight w:val="0"/>
      <w:marTop w:val="0"/>
      <w:marBottom w:val="0"/>
      <w:divBdr>
        <w:top w:val="none" w:sz="0" w:space="0" w:color="auto"/>
        <w:left w:val="none" w:sz="0" w:space="0" w:color="auto"/>
        <w:bottom w:val="none" w:sz="0" w:space="0" w:color="auto"/>
        <w:right w:val="none" w:sz="0" w:space="0" w:color="auto"/>
      </w:divBdr>
      <w:divsChild>
        <w:div w:id="1248464994">
          <w:marLeft w:val="0"/>
          <w:marRight w:val="0"/>
          <w:marTop w:val="0"/>
          <w:marBottom w:val="0"/>
          <w:divBdr>
            <w:top w:val="none" w:sz="0" w:space="0" w:color="auto"/>
            <w:left w:val="none" w:sz="0" w:space="0" w:color="auto"/>
            <w:bottom w:val="none" w:sz="0" w:space="0" w:color="auto"/>
            <w:right w:val="none" w:sz="0" w:space="0" w:color="auto"/>
          </w:divBdr>
          <w:divsChild>
            <w:div w:id="317926391">
              <w:marLeft w:val="0"/>
              <w:marRight w:val="0"/>
              <w:marTop w:val="0"/>
              <w:marBottom w:val="0"/>
              <w:divBdr>
                <w:top w:val="none" w:sz="0" w:space="0" w:color="auto"/>
                <w:left w:val="none" w:sz="0" w:space="0" w:color="auto"/>
                <w:bottom w:val="none" w:sz="0" w:space="0" w:color="auto"/>
                <w:right w:val="none" w:sz="0" w:space="0" w:color="auto"/>
              </w:divBdr>
              <w:divsChild>
                <w:div w:id="10398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87404">
      <w:bodyDiv w:val="1"/>
      <w:marLeft w:val="0"/>
      <w:marRight w:val="0"/>
      <w:marTop w:val="0"/>
      <w:marBottom w:val="0"/>
      <w:divBdr>
        <w:top w:val="none" w:sz="0" w:space="0" w:color="auto"/>
        <w:left w:val="none" w:sz="0" w:space="0" w:color="auto"/>
        <w:bottom w:val="none" w:sz="0" w:space="0" w:color="auto"/>
        <w:right w:val="none" w:sz="0" w:space="0" w:color="auto"/>
      </w:divBdr>
      <w:divsChild>
        <w:div w:id="366032380">
          <w:marLeft w:val="0"/>
          <w:marRight w:val="0"/>
          <w:marTop w:val="0"/>
          <w:marBottom w:val="0"/>
          <w:divBdr>
            <w:top w:val="none" w:sz="0" w:space="0" w:color="auto"/>
            <w:left w:val="none" w:sz="0" w:space="0" w:color="auto"/>
            <w:bottom w:val="none" w:sz="0" w:space="0" w:color="auto"/>
            <w:right w:val="none" w:sz="0" w:space="0" w:color="auto"/>
          </w:divBdr>
          <w:divsChild>
            <w:div w:id="2018800615">
              <w:marLeft w:val="0"/>
              <w:marRight w:val="0"/>
              <w:marTop w:val="0"/>
              <w:marBottom w:val="0"/>
              <w:divBdr>
                <w:top w:val="none" w:sz="0" w:space="0" w:color="auto"/>
                <w:left w:val="none" w:sz="0" w:space="0" w:color="auto"/>
                <w:bottom w:val="none" w:sz="0" w:space="0" w:color="auto"/>
                <w:right w:val="none" w:sz="0" w:space="0" w:color="auto"/>
              </w:divBdr>
              <w:divsChild>
                <w:div w:id="19931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3839">
      <w:bodyDiv w:val="1"/>
      <w:marLeft w:val="0"/>
      <w:marRight w:val="0"/>
      <w:marTop w:val="0"/>
      <w:marBottom w:val="0"/>
      <w:divBdr>
        <w:top w:val="none" w:sz="0" w:space="0" w:color="auto"/>
        <w:left w:val="none" w:sz="0" w:space="0" w:color="auto"/>
        <w:bottom w:val="none" w:sz="0" w:space="0" w:color="auto"/>
        <w:right w:val="none" w:sz="0" w:space="0" w:color="auto"/>
      </w:divBdr>
      <w:divsChild>
        <w:div w:id="1855729017">
          <w:marLeft w:val="0"/>
          <w:marRight w:val="0"/>
          <w:marTop w:val="0"/>
          <w:marBottom w:val="0"/>
          <w:divBdr>
            <w:top w:val="none" w:sz="0" w:space="0" w:color="auto"/>
            <w:left w:val="none" w:sz="0" w:space="0" w:color="auto"/>
            <w:bottom w:val="none" w:sz="0" w:space="0" w:color="auto"/>
            <w:right w:val="none" w:sz="0" w:space="0" w:color="auto"/>
          </w:divBdr>
          <w:divsChild>
            <w:div w:id="323125213">
              <w:marLeft w:val="0"/>
              <w:marRight w:val="0"/>
              <w:marTop w:val="0"/>
              <w:marBottom w:val="0"/>
              <w:divBdr>
                <w:top w:val="none" w:sz="0" w:space="0" w:color="auto"/>
                <w:left w:val="none" w:sz="0" w:space="0" w:color="auto"/>
                <w:bottom w:val="none" w:sz="0" w:space="0" w:color="auto"/>
                <w:right w:val="none" w:sz="0" w:space="0" w:color="auto"/>
              </w:divBdr>
              <w:divsChild>
                <w:div w:id="10917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856">
      <w:bodyDiv w:val="1"/>
      <w:marLeft w:val="0"/>
      <w:marRight w:val="0"/>
      <w:marTop w:val="0"/>
      <w:marBottom w:val="0"/>
      <w:divBdr>
        <w:top w:val="none" w:sz="0" w:space="0" w:color="auto"/>
        <w:left w:val="none" w:sz="0" w:space="0" w:color="auto"/>
        <w:bottom w:val="none" w:sz="0" w:space="0" w:color="auto"/>
        <w:right w:val="none" w:sz="0" w:space="0" w:color="auto"/>
      </w:divBdr>
      <w:divsChild>
        <w:div w:id="1437628245">
          <w:marLeft w:val="0"/>
          <w:marRight w:val="0"/>
          <w:marTop w:val="0"/>
          <w:marBottom w:val="0"/>
          <w:divBdr>
            <w:top w:val="none" w:sz="0" w:space="0" w:color="auto"/>
            <w:left w:val="none" w:sz="0" w:space="0" w:color="auto"/>
            <w:bottom w:val="none" w:sz="0" w:space="0" w:color="auto"/>
            <w:right w:val="none" w:sz="0" w:space="0" w:color="auto"/>
          </w:divBdr>
          <w:divsChild>
            <w:div w:id="307636970">
              <w:marLeft w:val="0"/>
              <w:marRight w:val="0"/>
              <w:marTop w:val="0"/>
              <w:marBottom w:val="0"/>
              <w:divBdr>
                <w:top w:val="none" w:sz="0" w:space="0" w:color="auto"/>
                <w:left w:val="none" w:sz="0" w:space="0" w:color="auto"/>
                <w:bottom w:val="none" w:sz="0" w:space="0" w:color="auto"/>
                <w:right w:val="none" w:sz="0" w:space="0" w:color="auto"/>
              </w:divBdr>
              <w:divsChild>
                <w:div w:id="18720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4510">
      <w:bodyDiv w:val="1"/>
      <w:marLeft w:val="0"/>
      <w:marRight w:val="0"/>
      <w:marTop w:val="0"/>
      <w:marBottom w:val="0"/>
      <w:divBdr>
        <w:top w:val="none" w:sz="0" w:space="0" w:color="auto"/>
        <w:left w:val="none" w:sz="0" w:space="0" w:color="auto"/>
        <w:bottom w:val="none" w:sz="0" w:space="0" w:color="auto"/>
        <w:right w:val="none" w:sz="0" w:space="0" w:color="auto"/>
      </w:divBdr>
      <w:divsChild>
        <w:div w:id="2012415234">
          <w:marLeft w:val="0"/>
          <w:marRight w:val="0"/>
          <w:marTop w:val="0"/>
          <w:marBottom w:val="0"/>
          <w:divBdr>
            <w:top w:val="none" w:sz="0" w:space="0" w:color="auto"/>
            <w:left w:val="none" w:sz="0" w:space="0" w:color="auto"/>
            <w:bottom w:val="none" w:sz="0" w:space="0" w:color="auto"/>
            <w:right w:val="none" w:sz="0" w:space="0" w:color="auto"/>
          </w:divBdr>
          <w:divsChild>
            <w:div w:id="452360784">
              <w:marLeft w:val="0"/>
              <w:marRight w:val="0"/>
              <w:marTop w:val="0"/>
              <w:marBottom w:val="0"/>
              <w:divBdr>
                <w:top w:val="none" w:sz="0" w:space="0" w:color="auto"/>
                <w:left w:val="none" w:sz="0" w:space="0" w:color="auto"/>
                <w:bottom w:val="none" w:sz="0" w:space="0" w:color="auto"/>
                <w:right w:val="none" w:sz="0" w:space="0" w:color="auto"/>
              </w:divBdr>
              <w:divsChild>
                <w:div w:id="7230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67985">
      <w:bodyDiv w:val="1"/>
      <w:marLeft w:val="0"/>
      <w:marRight w:val="0"/>
      <w:marTop w:val="0"/>
      <w:marBottom w:val="0"/>
      <w:divBdr>
        <w:top w:val="none" w:sz="0" w:space="0" w:color="auto"/>
        <w:left w:val="none" w:sz="0" w:space="0" w:color="auto"/>
        <w:bottom w:val="none" w:sz="0" w:space="0" w:color="auto"/>
        <w:right w:val="none" w:sz="0" w:space="0" w:color="auto"/>
      </w:divBdr>
    </w:div>
    <w:div w:id="384523340">
      <w:bodyDiv w:val="1"/>
      <w:marLeft w:val="0"/>
      <w:marRight w:val="0"/>
      <w:marTop w:val="0"/>
      <w:marBottom w:val="0"/>
      <w:divBdr>
        <w:top w:val="none" w:sz="0" w:space="0" w:color="auto"/>
        <w:left w:val="none" w:sz="0" w:space="0" w:color="auto"/>
        <w:bottom w:val="none" w:sz="0" w:space="0" w:color="auto"/>
        <w:right w:val="none" w:sz="0" w:space="0" w:color="auto"/>
      </w:divBdr>
      <w:divsChild>
        <w:div w:id="1102798501">
          <w:marLeft w:val="0"/>
          <w:marRight w:val="0"/>
          <w:marTop w:val="0"/>
          <w:marBottom w:val="0"/>
          <w:divBdr>
            <w:top w:val="none" w:sz="0" w:space="0" w:color="auto"/>
            <w:left w:val="none" w:sz="0" w:space="0" w:color="auto"/>
            <w:bottom w:val="none" w:sz="0" w:space="0" w:color="auto"/>
            <w:right w:val="none" w:sz="0" w:space="0" w:color="auto"/>
          </w:divBdr>
          <w:divsChild>
            <w:div w:id="494032540">
              <w:marLeft w:val="0"/>
              <w:marRight w:val="0"/>
              <w:marTop w:val="0"/>
              <w:marBottom w:val="0"/>
              <w:divBdr>
                <w:top w:val="none" w:sz="0" w:space="0" w:color="auto"/>
                <w:left w:val="none" w:sz="0" w:space="0" w:color="auto"/>
                <w:bottom w:val="none" w:sz="0" w:space="0" w:color="auto"/>
                <w:right w:val="none" w:sz="0" w:space="0" w:color="auto"/>
              </w:divBdr>
              <w:divsChild>
                <w:div w:id="1803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55683">
      <w:bodyDiv w:val="1"/>
      <w:marLeft w:val="0"/>
      <w:marRight w:val="0"/>
      <w:marTop w:val="0"/>
      <w:marBottom w:val="0"/>
      <w:divBdr>
        <w:top w:val="none" w:sz="0" w:space="0" w:color="auto"/>
        <w:left w:val="none" w:sz="0" w:space="0" w:color="auto"/>
        <w:bottom w:val="none" w:sz="0" w:space="0" w:color="auto"/>
        <w:right w:val="none" w:sz="0" w:space="0" w:color="auto"/>
      </w:divBdr>
    </w:div>
    <w:div w:id="398484303">
      <w:bodyDiv w:val="1"/>
      <w:marLeft w:val="0"/>
      <w:marRight w:val="0"/>
      <w:marTop w:val="0"/>
      <w:marBottom w:val="0"/>
      <w:divBdr>
        <w:top w:val="none" w:sz="0" w:space="0" w:color="auto"/>
        <w:left w:val="none" w:sz="0" w:space="0" w:color="auto"/>
        <w:bottom w:val="none" w:sz="0" w:space="0" w:color="auto"/>
        <w:right w:val="none" w:sz="0" w:space="0" w:color="auto"/>
      </w:divBdr>
      <w:divsChild>
        <w:div w:id="1803383066">
          <w:marLeft w:val="0"/>
          <w:marRight w:val="0"/>
          <w:marTop w:val="0"/>
          <w:marBottom w:val="0"/>
          <w:divBdr>
            <w:top w:val="none" w:sz="0" w:space="0" w:color="auto"/>
            <w:left w:val="none" w:sz="0" w:space="0" w:color="auto"/>
            <w:bottom w:val="none" w:sz="0" w:space="0" w:color="auto"/>
            <w:right w:val="none" w:sz="0" w:space="0" w:color="auto"/>
          </w:divBdr>
          <w:divsChild>
            <w:div w:id="247544162">
              <w:marLeft w:val="0"/>
              <w:marRight w:val="0"/>
              <w:marTop w:val="0"/>
              <w:marBottom w:val="0"/>
              <w:divBdr>
                <w:top w:val="none" w:sz="0" w:space="0" w:color="auto"/>
                <w:left w:val="none" w:sz="0" w:space="0" w:color="auto"/>
                <w:bottom w:val="none" w:sz="0" w:space="0" w:color="auto"/>
                <w:right w:val="none" w:sz="0" w:space="0" w:color="auto"/>
              </w:divBdr>
              <w:divsChild>
                <w:div w:id="1312559719">
                  <w:marLeft w:val="0"/>
                  <w:marRight w:val="0"/>
                  <w:marTop w:val="0"/>
                  <w:marBottom w:val="0"/>
                  <w:divBdr>
                    <w:top w:val="none" w:sz="0" w:space="0" w:color="auto"/>
                    <w:left w:val="none" w:sz="0" w:space="0" w:color="auto"/>
                    <w:bottom w:val="none" w:sz="0" w:space="0" w:color="auto"/>
                    <w:right w:val="none" w:sz="0" w:space="0" w:color="auto"/>
                  </w:divBdr>
                  <w:divsChild>
                    <w:div w:id="1180392036">
                      <w:marLeft w:val="0"/>
                      <w:marRight w:val="0"/>
                      <w:marTop w:val="0"/>
                      <w:marBottom w:val="0"/>
                      <w:divBdr>
                        <w:top w:val="none" w:sz="0" w:space="0" w:color="auto"/>
                        <w:left w:val="none" w:sz="0" w:space="0" w:color="auto"/>
                        <w:bottom w:val="none" w:sz="0" w:space="0" w:color="auto"/>
                        <w:right w:val="none" w:sz="0" w:space="0" w:color="auto"/>
                      </w:divBdr>
                      <w:divsChild>
                        <w:div w:id="1957055041">
                          <w:marLeft w:val="0"/>
                          <w:marRight w:val="0"/>
                          <w:marTop w:val="0"/>
                          <w:marBottom w:val="0"/>
                          <w:divBdr>
                            <w:top w:val="none" w:sz="0" w:space="0" w:color="auto"/>
                            <w:left w:val="none" w:sz="0" w:space="0" w:color="auto"/>
                            <w:bottom w:val="none" w:sz="0" w:space="0" w:color="auto"/>
                            <w:right w:val="none" w:sz="0" w:space="0" w:color="auto"/>
                          </w:divBdr>
                          <w:divsChild>
                            <w:div w:id="771902933">
                              <w:marLeft w:val="0"/>
                              <w:marRight w:val="0"/>
                              <w:marTop w:val="0"/>
                              <w:marBottom w:val="0"/>
                              <w:divBdr>
                                <w:top w:val="none" w:sz="0" w:space="0" w:color="auto"/>
                                <w:left w:val="none" w:sz="0" w:space="0" w:color="auto"/>
                                <w:bottom w:val="none" w:sz="0" w:space="0" w:color="auto"/>
                                <w:right w:val="none" w:sz="0" w:space="0" w:color="auto"/>
                              </w:divBdr>
                              <w:divsChild>
                                <w:div w:id="771556013">
                                  <w:marLeft w:val="0"/>
                                  <w:marRight w:val="0"/>
                                  <w:marTop w:val="0"/>
                                  <w:marBottom w:val="0"/>
                                  <w:divBdr>
                                    <w:top w:val="none" w:sz="0" w:space="0" w:color="auto"/>
                                    <w:left w:val="none" w:sz="0" w:space="0" w:color="auto"/>
                                    <w:bottom w:val="none" w:sz="0" w:space="0" w:color="auto"/>
                                    <w:right w:val="none" w:sz="0" w:space="0" w:color="auto"/>
                                  </w:divBdr>
                                  <w:divsChild>
                                    <w:div w:id="390350387">
                                      <w:marLeft w:val="0"/>
                                      <w:marRight w:val="0"/>
                                      <w:marTop w:val="75"/>
                                      <w:marBottom w:val="75"/>
                                      <w:divBdr>
                                        <w:top w:val="none" w:sz="0" w:space="0" w:color="auto"/>
                                        <w:left w:val="none" w:sz="0" w:space="0" w:color="auto"/>
                                        <w:bottom w:val="none" w:sz="0" w:space="0" w:color="auto"/>
                                        <w:right w:val="none" w:sz="0" w:space="0" w:color="auto"/>
                                      </w:divBdr>
                                      <w:divsChild>
                                        <w:div w:id="265692383">
                                          <w:marLeft w:val="0"/>
                                          <w:marRight w:val="0"/>
                                          <w:marTop w:val="0"/>
                                          <w:marBottom w:val="0"/>
                                          <w:divBdr>
                                            <w:top w:val="none" w:sz="0" w:space="0" w:color="auto"/>
                                            <w:left w:val="none" w:sz="0" w:space="0" w:color="auto"/>
                                            <w:bottom w:val="none" w:sz="0" w:space="0" w:color="auto"/>
                                            <w:right w:val="none" w:sz="0" w:space="0" w:color="auto"/>
                                          </w:divBdr>
                                          <w:divsChild>
                                            <w:div w:id="292180408">
                                              <w:marLeft w:val="0"/>
                                              <w:marRight w:val="0"/>
                                              <w:marTop w:val="0"/>
                                              <w:marBottom w:val="0"/>
                                              <w:divBdr>
                                                <w:top w:val="none" w:sz="0" w:space="0" w:color="auto"/>
                                                <w:left w:val="none" w:sz="0" w:space="0" w:color="auto"/>
                                                <w:bottom w:val="none" w:sz="0" w:space="0" w:color="auto"/>
                                                <w:right w:val="none" w:sz="0" w:space="0" w:color="auto"/>
                                              </w:divBdr>
                                              <w:divsChild>
                                                <w:div w:id="2145925414">
                                                  <w:marLeft w:val="0"/>
                                                  <w:marRight w:val="0"/>
                                                  <w:marTop w:val="0"/>
                                                  <w:marBottom w:val="0"/>
                                                  <w:divBdr>
                                                    <w:top w:val="none" w:sz="0" w:space="0" w:color="auto"/>
                                                    <w:left w:val="none" w:sz="0" w:space="0" w:color="auto"/>
                                                    <w:bottom w:val="none" w:sz="0" w:space="0" w:color="auto"/>
                                                    <w:right w:val="none" w:sz="0" w:space="0" w:color="auto"/>
                                                  </w:divBdr>
                                                  <w:divsChild>
                                                    <w:div w:id="782382407">
                                                      <w:marLeft w:val="0"/>
                                                      <w:marRight w:val="0"/>
                                                      <w:marTop w:val="0"/>
                                                      <w:marBottom w:val="0"/>
                                                      <w:divBdr>
                                                        <w:top w:val="none" w:sz="0" w:space="0" w:color="auto"/>
                                                        <w:left w:val="none" w:sz="0" w:space="0" w:color="auto"/>
                                                        <w:bottom w:val="none" w:sz="0" w:space="0" w:color="auto"/>
                                                        <w:right w:val="none" w:sz="0" w:space="0" w:color="auto"/>
                                                      </w:divBdr>
                                                      <w:divsChild>
                                                        <w:div w:id="1225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20935">
      <w:bodyDiv w:val="1"/>
      <w:marLeft w:val="0"/>
      <w:marRight w:val="0"/>
      <w:marTop w:val="0"/>
      <w:marBottom w:val="0"/>
      <w:divBdr>
        <w:top w:val="none" w:sz="0" w:space="0" w:color="auto"/>
        <w:left w:val="none" w:sz="0" w:space="0" w:color="auto"/>
        <w:bottom w:val="none" w:sz="0" w:space="0" w:color="auto"/>
        <w:right w:val="none" w:sz="0" w:space="0" w:color="auto"/>
      </w:divBdr>
      <w:divsChild>
        <w:div w:id="139662892">
          <w:marLeft w:val="0"/>
          <w:marRight w:val="0"/>
          <w:marTop w:val="0"/>
          <w:marBottom w:val="0"/>
          <w:divBdr>
            <w:top w:val="none" w:sz="0" w:space="0" w:color="auto"/>
            <w:left w:val="none" w:sz="0" w:space="0" w:color="auto"/>
            <w:bottom w:val="none" w:sz="0" w:space="0" w:color="auto"/>
            <w:right w:val="none" w:sz="0" w:space="0" w:color="auto"/>
          </w:divBdr>
          <w:divsChild>
            <w:div w:id="1226994649">
              <w:marLeft w:val="0"/>
              <w:marRight w:val="0"/>
              <w:marTop w:val="0"/>
              <w:marBottom w:val="0"/>
              <w:divBdr>
                <w:top w:val="none" w:sz="0" w:space="0" w:color="auto"/>
                <w:left w:val="none" w:sz="0" w:space="0" w:color="auto"/>
                <w:bottom w:val="none" w:sz="0" w:space="0" w:color="auto"/>
                <w:right w:val="none" w:sz="0" w:space="0" w:color="auto"/>
              </w:divBdr>
              <w:divsChild>
                <w:div w:id="14909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059697">
      <w:bodyDiv w:val="1"/>
      <w:marLeft w:val="0"/>
      <w:marRight w:val="0"/>
      <w:marTop w:val="0"/>
      <w:marBottom w:val="0"/>
      <w:divBdr>
        <w:top w:val="none" w:sz="0" w:space="0" w:color="auto"/>
        <w:left w:val="none" w:sz="0" w:space="0" w:color="auto"/>
        <w:bottom w:val="none" w:sz="0" w:space="0" w:color="auto"/>
        <w:right w:val="none" w:sz="0" w:space="0" w:color="auto"/>
      </w:divBdr>
      <w:divsChild>
        <w:div w:id="351567461">
          <w:marLeft w:val="0"/>
          <w:marRight w:val="0"/>
          <w:marTop w:val="0"/>
          <w:marBottom w:val="0"/>
          <w:divBdr>
            <w:top w:val="none" w:sz="0" w:space="0" w:color="auto"/>
            <w:left w:val="none" w:sz="0" w:space="0" w:color="auto"/>
            <w:bottom w:val="none" w:sz="0" w:space="0" w:color="auto"/>
            <w:right w:val="none" w:sz="0" w:space="0" w:color="auto"/>
          </w:divBdr>
          <w:divsChild>
            <w:div w:id="44911602">
              <w:marLeft w:val="0"/>
              <w:marRight w:val="0"/>
              <w:marTop w:val="0"/>
              <w:marBottom w:val="0"/>
              <w:divBdr>
                <w:top w:val="none" w:sz="0" w:space="0" w:color="auto"/>
                <w:left w:val="none" w:sz="0" w:space="0" w:color="auto"/>
                <w:bottom w:val="none" w:sz="0" w:space="0" w:color="auto"/>
                <w:right w:val="none" w:sz="0" w:space="0" w:color="auto"/>
              </w:divBdr>
              <w:divsChild>
                <w:div w:id="295645811">
                  <w:marLeft w:val="0"/>
                  <w:marRight w:val="0"/>
                  <w:marTop w:val="0"/>
                  <w:marBottom w:val="0"/>
                  <w:divBdr>
                    <w:top w:val="none" w:sz="0" w:space="0" w:color="auto"/>
                    <w:left w:val="none" w:sz="0" w:space="0" w:color="auto"/>
                    <w:bottom w:val="none" w:sz="0" w:space="0" w:color="auto"/>
                    <w:right w:val="none" w:sz="0" w:space="0" w:color="auto"/>
                  </w:divBdr>
                  <w:divsChild>
                    <w:div w:id="1530605171">
                      <w:marLeft w:val="0"/>
                      <w:marRight w:val="0"/>
                      <w:marTop w:val="0"/>
                      <w:marBottom w:val="0"/>
                      <w:divBdr>
                        <w:top w:val="none" w:sz="0" w:space="0" w:color="auto"/>
                        <w:left w:val="none" w:sz="0" w:space="0" w:color="auto"/>
                        <w:bottom w:val="none" w:sz="0" w:space="0" w:color="auto"/>
                        <w:right w:val="none" w:sz="0" w:space="0" w:color="auto"/>
                      </w:divBdr>
                      <w:divsChild>
                        <w:div w:id="744574917">
                          <w:marLeft w:val="0"/>
                          <w:marRight w:val="0"/>
                          <w:marTop w:val="0"/>
                          <w:marBottom w:val="0"/>
                          <w:divBdr>
                            <w:top w:val="none" w:sz="0" w:space="0" w:color="auto"/>
                            <w:left w:val="none" w:sz="0" w:space="0" w:color="auto"/>
                            <w:bottom w:val="none" w:sz="0" w:space="0" w:color="auto"/>
                            <w:right w:val="none" w:sz="0" w:space="0" w:color="auto"/>
                          </w:divBdr>
                          <w:divsChild>
                            <w:div w:id="2029676969">
                              <w:marLeft w:val="0"/>
                              <w:marRight w:val="0"/>
                              <w:marTop w:val="0"/>
                              <w:marBottom w:val="0"/>
                              <w:divBdr>
                                <w:top w:val="none" w:sz="0" w:space="0" w:color="auto"/>
                                <w:left w:val="none" w:sz="0" w:space="0" w:color="auto"/>
                                <w:bottom w:val="none" w:sz="0" w:space="0" w:color="auto"/>
                                <w:right w:val="none" w:sz="0" w:space="0" w:color="auto"/>
                              </w:divBdr>
                              <w:divsChild>
                                <w:div w:id="1159467846">
                                  <w:marLeft w:val="0"/>
                                  <w:marRight w:val="0"/>
                                  <w:marTop w:val="0"/>
                                  <w:marBottom w:val="0"/>
                                  <w:divBdr>
                                    <w:top w:val="none" w:sz="0" w:space="0" w:color="auto"/>
                                    <w:left w:val="none" w:sz="0" w:space="0" w:color="auto"/>
                                    <w:bottom w:val="none" w:sz="0" w:space="0" w:color="auto"/>
                                    <w:right w:val="none" w:sz="0" w:space="0" w:color="auto"/>
                                  </w:divBdr>
                                  <w:divsChild>
                                    <w:div w:id="500854510">
                                      <w:marLeft w:val="0"/>
                                      <w:marRight w:val="0"/>
                                      <w:marTop w:val="75"/>
                                      <w:marBottom w:val="75"/>
                                      <w:divBdr>
                                        <w:top w:val="none" w:sz="0" w:space="0" w:color="auto"/>
                                        <w:left w:val="none" w:sz="0" w:space="0" w:color="auto"/>
                                        <w:bottom w:val="none" w:sz="0" w:space="0" w:color="auto"/>
                                        <w:right w:val="none" w:sz="0" w:space="0" w:color="auto"/>
                                      </w:divBdr>
                                      <w:divsChild>
                                        <w:div w:id="837428297">
                                          <w:marLeft w:val="0"/>
                                          <w:marRight w:val="0"/>
                                          <w:marTop w:val="0"/>
                                          <w:marBottom w:val="0"/>
                                          <w:divBdr>
                                            <w:top w:val="none" w:sz="0" w:space="0" w:color="auto"/>
                                            <w:left w:val="none" w:sz="0" w:space="0" w:color="auto"/>
                                            <w:bottom w:val="none" w:sz="0" w:space="0" w:color="auto"/>
                                            <w:right w:val="none" w:sz="0" w:space="0" w:color="auto"/>
                                          </w:divBdr>
                                          <w:divsChild>
                                            <w:div w:id="1670595396">
                                              <w:marLeft w:val="0"/>
                                              <w:marRight w:val="0"/>
                                              <w:marTop w:val="0"/>
                                              <w:marBottom w:val="0"/>
                                              <w:divBdr>
                                                <w:top w:val="none" w:sz="0" w:space="0" w:color="auto"/>
                                                <w:left w:val="none" w:sz="0" w:space="0" w:color="auto"/>
                                                <w:bottom w:val="none" w:sz="0" w:space="0" w:color="auto"/>
                                                <w:right w:val="none" w:sz="0" w:space="0" w:color="auto"/>
                                              </w:divBdr>
                                              <w:divsChild>
                                                <w:div w:id="2121563761">
                                                  <w:marLeft w:val="0"/>
                                                  <w:marRight w:val="0"/>
                                                  <w:marTop w:val="0"/>
                                                  <w:marBottom w:val="0"/>
                                                  <w:divBdr>
                                                    <w:top w:val="none" w:sz="0" w:space="0" w:color="auto"/>
                                                    <w:left w:val="none" w:sz="0" w:space="0" w:color="auto"/>
                                                    <w:bottom w:val="none" w:sz="0" w:space="0" w:color="auto"/>
                                                    <w:right w:val="none" w:sz="0" w:space="0" w:color="auto"/>
                                                  </w:divBdr>
                                                  <w:divsChild>
                                                    <w:div w:id="1358193978">
                                                      <w:marLeft w:val="0"/>
                                                      <w:marRight w:val="0"/>
                                                      <w:marTop w:val="0"/>
                                                      <w:marBottom w:val="0"/>
                                                      <w:divBdr>
                                                        <w:top w:val="none" w:sz="0" w:space="0" w:color="auto"/>
                                                        <w:left w:val="none" w:sz="0" w:space="0" w:color="auto"/>
                                                        <w:bottom w:val="none" w:sz="0" w:space="0" w:color="auto"/>
                                                        <w:right w:val="none" w:sz="0" w:space="0" w:color="auto"/>
                                                      </w:divBdr>
                                                      <w:divsChild>
                                                        <w:div w:id="686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830790">
      <w:bodyDiv w:val="1"/>
      <w:marLeft w:val="0"/>
      <w:marRight w:val="0"/>
      <w:marTop w:val="0"/>
      <w:marBottom w:val="0"/>
      <w:divBdr>
        <w:top w:val="none" w:sz="0" w:space="0" w:color="auto"/>
        <w:left w:val="none" w:sz="0" w:space="0" w:color="auto"/>
        <w:bottom w:val="none" w:sz="0" w:space="0" w:color="auto"/>
        <w:right w:val="none" w:sz="0" w:space="0" w:color="auto"/>
      </w:divBdr>
      <w:divsChild>
        <w:div w:id="1999453916">
          <w:marLeft w:val="0"/>
          <w:marRight w:val="0"/>
          <w:marTop w:val="0"/>
          <w:marBottom w:val="0"/>
          <w:divBdr>
            <w:top w:val="none" w:sz="0" w:space="0" w:color="auto"/>
            <w:left w:val="none" w:sz="0" w:space="0" w:color="auto"/>
            <w:bottom w:val="none" w:sz="0" w:space="0" w:color="auto"/>
            <w:right w:val="none" w:sz="0" w:space="0" w:color="auto"/>
          </w:divBdr>
          <w:divsChild>
            <w:div w:id="991762573">
              <w:marLeft w:val="0"/>
              <w:marRight w:val="0"/>
              <w:marTop w:val="0"/>
              <w:marBottom w:val="0"/>
              <w:divBdr>
                <w:top w:val="none" w:sz="0" w:space="0" w:color="auto"/>
                <w:left w:val="none" w:sz="0" w:space="0" w:color="auto"/>
                <w:bottom w:val="none" w:sz="0" w:space="0" w:color="auto"/>
                <w:right w:val="none" w:sz="0" w:space="0" w:color="auto"/>
              </w:divBdr>
              <w:divsChild>
                <w:div w:id="996110265">
                  <w:marLeft w:val="0"/>
                  <w:marRight w:val="0"/>
                  <w:marTop w:val="0"/>
                  <w:marBottom w:val="0"/>
                  <w:divBdr>
                    <w:top w:val="none" w:sz="0" w:space="0" w:color="auto"/>
                    <w:left w:val="none" w:sz="0" w:space="0" w:color="auto"/>
                    <w:bottom w:val="none" w:sz="0" w:space="0" w:color="auto"/>
                    <w:right w:val="none" w:sz="0" w:space="0" w:color="auto"/>
                  </w:divBdr>
                  <w:divsChild>
                    <w:div w:id="35354811">
                      <w:marLeft w:val="0"/>
                      <w:marRight w:val="0"/>
                      <w:marTop w:val="0"/>
                      <w:marBottom w:val="0"/>
                      <w:divBdr>
                        <w:top w:val="none" w:sz="0" w:space="0" w:color="auto"/>
                        <w:left w:val="none" w:sz="0" w:space="0" w:color="auto"/>
                        <w:bottom w:val="none" w:sz="0" w:space="0" w:color="auto"/>
                        <w:right w:val="none" w:sz="0" w:space="0" w:color="auto"/>
                      </w:divBdr>
                      <w:divsChild>
                        <w:div w:id="49158376">
                          <w:marLeft w:val="0"/>
                          <w:marRight w:val="0"/>
                          <w:marTop w:val="0"/>
                          <w:marBottom w:val="0"/>
                          <w:divBdr>
                            <w:top w:val="none" w:sz="0" w:space="0" w:color="auto"/>
                            <w:left w:val="none" w:sz="0" w:space="0" w:color="auto"/>
                            <w:bottom w:val="none" w:sz="0" w:space="0" w:color="auto"/>
                            <w:right w:val="none" w:sz="0" w:space="0" w:color="auto"/>
                          </w:divBdr>
                          <w:divsChild>
                            <w:div w:id="1495024711">
                              <w:marLeft w:val="0"/>
                              <w:marRight w:val="0"/>
                              <w:marTop w:val="0"/>
                              <w:marBottom w:val="0"/>
                              <w:divBdr>
                                <w:top w:val="none" w:sz="0" w:space="0" w:color="auto"/>
                                <w:left w:val="none" w:sz="0" w:space="0" w:color="auto"/>
                                <w:bottom w:val="none" w:sz="0" w:space="0" w:color="auto"/>
                                <w:right w:val="none" w:sz="0" w:space="0" w:color="auto"/>
                              </w:divBdr>
                              <w:divsChild>
                                <w:div w:id="1344744870">
                                  <w:marLeft w:val="0"/>
                                  <w:marRight w:val="0"/>
                                  <w:marTop w:val="0"/>
                                  <w:marBottom w:val="0"/>
                                  <w:divBdr>
                                    <w:top w:val="none" w:sz="0" w:space="0" w:color="auto"/>
                                    <w:left w:val="none" w:sz="0" w:space="0" w:color="auto"/>
                                    <w:bottom w:val="none" w:sz="0" w:space="0" w:color="auto"/>
                                    <w:right w:val="none" w:sz="0" w:space="0" w:color="auto"/>
                                  </w:divBdr>
                                  <w:divsChild>
                                    <w:div w:id="408969211">
                                      <w:marLeft w:val="0"/>
                                      <w:marRight w:val="0"/>
                                      <w:marTop w:val="75"/>
                                      <w:marBottom w:val="75"/>
                                      <w:divBdr>
                                        <w:top w:val="none" w:sz="0" w:space="0" w:color="auto"/>
                                        <w:left w:val="none" w:sz="0" w:space="0" w:color="auto"/>
                                        <w:bottom w:val="none" w:sz="0" w:space="0" w:color="auto"/>
                                        <w:right w:val="none" w:sz="0" w:space="0" w:color="auto"/>
                                      </w:divBdr>
                                      <w:divsChild>
                                        <w:div w:id="1239558488">
                                          <w:marLeft w:val="0"/>
                                          <w:marRight w:val="0"/>
                                          <w:marTop w:val="0"/>
                                          <w:marBottom w:val="0"/>
                                          <w:divBdr>
                                            <w:top w:val="none" w:sz="0" w:space="0" w:color="auto"/>
                                            <w:left w:val="none" w:sz="0" w:space="0" w:color="auto"/>
                                            <w:bottom w:val="none" w:sz="0" w:space="0" w:color="auto"/>
                                            <w:right w:val="none" w:sz="0" w:space="0" w:color="auto"/>
                                          </w:divBdr>
                                          <w:divsChild>
                                            <w:div w:id="1522164725">
                                              <w:marLeft w:val="0"/>
                                              <w:marRight w:val="0"/>
                                              <w:marTop w:val="0"/>
                                              <w:marBottom w:val="0"/>
                                              <w:divBdr>
                                                <w:top w:val="none" w:sz="0" w:space="0" w:color="auto"/>
                                                <w:left w:val="none" w:sz="0" w:space="0" w:color="auto"/>
                                                <w:bottom w:val="none" w:sz="0" w:space="0" w:color="auto"/>
                                                <w:right w:val="none" w:sz="0" w:space="0" w:color="auto"/>
                                              </w:divBdr>
                                              <w:divsChild>
                                                <w:div w:id="1751348988">
                                                  <w:marLeft w:val="0"/>
                                                  <w:marRight w:val="0"/>
                                                  <w:marTop w:val="0"/>
                                                  <w:marBottom w:val="0"/>
                                                  <w:divBdr>
                                                    <w:top w:val="none" w:sz="0" w:space="0" w:color="auto"/>
                                                    <w:left w:val="none" w:sz="0" w:space="0" w:color="auto"/>
                                                    <w:bottom w:val="none" w:sz="0" w:space="0" w:color="auto"/>
                                                    <w:right w:val="none" w:sz="0" w:space="0" w:color="auto"/>
                                                  </w:divBdr>
                                                  <w:divsChild>
                                                    <w:div w:id="205794516">
                                                      <w:marLeft w:val="0"/>
                                                      <w:marRight w:val="0"/>
                                                      <w:marTop w:val="0"/>
                                                      <w:marBottom w:val="0"/>
                                                      <w:divBdr>
                                                        <w:top w:val="none" w:sz="0" w:space="0" w:color="auto"/>
                                                        <w:left w:val="none" w:sz="0" w:space="0" w:color="auto"/>
                                                        <w:bottom w:val="none" w:sz="0" w:space="0" w:color="auto"/>
                                                        <w:right w:val="none" w:sz="0" w:space="0" w:color="auto"/>
                                                      </w:divBdr>
                                                      <w:divsChild>
                                                        <w:div w:id="11040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930800">
      <w:bodyDiv w:val="1"/>
      <w:marLeft w:val="0"/>
      <w:marRight w:val="0"/>
      <w:marTop w:val="0"/>
      <w:marBottom w:val="0"/>
      <w:divBdr>
        <w:top w:val="none" w:sz="0" w:space="0" w:color="auto"/>
        <w:left w:val="none" w:sz="0" w:space="0" w:color="auto"/>
        <w:bottom w:val="none" w:sz="0" w:space="0" w:color="auto"/>
        <w:right w:val="none" w:sz="0" w:space="0" w:color="auto"/>
      </w:divBdr>
    </w:div>
    <w:div w:id="605579859">
      <w:bodyDiv w:val="1"/>
      <w:marLeft w:val="0"/>
      <w:marRight w:val="0"/>
      <w:marTop w:val="0"/>
      <w:marBottom w:val="0"/>
      <w:divBdr>
        <w:top w:val="none" w:sz="0" w:space="0" w:color="auto"/>
        <w:left w:val="none" w:sz="0" w:space="0" w:color="auto"/>
        <w:bottom w:val="none" w:sz="0" w:space="0" w:color="auto"/>
        <w:right w:val="none" w:sz="0" w:space="0" w:color="auto"/>
      </w:divBdr>
      <w:divsChild>
        <w:div w:id="218370147">
          <w:marLeft w:val="0"/>
          <w:marRight w:val="0"/>
          <w:marTop w:val="0"/>
          <w:marBottom w:val="0"/>
          <w:divBdr>
            <w:top w:val="none" w:sz="0" w:space="0" w:color="auto"/>
            <w:left w:val="none" w:sz="0" w:space="0" w:color="auto"/>
            <w:bottom w:val="none" w:sz="0" w:space="0" w:color="auto"/>
            <w:right w:val="none" w:sz="0" w:space="0" w:color="auto"/>
          </w:divBdr>
          <w:divsChild>
            <w:div w:id="1849369116">
              <w:marLeft w:val="0"/>
              <w:marRight w:val="0"/>
              <w:marTop w:val="0"/>
              <w:marBottom w:val="0"/>
              <w:divBdr>
                <w:top w:val="none" w:sz="0" w:space="0" w:color="auto"/>
                <w:left w:val="none" w:sz="0" w:space="0" w:color="auto"/>
                <w:bottom w:val="none" w:sz="0" w:space="0" w:color="auto"/>
                <w:right w:val="none" w:sz="0" w:space="0" w:color="auto"/>
              </w:divBdr>
              <w:divsChild>
                <w:div w:id="3094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642">
      <w:bodyDiv w:val="1"/>
      <w:marLeft w:val="0"/>
      <w:marRight w:val="0"/>
      <w:marTop w:val="0"/>
      <w:marBottom w:val="0"/>
      <w:divBdr>
        <w:top w:val="none" w:sz="0" w:space="0" w:color="auto"/>
        <w:left w:val="none" w:sz="0" w:space="0" w:color="auto"/>
        <w:bottom w:val="none" w:sz="0" w:space="0" w:color="auto"/>
        <w:right w:val="none" w:sz="0" w:space="0" w:color="auto"/>
      </w:divBdr>
      <w:divsChild>
        <w:div w:id="150827490">
          <w:marLeft w:val="0"/>
          <w:marRight w:val="0"/>
          <w:marTop w:val="0"/>
          <w:marBottom w:val="0"/>
          <w:divBdr>
            <w:top w:val="none" w:sz="0" w:space="0" w:color="auto"/>
            <w:left w:val="none" w:sz="0" w:space="0" w:color="auto"/>
            <w:bottom w:val="none" w:sz="0" w:space="0" w:color="auto"/>
            <w:right w:val="none" w:sz="0" w:space="0" w:color="auto"/>
          </w:divBdr>
          <w:divsChild>
            <w:div w:id="1877355503">
              <w:marLeft w:val="0"/>
              <w:marRight w:val="0"/>
              <w:marTop w:val="0"/>
              <w:marBottom w:val="0"/>
              <w:divBdr>
                <w:top w:val="none" w:sz="0" w:space="0" w:color="auto"/>
                <w:left w:val="none" w:sz="0" w:space="0" w:color="auto"/>
                <w:bottom w:val="none" w:sz="0" w:space="0" w:color="auto"/>
                <w:right w:val="none" w:sz="0" w:space="0" w:color="auto"/>
              </w:divBdr>
              <w:divsChild>
                <w:div w:id="9077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12703">
      <w:bodyDiv w:val="1"/>
      <w:marLeft w:val="0"/>
      <w:marRight w:val="0"/>
      <w:marTop w:val="0"/>
      <w:marBottom w:val="0"/>
      <w:divBdr>
        <w:top w:val="none" w:sz="0" w:space="0" w:color="auto"/>
        <w:left w:val="none" w:sz="0" w:space="0" w:color="auto"/>
        <w:bottom w:val="none" w:sz="0" w:space="0" w:color="auto"/>
        <w:right w:val="none" w:sz="0" w:space="0" w:color="auto"/>
      </w:divBdr>
    </w:div>
    <w:div w:id="646860950">
      <w:bodyDiv w:val="1"/>
      <w:marLeft w:val="0"/>
      <w:marRight w:val="0"/>
      <w:marTop w:val="0"/>
      <w:marBottom w:val="0"/>
      <w:divBdr>
        <w:top w:val="none" w:sz="0" w:space="0" w:color="auto"/>
        <w:left w:val="none" w:sz="0" w:space="0" w:color="auto"/>
        <w:bottom w:val="none" w:sz="0" w:space="0" w:color="auto"/>
        <w:right w:val="none" w:sz="0" w:space="0" w:color="auto"/>
      </w:divBdr>
    </w:div>
    <w:div w:id="729621561">
      <w:bodyDiv w:val="1"/>
      <w:marLeft w:val="0"/>
      <w:marRight w:val="0"/>
      <w:marTop w:val="0"/>
      <w:marBottom w:val="0"/>
      <w:divBdr>
        <w:top w:val="none" w:sz="0" w:space="0" w:color="auto"/>
        <w:left w:val="none" w:sz="0" w:space="0" w:color="auto"/>
        <w:bottom w:val="none" w:sz="0" w:space="0" w:color="auto"/>
        <w:right w:val="none" w:sz="0" w:space="0" w:color="auto"/>
      </w:divBdr>
      <w:divsChild>
        <w:div w:id="1979262733">
          <w:marLeft w:val="0"/>
          <w:marRight w:val="0"/>
          <w:marTop w:val="0"/>
          <w:marBottom w:val="0"/>
          <w:divBdr>
            <w:top w:val="none" w:sz="0" w:space="0" w:color="auto"/>
            <w:left w:val="none" w:sz="0" w:space="0" w:color="auto"/>
            <w:bottom w:val="none" w:sz="0" w:space="0" w:color="auto"/>
            <w:right w:val="none" w:sz="0" w:space="0" w:color="auto"/>
          </w:divBdr>
          <w:divsChild>
            <w:div w:id="1832941196">
              <w:marLeft w:val="0"/>
              <w:marRight w:val="0"/>
              <w:marTop w:val="0"/>
              <w:marBottom w:val="0"/>
              <w:divBdr>
                <w:top w:val="none" w:sz="0" w:space="0" w:color="auto"/>
                <w:left w:val="none" w:sz="0" w:space="0" w:color="auto"/>
                <w:bottom w:val="none" w:sz="0" w:space="0" w:color="auto"/>
                <w:right w:val="none" w:sz="0" w:space="0" w:color="auto"/>
              </w:divBdr>
              <w:divsChild>
                <w:div w:id="12996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8388">
      <w:bodyDiv w:val="1"/>
      <w:marLeft w:val="0"/>
      <w:marRight w:val="0"/>
      <w:marTop w:val="0"/>
      <w:marBottom w:val="0"/>
      <w:divBdr>
        <w:top w:val="none" w:sz="0" w:space="0" w:color="auto"/>
        <w:left w:val="none" w:sz="0" w:space="0" w:color="auto"/>
        <w:bottom w:val="none" w:sz="0" w:space="0" w:color="auto"/>
        <w:right w:val="none" w:sz="0" w:space="0" w:color="auto"/>
      </w:divBdr>
      <w:divsChild>
        <w:div w:id="2042901902">
          <w:marLeft w:val="0"/>
          <w:marRight w:val="0"/>
          <w:marTop w:val="0"/>
          <w:marBottom w:val="0"/>
          <w:divBdr>
            <w:top w:val="none" w:sz="0" w:space="0" w:color="auto"/>
            <w:left w:val="none" w:sz="0" w:space="0" w:color="auto"/>
            <w:bottom w:val="none" w:sz="0" w:space="0" w:color="auto"/>
            <w:right w:val="none" w:sz="0" w:space="0" w:color="auto"/>
          </w:divBdr>
          <w:divsChild>
            <w:div w:id="195196849">
              <w:marLeft w:val="0"/>
              <w:marRight w:val="0"/>
              <w:marTop w:val="0"/>
              <w:marBottom w:val="0"/>
              <w:divBdr>
                <w:top w:val="none" w:sz="0" w:space="0" w:color="auto"/>
                <w:left w:val="none" w:sz="0" w:space="0" w:color="auto"/>
                <w:bottom w:val="none" w:sz="0" w:space="0" w:color="auto"/>
                <w:right w:val="none" w:sz="0" w:space="0" w:color="auto"/>
              </w:divBdr>
              <w:divsChild>
                <w:div w:id="3768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5815">
      <w:bodyDiv w:val="1"/>
      <w:marLeft w:val="0"/>
      <w:marRight w:val="0"/>
      <w:marTop w:val="0"/>
      <w:marBottom w:val="0"/>
      <w:divBdr>
        <w:top w:val="none" w:sz="0" w:space="0" w:color="auto"/>
        <w:left w:val="none" w:sz="0" w:space="0" w:color="auto"/>
        <w:bottom w:val="none" w:sz="0" w:space="0" w:color="auto"/>
        <w:right w:val="none" w:sz="0" w:space="0" w:color="auto"/>
      </w:divBdr>
      <w:divsChild>
        <w:div w:id="2102866889">
          <w:marLeft w:val="0"/>
          <w:marRight w:val="0"/>
          <w:marTop w:val="0"/>
          <w:marBottom w:val="0"/>
          <w:divBdr>
            <w:top w:val="none" w:sz="0" w:space="0" w:color="auto"/>
            <w:left w:val="none" w:sz="0" w:space="0" w:color="auto"/>
            <w:bottom w:val="none" w:sz="0" w:space="0" w:color="auto"/>
            <w:right w:val="none" w:sz="0" w:space="0" w:color="auto"/>
          </w:divBdr>
          <w:divsChild>
            <w:div w:id="991758400">
              <w:marLeft w:val="0"/>
              <w:marRight w:val="0"/>
              <w:marTop w:val="0"/>
              <w:marBottom w:val="0"/>
              <w:divBdr>
                <w:top w:val="none" w:sz="0" w:space="0" w:color="auto"/>
                <w:left w:val="none" w:sz="0" w:space="0" w:color="auto"/>
                <w:bottom w:val="none" w:sz="0" w:space="0" w:color="auto"/>
                <w:right w:val="none" w:sz="0" w:space="0" w:color="auto"/>
              </w:divBdr>
              <w:divsChild>
                <w:div w:id="18173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2953">
      <w:bodyDiv w:val="1"/>
      <w:marLeft w:val="0"/>
      <w:marRight w:val="0"/>
      <w:marTop w:val="0"/>
      <w:marBottom w:val="0"/>
      <w:divBdr>
        <w:top w:val="none" w:sz="0" w:space="0" w:color="auto"/>
        <w:left w:val="none" w:sz="0" w:space="0" w:color="auto"/>
        <w:bottom w:val="none" w:sz="0" w:space="0" w:color="auto"/>
        <w:right w:val="none" w:sz="0" w:space="0" w:color="auto"/>
      </w:divBdr>
    </w:div>
    <w:div w:id="932860416">
      <w:bodyDiv w:val="1"/>
      <w:marLeft w:val="0"/>
      <w:marRight w:val="0"/>
      <w:marTop w:val="0"/>
      <w:marBottom w:val="0"/>
      <w:divBdr>
        <w:top w:val="none" w:sz="0" w:space="0" w:color="auto"/>
        <w:left w:val="none" w:sz="0" w:space="0" w:color="auto"/>
        <w:bottom w:val="none" w:sz="0" w:space="0" w:color="auto"/>
        <w:right w:val="none" w:sz="0" w:space="0" w:color="auto"/>
      </w:divBdr>
    </w:div>
    <w:div w:id="958486813">
      <w:bodyDiv w:val="1"/>
      <w:marLeft w:val="0"/>
      <w:marRight w:val="0"/>
      <w:marTop w:val="0"/>
      <w:marBottom w:val="0"/>
      <w:divBdr>
        <w:top w:val="none" w:sz="0" w:space="0" w:color="auto"/>
        <w:left w:val="none" w:sz="0" w:space="0" w:color="auto"/>
        <w:bottom w:val="none" w:sz="0" w:space="0" w:color="auto"/>
        <w:right w:val="none" w:sz="0" w:space="0" w:color="auto"/>
      </w:divBdr>
      <w:divsChild>
        <w:div w:id="320623330">
          <w:marLeft w:val="0"/>
          <w:marRight w:val="0"/>
          <w:marTop w:val="0"/>
          <w:marBottom w:val="0"/>
          <w:divBdr>
            <w:top w:val="none" w:sz="0" w:space="0" w:color="auto"/>
            <w:left w:val="none" w:sz="0" w:space="0" w:color="auto"/>
            <w:bottom w:val="none" w:sz="0" w:space="0" w:color="auto"/>
            <w:right w:val="none" w:sz="0" w:space="0" w:color="auto"/>
          </w:divBdr>
          <w:divsChild>
            <w:div w:id="1866282619">
              <w:marLeft w:val="0"/>
              <w:marRight w:val="0"/>
              <w:marTop w:val="0"/>
              <w:marBottom w:val="0"/>
              <w:divBdr>
                <w:top w:val="none" w:sz="0" w:space="0" w:color="auto"/>
                <w:left w:val="none" w:sz="0" w:space="0" w:color="auto"/>
                <w:bottom w:val="none" w:sz="0" w:space="0" w:color="auto"/>
                <w:right w:val="none" w:sz="0" w:space="0" w:color="auto"/>
              </w:divBdr>
              <w:divsChild>
                <w:div w:id="4741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92732">
      <w:bodyDiv w:val="1"/>
      <w:marLeft w:val="0"/>
      <w:marRight w:val="0"/>
      <w:marTop w:val="0"/>
      <w:marBottom w:val="0"/>
      <w:divBdr>
        <w:top w:val="none" w:sz="0" w:space="0" w:color="auto"/>
        <w:left w:val="none" w:sz="0" w:space="0" w:color="auto"/>
        <w:bottom w:val="none" w:sz="0" w:space="0" w:color="auto"/>
        <w:right w:val="none" w:sz="0" w:space="0" w:color="auto"/>
      </w:divBdr>
    </w:div>
    <w:div w:id="1003974320">
      <w:bodyDiv w:val="1"/>
      <w:marLeft w:val="0"/>
      <w:marRight w:val="0"/>
      <w:marTop w:val="0"/>
      <w:marBottom w:val="0"/>
      <w:divBdr>
        <w:top w:val="none" w:sz="0" w:space="0" w:color="auto"/>
        <w:left w:val="none" w:sz="0" w:space="0" w:color="auto"/>
        <w:bottom w:val="none" w:sz="0" w:space="0" w:color="auto"/>
        <w:right w:val="none" w:sz="0" w:space="0" w:color="auto"/>
      </w:divBdr>
    </w:div>
    <w:div w:id="1019548595">
      <w:bodyDiv w:val="1"/>
      <w:marLeft w:val="0"/>
      <w:marRight w:val="0"/>
      <w:marTop w:val="0"/>
      <w:marBottom w:val="0"/>
      <w:divBdr>
        <w:top w:val="none" w:sz="0" w:space="0" w:color="auto"/>
        <w:left w:val="none" w:sz="0" w:space="0" w:color="auto"/>
        <w:bottom w:val="none" w:sz="0" w:space="0" w:color="auto"/>
        <w:right w:val="none" w:sz="0" w:space="0" w:color="auto"/>
      </w:divBdr>
      <w:divsChild>
        <w:div w:id="1710953118">
          <w:marLeft w:val="0"/>
          <w:marRight w:val="0"/>
          <w:marTop w:val="0"/>
          <w:marBottom w:val="0"/>
          <w:divBdr>
            <w:top w:val="none" w:sz="0" w:space="0" w:color="auto"/>
            <w:left w:val="none" w:sz="0" w:space="0" w:color="auto"/>
            <w:bottom w:val="none" w:sz="0" w:space="0" w:color="auto"/>
            <w:right w:val="none" w:sz="0" w:space="0" w:color="auto"/>
          </w:divBdr>
          <w:divsChild>
            <w:div w:id="1877348366">
              <w:marLeft w:val="0"/>
              <w:marRight w:val="0"/>
              <w:marTop w:val="0"/>
              <w:marBottom w:val="0"/>
              <w:divBdr>
                <w:top w:val="none" w:sz="0" w:space="0" w:color="auto"/>
                <w:left w:val="none" w:sz="0" w:space="0" w:color="auto"/>
                <w:bottom w:val="none" w:sz="0" w:space="0" w:color="auto"/>
                <w:right w:val="none" w:sz="0" w:space="0" w:color="auto"/>
              </w:divBdr>
              <w:divsChild>
                <w:div w:id="16011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33006">
      <w:bodyDiv w:val="1"/>
      <w:marLeft w:val="0"/>
      <w:marRight w:val="0"/>
      <w:marTop w:val="0"/>
      <w:marBottom w:val="0"/>
      <w:divBdr>
        <w:top w:val="none" w:sz="0" w:space="0" w:color="auto"/>
        <w:left w:val="none" w:sz="0" w:space="0" w:color="auto"/>
        <w:bottom w:val="none" w:sz="0" w:space="0" w:color="auto"/>
        <w:right w:val="none" w:sz="0" w:space="0" w:color="auto"/>
      </w:divBdr>
    </w:div>
    <w:div w:id="1116872631">
      <w:bodyDiv w:val="1"/>
      <w:marLeft w:val="0"/>
      <w:marRight w:val="0"/>
      <w:marTop w:val="0"/>
      <w:marBottom w:val="0"/>
      <w:divBdr>
        <w:top w:val="none" w:sz="0" w:space="0" w:color="auto"/>
        <w:left w:val="none" w:sz="0" w:space="0" w:color="auto"/>
        <w:bottom w:val="none" w:sz="0" w:space="0" w:color="auto"/>
        <w:right w:val="none" w:sz="0" w:space="0" w:color="auto"/>
      </w:divBdr>
      <w:divsChild>
        <w:div w:id="512887026">
          <w:marLeft w:val="0"/>
          <w:marRight w:val="0"/>
          <w:marTop w:val="0"/>
          <w:marBottom w:val="0"/>
          <w:divBdr>
            <w:top w:val="none" w:sz="0" w:space="0" w:color="auto"/>
            <w:left w:val="none" w:sz="0" w:space="0" w:color="auto"/>
            <w:bottom w:val="none" w:sz="0" w:space="0" w:color="auto"/>
            <w:right w:val="none" w:sz="0" w:space="0" w:color="auto"/>
          </w:divBdr>
          <w:divsChild>
            <w:div w:id="404686382">
              <w:marLeft w:val="0"/>
              <w:marRight w:val="0"/>
              <w:marTop w:val="0"/>
              <w:marBottom w:val="0"/>
              <w:divBdr>
                <w:top w:val="none" w:sz="0" w:space="0" w:color="auto"/>
                <w:left w:val="none" w:sz="0" w:space="0" w:color="auto"/>
                <w:bottom w:val="none" w:sz="0" w:space="0" w:color="auto"/>
                <w:right w:val="none" w:sz="0" w:space="0" w:color="auto"/>
              </w:divBdr>
              <w:divsChild>
                <w:div w:id="10535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1618">
      <w:bodyDiv w:val="1"/>
      <w:marLeft w:val="0"/>
      <w:marRight w:val="0"/>
      <w:marTop w:val="0"/>
      <w:marBottom w:val="0"/>
      <w:divBdr>
        <w:top w:val="none" w:sz="0" w:space="0" w:color="auto"/>
        <w:left w:val="none" w:sz="0" w:space="0" w:color="auto"/>
        <w:bottom w:val="none" w:sz="0" w:space="0" w:color="auto"/>
        <w:right w:val="none" w:sz="0" w:space="0" w:color="auto"/>
      </w:divBdr>
      <w:divsChild>
        <w:div w:id="184565896">
          <w:marLeft w:val="0"/>
          <w:marRight w:val="0"/>
          <w:marTop w:val="0"/>
          <w:marBottom w:val="0"/>
          <w:divBdr>
            <w:top w:val="none" w:sz="0" w:space="0" w:color="auto"/>
            <w:left w:val="none" w:sz="0" w:space="0" w:color="auto"/>
            <w:bottom w:val="none" w:sz="0" w:space="0" w:color="auto"/>
            <w:right w:val="none" w:sz="0" w:space="0" w:color="auto"/>
          </w:divBdr>
          <w:divsChild>
            <w:div w:id="653681481">
              <w:marLeft w:val="0"/>
              <w:marRight w:val="0"/>
              <w:marTop w:val="0"/>
              <w:marBottom w:val="0"/>
              <w:divBdr>
                <w:top w:val="none" w:sz="0" w:space="0" w:color="auto"/>
                <w:left w:val="none" w:sz="0" w:space="0" w:color="auto"/>
                <w:bottom w:val="none" w:sz="0" w:space="0" w:color="auto"/>
                <w:right w:val="none" w:sz="0" w:space="0" w:color="auto"/>
              </w:divBdr>
              <w:divsChild>
                <w:div w:id="18838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8335">
      <w:bodyDiv w:val="1"/>
      <w:marLeft w:val="0"/>
      <w:marRight w:val="0"/>
      <w:marTop w:val="0"/>
      <w:marBottom w:val="0"/>
      <w:divBdr>
        <w:top w:val="none" w:sz="0" w:space="0" w:color="auto"/>
        <w:left w:val="none" w:sz="0" w:space="0" w:color="auto"/>
        <w:bottom w:val="none" w:sz="0" w:space="0" w:color="auto"/>
        <w:right w:val="none" w:sz="0" w:space="0" w:color="auto"/>
      </w:divBdr>
      <w:divsChild>
        <w:div w:id="887454217">
          <w:marLeft w:val="0"/>
          <w:marRight w:val="0"/>
          <w:marTop w:val="0"/>
          <w:marBottom w:val="0"/>
          <w:divBdr>
            <w:top w:val="none" w:sz="0" w:space="0" w:color="auto"/>
            <w:left w:val="none" w:sz="0" w:space="0" w:color="auto"/>
            <w:bottom w:val="none" w:sz="0" w:space="0" w:color="auto"/>
            <w:right w:val="none" w:sz="0" w:space="0" w:color="auto"/>
          </w:divBdr>
          <w:divsChild>
            <w:div w:id="2029788230">
              <w:marLeft w:val="0"/>
              <w:marRight w:val="0"/>
              <w:marTop w:val="0"/>
              <w:marBottom w:val="0"/>
              <w:divBdr>
                <w:top w:val="none" w:sz="0" w:space="0" w:color="auto"/>
                <w:left w:val="none" w:sz="0" w:space="0" w:color="auto"/>
                <w:bottom w:val="none" w:sz="0" w:space="0" w:color="auto"/>
                <w:right w:val="none" w:sz="0" w:space="0" w:color="auto"/>
              </w:divBdr>
              <w:divsChild>
                <w:div w:id="5281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08614">
      <w:bodyDiv w:val="1"/>
      <w:marLeft w:val="0"/>
      <w:marRight w:val="0"/>
      <w:marTop w:val="0"/>
      <w:marBottom w:val="0"/>
      <w:divBdr>
        <w:top w:val="none" w:sz="0" w:space="0" w:color="auto"/>
        <w:left w:val="none" w:sz="0" w:space="0" w:color="auto"/>
        <w:bottom w:val="none" w:sz="0" w:space="0" w:color="auto"/>
        <w:right w:val="none" w:sz="0" w:space="0" w:color="auto"/>
      </w:divBdr>
      <w:divsChild>
        <w:div w:id="172762050">
          <w:marLeft w:val="0"/>
          <w:marRight w:val="0"/>
          <w:marTop w:val="0"/>
          <w:marBottom w:val="0"/>
          <w:divBdr>
            <w:top w:val="none" w:sz="0" w:space="0" w:color="auto"/>
            <w:left w:val="none" w:sz="0" w:space="0" w:color="auto"/>
            <w:bottom w:val="none" w:sz="0" w:space="0" w:color="auto"/>
            <w:right w:val="none" w:sz="0" w:space="0" w:color="auto"/>
          </w:divBdr>
          <w:divsChild>
            <w:div w:id="1665157776">
              <w:marLeft w:val="0"/>
              <w:marRight w:val="0"/>
              <w:marTop w:val="0"/>
              <w:marBottom w:val="0"/>
              <w:divBdr>
                <w:top w:val="none" w:sz="0" w:space="0" w:color="auto"/>
                <w:left w:val="none" w:sz="0" w:space="0" w:color="auto"/>
                <w:bottom w:val="none" w:sz="0" w:space="0" w:color="auto"/>
                <w:right w:val="none" w:sz="0" w:space="0" w:color="auto"/>
              </w:divBdr>
              <w:divsChild>
                <w:div w:id="397367014">
                  <w:marLeft w:val="0"/>
                  <w:marRight w:val="0"/>
                  <w:marTop w:val="0"/>
                  <w:marBottom w:val="0"/>
                  <w:divBdr>
                    <w:top w:val="none" w:sz="0" w:space="0" w:color="auto"/>
                    <w:left w:val="none" w:sz="0" w:space="0" w:color="auto"/>
                    <w:bottom w:val="none" w:sz="0" w:space="0" w:color="auto"/>
                    <w:right w:val="none" w:sz="0" w:space="0" w:color="auto"/>
                  </w:divBdr>
                  <w:divsChild>
                    <w:div w:id="620847458">
                      <w:marLeft w:val="0"/>
                      <w:marRight w:val="0"/>
                      <w:marTop w:val="0"/>
                      <w:marBottom w:val="0"/>
                      <w:divBdr>
                        <w:top w:val="none" w:sz="0" w:space="0" w:color="auto"/>
                        <w:left w:val="none" w:sz="0" w:space="0" w:color="auto"/>
                        <w:bottom w:val="none" w:sz="0" w:space="0" w:color="auto"/>
                        <w:right w:val="none" w:sz="0" w:space="0" w:color="auto"/>
                      </w:divBdr>
                      <w:divsChild>
                        <w:div w:id="128789321">
                          <w:marLeft w:val="0"/>
                          <w:marRight w:val="0"/>
                          <w:marTop w:val="0"/>
                          <w:marBottom w:val="0"/>
                          <w:divBdr>
                            <w:top w:val="none" w:sz="0" w:space="0" w:color="auto"/>
                            <w:left w:val="none" w:sz="0" w:space="0" w:color="auto"/>
                            <w:bottom w:val="none" w:sz="0" w:space="0" w:color="auto"/>
                            <w:right w:val="none" w:sz="0" w:space="0" w:color="auto"/>
                          </w:divBdr>
                          <w:divsChild>
                            <w:div w:id="86535926">
                              <w:marLeft w:val="0"/>
                              <w:marRight w:val="0"/>
                              <w:marTop w:val="0"/>
                              <w:marBottom w:val="0"/>
                              <w:divBdr>
                                <w:top w:val="none" w:sz="0" w:space="0" w:color="auto"/>
                                <w:left w:val="none" w:sz="0" w:space="0" w:color="auto"/>
                                <w:bottom w:val="none" w:sz="0" w:space="0" w:color="auto"/>
                                <w:right w:val="none" w:sz="0" w:space="0" w:color="auto"/>
                              </w:divBdr>
                              <w:divsChild>
                                <w:div w:id="1317299757">
                                  <w:marLeft w:val="0"/>
                                  <w:marRight w:val="0"/>
                                  <w:marTop w:val="0"/>
                                  <w:marBottom w:val="0"/>
                                  <w:divBdr>
                                    <w:top w:val="none" w:sz="0" w:space="0" w:color="auto"/>
                                    <w:left w:val="none" w:sz="0" w:space="0" w:color="auto"/>
                                    <w:bottom w:val="none" w:sz="0" w:space="0" w:color="auto"/>
                                    <w:right w:val="none" w:sz="0" w:space="0" w:color="auto"/>
                                  </w:divBdr>
                                  <w:divsChild>
                                    <w:div w:id="272788900">
                                      <w:marLeft w:val="0"/>
                                      <w:marRight w:val="0"/>
                                      <w:marTop w:val="75"/>
                                      <w:marBottom w:val="75"/>
                                      <w:divBdr>
                                        <w:top w:val="none" w:sz="0" w:space="0" w:color="auto"/>
                                        <w:left w:val="none" w:sz="0" w:space="0" w:color="auto"/>
                                        <w:bottom w:val="none" w:sz="0" w:space="0" w:color="auto"/>
                                        <w:right w:val="none" w:sz="0" w:space="0" w:color="auto"/>
                                      </w:divBdr>
                                      <w:divsChild>
                                        <w:div w:id="266498416">
                                          <w:marLeft w:val="0"/>
                                          <w:marRight w:val="0"/>
                                          <w:marTop w:val="0"/>
                                          <w:marBottom w:val="0"/>
                                          <w:divBdr>
                                            <w:top w:val="none" w:sz="0" w:space="0" w:color="auto"/>
                                            <w:left w:val="none" w:sz="0" w:space="0" w:color="auto"/>
                                            <w:bottom w:val="none" w:sz="0" w:space="0" w:color="auto"/>
                                            <w:right w:val="none" w:sz="0" w:space="0" w:color="auto"/>
                                          </w:divBdr>
                                          <w:divsChild>
                                            <w:div w:id="2050648238">
                                              <w:marLeft w:val="0"/>
                                              <w:marRight w:val="0"/>
                                              <w:marTop w:val="0"/>
                                              <w:marBottom w:val="0"/>
                                              <w:divBdr>
                                                <w:top w:val="none" w:sz="0" w:space="0" w:color="auto"/>
                                                <w:left w:val="none" w:sz="0" w:space="0" w:color="auto"/>
                                                <w:bottom w:val="none" w:sz="0" w:space="0" w:color="auto"/>
                                                <w:right w:val="none" w:sz="0" w:space="0" w:color="auto"/>
                                              </w:divBdr>
                                              <w:divsChild>
                                                <w:div w:id="1264218250">
                                                  <w:marLeft w:val="0"/>
                                                  <w:marRight w:val="0"/>
                                                  <w:marTop w:val="0"/>
                                                  <w:marBottom w:val="0"/>
                                                  <w:divBdr>
                                                    <w:top w:val="none" w:sz="0" w:space="0" w:color="auto"/>
                                                    <w:left w:val="none" w:sz="0" w:space="0" w:color="auto"/>
                                                    <w:bottom w:val="none" w:sz="0" w:space="0" w:color="auto"/>
                                                    <w:right w:val="none" w:sz="0" w:space="0" w:color="auto"/>
                                                  </w:divBdr>
                                                  <w:divsChild>
                                                    <w:div w:id="1085497906">
                                                      <w:marLeft w:val="0"/>
                                                      <w:marRight w:val="0"/>
                                                      <w:marTop w:val="0"/>
                                                      <w:marBottom w:val="0"/>
                                                      <w:divBdr>
                                                        <w:top w:val="none" w:sz="0" w:space="0" w:color="auto"/>
                                                        <w:left w:val="none" w:sz="0" w:space="0" w:color="auto"/>
                                                        <w:bottom w:val="none" w:sz="0" w:space="0" w:color="auto"/>
                                                        <w:right w:val="none" w:sz="0" w:space="0" w:color="auto"/>
                                                      </w:divBdr>
                                                      <w:divsChild>
                                                        <w:div w:id="20667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804060">
      <w:bodyDiv w:val="1"/>
      <w:marLeft w:val="0"/>
      <w:marRight w:val="0"/>
      <w:marTop w:val="0"/>
      <w:marBottom w:val="0"/>
      <w:divBdr>
        <w:top w:val="none" w:sz="0" w:space="0" w:color="auto"/>
        <w:left w:val="none" w:sz="0" w:space="0" w:color="auto"/>
        <w:bottom w:val="none" w:sz="0" w:space="0" w:color="auto"/>
        <w:right w:val="none" w:sz="0" w:space="0" w:color="auto"/>
      </w:divBdr>
      <w:divsChild>
        <w:div w:id="1191532712">
          <w:marLeft w:val="0"/>
          <w:marRight w:val="0"/>
          <w:marTop w:val="0"/>
          <w:marBottom w:val="0"/>
          <w:divBdr>
            <w:top w:val="none" w:sz="0" w:space="0" w:color="auto"/>
            <w:left w:val="none" w:sz="0" w:space="0" w:color="auto"/>
            <w:bottom w:val="none" w:sz="0" w:space="0" w:color="auto"/>
            <w:right w:val="none" w:sz="0" w:space="0" w:color="auto"/>
          </w:divBdr>
          <w:divsChild>
            <w:div w:id="364713620">
              <w:marLeft w:val="0"/>
              <w:marRight w:val="0"/>
              <w:marTop w:val="0"/>
              <w:marBottom w:val="0"/>
              <w:divBdr>
                <w:top w:val="none" w:sz="0" w:space="0" w:color="auto"/>
                <w:left w:val="none" w:sz="0" w:space="0" w:color="auto"/>
                <w:bottom w:val="none" w:sz="0" w:space="0" w:color="auto"/>
                <w:right w:val="none" w:sz="0" w:space="0" w:color="auto"/>
              </w:divBdr>
              <w:divsChild>
                <w:div w:id="20824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929284">
      <w:bodyDiv w:val="1"/>
      <w:marLeft w:val="0"/>
      <w:marRight w:val="0"/>
      <w:marTop w:val="0"/>
      <w:marBottom w:val="0"/>
      <w:divBdr>
        <w:top w:val="none" w:sz="0" w:space="0" w:color="auto"/>
        <w:left w:val="none" w:sz="0" w:space="0" w:color="auto"/>
        <w:bottom w:val="none" w:sz="0" w:space="0" w:color="auto"/>
        <w:right w:val="none" w:sz="0" w:space="0" w:color="auto"/>
      </w:divBdr>
      <w:divsChild>
        <w:div w:id="38630082">
          <w:marLeft w:val="446"/>
          <w:marRight w:val="0"/>
          <w:marTop w:val="0"/>
          <w:marBottom w:val="0"/>
          <w:divBdr>
            <w:top w:val="none" w:sz="0" w:space="0" w:color="auto"/>
            <w:left w:val="none" w:sz="0" w:space="0" w:color="auto"/>
            <w:bottom w:val="none" w:sz="0" w:space="0" w:color="auto"/>
            <w:right w:val="none" w:sz="0" w:space="0" w:color="auto"/>
          </w:divBdr>
        </w:div>
        <w:div w:id="103160149">
          <w:marLeft w:val="446"/>
          <w:marRight w:val="0"/>
          <w:marTop w:val="0"/>
          <w:marBottom w:val="0"/>
          <w:divBdr>
            <w:top w:val="none" w:sz="0" w:space="0" w:color="auto"/>
            <w:left w:val="none" w:sz="0" w:space="0" w:color="auto"/>
            <w:bottom w:val="none" w:sz="0" w:space="0" w:color="auto"/>
            <w:right w:val="none" w:sz="0" w:space="0" w:color="auto"/>
          </w:divBdr>
        </w:div>
        <w:div w:id="168328074">
          <w:marLeft w:val="446"/>
          <w:marRight w:val="0"/>
          <w:marTop w:val="0"/>
          <w:marBottom w:val="0"/>
          <w:divBdr>
            <w:top w:val="none" w:sz="0" w:space="0" w:color="auto"/>
            <w:left w:val="none" w:sz="0" w:space="0" w:color="auto"/>
            <w:bottom w:val="none" w:sz="0" w:space="0" w:color="auto"/>
            <w:right w:val="none" w:sz="0" w:space="0" w:color="auto"/>
          </w:divBdr>
        </w:div>
        <w:div w:id="202133401">
          <w:marLeft w:val="446"/>
          <w:marRight w:val="0"/>
          <w:marTop w:val="0"/>
          <w:marBottom w:val="0"/>
          <w:divBdr>
            <w:top w:val="none" w:sz="0" w:space="0" w:color="auto"/>
            <w:left w:val="none" w:sz="0" w:space="0" w:color="auto"/>
            <w:bottom w:val="none" w:sz="0" w:space="0" w:color="auto"/>
            <w:right w:val="none" w:sz="0" w:space="0" w:color="auto"/>
          </w:divBdr>
        </w:div>
        <w:div w:id="242643965">
          <w:marLeft w:val="446"/>
          <w:marRight w:val="0"/>
          <w:marTop w:val="0"/>
          <w:marBottom w:val="0"/>
          <w:divBdr>
            <w:top w:val="none" w:sz="0" w:space="0" w:color="auto"/>
            <w:left w:val="none" w:sz="0" w:space="0" w:color="auto"/>
            <w:bottom w:val="none" w:sz="0" w:space="0" w:color="auto"/>
            <w:right w:val="none" w:sz="0" w:space="0" w:color="auto"/>
          </w:divBdr>
        </w:div>
        <w:div w:id="296685048">
          <w:marLeft w:val="446"/>
          <w:marRight w:val="0"/>
          <w:marTop w:val="0"/>
          <w:marBottom w:val="0"/>
          <w:divBdr>
            <w:top w:val="none" w:sz="0" w:space="0" w:color="auto"/>
            <w:left w:val="none" w:sz="0" w:space="0" w:color="auto"/>
            <w:bottom w:val="none" w:sz="0" w:space="0" w:color="auto"/>
            <w:right w:val="none" w:sz="0" w:space="0" w:color="auto"/>
          </w:divBdr>
        </w:div>
        <w:div w:id="313411813">
          <w:marLeft w:val="446"/>
          <w:marRight w:val="0"/>
          <w:marTop w:val="0"/>
          <w:marBottom w:val="0"/>
          <w:divBdr>
            <w:top w:val="none" w:sz="0" w:space="0" w:color="auto"/>
            <w:left w:val="none" w:sz="0" w:space="0" w:color="auto"/>
            <w:bottom w:val="none" w:sz="0" w:space="0" w:color="auto"/>
            <w:right w:val="none" w:sz="0" w:space="0" w:color="auto"/>
          </w:divBdr>
        </w:div>
        <w:div w:id="326327859">
          <w:marLeft w:val="446"/>
          <w:marRight w:val="0"/>
          <w:marTop w:val="0"/>
          <w:marBottom w:val="0"/>
          <w:divBdr>
            <w:top w:val="none" w:sz="0" w:space="0" w:color="auto"/>
            <w:left w:val="none" w:sz="0" w:space="0" w:color="auto"/>
            <w:bottom w:val="none" w:sz="0" w:space="0" w:color="auto"/>
            <w:right w:val="none" w:sz="0" w:space="0" w:color="auto"/>
          </w:divBdr>
        </w:div>
        <w:div w:id="333647922">
          <w:marLeft w:val="446"/>
          <w:marRight w:val="0"/>
          <w:marTop w:val="0"/>
          <w:marBottom w:val="0"/>
          <w:divBdr>
            <w:top w:val="none" w:sz="0" w:space="0" w:color="auto"/>
            <w:left w:val="none" w:sz="0" w:space="0" w:color="auto"/>
            <w:bottom w:val="none" w:sz="0" w:space="0" w:color="auto"/>
            <w:right w:val="none" w:sz="0" w:space="0" w:color="auto"/>
          </w:divBdr>
        </w:div>
        <w:div w:id="338505951">
          <w:marLeft w:val="446"/>
          <w:marRight w:val="0"/>
          <w:marTop w:val="0"/>
          <w:marBottom w:val="0"/>
          <w:divBdr>
            <w:top w:val="none" w:sz="0" w:space="0" w:color="auto"/>
            <w:left w:val="none" w:sz="0" w:space="0" w:color="auto"/>
            <w:bottom w:val="none" w:sz="0" w:space="0" w:color="auto"/>
            <w:right w:val="none" w:sz="0" w:space="0" w:color="auto"/>
          </w:divBdr>
        </w:div>
        <w:div w:id="404883335">
          <w:marLeft w:val="446"/>
          <w:marRight w:val="0"/>
          <w:marTop w:val="0"/>
          <w:marBottom w:val="0"/>
          <w:divBdr>
            <w:top w:val="none" w:sz="0" w:space="0" w:color="auto"/>
            <w:left w:val="none" w:sz="0" w:space="0" w:color="auto"/>
            <w:bottom w:val="none" w:sz="0" w:space="0" w:color="auto"/>
            <w:right w:val="none" w:sz="0" w:space="0" w:color="auto"/>
          </w:divBdr>
        </w:div>
        <w:div w:id="473522380">
          <w:marLeft w:val="446"/>
          <w:marRight w:val="0"/>
          <w:marTop w:val="0"/>
          <w:marBottom w:val="0"/>
          <w:divBdr>
            <w:top w:val="none" w:sz="0" w:space="0" w:color="auto"/>
            <w:left w:val="none" w:sz="0" w:space="0" w:color="auto"/>
            <w:bottom w:val="none" w:sz="0" w:space="0" w:color="auto"/>
            <w:right w:val="none" w:sz="0" w:space="0" w:color="auto"/>
          </w:divBdr>
        </w:div>
        <w:div w:id="496456532">
          <w:marLeft w:val="446"/>
          <w:marRight w:val="0"/>
          <w:marTop w:val="0"/>
          <w:marBottom w:val="0"/>
          <w:divBdr>
            <w:top w:val="none" w:sz="0" w:space="0" w:color="auto"/>
            <w:left w:val="none" w:sz="0" w:space="0" w:color="auto"/>
            <w:bottom w:val="none" w:sz="0" w:space="0" w:color="auto"/>
            <w:right w:val="none" w:sz="0" w:space="0" w:color="auto"/>
          </w:divBdr>
        </w:div>
        <w:div w:id="515314364">
          <w:marLeft w:val="446"/>
          <w:marRight w:val="0"/>
          <w:marTop w:val="0"/>
          <w:marBottom w:val="0"/>
          <w:divBdr>
            <w:top w:val="none" w:sz="0" w:space="0" w:color="auto"/>
            <w:left w:val="none" w:sz="0" w:space="0" w:color="auto"/>
            <w:bottom w:val="none" w:sz="0" w:space="0" w:color="auto"/>
            <w:right w:val="none" w:sz="0" w:space="0" w:color="auto"/>
          </w:divBdr>
        </w:div>
        <w:div w:id="667365596">
          <w:marLeft w:val="446"/>
          <w:marRight w:val="0"/>
          <w:marTop w:val="0"/>
          <w:marBottom w:val="0"/>
          <w:divBdr>
            <w:top w:val="none" w:sz="0" w:space="0" w:color="auto"/>
            <w:left w:val="none" w:sz="0" w:space="0" w:color="auto"/>
            <w:bottom w:val="none" w:sz="0" w:space="0" w:color="auto"/>
            <w:right w:val="none" w:sz="0" w:space="0" w:color="auto"/>
          </w:divBdr>
        </w:div>
        <w:div w:id="680862629">
          <w:marLeft w:val="446"/>
          <w:marRight w:val="0"/>
          <w:marTop w:val="0"/>
          <w:marBottom w:val="0"/>
          <w:divBdr>
            <w:top w:val="none" w:sz="0" w:space="0" w:color="auto"/>
            <w:left w:val="none" w:sz="0" w:space="0" w:color="auto"/>
            <w:bottom w:val="none" w:sz="0" w:space="0" w:color="auto"/>
            <w:right w:val="none" w:sz="0" w:space="0" w:color="auto"/>
          </w:divBdr>
        </w:div>
        <w:div w:id="754060048">
          <w:marLeft w:val="446"/>
          <w:marRight w:val="0"/>
          <w:marTop w:val="0"/>
          <w:marBottom w:val="0"/>
          <w:divBdr>
            <w:top w:val="none" w:sz="0" w:space="0" w:color="auto"/>
            <w:left w:val="none" w:sz="0" w:space="0" w:color="auto"/>
            <w:bottom w:val="none" w:sz="0" w:space="0" w:color="auto"/>
            <w:right w:val="none" w:sz="0" w:space="0" w:color="auto"/>
          </w:divBdr>
        </w:div>
        <w:div w:id="779493849">
          <w:marLeft w:val="446"/>
          <w:marRight w:val="0"/>
          <w:marTop w:val="0"/>
          <w:marBottom w:val="0"/>
          <w:divBdr>
            <w:top w:val="none" w:sz="0" w:space="0" w:color="auto"/>
            <w:left w:val="none" w:sz="0" w:space="0" w:color="auto"/>
            <w:bottom w:val="none" w:sz="0" w:space="0" w:color="auto"/>
            <w:right w:val="none" w:sz="0" w:space="0" w:color="auto"/>
          </w:divBdr>
        </w:div>
        <w:div w:id="802962093">
          <w:marLeft w:val="446"/>
          <w:marRight w:val="0"/>
          <w:marTop w:val="0"/>
          <w:marBottom w:val="0"/>
          <w:divBdr>
            <w:top w:val="none" w:sz="0" w:space="0" w:color="auto"/>
            <w:left w:val="none" w:sz="0" w:space="0" w:color="auto"/>
            <w:bottom w:val="none" w:sz="0" w:space="0" w:color="auto"/>
            <w:right w:val="none" w:sz="0" w:space="0" w:color="auto"/>
          </w:divBdr>
        </w:div>
        <w:div w:id="852303717">
          <w:marLeft w:val="446"/>
          <w:marRight w:val="0"/>
          <w:marTop w:val="0"/>
          <w:marBottom w:val="0"/>
          <w:divBdr>
            <w:top w:val="none" w:sz="0" w:space="0" w:color="auto"/>
            <w:left w:val="none" w:sz="0" w:space="0" w:color="auto"/>
            <w:bottom w:val="none" w:sz="0" w:space="0" w:color="auto"/>
            <w:right w:val="none" w:sz="0" w:space="0" w:color="auto"/>
          </w:divBdr>
        </w:div>
        <w:div w:id="936790255">
          <w:marLeft w:val="446"/>
          <w:marRight w:val="0"/>
          <w:marTop w:val="0"/>
          <w:marBottom w:val="0"/>
          <w:divBdr>
            <w:top w:val="none" w:sz="0" w:space="0" w:color="auto"/>
            <w:left w:val="none" w:sz="0" w:space="0" w:color="auto"/>
            <w:bottom w:val="none" w:sz="0" w:space="0" w:color="auto"/>
            <w:right w:val="none" w:sz="0" w:space="0" w:color="auto"/>
          </w:divBdr>
        </w:div>
        <w:div w:id="959411391">
          <w:marLeft w:val="446"/>
          <w:marRight w:val="0"/>
          <w:marTop w:val="0"/>
          <w:marBottom w:val="0"/>
          <w:divBdr>
            <w:top w:val="none" w:sz="0" w:space="0" w:color="auto"/>
            <w:left w:val="none" w:sz="0" w:space="0" w:color="auto"/>
            <w:bottom w:val="none" w:sz="0" w:space="0" w:color="auto"/>
            <w:right w:val="none" w:sz="0" w:space="0" w:color="auto"/>
          </w:divBdr>
        </w:div>
        <w:div w:id="972446845">
          <w:marLeft w:val="446"/>
          <w:marRight w:val="0"/>
          <w:marTop w:val="0"/>
          <w:marBottom w:val="0"/>
          <w:divBdr>
            <w:top w:val="none" w:sz="0" w:space="0" w:color="auto"/>
            <w:left w:val="none" w:sz="0" w:space="0" w:color="auto"/>
            <w:bottom w:val="none" w:sz="0" w:space="0" w:color="auto"/>
            <w:right w:val="none" w:sz="0" w:space="0" w:color="auto"/>
          </w:divBdr>
        </w:div>
        <w:div w:id="1000044546">
          <w:marLeft w:val="446"/>
          <w:marRight w:val="0"/>
          <w:marTop w:val="0"/>
          <w:marBottom w:val="0"/>
          <w:divBdr>
            <w:top w:val="none" w:sz="0" w:space="0" w:color="auto"/>
            <w:left w:val="none" w:sz="0" w:space="0" w:color="auto"/>
            <w:bottom w:val="none" w:sz="0" w:space="0" w:color="auto"/>
            <w:right w:val="none" w:sz="0" w:space="0" w:color="auto"/>
          </w:divBdr>
        </w:div>
        <w:div w:id="1106804531">
          <w:marLeft w:val="446"/>
          <w:marRight w:val="0"/>
          <w:marTop w:val="0"/>
          <w:marBottom w:val="0"/>
          <w:divBdr>
            <w:top w:val="none" w:sz="0" w:space="0" w:color="auto"/>
            <w:left w:val="none" w:sz="0" w:space="0" w:color="auto"/>
            <w:bottom w:val="none" w:sz="0" w:space="0" w:color="auto"/>
            <w:right w:val="none" w:sz="0" w:space="0" w:color="auto"/>
          </w:divBdr>
        </w:div>
        <w:div w:id="1167550894">
          <w:marLeft w:val="446"/>
          <w:marRight w:val="0"/>
          <w:marTop w:val="0"/>
          <w:marBottom w:val="0"/>
          <w:divBdr>
            <w:top w:val="none" w:sz="0" w:space="0" w:color="auto"/>
            <w:left w:val="none" w:sz="0" w:space="0" w:color="auto"/>
            <w:bottom w:val="none" w:sz="0" w:space="0" w:color="auto"/>
            <w:right w:val="none" w:sz="0" w:space="0" w:color="auto"/>
          </w:divBdr>
        </w:div>
        <w:div w:id="1237545232">
          <w:marLeft w:val="446"/>
          <w:marRight w:val="0"/>
          <w:marTop w:val="0"/>
          <w:marBottom w:val="0"/>
          <w:divBdr>
            <w:top w:val="none" w:sz="0" w:space="0" w:color="auto"/>
            <w:left w:val="none" w:sz="0" w:space="0" w:color="auto"/>
            <w:bottom w:val="none" w:sz="0" w:space="0" w:color="auto"/>
            <w:right w:val="none" w:sz="0" w:space="0" w:color="auto"/>
          </w:divBdr>
        </w:div>
        <w:div w:id="1249922294">
          <w:marLeft w:val="446"/>
          <w:marRight w:val="0"/>
          <w:marTop w:val="0"/>
          <w:marBottom w:val="0"/>
          <w:divBdr>
            <w:top w:val="none" w:sz="0" w:space="0" w:color="auto"/>
            <w:left w:val="none" w:sz="0" w:space="0" w:color="auto"/>
            <w:bottom w:val="none" w:sz="0" w:space="0" w:color="auto"/>
            <w:right w:val="none" w:sz="0" w:space="0" w:color="auto"/>
          </w:divBdr>
        </w:div>
        <w:div w:id="1271088105">
          <w:marLeft w:val="446"/>
          <w:marRight w:val="0"/>
          <w:marTop w:val="0"/>
          <w:marBottom w:val="0"/>
          <w:divBdr>
            <w:top w:val="none" w:sz="0" w:space="0" w:color="auto"/>
            <w:left w:val="none" w:sz="0" w:space="0" w:color="auto"/>
            <w:bottom w:val="none" w:sz="0" w:space="0" w:color="auto"/>
            <w:right w:val="none" w:sz="0" w:space="0" w:color="auto"/>
          </w:divBdr>
        </w:div>
        <w:div w:id="1332684094">
          <w:marLeft w:val="446"/>
          <w:marRight w:val="0"/>
          <w:marTop w:val="0"/>
          <w:marBottom w:val="0"/>
          <w:divBdr>
            <w:top w:val="none" w:sz="0" w:space="0" w:color="auto"/>
            <w:left w:val="none" w:sz="0" w:space="0" w:color="auto"/>
            <w:bottom w:val="none" w:sz="0" w:space="0" w:color="auto"/>
            <w:right w:val="none" w:sz="0" w:space="0" w:color="auto"/>
          </w:divBdr>
        </w:div>
        <w:div w:id="1478717866">
          <w:marLeft w:val="446"/>
          <w:marRight w:val="0"/>
          <w:marTop w:val="0"/>
          <w:marBottom w:val="0"/>
          <w:divBdr>
            <w:top w:val="none" w:sz="0" w:space="0" w:color="auto"/>
            <w:left w:val="none" w:sz="0" w:space="0" w:color="auto"/>
            <w:bottom w:val="none" w:sz="0" w:space="0" w:color="auto"/>
            <w:right w:val="none" w:sz="0" w:space="0" w:color="auto"/>
          </w:divBdr>
        </w:div>
        <w:div w:id="1523014650">
          <w:marLeft w:val="446"/>
          <w:marRight w:val="0"/>
          <w:marTop w:val="0"/>
          <w:marBottom w:val="0"/>
          <w:divBdr>
            <w:top w:val="none" w:sz="0" w:space="0" w:color="auto"/>
            <w:left w:val="none" w:sz="0" w:space="0" w:color="auto"/>
            <w:bottom w:val="none" w:sz="0" w:space="0" w:color="auto"/>
            <w:right w:val="none" w:sz="0" w:space="0" w:color="auto"/>
          </w:divBdr>
        </w:div>
        <w:div w:id="1544176383">
          <w:marLeft w:val="446"/>
          <w:marRight w:val="0"/>
          <w:marTop w:val="0"/>
          <w:marBottom w:val="0"/>
          <w:divBdr>
            <w:top w:val="none" w:sz="0" w:space="0" w:color="auto"/>
            <w:left w:val="none" w:sz="0" w:space="0" w:color="auto"/>
            <w:bottom w:val="none" w:sz="0" w:space="0" w:color="auto"/>
            <w:right w:val="none" w:sz="0" w:space="0" w:color="auto"/>
          </w:divBdr>
        </w:div>
        <w:div w:id="1715932449">
          <w:marLeft w:val="446"/>
          <w:marRight w:val="0"/>
          <w:marTop w:val="0"/>
          <w:marBottom w:val="0"/>
          <w:divBdr>
            <w:top w:val="none" w:sz="0" w:space="0" w:color="auto"/>
            <w:left w:val="none" w:sz="0" w:space="0" w:color="auto"/>
            <w:bottom w:val="none" w:sz="0" w:space="0" w:color="auto"/>
            <w:right w:val="none" w:sz="0" w:space="0" w:color="auto"/>
          </w:divBdr>
        </w:div>
        <w:div w:id="1726683496">
          <w:marLeft w:val="446"/>
          <w:marRight w:val="0"/>
          <w:marTop w:val="0"/>
          <w:marBottom w:val="0"/>
          <w:divBdr>
            <w:top w:val="none" w:sz="0" w:space="0" w:color="auto"/>
            <w:left w:val="none" w:sz="0" w:space="0" w:color="auto"/>
            <w:bottom w:val="none" w:sz="0" w:space="0" w:color="auto"/>
            <w:right w:val="none" w:sz="0" w:space="0" w:color="auto"/>
          </w:divBdr>
        </w:div>
        <w:div w:id="1791512397">
          <w:marLeft w:val="446"/>
          <w:marRight w:val="0"/>
          <w:marTop w:val="0"/>
          <w:marBottom w:val="0"/>
          <w:divBdr>
            <w:top w:val="none" w:sz="0" w:space="0" w:color="auto"/>
            <w:left w:val="none" w:sz="0" w:space="0" w:color="auto"/>
            <w:bottom w:val="none" w:sz="0" w:space="0" w:color="auto"/>
            <w:right w:val="none" w:sz="0" w:space="0" w:color="auto"/>
          </w:divBdr>
        </w:div>
        <w:div w:id="1807971806">
          <w:marLeft w:val="446"/>
          <w:marRight w:val="0"/>
          <w:marTop w:val="0"/>
          <w:marBottom w:val="0"/>
          <w:divBdr>
            <w:top w:val="none" w:sz="0" w:space="0" w:color="auto"/>
            <w:left w:val="none" w:sz="0" w:space="0" w:color="auto"/>
            <w:bottom w:val="none" w:sz="0" w:space="0" w:color="auto"/>
            <w:right w:val="none" w:sz="0" w:space="0" w:color="auto"/>
          </w:divBdr>
        </w:div>
        <w:div w:id="2031107250">
          <w:marLeft w:val="446"/>
          <w:marRight w:val="0"/>
          <w:marTop w:val="0"/>
          <w:marBottom w:val="0"/>
          <w:divBdr>
            <w:top w:val="none" w:sz="0" w:space="0" w:color="auto"/>
            <w:left w:val="none" w:sz="0" w:space="0" w:color="auto"/>
            <w:bottom w:val="none" w:sz="0" w:space="0" w:color="auto"/>
            <w:right w:val="none" w:sz="0" w:space="0" w:color="auto"/>
          </w:divBdr>
        </w:div>
      </w:divsChild>
    </w:div>
    <w:div w:id="1614945815">
      <w:bodyDiv w:val="1"/>
      <w:marLeft w:val="0"/>
      <w:marRight w:val="0"/>
      <w:marTop w:val="0"/>
      <w:marBottom w:val="0"/>
      <w:divBdr>
        <w:top w:val="none" w:sz="0" w:space="0" w:color="auto"/>
        <w:left w:val="none" w:sz="0" w:space="0" w:color="auto"/>
        <w:bottom w:val="none" w:sz="0" w:space="0" w:color="auto"/>
        <w:right w:val="none" w:sz="0" w:space="0" w:color="auto"/>
      </w:divBdr>
    </w:div>
    <w:div w:id="1629778753">
      <w:bodyDiv w:val="1"/>
      <w:marLeft w:val="0"/>
      <w:marRight w:val="0"/>
      <w:marTop w:val="0"/>
      <w:marBottom w:val="0"/>
      <w:divBdr>
        <w:top w:val="none" w:sz="0" w:space="0" w:color="auto"/>
        <w:left w:val="none" w:sz="0" w:space="0" w:color="auto"/>
        <w:bottom w:val="none" w:sz="0" w:space="0" w:color="auto"/>
        <w:right w:val="none" w:sz="0" w:space="0" w:color="auto"/>
      </w:divBdr>
      <w:divsChild>
        <w:div w:id="612828666">
          <w:marLeft w:val="0"/>
          <w:marRight w:val="0"/>
          <w:marTop w:val="0"/>
          <w:marBottom w:val="0"/>
          <w:divBdr>
            <w:top w:val="none" w:sz="0" w:space="0" w:color="auto"/>
            <w:left w:val="none" w:sz="0" w:space="0" w:color="auto"/>
            <w:bottom w:val="none" w:sz="0" w:space="0" w:color="auto"/>
            <w:right w:val="none" w:sz="0" w:space="0" w:color="auto"/>
          </w:divBdr>
          <w:divsChild>
            <w:div w:id="1481771853">
              <w:marLeft w:val="0"/>
              <w:marRight w:val="0"/>
              <w:marTop w:val="0"/>
              <w:marBottom w:val="0"/>
              <w:divBdr>
                <w:top w:val="none" w:sz="0" w:space="0" w:color="auto"/>
                <w:left w:val="none" w:sz="0" w:space="0" w:color="auto"/>
                <w:bottom w:val="none" w:sz="0" w:space="0" w:color="auto"/>
                <w:right w:val="none" w:sz="0" w:space="0" w:color="auto"/>
              </w:divBdr>
              <w:divsChild>
                <w:div w:id="8084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49513">
      <w:bodyDiv w:val="1"/>
      <w:marLeft w:val="0"/>
      <w:marRight w:val="0"/>
      <w:marTop w:val="0"/>
      <w:marBottom w:val="0"/>
      <w:divBdr>
        <w:top w:val="none" w:sz="0" w:space="0" w:color="auto"/>
        <w:left w:val="none" w:sz="0" w:space="0" w:color="auto"/>
        <w:bottom w:val="none" w:sz="0" w:space="0" w:color="auto"/>
        <w:right w:val="none" w:sz="0" w:space="0" w:color="auto"/>
      </w:divBdr>
      <w:divsChild>
        <w:div w:id="779647788">
          <w:marLeft w:val="0"/>
          <w:marRight w:val="0"/>
          <w:marTop w:val="0"/>
          <w:marBottom w:val="0"/>
          <w:divBdr>
            <w:top w:val="none" w:sz="0" w:space="0" w:color="auto"/>
            <w:left w:val="none" w:sz="0" w:space="0" w:color="auto"/>
            <w:bottom w:val="none" w:sz="0" w:space="0" w:color="auto"/>
            <w:right w:val="none" w:sz="0" w:space="0" w:color="auto"/>
          </w:divBdr>
          <w:divsChild>
            <w:div w:id="182284257">
              <w:marLeft w:val="0"/>
              <w:marRight w:val="0"/>
              <w:marTop w:val="0"/>
              <w:marBottom w:val="0"/>
              <w:divBdr>
                <w:top w:val="none" w:sz="0" w:space="0" w:color="auto"/>
                <w:left w:val="none" w:sz="0" w:space="0" w:color="auto"/>
                <w:bottom w:val="none" w:sz="0" w:space="0" w:color="auto"/>
                <w:right w:val="none" w:sz="0" w:space="0" w:color="auto"/>
              </w:divBdr>
              <w:divsChild>
                <w:div w:id="13449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4970">
      <w:bodyDiv w:val="1"/>
      <w:marLeft w:val="0"/>
      <w:marRight w:val="0"/>
      <w:marTop w:val="0"/>
      <w:marBottom w:val="0"/>
      <w:divBdr>
        <w:top w:val="none" w:sz="0" w:space="0" w:color="auto"/>
        <w:left w:val="none" w:sz="0" w:space="0" w:color="auto"/>
        <w:bottom w:val="none" w:sz="0" w:space="0" w:color="auto"/>
        <w:right w:val="none" w:sz="0" w:space="0" w:color="auto"/>
      </w:divBdr>
    </w:div>
    <w:div w:id="1653483841">
      <w:bodyDiv w:val="1"/>
      <w:marLeft w:val="0"/>
      <w:marRight w:val="0"/>
      <w:marTop w:val="0"/>
      <w:marBottom w:val="0"/>
      <w:divBdr>
        <w:top w:val="none" w:sz="0" w:space="0" w:color="auto"/>
        <w:left w:val="none" w:sz="0" w:space="0" w:color="auto"/>
        <w:bottom w:val="none" w:sz="0" w:space="0" w:color="auto"/>
        <w:right w:val="none" w:sz="0" w:space="0" w:color="auto"/>
      </w:divBdr>
      <w:divsChild>
        <w:div w:id="159933453">
          <w:marLeft w:val="0"/>
          <w:marRight w:val="0"/>
          <w:marTop w:val="0"/>
          <w:marBottom w:val="0"/>
          <w:divBdr>
            <w:top w:val="none" w:sz="0" w:space="0" w:color="auto"/>
            <w:left w:val="none" w:sz="0" w:space="0" w:color="auto"/>
            <w:bottom w:val="none" w:sz="0" w:space="0" w:color="auto"/>
            <w:right w:val="none" w:sz="0" w:space="0" w:color="auto"/>
          </w:divBdr>
          <w:divsChild>
            <w:div w:id="1766682445">
              <w:marLeft w:val="0"/>
              <w:marRight w:val="0"/>
              <w:marTop w:val="0"/>
              <w:marBottom w:val="0"/>
              <w:divBdr>
                <w:top w:val="none" w:sz="0" w:space="0" w:color="auto"/>
                <w:left w:val="none" w:sz="0" w:space="0" w:color="auto"/>
                <w:bottom w:val="none" w:sz="0" w:space="0" w:color="auto"/>
                <w:right w:val="none" w:sz="0" w:space="0" w:color="auto"/>
              </w:divBdr>
              <w:divsChild>
                <w:div w:id="5899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49390">
      <w:bodyDiv w:val="1"/>
      <w:marLeft w:val="0"/>
      <w:marRight w:val="0"/>
      <w:marTop w:val="0"/>
      <w:marBottom w:val="0"/>
      <w:divBdr>
        <w:top w:val="none" w:sz="0" w:space="0" w:color="auto"/>
        <w:left w:val="none" w:sz="0" w:space="0" w:color="auto"/>
        <w:bottom w:val="none" w:sz="0" w:space="0" w:color="auto"/>
        <w:right w:val="none" w:sz="0" w:space="0" w:color="auto"/>
      </w:divBdr>
      <w:divsChild>
        <w:div w:id="1606159223">
          <w:marLeft w:val="0"/>
          <w:marRight w:val="0"/>
          <w:marTop w:val="0"/>
          <w:marBottom w:val="0"/>
          <w:divBdr>
            <w:top w:val="none" w:sz="0" w:space="0" w:color="auto"/>
            <w:left w:val="none" w:sz="0" w:space="0" w:color="auto"/>
            <w:bottom w:val="none" w:sz="0" w:space="0" w:color="auto"/>
            <w:right w:val="none" w:sz="0" w:space="0" w:color="auto"/>
          </w:divBdr>
          <w:divsChild>
            <w:div w:id="501120321">
              <w:marLeft w:val="0"/>
              <w:marRight w:val="0"/>
              <w:marTop w:val="0"/>
              <w:marBottom w:val="0"/>
              <w:divBdr>
                <w:top w:val="none" w:sz="0" w:space="0" w:color="auto"/>
                <w:left w:val="none" w:sz="0" w:space="0" w:color="auto"/>
                <w:bottom w:val="none" w:sz="0" w:space="0" w:color="auto"/>
                <w:right w:val="none" w:sz="0" w:space="0" w:color="auto"/>
              </w:divBdr>
              <w:divsChild>
                <w:div w:id="9133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2424">
      <w:bodyDiv w:val="1"/>
      <w:marLeft w:val="0"/>
      <w:marRight w:val="0"/>
      <w:marTop w:val="0"/>
      <w:marBottom w:val="0"/>
      <w:divBdr>
        <w:top w:val="none" w:sz="0" w:space="0" w:color="auto"/>
        <w:left w:val="none" w:sz="0" w:space="0" w:color="auto"/>
        <w:bottom w:val="none" w:sz="0" w:space="0" w:color="auto"/>
        <w:right w:val="none" w:sz="0" w:space="0" w:color="auto"/>
      </w:divBdr>
    </w:div>
    <w:div w:id="1774863022">
      <w:bodyDiv w:val="1"/>
      <w:marLeft w:val="0"/>
      <w:marRight w:val="0"/>
      <w:marTop w:val="0"/>
      <w:marBottom w:val="0"/>
      <w:divBdr>
        <w:top w:val="none" w:sz="0" w:space="0" w:color="auto"/>
        <w:left w:val="none" w:sz="0" w:space="0" w:color="auto"/>
        <w:bottom w:val="none" w:sz="0" w:space="0" w:color="auto"/>
        <w:right w:val="none" w:sz="0" w:space="0" w:color="auto"/>
      </w:divBdr>
      <w:divsChild>
        <w:div w:id="1719087404">
          <w:marLeft w:val="0"/>
          <w:marRight w:val="0"/>
          <w:marTop w:val="0"/>
          <w:marBottom w:val="0"/>
          <w:divBdr>
            <w:top w:val="none" w:sz="0" w:space="0" w:color="auto"/>
            <w:left w:val="none" w:sz="0" w:space="0" w:color="auto"/>
            <w:bottom w:val="none" w:sz="0" w:space="0" w:color="auto"/>
            <w:right w:val="none" w:sz="0" w:space="0" w:color="auto"/>
          </w:divBdr>
          <w:divsChild>
            <w:div w:id="1135608905">
              <w:marLeft w:val="0"/>
              <w:marRight w:val="0"/>
              <w:marTop w:val="0"/>
              <w:marBottom w:val="0"/>
              <w:divBdr>
                <w:top w:val="none" w:sz="0" w:space="0" w:color="auto"/>
                <w:left w:val="none" w:sz="0" w:space="0" w:color="auto"/>
                <w:bottom w:val="none" w:sz="0" w:space="0" w:color="auto"/>
                <w:right w:val="none" w:sz="0" w:space="0" w:color="auto"/>
              </w:divBdr>
              <w:divsChild>
                <w:div w:id="7306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600064">
      <w:bodyDiv w:val="1"/>
      <w:marLeft w:val="0"/>
      <w:marRight w:val="0"/>
      <w:marTop w:val="0"/>
      <w:marBottom w:val="0"/>
      <w:divBdr>
        <w:top w:val="none" w:sz="0" w:space="0" w:color="auto"/>
        <w:left w:val="none" w:sz="0" w:space="0" w:color="auto"/>
        <w:bottom w:val="none" w:sz="0" w:space="0" w:color="auto"/>
        <w:right w:val="none" w:sz="0" w:space="0" w:color="auto"/>
      </w:divBdr>
      <w:divsChild>
        <w:div w:id="2072193046">
          <w:marLeft w:val="0"/>
          <w:marRight w:val="0"/>
          <w:marTop w:val="0"/>
          <w:marBottom w:val="0"/>
          <w:divBdr>
            <w:top w:val="none" w:sz="0" w:space="0" w:color="auto"/>
            <w:left w:val="none" w:sz="0" w:space="0" w:color="auto"/>
            <w:bottom w:val="none" w:sz="0" w:space="0" w:color="auto"/>
            <w:right w:val="none" w:sz="0" w:space="0" w:color="auto"/>
          </w:divBdr>
          <w:divsChild>
            <w:div w:id="574972358">
              <w:marLeft w:val="0"/>
              <w:marRight w:val="0"/>
              <w:marTop w:val="0"/>
              <w:marBottom w:val="0"/>
              <w:divBdr>
                <w:top w:val="none" w:sz="0" w:space="0" w:color="auto"/>
                <w:left w:val="none" w:sz="0" w:space="0" w:color="auto"/>
                <w:bottom w:val="none" w:sz="0" w:space="0" w:color="auto"/>
                <w:right w:val="none" w:sz="0" w:space="0" w:color="auto"/>
              </w:divBdr>
              <w:divsChild>
                <w:div w:id="8787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12421">
      <w:bodyDiv w:val="1"/>
      <w:marLeft w:val="0"/>
      <w:marRight w:val="0"/>
      <w:marTop w:val="0"/>
      <w:marBottom w:val="0"/>
      <w:divBdr>
        <w:top w:val="none" w:sz="0" w:space="0" w:color="auto"/>
        <w:left w:val="none" w:sz="0" w:space="0" w:color="auto"/>
        <w:bottom w:val="none" w:sz="0" w:space="0" w:color="auto"/>
        <w:right w:val="none" w:sz="0" w:space="0" w:color="auto"/>
      </w:divBdr>
      <w:divsChild>
        <w:div w:id="1634947577">
          <w:marLeft w:val="0"/>
          <w:marRight w:val="0"/>
          <w:marTop w:val="0"/>
          <w:marBottom w:val="0"/>
          <w:divBdr>
            <w:top w:val="none" w:sz="0" w:space="0" w:color="auto"/>
            <w:left w:val="none" w:sz="0" w:space="0" w:color="auto"/>
            <w:bottom w:val="none" w:sz="0" w:space="0" w:color="auto"/>
            <w:right w:val="none" w:sz="0" w:space="0" w:color="auto"/>
          </w:divBdr>
          <w:divsChild>
            <w:div w:id="1836140591">
              <w:marLeft w:val="0"/>
              <w:marRight w:val="0"/>
              <w:marTop w:val="0"/>
              <w:marBottom w:val="0"/>
              <w:divBdr>
                <w:top w:val="none" w:sz="0" w:space="0" w:color="auto"/>
                <w:left w:val="none" w:sz="0" w:space="0" w:color="auto"/>
                <w:bottom w:val="none" w:sz="0" w:space="0" w:color="auto"/>
                <w:right w:val="none" w:sz="0" w:space="0" w:color="auto"/>
              </w:divBdr>
              <w:divsChild>
                <w:div w:id="1323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61912">
      <w:bodyDiv w:val="1"/>
      <w:marLeft w:val="0"/>
      <w:marRight w:val="0"/>
      <w:marTop w:val="0"/>
      <w:marBottom w:val="0"/>
      <w:divBdr>
        <w:top w:val="none" w:sz="0" w:space="0" w:color="auto"/>
        <w:left w:val="none" w:sz="0" w:space="0" w:color="auto"/>
        <w:bottom w:val="none" w:sz="0" w:space="0" w:color="auto"/>
        <w:right w:val="none" w:sz="0" w:space="0" w:color="auto"/>
      </w:divBdr>
      <w:divsChild>
        <w:div w:id="1555235740">
          <w:marLeft w:val="0"/>
          <w:marRight w:val="0"/>
          <w:marTop w:val="0"/>
          <w:marBottom w:val="0"/>
          <w:divBdr>
            <w:top w:val="none" w:sz="0" w:space="0" w:color="auto"/>
            <w:left w:val="none" w:sz="0" w:space="0" w:color="auto"/>
            <w:bottom w:val="none" w:sz="0" w:space="0" w:color="auto"/>
            <w:right w:val="none" w:sz="0" w:space="0" w:color="auto"/>
          </w:divBdr>
          <w:divsChild>
            <w:div w:id="1902130075">
              <w:marLeft w:val="0"/>
              <w:marRight w:val="0"/>
              <w:marTop w:val="0"/>
              <w:marBottom w:val="0"/>
              <w:divBdr>
                <w:top w:val="none" w:sz="0" w:space="0" w:color="auto"/>
                <w:left w:val="none" w:sz="0" w:space="0" w:color="auto"/>
                <w:bottom w:val="none" w:sz="0" w:space="0" w:color="auto"/>
                <w:right w:val="none" w:sz="0" w:space="0" w:color="auto"/>
              </w:divBdr>
              <w:divsChild>
                <w:div w:id="2940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7091">
      <w:bodyDiv w:val="1"/>
      <w:marLeft w:val="0"/>
      <w:marRight w:val="0"/>
      <w:marTop w:val="0"/>
      <w:marBottom w:val="0"/>
      <w:divBdr>
        <w:top w:val="none" w:sz="0" w:space="0" w:color="auto"/>
        <w:left w:val="none" w:sz="0" w:space="0" w:color="auto"/>
        <w:bottom w:val="none" w:sz="0" w:space="0" w:color="auto"/>
        <w:right w:val="none" w:sz="0" w:space="0" w:color="auto"/>
      </w:divBdr>
      <w:divsChild>
        <w:div w:id="1208106952">
          <w:marLeft w:val="0"/>
          <w:marRight w:val="0"/>
          <w:marTop w:val="0"/>
          <w:marBottom w:val="0"/>
          <w:divBdr>
            <w:top w:val="none" w:sz="0" w:space="0" w:color="auto"/>
            <w:left w:val="none" w:sz="0" w:space="0" w:color="auto"/>
            <w:bottom w:val="none" w:sz="0" w:space="0" w:color="auto"/>
            <w:right w:val="none" w:sz="0" w:space="0" w:color="auto"/>
          </w:divBdr>
          <w:divsChild>
            <w:div w:id="585306625">
              <w:marLeft w:val="0"/>
              <w:marRight w:val="0"/>
              <w:marTop w:val="0"/>
              <w:marBottom w:val="0"/>
              <w:divBdr>
                <w:top w:val="none" w:sz="0" w:space="0" w:color="auto"/>
                <w:left w:val="none" w:sz="0" w:space="0" w:color="auto"/>
                <w:bottom w:val="none" w:sz="0" w:space="0" w:color="auto"/>
                <w:right w:val="none" w:sz="0" w:space="0" w:color="auto"/>
              </w:divBdr>
              <w:divsChild>
                <w:div w:id="9696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02">
      <w:bodyDiv w:val="1"/>
      <w:marLeft w:val="0"/>
      <w:marRight w:val="0"/>
      <w:marTop w:val="0"/>
      <w:marBottom w:val="0"/>
      <w:divBdr>
        <w:top w:val="none" w:sz="0" w:space="0" w:color="auto"/>
        <w:left w:val="none" w:sz="0" w:space="0" w:color="auto"/>
        <w:bottom w:val="none" w:sz="0" w:space="0" w:color="auto"/>
        <w:right w:val="none" w:sz="0" w:space="0" w:color="auto"/>
      </w:divBdr>
      <w:divsChild>
        <w:div w:id="402601333">
          <w:marLeft w:val="0"/>
          <w:marRight w:val="0"/>
          <w:marTop w:val="0"/>
          <w:marBottom w:val="0"/>
          <w:divBdr>
            <w:top w:val="none" w:sz="0" w:space="0" w:color="auto"/>
            <w:left w:val="none" w:sz="0" w:space="0" w:color="auto"/>
            <w:bottom w:val="none" w:sz="0" w:space="0" w:color="auto"/>
            <w:right w:val="none" w:sz="0" w:space="0" w:color="auto"/>
          </w:divBdr>
          <w:divsChild>
            <w:div w:id="1960792063">
              <w:marLeft w:val="0"/>
              <w:marRight w:val="0"/>
              <w:marTop w:val="0"/>
              <w:marBottom w:val="0"/>
              <w:divBdr>
                <w:top w:val="none" w:sz="0" w:space="0" w:color="auto"/>
                <w:left w:val="none" w:sz="0" w:space="0" w:color="auto"/>
                <w:bottom w:val="none" w:sz="0" w:space="0" w:color="auto"/>
                <w:right w:val="none" w:sz="0" w:space="0" w:color="auto"/>
              </w:divBdr>
              <w:divsChild>
                <w:div w:id="14206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53479">
      <w:bodyDiv w:val="1"/>
      <w:marLeft w:val="0"/>
      <w:marRight w:val="0"/>
      <w:marTop w:val="0"/>
      <w:marBottom w:val="0"/>
      <w:divBdr>
        <w:top w:val="none" w:sz="0" w:space="0" w:color="auto"/>
        <w:left w:val="none" w:sz="0" w:space="0" w:color="auto"/>
        <w:bottom w:val="none" w:sz="0" w:space="0" w:color="auto"/>
        <w:right w:val="none" w:sz="0" w:space="0" w:color="auto"/>
      </w:divBdr>
      <w:divsChild>
        <w:div w:id="193812939">
          <w:marLeft w:val="0"/>
          <w:marRight w:val="0"/>
          <w:marTop w:val="0"/>
          <w:marBottom w:val="0"/>
          <w:divBdr>
            <w:top w:val="none" w:sz="0" w:space="0" w:color="auto"/>
            <w:left w:val="none" w:sz="0" w:space="0" w:color="auto"/>
            <w:bottom w:val="none" w:sz="0" w:space="0" w:color="auto"/>
            <w:right w:val="none" w:sz="0" w:space="0" w:color="auto"/>
          </w:divBdr>
          <w:divsChild>
            <w:div w:id="1568418349">
              <w:marLeft w:val="0"/>
              <w:marRight w:val="0"/>
              <w:marTop w:val="0"/>
              <w:marBottom w:val="0"/>
              <w:divBdr>
                <w:top w:val="none" w:sz="0" w:space="0" w:color="auto"/>
                <w:left w:val="none" w:sz="0" w:space="0" w:color="auto"/>
                <w:bottom w:val="none" w:sz="0" w:space="0" w:color="auto"/>
                <w:right w:val="none" w:sz="0" w:space="0" w:color="auto"/>
              </w:divBdr>
              <w:divsChild>
                <w:div w:id="509761314">
                  <w:marLeft w:val="0"/>
                  <w:marRight w:val="0"/>
                  <w:marTop w:val="0"/>
                  <w:marBottom w:val="0"/>
                  <w:divBdr>
                    <w:top w:val="none" w:sz="0" w:space="0" w:color="auto"/>
                    <w:left w:val="none" w:sz="0" w:space="0" w:color="auto"/>
                    <w:bottom w:val="none" w:sz="0" w:space="0" w:color="auto"/>
                    <w:right w:val="none" w:sz="0" w:space="0" w:color="auto"/>
                  </w:divBdr>
                  <w:divsChild>
                    <w:div w:id="1589076833">
                      <w:marLeft w:val="0"/>
                      <w:marRight w:val="0"/>
                      <w:marTop w:val="0"/>
                      <w:marBottom w:val="0"/>
                      <w:divBdr>
                        <w:top w:val="none" w:sz="0" w:space="0" w:color="auto"/>
                        <w:left w:val="none" w:sz="0" w:space="0" w:color="auto"/>
                        <w:bottom w:val="none" w:sz="0" w:space="0" w:color="auto"/>
                        <w:right w:val="none" w:sz="0" w:space="0" w:color="auto"/>
                      </w:divBdr>
                      <w:divsChild>
                        <w:div w:id="54403093">
                          <w:marLeft w:val="0"/>
                          <w:marRight w:val="0"/>
                          <w:marTop w:val="0"/>
                          <w:marBottom w:val="0"/>
                          <w:divBdr>
                            <w:top w:val="none" w:sz="0" w:space="0" w:color="auto"/>
                            <w:left w:val="none" w:sz="0" w:space="0" w:color="auto"/>
                            <w:bottom w:val="none" w:sz="0" w:space="0" w:color="auto"/>
                            <w:right w:val="none" w:sz="0" w:space="0" w:color="auto"/>
                          </w:divBdr>
                          <w:divsChild>
                            <w:div w:id="245112334">
                              <w:marLeft w:val="0"/>
                              <w:marRight w:val="0"/>
                              <w:marTop w:val="0"/>
                              <w:marBottom w:val="0"/>
                              <w:divBdr>
                                <w:top w:val="none" w:sz="0" w:space="0" w:color="auto"/>
                                <w:left w:val="none" w:sz="0" w:space="0" w:color="auto"/>
                                <w:bottom w:val="none" w:sz="0" w:space="0" w:color="auto"/>
                                <w:right w:val="none" w:sz="0" w:space="0" w:color="auto"/>
                              </w:divBdr>
                              <w:divsChild>
                                <w:div w:id="373165494">
                                  <w:marLeft w:val="0"/>
                                  <w:marRight w:val="0"/>
                                  <w:marTop w:val="0"/>
                                  <w:marBottom w:val="0"/>
                                  <w:divBdr>
                                    <w:top w:val="none" w:sz="0" w:space="0" w:color="auto"/>
                                    <w:left w:val="none" w:sz="0" w:space="0" w:color="auto"/>
                                    <w:bottom w:val="none" w:sz="0" w:space="0" w:color="auto"/>
                                    <w:right w:val="none" w:sz="0" w:space="0" w:color="auto"/>
                                  </w:divBdr>
                                  <w:divsChild>
                                    <w:div w:id="1213808041">
                                      <w:marLeft w:val="0"/>
                                      <w:marRight w:val="0"/>
                                      <w:marTop w:val="75"/>
                                      <w:marBottom w:val="75"/>
                                      <w:divBdr>
                                        <w:top w:val="none" w:sz="0" w:space="0" w:color="auto"/>
                                        <w:left w:val="none" w:sz="0" w:space="0" w:color="auto"/>
                                        <w:bottom w:val="none" w:sz="0" w:space="0" w:color="auto"/>
                                        <w:right w:val="none" w:sz="0" w:space="0" w:color="auto"/>
                                      </w:divBdr>
                                      <w:divsChild>
                                        <w:div w:id="1416785880">
                                          <w:marLeft w:val="0"/>
                                          <w:marRight w:val="0"/>
                                          <w:marTop w:val="0"/>
                                          <w:marBottom w:val="0"/>
                                          <w:divBdr>
                                            <w:top w:val="none" w:sz="0" w:space="0" w:color="auto"/>
                                            <w:left w:val="none" w:sz="0" w:space="0" w:color="auto"/>
                                            <w:bottom w:val="none" w:sz="0" w:space="0" w:color="auto"/>
                                            <w:right w:val="none" w:sz="0" w:space="0" w:color="auto"/>
                                          </w:divBdr>
                                          <w:divsChild>
                                            <w:div w:id="1204320490">
                                              <w:marLeft w:val="0"/>
                                              <w:marRight w:val="0"/>
                                              <w:marTop w:val="0"/>
                                              <w:marBottom w:val="0"/>
                                              <w:divBdr>
                                                <w:top w:val="none" w:sz="0" w:space="0" w:color="auto"/>
                                                <w:left w:val="none" w:sz="0" w:space="0" w:color="auto"/>
                                                <w:bottom w:val="none" w:sz="0" w:space="0" w:color="auto"/>
                                                <w:right w:val="none" w:sz="0" w:space="0" w:color="auto"/>
                                              </w:divBdr>
                                              <w:divsChild>
                                                <w:div w:id="1068721378">
                                                  <w:marLeft w:val="0"/>
                                                  <w:marRight w:val="0"/>
                                                  <w:marTop w:val="0"/>
                                                  <w:marBottom w:val="0"/>
                                                  <w:divBdr>
                                                    <w:top w:val="none" w:sz="0" w:space="0" w:color="auto"/>
                                                    <w:left w:val="none" w:sz="0" w:space="0" w:color="auto"/>
                                                    <w:bottom w:val="none" w:sz="0" w:space="0" w:color="auto"/>
                                                    <w:right w:val="none" w:sz="0" w:space="0" w:color="auto"/>
                                                  </w:divBdr>
                                                  <w:divsChild>
                                                    <w:div w:id="167599399">
                                                      <w:marLeft w:val="0"/>
                                                      <w:marRight w:val="0"/>
                                                      <w:marTop w:val="0"/>
                                                      <w:marBottom w:val="0"/>
                                                      <w:divBdr>
                                                        <w:top w:val="none" w:sz="0" w:space="0" w:color="auto"/>
                                                        <w:left w:val="none" w:sz="0" w:space="0" w:color="auto"/>
                                                        <w:bottom w:val="none" w:sz="0" w:space="0" w:color="auto"/>
                                                        <w:right w:val="none" w:sz="0" w:space="0" w:color="auto"/>
                                                      </w:divBdr>
                                                      <w:divsChild>
                                                        <w:div w:id="3149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102458">
      <w:bodyDiv w:val="1"/>
      <w:marLeft w:val="0"/>
      <w:marRight w:val="0"/>
      <w:marTop w:val="0"/>
      <w:marBottom w:val="0"/>
      <w:divBdr>
        <w:top w:val="none" w:sz="0" w:space="0" w:color="auto"/>
        <w:left w:val="none" w:sz="0" w:space="0" w:color="auto"/>
        <w:bottom w:val="none" w:sz="0" w:space="0" w:color="auto"/>
        <w:right w:val="none" w:sz="0" w:space="0" w:color="auto"/>
      </w:divBdr>
    </w:div>
    <w:div w:id="2119715113">
      <w:bodyDiv w:val="1"/>
      <w:marLeft w:val="0"/>
      <w:marRight w:val="0"/>
      <w:marTop w:val="0"/>
      <w:marBottom w:val="0"/>
      <w:divBdr>
        <w:top w:val="none" w:sz="0" w:space="0" w:color="auto"/>
        <w:left w:val="none" w:sz="0" w:space="0" w:color="auto"/>
        <w:bottom w:val="none" w:sz="0" w:space="0" w:color="auto"/>
        <w:right w:val="none" w:sz="0" w:space="0" w:color="auto"/>
      </w:divBdr>
      <w:divsChild>
        <w:div w:id="1676498022">
          <w:marLeft w:val="0"/>
          <w:marRight w:val="0"/>
          <w:marTop w:val="0"/>
          <w:marBottom w:val="0"/>
          <w:divBdr>
            <w:top w:val="none" w:sz="0" w:space="0" w:color="auto"/>
            <w:left w:val="none" w:sz="0" w:space="0" w:color="auto"/>
            <w:bottom w:val="none" w:sz="0" w:space="0" w:color="auto"/>
            <w:right w:val="none" w:sz="0" w:space="0" w:color="auto"/>
          </w:divBdr>
          <w:divsChild>
            <w:div w:id="461773391">
              <w:marLeft w:val="0"/>
              <w:marRight w:val="0"/>
              <w:marTop w:val="0"/>
              <w:marBottom w:val="0"/>
              <w:divBdr>
                <w:top w:val="none" w:sz="0" w:space="0" w:color="auto"/>
                <w:left w:val="none" w:sz="0" w:space="0" w:color="auto"/>
                <w:bottom w:val="none" w:sz="0" w:space="0" w:color="auto"/>
                <w:right w:val="none" w:sz="0" w:space="0" w:color="auto"/>
              </w:divBdr>
              <w:divsChild>
                <w:div w:id="588972193">
                  <w:marLeft w:val="0"/>
                  <w:marRight w:val="0"/>
                  <w:marTop w:val="0"/>
                  <w:marBottom w:val="0"/>
                  <w:divBdr>
                    <w:top w:val="none" w:sz="0" w:space="0" w:color="auto"/>
                    <w:left w:val="none" w:sz="0" w:space="0" w:color="auto"/>
                    <w:bottom w:val="none" w:sz="0" w:space="0" w:color="auto"/>
                    <w:right w:val="none" w:sz="0" w:space="0" w:color="auto"/>
                  </w:divBdr>
                  <w:divsChild>
                    <w:div w:id="2016571657">
                      <w:marLeft w:val="0"/>
                      <w:marRight w:val="0"/>
                      <w:marTop w:val="0"/>
                      <w:marBottom w:val="0"/>
                      <w:divBdr>
                        <w:top w:val="none" w:sz="0" w:space="0" w:color="auto"/>
                        <w:left w:val="none" w:sz="0" w:space="0" w:color="auto"/>
                        <w:bottom w:val="none" w:sz="0" w:space="0" w:color="auto"/>
                        <w:right w:val="none" w:sz="0" w:space="0" w:color="auto"/>
                      </w:divBdr>
                      <w:divsChild>
                        <w:div w:id="1929926145">
                          <w:marLeft w:val="0"/>
                          <w:marRight w:val="0"/>
                          <w:marTop w:val="0"/>
                          <w:marBottom w:val="0"/>
                          <w:divBdr>
                            <w:top w:val="none" w:sz="0" w:space="0" w:color="auto"/>
                            <w:left w:val="none" w:sz="0" w:space="0" w:color="auto"/>
                            <w:bottom w:val="none" w:sz="0" w:space="0" w:color="auto"/>
                            <w:right w:val="none" w:sz="0" w:space="0" w:color="auto"/>
                          </w:divBdr>
                          <w:divsChild>
                            <w:div w:id="1640380733">
                              <w:marLeft w:val="0"/>
                              <w:marRight w:val="0"/>
                              <w:marTop w:val="0"/>
                              <w:marBottom w:val="0"/>
                              <w:divBdr>
                                <w:top w:val="none" w:sz="0" w:space="0" w:color="auto"/>
                                <w:left w:val="none" w:sz="0" w:space="0" w:color="auto"/>
                                <w:bottom w:val="none" w:sz="0" w:space="0" w:color="auto"/>
                                <w:right w:val="none" w:sz="0" w:space="0" w:color="auto"/>
                              </w:divBdr>
                              <w:divsChild>
                                <w:div w:id="1550722583">
                                  <w:marLeft w:val="0"/>
                                  <w:marRight w:val="0"/>
                                  <w:marTop w:val="0"/>
                                  <w:marBottom w:val="0"/>
                                  <w:divBdr>
                                    <w:top w:val="none" w:sz="0" w:space="0" w:color="auto"/>
                                    <w:left w:val="none" w:sz="0" w:space="0" w:color="auto"/>
                                    <w:bottom w:val="none" w:sz="0" w:space="0" w:color="auto"/>
                                    <w:right w:val="none" w:sz="0" w:space="0" w:color="auto"/>
                                  </w:divBdr>
                                  <w:divsChild>
                                    <w:div w:id="279337472">
                                      <w:marLeft w:val="0"/>
                                      <w:marRight w:val="0"/>
                                      <w:marTop w:val="75"/>
                                      <w:marBottom w:val="75"/>
                                      <w:divBdr>
                                        <w:top w:val="none" w:sz="0" w:space="0" w:color="auto"/>
                                        <w:left w:val="none" w:sz="0" w:space="0" w:color="auto"/>
                                        <w:bottom w:val="none" w:sz="0" w:space="0" w:color="auto"/>
                                        <w:right w:val="none" w:sz="0" w:space="0" w:color="auto"/>
                                      </w:divBdr>
                                      <w:divsChild>
                                        <w:div w:id="1280989704">
                                          <w:marLeft w:val="0"/>
                                          <w:marRight w:val="0"/>
                                          <w:marTop w:val="0"/>
                                          <w:marBottom w:val="0"/>
                                          <w:divBdr>
                                            <w:top w:val="none" w:sz="0" w:space="0" w:color="auto"/>
                                            <w:left w:val="none" w:sz="0" w:space="0" w:color="auto"/>
                                            <w:bottom w:val="none" w:sz="0" w:space="0" w:color="auto"/>
                                            <w:right w:val="none" w:sz="0" w:space="0" w:color="auto"/>
                                          </w:divBdr>
                                          <w:divsChild>
                                            <w:div w:id="1883209078">
                                              <w:marLeft w:val="0"/>
                                              <w:marRight w:val="0"/>
                                              <w:marTop w:val="0"/>
                                              <w:marBottom w:val="0"/>
                                              <w:divBdr>
                                                <w:top w:val="none" w:sz="0" w:space="0" w:color="auto"/>
                                                <w:left w:val="none" w:sz="0" w:space="0" w:color="auto"/>
                                                <w:bottom w:val="none" w:sz="0" w:space="0" w:color="auto"/>
                                                <w:right w:val="none" w:sz="0" w:space="0" w:color="auto"/>
                                              </w:divBdr>
                                              <w:divsChild>
                                                <w:div w:id="1432815316">
                                                  <w:marLeft w:val="0"/>
                                                  <w:marRight w:val="0"/>
                                                  <w:marTop w:val="0"/>
                                                  <w:marBottom w:val="0"/>
                                                  <w:divBdr>
                                                    <w:top w:val="none" w:sz="0" w:space="0" w:color="auto"/>
                                                    <w:left w:val="none" w:sz="0" w:space="0" w:color="auto"/>
                                                    <w:bottom w:val="none" w:sz="0" w:space="0" w:color="auto"/>
                                                    <w:right w:val="none" w:sz="0" w:space="0" w:color="auto"/>
                                                  </w:divBdr>
                                                  <w:divsChild>
                                                    <w:div w:id="2092197700">
                                                      <w:marLeft w:val="0"/>
                                                      <w:marRight w:val="0"/>
                                                      <w:marTop w:val="0"/>
                                                      <w:marBottom w:val="0"/>
                                                      <w:divBdr>
                                                        <w:top w:val="none" w:sz="0" w:space="0" w:color="auto"/>
                                                        <w:left w:val="none" w:sz="0" w:space="0" w:color="auto"/>
                                                        <w:bottom w:val="none" w:sz="0" w:space="0" w:color="auto"/>
                                                        <w:right w:val="none" w:sz="0" w:space="0" w:color="auto"/>
                                                      </w:divBdr>
                                                      <w:divsChild>
                                                        <w:div w:id="8717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oleObject" Target="embeddings/oleObject1.bin"/><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emf"/><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footer" Target="footer2.xml"/><Relationship Id="rId30" Type="http://schemas.openxmlformats.org/officeDocument/2006/relationships/footer" Target="foot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 ma:contentTypeID="0x0101008E72ACD006BE3F4198AC28B6EA3D567C" ma:contentTypeVersion="12" ma:contentTypeDescription="Buat sebuah dokumen baru." ma:contentTypeScope="" ma:versionID="d6b30250adf04d44214526f7bf293e67">
  <xsd:schema xmlns:xsd="http://www.w3.org/2001/XMLSchema" xmlns:xs="http://www.w3.org/2001/XMLSchema" xmlns:p="http://schemas.microsoft.com/office/2006/metadata/properties" xmlns:ns3="03be5698-efe6-4568-89b2-a7e8ff0dfcc8" targetNamespace="http://schemas.microsoft.com/office/2006/metadata/properties" ma:root="true" ma:fieldsID="1441a6a112e3a0b22841b369b5c1463b" ns3:_="">
    <xsd:import namespace="03be5698-efe6-4568-89b2-a7e8ff0dfcc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e5698-efe6-4568-89b2-a7e8ff0dfc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3be5698-efe6-4568-89b2-a7e8ff0dfcc8" xsi:nil="true"/>
  </documentManagement>
</p:properties>
</file>

<file path=customXml/itemProps1.xml><?xml version="1.0" encoding="utf-8"?>
<ds:datastoreItem xmlns:ds="http://schemas.openxmlformats.org/officeDocument/2006/customXml" ds:itemID="{85B15EA8-974A-4D9E-B9AA-F6EACCF09359}">
  <ds:schemaRefs>
    <ds:schemaRef ds:uri="http://schemas.microsoft.com/sharepoint/v3/contenttype/forms"/>
  </ds:schemaRefs>
</ds:datastoreItem>
</file>

<file path=customXml/itemProps2.xml><?xml version="1.0" encoding="utf-8"?>
<ds:datastoreItem xmlns:ds="http://schemas.openxmlformats.org/officeDocument/2006/customXml" ds:itemID="{D047685D-88A5-45A1-BB06-E3BBBA8155C0}">
  <ds:schemaRefs>
    <ds:schemaRef ds:uri="http://schemas.openxmlformats.org/officeDocument/2006/bibliography"/>
  </ds:schemaRefs>
</ds:datastoreItem>
</file>

<file path=customXml/itemProps3.xml><?xml version="1.0" encoding="utf-8"?>
<ds:datastoreItem xmlns:ds="http://schemas.openxmlformats.org/officeDocument/2006/customXml" ds:itemID="{AF578BBB-F2A2-4F3C-AACA-1B6FE66DD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e5698-efe6-4568-89b2-a7e8ff0dfc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4F2A43-5D7C-45B8-A2FD-857102C199A3}">
  <ds:schemaRefs>
    <ds:schemaRef ds:uri="http://schemas.microsoft.com/office/2006/metadata/properties"/>
    <ds:schemaRef ds:uri="http://schemas.microsoft.com/office/infopath/2007/PartnerControls"/>
    <ds:schemaRef ds:uri="03be5698-efe6-4568-89b2-a7e8ff0dfcc8"/>
  </ds:schemaRefs>
</ds:datastoreItem>
</file>

<file path=docMetadata/LabelInfo.xml><?xml version="1.0" encoding="utf-8"?>
<clbl:labelList xmlns:clbl="http://schemas.microsoft.com/office/2020/mipLabelMetadata">
  <clbl:label id="{2fb5f0b8-f795-441b-bd2b-c27248706cb4}" enabled="0" method="" siteId="{2fb5f0b8-f795-441b-bd2b-c27248706cb4}" removed="1"/>
</clbl:labelList>
</file>

<file path=docProps/app.xml><?xml version="1.0" encoding="utf-8"?>
<Properties xmlns="http://schemas.openxmlformats.org/officeDocument/2006/extended-properties" xmlns:vt="http://schemas.openxmlformats.org/officeDocument/2006/docPropsVTypes">
  <Template>Normal.dotm</Template>
  <TotalTime>3503</TotalTime>
  <Pages>66</Pages>
  <Words>19003</Words>
  <Characters>108318</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COPI Integrated Planning Philosophy</vt:lpstr>
    </vt:vector>
  </TitlesOfParts>
  <Company>ConocoPhillips Indonesia</Company>
  <LinksUpToDate>false</LinksUpToDate>
  <CharactersWithSpaces>127067</CharactersWithSpaces>
  <SharedDoc>false</SharedDoc>
  <HLinks>
    <vt:vector size="216" baseType="variant">
      <vt:variant>
        <vt:i4>1507379</vt:i4>
      </vt:variant>
      <vt:variant>
        <vt:i4>221</vt:i4>
      </vt:variant>
      <vt:variant>
        <vt:i4>0</vt:i4>
      </vt:variant>
      <vt:variant>
        <vt:i4>5</vt:i4>
      </vt:variant>
      <vt:variant>
        <vt:lpwstr/>
      </vt:variant>
      <vt:variant>
        <vt:lpwstr>_Toc372464479</vt:lpwstr>
      </vt:variant>
      <vt:variant>
        <vt:i4>1507379</vt:i4>
      </vt:variant>
      <vt:variant>
        <vt:i4>215</vt:i4>
      </vt:variant>
      <vt:variant>
        <vt:i4>0</vt:i4>
      </vt:variant>
      <vt:variant>
        <vt:i4>5</vt:i4>
      </vt:variant>
      <vt:variant>
        <vt:lpwstr/>
      </vt:variant>
      <vt:variant>
        <vt:lpwstr>_Toc372464478</vt:lpwstr>
      </vt:variant>
      <vt:variant>
        <vt:i4>1507379</vt:i4>
      </vt:variant>
      <vt:variant>
        <vt:i4>209</vt:i4>
      </vt:variant>
      <vt:variant>
        <vt:i4>0</vt:i4>
      </vt:variant>
      <vt:variant>
        <vt:i4>5</vt:i4>
      </vt:variant>
      <vt:variant>
        <vt:lpwstr/>
      </vt:variant>
      <vt:variant>
        <vt:lpwstr>_Toc372464477</vt:lpwstr>
      </vt:variant>
      <vt:variant>
        <vt:i4>1507379</vt:i4>
      </vt:variant>
      <vt:variant>
        <vt:i4>203</vt:i4>
      </vt:variant>
      <vt:variant>
        <vt:i4>0</vt:i4>
      </vt:variant>
      <vt:variant>
        <vt:i4>5</vt:i4>
      </vt:variant>
      <vt:variant>
        <vt:lpwstr/>
      </vt:variant>
      <vt:variant>
        <vt:lpwstr>_Toc372464476</vt:lpwstr>
      </vt:variant>
      <vt:variant>
        <vt:i4>1507379</vt:i4>
      </vt:variant>
      <vt:variant>
        <vt:i4>197</vt:i4>
      </vt:variant>
      <vt:variant>
        <vt:i4>0</vt:i4>
      </vt:variant>
      <vt:variant>
        <vt:i4>5</vt:i4>
      </vt:variant>
      <vt:variant>
        <vt:lpwstr/>
      </vt:variant>
      <vt:variant>
        <vt:lpwstr>_Toc372464475</vt:lpwstr>
      </vt:variant>
      <vt:variant>
        <vt:i4>1507379</vt:i4>
      </vt:variant>
      <vt:variant>
        <vt:i4>191</vt:i4>
      </vt:variant>
      <vt:variant>
        <vt:i4>0</vt:i4>
      </vt:variant>
      <vt:variant>
        <vt:i4>5</vt:i4>
      </vt:variant>
      <vt:variant>
        <vt:lpwstr/>
      </vt:variant>
      <vt:variant>
        <vt:lpwstr>_Toc372464474</vt:lpwstr>
      </vt:variant>
      <vt:variant>
        <vt:i4>1507379</vt:i4>
      </vt:variant>
      <vt:variant>
        <vt:i4>185</vt:i4>
      </vt:variant>
      <vt:variant>
        <vt:i4>0</vt:i4>
      </vt:variant>
      <vt:variant>
        <vt:i4>5</vt:i4>
      </vt:variant>
      <vt:variant>
        <vt:lpwstr/>
      </vt:variant>
      <vt:variant>
        <vt:lpwstr>_Toc372464473</vt:lpwstr>
      </vt:variant>
      <vt:variant>
        <vt:i4>1507379</vt:i4>
      </vt:variant>
      <vt:variant>
        <vt:i4>179</vt:i4>
      </vt:variant>
      <vt:variant>
        <vt:i4>0</vt:i4>
      </vt:variant>
      <vt:variant>
        <vt:i4>5</vt:i4>
      </vt:variant>
      <vt:variant>
        <vt:lpwstr/>
      </vt:variant>
      <vt:variant>
        <vt:lpwstr>_Toc372464472</vt:lpwstr>
      </vt:variant>
      <vt:variant>
        <vt:i4>1507379</vt:i4>
      </vt:variant>
      <vt:variant>
        <vt:i4>173</vt:i4>
      </vt:variant>
      <vt:variant>
        <vt:i4>0</vt:i4>
      </vt:variant>
      <vt:variant>
        <vt:i4>5</vt:i4>
      </vt:variant>
      <vt:variant>
        <vt:lpwstr/>
      </vt:variant>
      <vt:variant>
        <vt:lpwstr>_Toc372464471</vt:lpwstr>
      </vt:variant>
      <vt:variant>
        <vt:i4>1507379</vt:i4>
      </vt:variant>
      <vt:variant>
        <vt:i4>167</vt:i4>
      </vt:variant>
      <vt:variant>
        <vt:i4>0</vt:i4>
      </vt:variant>
      <vt:variant>
        <vt:i4>5</vt:i4>
      </vt:variant>
      <vt:variant>
        <vt:lpwstr/>
      </vt:variant>
      <vt:variant>
        <vt:lpwstr>_Toc372464470</vt:lpwstr>
      </vt:variant>
      <vt:variant>
        <vt:i4>1441843</vt:i4>
      </vt:variant>
      <vt:variant>
        <vt:i4>161</vt:i4>
      </vt:variant>
      <vt:variant>
        <vt:i4>0</vt:i4>
      </vt:variant>
      <vt:variant>
        <vt:i4>5</vt:i4>
      </vt:variant>
      <vt:variant>
        <vt:lpwstr/>
      </vt:variant>
      <vt:variant>
        <vt:lpwstr>_Toc372464469</vt:lpwstr>
      </vt:variant>
      <vt:variant>
        <vt:i4>1441843</vt:i4>
      </vt:variant>
      <vt:variant>
        <vt:i4>155</vt:i4>
      </vt:variant>
      <vt:variant>
        <vt:i4>0</vt:i4>
      </vt:variant>
      <vt:variant>
        <vt:i4>5</vt:i4>
      </vt:variant>
      <vt:variant>
        <vt:lpwstr/>
      </vt:variant>
      <vt:variant>
        <vt:lpwstr>_Toc372464468</vt:lpwstr>
      </vt:variant>
      <vt:variant>
        <vt:i4>1441843</vt:i4>
      </vt:variant>
      <vt:variant>
        <vt:i4>149</vt:i4>
      </vt:variant>
      <vt:variant>
        <vt:i4>0</vt:i4>
      </vt:variant>
      <vt:variant>
        <vt:i4>5</vt:i4>
      </vt:variant>
      <vt:variant>
        <vt:lpwstr/>
      </vt:variant>
      <vt:variant>
        <vt:lpwstr>_Toc372464467</vt:lpwstr>
      </vt:variant>
      <vt:variant>
        <vt:i4>1441843</vt:i4>
      </vt:variant>
      <vt:variant>
        <vt:i4>143</vt:i4>
      </vt:variant>
      <vt:variant>
        <vt:i4>0</vt:i4>
      </vt:variant>
      <vt:variant>
        <vt:i4>5</vt:i4>
      </vt:variant>
      <vt:variant>
        <vt:lpwstr/>
      </vt:variant>
      <vt:variant>
        <vt:lpwstr>_Toc372464466</vt:lpwstr>
      </vt:variant>
      <vt:variant>
        <vt:i4>1441843</vt:i4>
      </vt:variant>
      <vt:variant>
        <vt:i4>137</vt:i4>
      </vt:variant>
      <vt:variant>
        <vt:i4>0</vt:i4>
      </vt:variant>
      <vt:variant>
        <vt:i4>5</vt:i4>
      </vt:variant>
      <vt:variant>
        <vt:lpwstr/>
      </vt:variant>
      <vt:variant>
        <vt:lpwstr>_Toc372464465</vt:lpwstr>
      </vt:variant>
      <vt:variant>
        <vt:i4>1441843</vt:i4>
      </vt:variant>
      <vt:variant>
        <vt:i4>131</vt:i4>
      </vt:variant>
      <vt:variant>
        <vt:i4>0</vt:i4>
      </vt:variant>
      <vt:variant>
        <vt:i4>5</vt:i4>
      </vt:variant>
      <vt:variant>
        <vt:lpwstr/>
      </vt:variant>
      <vt:variant>
        <vt:lpwstr>_Toc372464464</vt:lpwstr>
      </vt:variant>
      <vt:variant>
        <vt:i4>1441843</vt:i4>
      </vt:variant>
      <vt:variant>
        <vt:i4>125</vt:i4>
      </vt:variant>
      <vt:variant>
        <vt:i4>0</vt:i4>
      </vt:variant>
      <vt:variant>
        <vt:i4>5</vt:i4>
      </vt:variant>
      <vt:variant>
        <vt:lpwstr/>
      </vt:variant>
      <vt:variant>
        <vt:lpwstr>_Toc372464463</vt:lpwstr>
      </vt:variant>
      <vt:variant>
        <vt:i4>1441843</vt:i4>
      </vt:variant>
      <vt:variant>
        <vt:i4>119</vt:i4>
      </vt:variant>
      <vt:variant>
        <vt:i4>0</vt:i4>
      </vt:variant>
      <vt:variant>
        <vt:i4>5</vt:i4>
      </vt:variant>
      <vt:variant>
        <vt:lpwstr/>
      </vt:variant>
      <vt:variant>
        <vt:lpwstr>_Toc372464462</vt:lpwstr>
      </vt:variant>
      <vt:variant>
        <vt:i4>1441843</vt:i4>
      </vt:variant>
      <vt:variant>
        <vt:i4>113</vt:i4>
      </vt:variant>
      <vt:variant>
        <vt:i4>0</vt:i4>
      </vt:variant>
      <vt:variant>
        <vt:i4>5</vt:i4>
      </vt:variant>
      <vt:variant>
        <vt:lpwstr/>
      </vt:variant>
      <vt:variant>
        <vt:lpwstr>_Toc372464461</vt:lpwstr>
      </vt:variant>
      <vt:variant>
        <vt:i4>1441843</vt:i4>
      </vt:variant>
      <vt:variant>
        <vt:i4>107</vt:i4>
      </vt:variant>
      <vt:variant>
        <vt:i4>0</vt:i4>
      </vt:variant>
      <vt:variant>
        <vt:i4>5</vt:i4>
      </vt:variant>
      <vt:variant>
        <vt:lpwstr/>
      </vt:variant>
      <vt:variant>
        <vt:lpwstr>_Toc372464460</vt:lpwstr>
      </vt:variant>
      <vt:variant>
        <vt:i4>1376307</vt:i4>
      </vt:variant>
      <vt:variant>
        <vt:i4>101</vt:i4>
      </vt:variant>
      <vt:variant>
        <vt:i4>0</vt:i4>
      </vt:variant>
      <vt:variant>
        <vt:i4>5</vt:i4>
      </vt:variant>
      <vt:variant>
        <vt:lpwstr/>
      </vt:variant>
      <vt:variant>
        <vt:lpwstr>_Toc372464459</vt:lpwstr>
      </vt:variant>
      <vt:variant>
        <vt:i4>1376307</vt:i4>
      </vt:variant>
      <vt:variant>
        <vt:i4>95</vt:i4>
      </vt:variant>
      <vt:variant>
        <vt:i4>0</vt:i4>
      </vt:variant>
      <vt:variant>
        <vt:i4>5</vt:i4>
      </vt:variant>
      <vt:variant>
        <vt:lpwstr/>
      </vt:variant>
      <vt:variant>
        <vt:lpwstr>_Toc372464458</vt:lpwstr>
      </vt:variant>
      <vt:variant>
        <vt:i4>1376307</vt:i4>
      </vt:variant>
      <vt:variant>
        <vt:i4>89</vt:i4>
      </vt:variant>
      <vt:variant>
        <vt:i4>0</vt:i4>
      </vt:variant>
      <vt:variant>
        <vt:i4>5</vt:i4>
      </vt:variant>
      <vt:variant>
        <vt:lpwstr/>
      </vt:variant>
      <vt:variant>
        <vt:lpwstr>_Toc372464457</vt:lpwstr>
      </vt:variant>
      <vt:variant>
        <vt:i4>1376307</vt:i4>
      </vt:variant>
      <vt:variant>
        <vt:i4>83</vt:i4>
      </vt:variant>
      <vt:variant>
        <vt:i4>0</vt:i4>
      </vt:variant>
      <vt:variant>
        <vt:i4>5</vt:i4>
      </vt:variant>
      <vt:variant>
        <vt:lpwstr/>
      </vt:variant>
      <vt:variant>
        <vt:lpwstr>_Toc372464456</vt:lpwstr>
      </vt:variant>
      <vt:variant>
        <vt:i4>1376307</vt:i4>
      </vt:variant>
      <vt:variant>
        <vt:i4>77</vt:i4>
      </vt:variant>
      <vt:variant>
        <vt:i4>0</vt:i4>
      </vt:variant>
      <vt:variant>
        <vt:i4>5</vt:i4>
      </vt:variant>
      <vt:variant>
        <vt:lpwstr/>
      </vt:variant>
      <vt:variant>
        <vt:lpwstr>_Toc372464455</vt:lpwstr>
      </vt:variant>
      <vt:variant>
        <vt:i4>1376307</vt:i4>
      </vt:variant>
      <vt:variant>
        <vt:i4>71</vt:i4>
      </vt:variant>
      <vt:variant>
        <vt:i4>0</vt:i4>
      </vt:variant>
      <vt:variant>
        <vt:i4>5</vt:i4>
      </vt:variant>
      <vt:variant>
        <vt:lpwstr/>
      </vt:variant>
      <vt:variant>
        <vt:lpwstr>_Toc372464454</vt:lpwstr>
      </vt:variant>
      <vt:variant>
        <vt:i4>1376307</vt:i4>
      </vt:variant>
      <vt:variant>
        <vt:i4>65</vt:i4>
      </vt:variant>
      <vt:variant>
        <vt:i4>0</vt:i4>
      </vt:variant>
      <vt:variant>
        <vt:i4>5</vt:i4>
      </vt:variant>
      <vt:variant>
        <vt:lpwstr/>
      </vt:variant>
      <vt:variant>
        <vt:lpwstr>_Toc372464453</vt:lpwstr>
      </vt:variant>
      <vt:variant>
        <vt:i4>1376307</vt:i4>
      </vt:variant>
      <vt:variant>
        <vt:i4>59</vt:i4>
      </vt:variant>
      <vt:variant>
        <vt:i4>0</vt:i4>
      </vt:variant>
      <vt:variant>
        <vt:i4>5</vt:i4>
      </vt:variant>
      <vt:variant>
        <vt:lpwstr/>
      </vt:variant>
      <vt:variant>
        <vt:lpwstr>_Toc372464452</vt:lpwstr>
      </vt:variant>
      <vt:variant>
        <vt:i4>1376307</vt:i4>
      </vt:variant>
      <vt:variant>
        <vt:i4>53</vt:i4>
      </vt:variant>
      <vt:variant>
        <vt:i4>0</vt:i4>
      </vt:variant>
      <vt:variant>
        <vt:i4>5</vt:i4>
      </vt:variant>
      <vt:variant>
        <vt:lpwstr/>
      </vt:variant>
      <vt:variant>
        <vt:lpwstr>_Toc372464451</vt:lpwstr>
      </vt:variant>
      <vt:variant>
        <vt:i4>1376307</vt:i4>
      </vt:variant>
      <vt:variant>
        <vt:i4>47</vt:i4>
      </vt:variant>
      <vt:variant>
        <vt:i4>0</vt:i4>
      </vt:variant>
      <vt:variant>
        <vt:i4>5</vt:i4>
      </vt:variant>
      <vt:variant>
        <vt:lpwstr/>
      </vt:variant>
      <vt:variant>
        <vt:lpwstr>_Toc372464450</vt:lpwstr>
      </vt:variant>
      <vt:variant>
        <vt:i4>1310771</vt:i4>
      </vt:variant>
      <vt:variant>
        <vt:i4>41</vt:i4>
      </vt:variant>
      <vt:variant>
        <vt:i4>0</vt:i4>
      </vt:variant>
      <vt:variant>
        <vt:i4>5</vt:i4>
      </vt:variant>
      <vt:variant>
        <vt:lpwstr/>
      </vt:variant>
      <vt:variant>
        <vt:lpwstr>_Toc372464449</vt:lpwstr>
      </vt:variant>
      <vt:variant>
        <vt:i4>1310771</vt:i4>
      </vt:variant>
      <vt:variant>
        <vt:i4>35</vt:i4>
      </vt:variant>
      <vt:variant>
        <vt:i4>0</vt:i4>
      </vt:variant>
      <vt:variant>
        <vt:i4>5</vt:i4>
      </vt:variant>
      <vt:variant>
        <vt:lpwstr/>
      </vt:variant>
      <vt:variant>
        <vt:lpwstr>_Toc372464448</vt:lpwstr>
      </vt:variant>
      <vt:variant>
        <vt:i4>1310771</vt:i4>
      </vt:variant>
      <vt:variant>
        <vt:i4>29</vt:i4>
      </vt:variant>
      <vt:variant>
        <vt:i4>0</vt:i4>
      </vt:variant>
      <vt:variant>
        <vt:i4>5</vt:i4>
      </vt:variant>
      <vt:variant>
        <vt:lpwstr/>
      </vt:variant>
      <vt:variant>
        <vt:lpwstr>_Toc372464447</vt:lpwstr>
      </vt:variant>
      <vt:variant>
        <vt:i4>1310771</vt:i4>
      </vt:variant>
      <vt:variant>
        <vt:i4>23</vt:i4>
      </vt:variant>
      <vt:variant>
        <vt:i4>0</vt:i4>
      </vt:variant>
      <vt:variant>
        <vt:i4>5</vt:i4>
      </vt:variant>
      <vt:variant>
        <vt:lpwstr/>
      </vt:variant>
      <vt:variant>
        <vt:lpwstr>_Toc372464446</vt:lpwstr>
      </vt:variant>
      <vt:variant>
        <vt:i4>1310771</vt:i4>
      </vt:variant>
      <vt:variant>
        <vt:i4>17</vt:i4>
      </vt:variant>
      <vt:variant>
        <vt:i4>0</vt:i4>
      </vt:variant>
      <vt:variant>
        <vt:i4>5</vt:i4>
      </vt:variant>
      <vt:variant>
        <vt:lpwstr/>
      </vt:variant>
      <vt:variant>
        <vt:lpwstr>_Toc372464445</vt:lpwstr>
      </vt:variant>
      <vt:variant>
        <vt:i4>1310771</vt:i4>
      </vt:variant>
      <vt:variant>
        <vt:i4>11</vt:i4>
      </vt:variant>
      <vt:variant>
        <vt:i4>0</vt:i4>
      </vt:variant>
      <vt:variant>
        <vt:i4>5</vt:i4>
      </vt:variant>
      <vt:variant>
        <vt:lpwstr/>
      </vt:variant>
      <vt:variant>
        <vt:lpwstr>_Toc372464444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 Integrated Planning Philosophy</dc:title>
  <dc:subject>BU level document</dc:subject>
  <dc:creator>Aristya Hernawan</dc:creator>
  <cp:keywords/>
  <dc:description/>
  <cp:lastModifiedBy>Muhamad Ridho Zul Khoiri</cp:lastModifiedBy>
  <cp:revision>1</cp:revision>
  <cp:lastPrinted>2025-06-04T05:47:00Z</cp:lastPrinted>
  <dcterms:created xsi:type="dcterms:W3CDTF">2026-07-13T01:41:00Z</dcterms:created>
  <dcterms:modified xsi:type="dcterms:W3CDTF">2026-07-23T02:59:00Z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0x0101008E72ACD006BE3F4198AC28B6EA3D567C</vt:lpwstr>
  </property>
</Properties>
</file>