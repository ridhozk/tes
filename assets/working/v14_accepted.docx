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E05FF" w14:textId="6304D13E" w:rsidR="00355A32" w:rsidRPr="00CF42A6" w:rsidRDefault="006F4603" w:rsidP="00BD290E">
      <w:pPr>
        <w:spacing w:line="360" w:lineRule="auto"/>
        <w:jc w:val="center"/>
        <w:rPr>
          <w:rFonts w:cs="Arial"/>
          <w:rPrChange w:id="0" w:author="Muhamad Ridho Zul Khoiri" w:date="2026-07-14T10:44:00Z" w16du:dateUtc="2026-07-14T03:44:00Z">
            <w:rPr>
              <w:rFonts w:ascii="Times New Roman" w:hAnsi="Times New Roman"/>
            </w:rPr>
          </w:rPrChange>
        </w:rPr>
      </w:pPr>
      <w:r w:rsidRPr="00CF42A6">
        <w:rPr>
          <w:rFonts w:cs="Arial"/>
          <w:noProof/>
          <w:rPrChange w:id="1" w:author="Muhamad Ridho Zul Khoiri" w:date="2026-07-14T10:44:00Z" w16du:dateUtc="2026-07-14T03:44:00Z">
            <w:rPr>
              <w:rFonts w:ascii="Times New Roman" w:hAnsi="Times New Roman"/>
              <w:noProof/>
            </w:rPr>
          </w:rPrChange>
        </w:rPr>
        <w:drawing>
          <wp:inline distT="0" distB="0" distL="0" distR="0" wp14:anchorId="149C0757" wp14:editId="49065BF8">
            <wp:extent cx="2176145" cy="1536065"/>
            <wp:effectExtent l="0" t="0" r="0" b="0"/>
            <wp:docPr id="11850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76145" cy="1536065"/>
                    </a:xfrm>
                    <a:prstGeom prst="rect">
                      <a:avLst/>
                    </a:prstGeom>
                    <a:noFill/>
                  </pic:spPr>
                </pic:pic>
              </a:graphicData>
            </a:graphic>
          </wp:inline>
        </w:drawing>
      </w:r>
    </w:p>
    <w:p w14:paraId="1E179558" w14:textId="77777777" w:rsidR="00B94B20" w:rsidRPr="00CF42A6" w:rsidRDefault="00B94B20" w:rsidP="00BD290E">
      <w:pPr>
        <w:spacing w:line="360" w:lineRule="auto"/>
        <w:jc w:val="center"/>
        <w:rPr>
          <w:rFonts w:cs="Arial"/>
          <w:rPrChange w:id="2" w:author="Muhamad Ridho Zul Khoiri" w:date="2026-07-14T10:44:00Z" w16du:dateUtc="2026-07-14T03:44:00Z">
            <w:rPr>
              <w:rFonts w:ascii="Times New Roman" w:hAnsi="Times New Roman"/>
            </w:rPr>
          </w:rPrChange>
        </w:rPr>
      </w:pPr>
    </w:p>
    <w:tbl>
      <w:tblPr>
        <w:tblpPr w:leftFromText="180" w:rightFromText="180" w:vertAnchor="text" w:horzAnchor="margin" w:tblpY="52"/>
        <w:tblW w:w="514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976"/>
        <w:gridCol w:w="449"/>
        <w:gridCol w:w="7002"/>
      </w:tblGrid>
      <w:tr w:rsidR="001A3D6D" w:rsidRPr="00CF42A6" w14:paraId="1F23AF32" w14:textId="77777777" w:rsidTr="005F380D">
        <w:tc>
          <w:tcPr>
            <w:tcW w:w="1048" w:type="pct"/>
          </w:tcPr>
          <w:p w14:paraId="3BE23BF2" w14:textId="1B89D41F" w:rsidR="001A3D6D" w:rsidRPr="00CF42A6" w:rsidRDefault="001A3D6D" w:rsidP="00BD290E">
            <w:pPr>
              <w:spacing w:line="360" w:lineRule="auto"/>
              <w:rPr>
                <w:rFonts w:cs="Arial"/>
                <w:b/>
                <w:sz w:val="24"/>
                <w:lang w:val="it-IT"/>
              </w:rPr>
            </w:pPr>
            <w:r w:rsidRPr="00CF42A6">
              <w:rPr>
                <w:rFonts w:cs="Arial"/>
                <w:b/>
                <w:sz w:val="24"/>
              </w:rPr>
              <w:t>Document Title</w:t>
            </w:r>
          </w:p>
        </w:tc>
        <w:tc>
          <w:tcPr>
            <w:tcW w:w="238" w:type="pct"/>
          </w:tcPr>
          <w:p w14:paraId="0B4A1B4A" w14:textId="729BC430" w:rsidR="001A3D6D" w:rsidRPr="00CF42A6" w:rsidRDefault="001A3D6D" w:rsidP="00BD290E">
            <w:pPr>
              <w:spacing w:line="360" w:lineRule="auto"/>
              <w:rPr>
                <w:rFonts w:cs="Arial"/>
                <w:b/>
                <w:sz w:val="24"/>
                <w:lang w:val="it-IT"/>
              </w:rPr>
            </w:pPr>
            <w:r w:rsidRPr="00CF42A6">
              <w:rPr>
                <w:rFonts w:cs="Arial"/>
                <w:b/>
                <w:sz w:val="24"/>
                <w:lang w:val="it-IT"/>
              </w:rPr>
              <w:t>:</w:t>
            </w:r>
          </w:p>
        </w:tc>
        <w:tc>
          <w:tcPr>
            <w:tcW w:w="3714" w:type="pct"/>
          </w:tcPr>
          <w:p w14:paraId="5B49C296" w14:textId="77777777" w:rsidR="00A03576" w:rsidRPr="00CF42A6" w:rsidRDefault="00A03576" w:rsidP="00BD290E">
            <w:pPr>
              <w:spacing w:line="360" w:lineRule="auto"/>
              <w:rPr>
                <w:rFonts w:cs="Arial"/>
                <w:b/>
                <w:sz w:val="24"/>
              </w:rPr>
            </w:pPr>
            <w:r w:rsidRPr="00CF42A6">
              <w:rPr>
                <w:rFonts w:cs="Arial"/>
                <w:b/>
                <w:sz w:val="24"/>
              </w:rPr>
              <w:t>Procedure/Work Instruction/Job Note:</w:t>
            </w:r>
          </w:p>
          <w:p w14:paraId="5FC83846" w14:textId="26922BD0" w:rsidR="00B80199" w:rsidRPr="00CF42A6" w:rsidRDefault="00A03576" w:rsidP="00BD290E">
            <w:pPr>
              <w:spacing w:after="240" w:line="360" w:lineRule="auto"/>
              <w:rPr>
                <w:rFonts w:cs="Arial"/>
                <w:b/>
                <w:sz w:val="24"/>
              </w:rPr>
            </w:pPr>
            <w:r w:rsidRPr="00CF42A6">
              <w:rPr>
                <w:rFonts w:cs="Arial"/>
                <w:b/>
                <w:sz w:val="24"/>
              </w:rPr>
              <w:t>Medco E&amp;P Grissik Integrated Planning &amp; Scheduling Guideline</w:t>
            </w:r>
          </w:p>
        </w:tc>
      </w:tr>
      <w:tr w:rsidR="001A3D6D" w:rsidRPr="00CF42A6" w14:paraId="5073B129" w14:textId="77777777" w:rsidTr="005F380D">
        <w:tc>
          <w:tcPr>
            <w:tcW w:w="1048" w:type="pct"/>
          </w:tcPr>
          <w:p w14:paraId="64C1D7E7" w14:textId="6C833383" w:rsidR="001A3D6D" w:rsidRPr="00CF42A6" w:rsidRDefault="00940BF4" w:rsidP="00BD290E">
            <w:pPr>
              <w:spacing w:line="360" w:lineRule="auto"/>
              <w:rPr>
                <w:rFonts w:cs="Arial"/>
                <w:b/>
                <w:sz w:val="24"/>
              </w:rPr>
            </w:pPr>
            <w:r w:rsidRPr="00CF42A6">
              <w:rPr>
                <w:rFonts w:cs="Arial"/>
                <w:b/>
                <w:sz w:val="24"/>
                <w:lang w:val="it-IT"/>
              </w:rPr>
              <w:t>MEPG</w:t>
            </w:r>
            <w:r w:rsidR="001A3D6D" w:rsidRPr="00CF42A6">
              <w:rPr>
                <w:rFonts w:cs="Arial"/>
                <w:b/>
                <w:sz w:val="24"/>
                <w:lang w:val="it-IT"/>
              </w:rPr>
              <w:t xml:space="preserve"> Doc No.</w:t>
            </w:r>
            <w:r w:rsidR="001A3D6D" w:rsidRPr="00CF42A6">
              <w:rPr>
                <w:rFonts w:cs="Arial"/>
                <w:b/>
                <w:sz w:val="24"/>
                <w:szCs w:val="24"/>
                <w:lang w:val="it-IT"/>
              </w:rPr>
              <w:t xml:space="preserve">    </w:t>
            </w:r>
          </w:p>
        </w:tc>
        <w:tc>
          <w:tcPr>
            <w:tcW w:w="238" w:type="pct"/>
          </w:tcPr>
          <w:p w14:paraId="23794554" w14:textId="064AAA97" w:rsidR="001A3D6D" w:rsidRPr="00CF42A6" w:rsidRDefault="001A3D6D" w:rsidP="00BD290E">
            <w:pPr>
              <w:spacing w:line="360" w:lineRule="auto"/>
              <w:rPr>
                <w:rFonts w:cs="Arial"/>
                <w:b/>
                <w:sz w:val="24"/>
              </w:rPr>
            </w:pPr>
            <w:r w:rsidRPr="00CF42A6">
              <w:rPr>
                <w:rFonts w:cs="Arial"/>
                <w:b/>
                <w:sz w:val="24"/>
              </w:rPr>
              <w:t>:</w:t>
            </w:r>
          </w:p>
        </w:tc>
        <w:tc>
          <w:tcPr>
            <w:tcW w:w="3714" w:type="pct"/>
          </w:tcPr>
          <w:p w14:paraId="3704DBDE" w14:textId="1E327169" w:rsidR="001A3D6D" w:rsidRPr="00CF42A6" w:rsidRDefault="00A03576" w:rsidP="00BD290E">
            <w:pPr>
              <w:spacing w:line="360" w:lineRule="auto"/>
              <w:rPr>
                <w:rFonts w:cs="Arial"/>
                <w:b/>
                <w:sz w:val="24"/>
                <w:szCs w:val="24"/>
                <w:lang w:val="it-IT"/>
              </w:rPr>
            </w:pPr>
            <w:r w:rsidRPr="00CF42A6">
              <w:rPr>
                <w:rFonts w:cs="Arial"/>
                <w:b/>
                <w:sz w:val="24"/>
                <w:szCs w:val="24"/>
                <w:lang w:val="it-IT"/>
              </w:rPr>
              <w:t>ID-G-BU-GG0-PRO-GN-00-0053</w:t>
            </w:r>
          </w:p>
        </w:tc>
      </w:tr>
    </w:tbl>
    <w:p w14:paraId="551A0C97" w14:textId="77777777" w:rsidR="00A6157F" w:rsidRPr="00CF42A6" w:rsidRDefault="00A6157F" w:rsidP="00BD290E">
      <w:pPr>
        <w:spacing w:line="360" w:lineRule="auto"/>
        <w:rPr>
          <w:rFonts w:cs="Arial"/>
          <w:sz w:val="24"/>
          <w:lang w:val="it-IT"/>
          <w:rPrChange w:id="3" w:author="Muhamad Ridho Zul Khoiri" w:date="2026-07-14T10:44:00Z" w16du:dateUtc="2026-07-14T03:44:00Z">
            <w:rPr>
              <w:rFonts w:ascii="Times New Roman" w:hAnsi="Times New Roman"/>
              <w:sz w:val="24"/>
              <w:lang w:val="it-IT"/>
            </w:rPr>
          </w:rPrChange>
        </w:rPr>
      </w:pPr>
    </w:p>
    <w:p w14:paraId="27655CC1" w14:textId="77777777" w:rsidR="005F380D" w:rsidRPr="00CF42A6" w:rsidRDefault="005F380D" w:rsidP="00BD290E">
      <w:pPr>
        <w:spacing w:line="360" w:lineRule="auto"/>
        <w:rPr>
          <w:rFonts w:cs="Arial"/>
          <w:sz w:val="24"/>
          <w:lang w:val="it-IT"/>
          <w:rPrChange w:id="4" w:author="Muhamad Ridho Zul Khoiri" w:date="2026-07-14T10:44:00Z" w16du:dateUtc="2026-07-14T03:44:00Z">
            <w:rPr>
              <w:rFonts w:ascii="Times New Roman" w:hAnsi="Times New Roman"/>
              <w:sz w:val="24"/>
              <w:lang w:val="it-IT"/>
            </w:rPr>
          </w:rPrChange>
        </w:rPr>
      </w:pPr>
    </w:p>
    <w:p w14:paraId="0F8B43F4" w14:textId="77777777" w:rsidR="005F380D" w:rsidRPr="00CF42A6" w:rsidRDefault="005F380D" w:rsidP="00BD290E">
      <w:pPr>
        <w:spacing w:line="360" w:lineRule="auto"/>
        <w:rPr>
          <w:rFonts w:cs="Arial"/>
          <w:sz w:val="24"/>
          <w:lang w:val="it-IT"/>
          <w:rPrChange w:id="5" w:author="Muhamad Ridho Zul Khoiri" w:date="2026-07-14T10:44:00Z" w16du:dateUtc="2026-07-14T03:44:00Z">
            <w:rPr>
              <w:rFonts w:ascii="Times New Roman" w:hAnsi="Times New Roman"/>
              <w:sz w:val="24"/>
              <w:lang w:val="it-IT"/>
            </w:rPr>
          </w:rPrChange>
        </w:rPr>
      </w:pPr>
    </w:p>
    <w:tbl>
      <w:tblPr>
        <w:tblpPr w:leftFromText="180" w:rightFromText="180" w:vertAnchor="text" w:horzAnchor="margin" w:tblpY="52"/>
        <w:tblW w:w="5122"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394"/>
      </w:tblGrid>
      <w:tr w:rsidR="005F380D" w:rsidRPr="00CF42A6" w14:paraId="5537B1FF" w14:textId="77777777" w:rsidTr="005F380D">
        <w:trPr>
          <w:trHeight w:val="1432"/>
        </w:trPr>
        <w:tc>
          <w:tcPr>
            <w:tcW w:w="5000" w:type="pct"/>
          </w:tcPr>
          <w:p w14:paraId="19848493" w14:textId="4123C9F1" w:rsidR="005F380D" w:rsidRPr="00CF42A6" w:rsidRDefault="005F380D" w:rsidP="005F380D">
            <w:pPr>
              <w:rPr>
                <w:rFonts w:cs="Arial"/>
                <w:b/>
              </w:rPr>
            </w:pPr>
            <w:r w:rsidRPr="00CF42A6">
              <w:rPr>
                <w:rFonts w:cs="Arial"/>
                <w:b/>
              </w:rPr>
              <w:t>Originator:</w:t>
            </w:r>
            <w:r w:rsidRPr="00CF42A6">
              <w:rPr>
                <w:rFonts w:cs="Arial"/>
                <w:b/>
              </w:rPr>
              <w:tab/>
            </w:r>
            <w:r w:rsidRPr="00CF42A6">
              <w:rPr>
                <w:rFonts w:cs="Arial"/>
                <w:b/>
              </w:rPr>
              <w:tab/>
            </w:r>
            <w:r w:rsidRPr="00CF42A6">
              <w:rPr>
                <w:rFonts w:cs="Arial"/>
                <w:b/>
              </w:rPr>
              <w:tab/>
            </w:r>
            <w:bookmarkStart w:id="6" w:name="_Hlk104194470"/>
            <w:r w:rsidRPr="00CF42A6">
              <w:rPr>
                <w:rFonts w:cs="Arial"/>
                <w:b/>
              </w:rPr>
              <w:t>Medco E&amp;P Grissik Ltd.</w:t>
            </w:r>
            <w:bookmarkEnd w:id="6"/>
          </w:p>
          <w:p w14:paraId="0BDEAC8F" w14:textId="77777777" w:rsidR="005F380D" w:rsidRPr="00CF42A6" w:rsidRDefault="005F380D" w:rsidP="005F380D">
            <w:pPr>
              <w:rPr>
                <w:rFonts w:cs="Arial"/>
                <w:b/>
              </w:rPr>
            </w:pPr>
            <w:r w:rsidRPr="00CF42A6">
              <w:rPr>
                <w:rFonts w:cs="Arial"/>
                <w:b/>
              </w:rPr>
              <w:t>Information Owner:</w:t>
            </w:r>
            <w:r w:rsidRPr="00CF42A6">
              <w:rPr>
                <w:rFonts w:cs="Arial"/>
                <w:b/>
              </w:rPr>
              <w:tab/>
              <w:t xml:space="preserve">             514018 – Asset Management Corridor</w:t>
            </w:r>
          </w:p>
          <w:p w14:paraId="788EA36B" w14:textId="77777777" w:rsidR="005F380D" w:rsidRPr="00CF42A6" w:rsidRDefault="005F380D" w:rsidP="005F380D">
            <w:pPr>
              <w:rPr>
                <w:rFonts w:cs="Arial"/>
                <w:b/>
              </w:rPr>
            </w:pPr>
            <w:r w:rsidRPr="00CF42A6">
              <w:rPr>
                <w:rFonts w:cs="Arial"/>
                <w:b/>
              </w:rPr>
              <w:t>Area:</w:t>
            </w:r>
            <w:r w:rsidRPr="00CF42A6">
              <w:rPr>
                <w:rFonts w:cs="Arial"/>
                <w:b/>
              </w:rPr>
              <w:tab/>
            </w:r>
            <w:r w:rsidRPr="00CF42A6">
              <w:rPr>
                <w:rFonts w:cs="Arial"/>
                <w:b/>
              </w:rPr>
              <w:tab/>
            </w:r>
            <w:r w:rsidRPr="00CF42A6">
              <w:rPr>
                <w:rFonts w:cs="Arial"/>
                <w:b/>
              </w:rPr>
              <w:tab/>
            </w:r>
            <w:r w:rsidRPr="00CF42A6">
              <w:rPr>
                <w:rFonts w:cs="Arial"/>
                <w:b/>
              </w:rPr>
              <w:tab/>
              <w:t>BU - Business Unit</w:t>
            </w:r>
          </w:p>
          <w:p w14:paraId="132025ED" w14:textId="77777777" w:rsidR="005F380D" w:rsidRPr="00CF42A6" w:rsidRDefault="005F380D" w:rsidP="005F380D">
            <w:pPr>
              <w:rPr>
                <w:rFonts w:cs="Arial"/>
                <w:b/>
              </w:rPr>
            </w:pPr>
            <w:r w:rsidRPr="00CF42A6">
              <w:rPr>
                <w:rFonts w:cs="Arial"/>
                <w:b/>
              </w:rPr>
              <w:t>Location:</w:t>
            </w:r>
            <w:r w:rsidRPr="00CF42A6">
              <w:rPr>
                <w:rFonts w:cs="Arial"/>
                <w:b/>
              </w:rPr>
              <w:tab/>
            </w:r>
            <w:r w:rsidRPr="00CF42A6">
              <w:rPr>
                <w:rFonts w:cs="Arial"/>
                <w:b/>
              </w:rPr>
              <w:tab/>
            </w:r>
            <w:r w:rsidRPr="00CF42A6">
              <w:rPr>
                <w:rFonts w:cs="Arial"/>
                <w:b/>
              </w:rPr>
              <w:tab/>
              <w:t>GN - General</w:t>
            </w:r>
          </w:p>
          <w:p w14:paraId="535BB7DC" w14:textId="77777777" w:rsidR="005F380D" w:rsidRPr="00CF42A6" w:rsidRDefault="005F380D" w:rsidP="005F380D">
            <w:pPr>
              <w:rPr>
                <w:rFonts w:cs="Arial"/>
                <w:b/>
              </w:rPr>
            </w:pPr>
            <w:r w:rsidRPr="00CF42A6">
              <w:rPr>
                <w:rFonts w:cs="Arial"/>
                <w:b/>
              </w:rPr>
              <w:t>System:</w:t>
            </w:r>
            <w:r w:rsidRPr="00CF42A6">
              <w:rPr>
                <w:rFonts w:cs="Arial"/>
                <w:b/>
              </w:rPr>
              <w:tab/>
            </w:r>
            <w:r w:rsidRPr="00CF42A6">
              <w:rPr>
                <w:rFonts w:cs="Arial"/>
                <w:b/>
              </w:rPr>
              <w:tab/>
            </w:r>
            <w:r w:rsidRPr="00CF42A6">
              <w:rPr>
                <w:rFonts w:cs="Arial"/>
                <w:b/>
              </w:rPr>
              <w:tab/>
              <w:t>00 - General Systems</w:t>
            </w:r>
          </w:p>
          <w:p w14:paraId="00A946B2" w14:textId="77777777" w:rsidR="005F380D" w:rsidRPr="00CF42A6" w:rsidRDefault="005F380D" w:rsidP="005F380D">
            <w:pPr>
              <w:rPr>
                <w:rFonts w:cs="Arial"/>
                <w:b/>
              </w:rPr>
            </w:pPr>
            <w:r w:rsidRPr="00CF42A6">
              <w:rPr>
                <w:rFonts w:cs="Arial"/>
                <w:b/>
              </w:rPr>
              <w:t>Document Type:</w:t>
            </w:r>
            <w:r w:rsidRPr="00CF42A6">
              <w:rPr>
                <w:rFonts w:cs="Arial"/>
                <w:b/>
              </w:rPr>
              <w:tab/>
            </w:r>
            <w:r w:rsidRPr="00CF42A6">
              <w:rPr>
                <w:rFonts w:cs="Arial"/>
                <w:b/>
              </w:rPr>
              <w:tab/>
              <w:t>PRO - Procedure / Work Instruction / Job Note</w:t>
            </w:r>
          </w:p>
          <w:p w14:paraId="7909D0FC" w14:textId="77777777" w:rsidR="005F380D" w:rsidRPr="00CF42A6" w:rsidRDefault="005F380D" w:rsidP="005F380D">
            <w:pPr>
              <w:rPr>
                <w:rFonts w:cs="Arial"/>
                <w:b/>
              </w:rPr>
            </w:pPr>
            <w:r w:rsidRPr="00CF42A6">
              <w:rPr>
                <w:rFonts w:cs="Arial"/>
                <w:b/>
              </w:rPr>
              <w:t>Discipline / Sub discipline:</w:t>
            </w:r>
            <w:r w:rsidRPr="00CF42A6">
              <w:rPr>
                <w:rFonts w:cs="Arial"/>
                <w:b/>
              </w:rPr>
              <w:tab/>
              <w:t>G - General / G0 - General</w:t>
            </w:r>
          </w:p>
          <w:p w14:paraId="08A347D7" w14:textId="77777777" w:rsidR="005F380D" w:rsidRPr="00CF42A6" w:rsidRDefault="005F380D" w:rsidP="005F380D">
            <w:pPr>
              <w:ind w:left="2880" w:hanging="2880"/>
              <w:rPr>
                <w:rFonts w:cs="Arial"/>
                <w:b/>
              </w:rPr>
            </w:pPr>
            <w:r w:rsidRPr="00CF42A6">
              <w:rPr>
                <w:rFonts w:cs="Arial"/>
                <w:b/>
              </w:rPr>
              <w:t>Old Document No.:</w:t>
            </w:r>
            <w:r w:rsidRPr="00CF42A6">
              <w:rPr>
                <w:rFonts w:cs="Arial"/>
                <w:b/>
              </w:rPr>
              <w:tab/>
              <w:t>-</w:t>
            </w:r>
          </w:p>
          <w:p w14:paraId="241F2352" w14:textId="3D0C3CC7" w:rsidR="005F380D" w:rsidRPr="00CF42A6" w:rsidRDefault="005F380D" w:rsidP="00A04960">
            <w:pPr>
              <w:spacing w:line="360" w:lineRule="auto"/>
              <w:rPr>
                <w:rFonts w:cs="Arial"/>
                <w:b/>
                <w:sz w:val="24"/>
                <w:lang w:val="it-IT"/>
              </w:rPr>
            </w:pPr>
          </w:p>
        </w:tc>
      </w:tr>
    </w:tbl>
    <w:p w14:paraId="20CDF705" w14:textId="77777777" w:rsidR="005F380D" w:rsidRPr="00CF42A6" w:rsidRDefault="005F380D" w:rsidP="00BD290E">
      <w:pPr>
        <w:spacing w:line="360" w:lineRule="auto"/>
        <w:rPr>
          <w:rFonts w:cs="Arial"/>
          <w:sz w:val="24"/>
          <w:rPrChange w:id="7" w:author="Muhamad Ridho Zul Khoiri" w:date="2026-07-14T10:44:00Z" w16du:dateUtc="2026-07-14T03:44:00Z">
            <w:rPr>
              <w:rFonts w:ascii="Times New Roman" w:hAnsi="Times New Roman"/>
              <w:sz w:val="24"/>
            </w:rPr>
          </w:rPrChange>
        </w:rPr>
      </w:pPr>
    </w:p>
    <w:p w14:paraId="727C08FB" w14:textId="77777777" w:rsidR="005F380D" w:rsidRPr="00CF42A6" w:rsidRDefault="005F380D" w:rsidP="00BD290E">
      <w:pPr>
        <w:spacing w:line="360" w:lineRule="auto"/>
        <w:ind w:left="1440"/>
        <w:jc w:val="right"/>
        <w:rPr>
          <w:rFonts w:cs="Arial"/>
          <w:sz w:val="24"/>
          <w:rPrChange w:id="8" w:author="Muhamad Ridho Zul Khoiri" w:date="2026-07-14T10:44:00Z" w16du:dateUtc="2026-07-14T03:44:00Z">
            <w:rPr>
              <w:rFonts w:ascii="Times New Roman" w:hAnsi="Times New Roman"/>
              <w:sz w:val="24"/>
            </w:rPr>
          </w:rPrChange>
        </w:rPr>
      </w:pPr>
    </w:p>
    <w:p w14:paraId="265F38AE" w14:textId="77777777" w:rsidR="005F380D" w:rsidRPr="00CF42A6" w:rsidRDefault="005F380D" w:rsidP="00BD290E">
      <w:pPr>
        <w:spacing w:line="360" w:lineRule="auto"/>
        <w:ind w:left="1440"/>
        <w:jc w:val="right"/>
        <w:rPr>
          <w:rFonts w:cs="Arial"/>
          <w:sz w:val="24"/>
          <w:rPrChange w:id="9" w:author="Muhamad Ridho Zul Khoiri" w:date="2026-07-14T10:44:00Z" w16du:dateUtc="2026-07-14T03:44:00Z">
            <w:rPr>
              <w:rFonts w:ascii="Times New Roman" w:hAnsi="Times New Roman"/>
              <w:sz w:val="24"/>
            </w:rPr>
          </w:rPrChange>
        </w:rPr>
      </w:pPr>
    </w:p>
    <w:p w14:paraId="692BC5EB" w14:textId="77777777" w:rsidR="005F380D" w:rsidRPr="00CF42A6" w:rsidRDefault="005F380D" w:rsidP="00BD290E">
      <w:pPr>
        <w:spacing w:line="360" w:lineRule="auto"/>
        <w:ind w:left="1440"/>
        <w:jc w:val="right"/>
        <w:rPr>
          <w:rFonts w:cs="Arial"/>
          <w:sz w:val="24"/>
          <w:rPrChange w:id="10" w:author="Muhamad Ridho Zul Khoiri" w:date="2026-07-14T10:44:00Z" w16du:dateUtc="2026-07-14T03:44:00Z">
            <w:rPr>
              <w:rFonts w:ascii="Times New Roman" w:hAnsi="Times New Roman"/>
              <w:sz w:val="24"/>
            </w:rPr>
          </w:rPrChange>
        </w:rPr>
      </w:pPr>
    </w:p>
    <w:tbl>
      <w:tblPr>
        <w:tblpPr w:leftFromText="180" w:rightFromText="180" w:vertAnchor="text" w:horzAnchor="margin" w:tblpY="28"/>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Change w:id="11" w:author="Muhamad Ridho Zul Khoiri" w:date="2026-07-14T10:43:00Z" w16du:dateUtc="2026-07-14T03:43:00Z">
          <w:tblPr>
            <w:tblpPr w:leftFromText="180" w:rightFromText="180" w:vertAnchor="text" w:horzAnchor="margin" w:tblpY="28"/>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PrChange>
      </w:tblPr>
      <w:tblGrid>
        <w:gridCol w:w="674"/>
        <w:gridCol w:w="710"/>
        <w:gridCol w:w="992"/>
        <w:gridCol w:w="1759"/>
        <w:gridCol w:w="1193"/>
        <w:gridCol w:w="1260"/>
        <w:gridCol w:w="1033"/>
        <w:gridCol w:w="851"/>
        <w:gridCol w:w="850"/>
        <w:tblGridChange w:id="12">
          <w:tblGrid>
            <w:gridCol w:w="674"/>
            <w:gridCol w:w="710"/>
            <w:gridCol w:w="992"/>
            <w:gridCol w:w="1759"/>
            <w:gridCol w:w="113"/>
            <w:gridCol w:w="1080"/>
            <w:gridCol w:w="1260"/>
            <w:gridCol w:w="1033"/>
            <w:gridCol w:w="851"/>
            <w:gridCol w:w="850"/>
          </w:tblGrid>
        </w:tblGridChange>
      </w:tblGrid>
      <w:tr w:rsidR="00286A65" w:rsidRPr="00CF42A6" w14:paraId="24253E7B" w14:textId="77777777" w:rsidTr="00286A65">
        <w:trPr>
          <w:trHeight w:val="300"/>
          <w:ins w:id="13" w:author="Muhamad Ridho Zul Khoiri" w:date="2026-07-14T10:42:00Z"/>
          <w:trPrChange w:id="14" w:author="Muhamad Ridho Zul Khoiri" w:date="2026-07-14T10:43:00Z" w16du:dateUtc="2026-07-14T03:43:00Z">
            <w:trPr>
              <w:trHeight w:val="300"/>
            </w:trPr>
          </w:trPrChange>
        </w:trPr>
        <w:tc>
          <w:tcPr>
            <w:tcW w:w="674" w:type="dxa"/>
            <w:vAlign w:val="center"/>
            <w:tcPrChange w:id="15" w:author="Muhamad Ridho Zul Khoiri" w:date="2026-07-14T10:43:00Z" w16du:dateUtc="2026-07-14T03:43:00Z">
              <w:tcPr>
                <w:tcW w:w="674" w:type="dxa"/>
                <w:vAlign w:val="center"/>
              </w:tcPr>
            </w:tcPrChange>
          </w:tcPr>
          <w:p w14:paraId="3C8ABB7B" w14:textId="022ABE56" w:rsidR="00286A65" w:rsidRPr="00CF42A6" w:rsidRDefault="00286A65" w:rsidP="00286A65">
            <w:pPr>
              <w:pStyle w:val="TableBody"/>
              <w:jc w:val="center"/>
              <w:rPr>
                <w:ins w:id="16" w:author="Muhamad Ridho Zul Khoiri" w:date="2026-07-14T10:42:00Z" w16du:dateUtc="2026-07-14T03:42:00Z"/>
                <w:rFonts w:cs="Arial"/>
                <w:highlight w:val="yellow"/>
                <w:rPrChange w:id="17" w:author="Muhamad Ridho Zul Khoiri" w:date="2026-07-14T10:44:00Z" w16du:dateUtc="2026-07-14T03:44:00Z">
                  <w:rPr>
                    <w:ins w:id="18" w:author="Muhamad Ridho Zul Khoiri" w:date="2026-07-14T10:42:00Z" w16du:dateUtc="2026-07-14T03:42:00Z"/>
                  </w:rPr>
                </w:rPrChange>
              </w:rPr>
            </w:pPr>
            <w:ins w:id="19" w:author="Muhamad Ridho Zul Khoiri" w:date="2026-07-14T10:42:00Z" w16du:dateUtc="2026-07-14T03:42:00Z">
              <w:r w:rsidRPr="00CF42A6">
                <w:rPr>
                  <w:rFonts w:cs="Arial"/>
                  <w:highlight w:val="yellow"/>
                  <w:rPrChange w:id="20" w:author="Muhamad Ridho Zul Khoiri" w:date="2026-07-14T10:44:00Z" w16du:dateUtc="2026-07-14T03:44:00Z">
                    <w:rPr/>
                  </w:rPrChange>
                </w:rPr>
                <w:t>4</w:t>
              </w:r>
            </w:ins>
          </w:p>
        </w:tc>
        <w:tc>
          <w:tcPr>
            <w:tcW w:w="710" w:type="dxa"/>
            <w:vAlign w:val="center"/>
            <w:tcPrChange w:id="21" w:author="Muhamad Ridho Zul Khoiri" w:date="2026-07-14T10:43:00Z" w16du:dateUtc="2026-07-14T03:43:00Z">
              <w:tcPr>
                <w:tcW w:w="710" w:type="dxa"/>
                <w:vAlign w:val="center"/>
              </w:tcPr>
            </w:tcPrChange>
          </w:tcPr>
          <w:p w14:paraId="3147314E" w14:textId="63E001DF" w:rsidR="00286A65" w:rsidRPr="00CF42A6" w:rsidRDefault="00286A65" w:rsidP="00286A65">
            <w:pPr>
              <w:pStyle w:val="TableBody"/>
              <w:jc w:val="center"/>
              <w:rPr>
                <w:ins w:id="22" w:author="Muhamad Ridho Zul Khoiri" w:date="2026-07-14T10:42:00Z" w16du:dateUtc="2026-07-14T03:42:00Z"/>
                <w:rFonts w:cs="Arial"/>
                <w:highlight w:val="yellow"/>
                <w:rPrChange w:id="23" w:author="Muhamad Ridho Zul Khoiri" w:date="2026-07-14T10:44:00Z" w16du:dateUtc="2026-07-14T03:44:00Z">
                  <w:rPr>
                    <w:ins w:id="24" w:author="Muhamad Ridho Zul Khoiri" w:date="2026-07-14T10:42:00Z" w16du:dateUtc="2026-07-14T03:42:00Z"/>
                  </w:rPr>
                </w:rPrChange>
              </w:rPr>
            </w:pPr>
            <w:ins w:id="25" w:author="Muhamad Ridho Zul Khoiri" w:date="2026-07-14T10:42:00Z" w16du:dateUtc="2026-07-14T03:42:00Z">
              <w:r w:rsidRPr="00CF42A6">
                <w:rPr>
                  <w:rFonts w:cs="Arial"/>
                  <w:highlight w:val="yellow"/>
                  <w:rPrChange w:id="26" w:author="Muhamad Ridho Zul Khoiri" w:date="2026-07-14T10:44:00Z" w16du:dateUtc="2026-07-14T03:44:00Z">
                    <w:rPr/>
                  </w:rPrChange>
                </w:rPr>
                <w:t>IFU</w:t>
              </w:r>
            </w:ins>
          </w:p>
        </w:tc>
        <w:tc>
          <w:tcPr>
            <w:tcW w:w="992" w:type="dxa"/>
            <w:vAlign w:val="center"/>
            <w:tcPrChange w:id="27" w:author="Muhamad Ridho Zul Khoiri" w:date="2026-07-14T10:43:00Z" w16du:dateUtc="2026-07-14T03:43:00Z">
              <w:tcPr>
                <w:tcW w:w="992" w:type="dxa"/>
                <w:vAlign w:val="center"/>
              </w:tcPr>
            </w:tcPrChange>
          </w:tcPr>
          <w:p w14:paraId="133B4C17" w14:textId="23B4A5E6" w:rsidR="00286A65" w:rsidRPr="00CF42A6" w:rsidRDefault="00286A65" w:rsidP="00286A65">
            <w:pPr>
              <w:pStyle w:val="TableBody"/>
              <w:jc w:val="center"/>
              <w:rPr>
                <w:ins w:id="28" w:author="Muhamad Ridho Zul Khoiri" w:date="2026-07-14T10:42:00Z" w16du:dateUtc="2026-07-14T03:42:00Z"/>
                <w:rFonts w:cs="Arial"/>
                <w:highlight w:val="yellow"/>
                <w:rPrChange w:id="29" w:author="Muhamad Ridho Zul Khoiri" w:date="2026-07-14T10:44:00Z" w16du:dateUtc="2026-07-14T03:44:00Z">
                  <w:rPr>
                    <w:ins w:id="30" w:author="Muhamad Ridho Zul Khoiri" w:date="2026-07-14T10:42:00Z" w16du:dateUtc="2026-07-14T03:42:00Z"/>
                  </w:rPr>
                </w:rPrChange>
              </w:rPr>
            </w:pPr>
            <w:ins w:id="31" w:author="Muhamad Ridho Zul Khoiri" w:date="2026-07-14T10:42:00Z" w16du:dateUtc="2026-07-14T03:42:00Z">
              <w:r w:rsidRPr="00CF42A6">
                <w:rPr>
                  <w:rFonts w:cs="Arial"/>
                  <w:highlight w:val="yellow"/>
                  <w:rPrChange w:id="32" w:author="Muhamad Ridho Zul Khoiri" w:date="2026-07-14T10:44:00Z" w16du:dateUtc="2026-07-14T03:44:00Z">
                    <w:rPr/>
                  </w:rPrChange>
                </w:rPr>
                <w:t>Nov 22, 2024</w:t>
              </w:r>
            </w:ins>
          </w:p>
        </w:tc>
        <w:tc>
          <w:tcPr>
            <w:tcW w:w="1759" w:type="dxa"/>
            <w:vAlign w:val="center"/>
            <w:tcPrChange w:id="33" w:author="Muhamad Ridho Zul Khoiri" w:date="2026-07-14T10:43:00Z" w16du:dateUtc="2026-07-14T03:43:00Z">
              <w:tcPr>
                <w:tcW w:w="1872" w:type="dxa"/>
                <w:gridSpan w:val="2"/>
                <w:vAlign w:val="center"/>
              </w:tcPr>
            </w:tcPrChange>
          </w:tcPr>
          <w:p w14:paraId="64E2BE28" w14:textId="644D32E2" w:rsidR="00286A65" w:rsidRPr="00CF42A6" w:rsidRDefault="00286A65" w:rsidP="00286A65">
            <w:pPr>
              <w:pStyle w:val="TableBody"/>
              <w:jc w:val="center"/>
              <w:rPr>
                <w:ins w:id="34" w:author="Muhamad Ridho Zul Khoiri" w:date="2026-07-14T10:42:00Z" w16du:dateUtc="2026-07-14T03:42:00Z"/>
                <w:rFonts w:cs="Arial"/>
                <w:highlight w:val="yellow"/>
                <w:rPrChange w:id="35" w:author="Muhamad Ridho Zul Khoiri" w:date="2026-07-14T10:44:00Z" w16du:dateUtc="2026-07-14T03:44:00Z">
                  <w:rPr>
                    <w:ins w:id="36" w:author="Muhamad Ridho Zul Khoiri" w:date="2026-07-14T10:42:00Z" w16du:dateUtc="2026-07-14T03:42:00Z"/>
                  </w:rPr>
                </w:rPrChange>
              </w:rPr>
            </w:pPr>
            <w:ins w:id="37" w:author="Muhamad Ridho Zul Khoiri" w:date="2026-07-14T10:42:00Z" w16du:dateUtc="2026-07-14T03:42:00Z">
              <w:r w:rsidRPr="00CF42A6">
                <w:rPr>
                  <w:rFonts w:cs="Arial"/>
                  <w:highlight w:val="yellow"/>
                  <w:rPrChange w:id="38" w:author="Muhamad Ridho Zul Khoiri" w:date="2026-07-14T10:44:00Z" w16du:dateUtc="2026-07-14T03:44:00Z">
                    <w:rPr/>
                  </w:rPrChange>
                </w:rPr>
                <w:t>Issued for Use</w:t>
              </w:r>
            </w:ins>
          </w:p>
        </w:tc>
        <w:tc>
          <w:tcPr>
            <w:tcW w:w="1193" w:type="dxa"/>
            <w:vAlign w:val="center"/>
            <w:tcPrChange w:id="39" w:author="Muhamad Ridho Zul Khoiri" w:date="2026-07-14T10:43:00Z" w16du:dateUtc="2026-07-14T03:43:00Z">
              <w:tcPr>
                <w:tcW w:w="1080" w:type="dxa"/>
                <w:vAlign w:val="center"/>
              </w:tcPr>
            </w:tcPrChange>
          </w:tcPr>
          <w:p w14:paraId="69A60063" w14:textId="769759CA" w:rsidR="00286A65" w:rsidRPr="00CF42A6" w:rsidRDefault="00286A65" w:rsidP="00286A65">
            <w:pPr>
              <w:pStyle w:val="TableBody"/>
              <w:jc w:val="center"/>
              <w:rPr>
                <w:ins w:id="40" w:author="Muhamad Ridho Zul Khoiri" w:date="2026-07-14T10:42:00Z" w16du:dateUtc="2026-07-14T03:42:00Z"/>
                <w:rFonts w:cs="Arial"/>
                <w:highlight w:val="yellow"/>
                <w:rPrChange w:id="41" w:author="Muhamad Ridho Zul Khoiri" w:date="2026-07-14T10:44:00Z" w16du:dateUtc="2026-07-14T03:44:00Z">
                  <w:rPr>
                    <w:ins w:id="42" w:author="Muhamad Ridho Zul Khoiri" w:date="2026-07-14T10:42:00Z" w16du:dateUtc="2026-07-14T03:42:00Z"/>
                  </w:rPr>
                </w:rPrChange>
              </w:rPr>
            </w:pPr>
            <w:ins w:id="43" w:author="Muhamad Ridho Zul Khoiri" w:date="2026-07-14T10:42:00Z" w16du:dateUtc="2026-07-14T03:42:00Z">
              <w:r w:rsidRPr="00CF42A6">
                <w:rPr>
                  <w:rFonts w:cs="Arial"/>
                  <w:highlight w:val="yellow"/>
                  <w:rPrChange w:id="44" w:author="Muhamad Ridho Zul Khoiri" w:date="2026-07-14T10:44:00Z" w16du:dateUtc="2026-07-14T03:44:00Z">
                    <w:rPr/>
                  </w:rPrChange>
                </w:rPr>
                <w:t>M. Ridho Z.K</w:t>
              </w:r>
            </w:ins>
          </w:p>
        </w:tc>
        <w:tc>
          <w:tcPr>
            <w:tcW w:w="1260" w:type="dxa"/>
            <w:vAlign w:val="center"/>
            <w:tcPrChange w:id="45" w:author="Muhamad Ridho Zul Khoiri" w:date="2026-07-14T10:43:00Z" w16du:dateUtc="2026-07-14T03:43:00Z">
              <w:tcPr>
                <w:tcW w:w="1260" w:type="dxa"/>
                <w:vAlign w:val="center"/>
              </w:tcPr>
            </w:tcPrChange>
          </w:tcPr>
          <w:p w14:paraId="2069B979" w14:textId="1AB82A64" w:rsidR="00286A65" w:rsidRPr="00CF42A6" w:rsidRDefault="00286A65" w:rsidP="00286A65">
            <w:pPr>
              <w:pStyle w:val="TableBody"/>
              <w:jc w:val="center"/>
              <w:rPr>
                <w:ins w:id="46" w:author="Muhamad Ridho Zul Khoiri" w:date="2026-07-14T10:42:00Z" w16du:dateUtc="2026-07-14T03:42:00Z"/>
                <w:rFonts w:cs="Arial"/>
                <w:highlight w:val="yellow"/>
                <w:rPrChange w:id="47" w:author="Muhamad Ridho Zul Khoiri" w:date="2026-07-14T10:44:00Z" w16du:dateUtc="2026-07-14T03:44:00Z">
                  <w:rPr>
                    <w:ins w:id="48" w:author="Muhamad Ridho Zul Khoiri" w:date="2026-07-14T10:42:00Z" w16du:dateUtc="2026-07-14T03:42:00Z"/>
                  </w:rPr>
                </w:rPrChange>
              </w:rPr>
            </w:pPr>
            <w:ins w:id="49" w:author="Muhamad Ridho Zul Khoiri" w:date="2026-07-14T10:42:00Z" w16du:dateUtc="2026-07-14T03:42:00Z">
              <w:r w:rsidRPr="00CF42A6">
                <w:rPr>
                  <w:rFonts w:cs="Arial"/>
                  <w:highlight w:val="yellow"/>
                  <w:rPrChange w:id="50" w:author="Muhamad Ridho Zul Khoiri" w:date="2026-07-14T10:44:00Z" w16du:dateUtc="2026-07-14T03:44:00Z">
                    <w:rPr/>
                  </w:rPrChange>
                </w:rPr>
                <w:t>Fikri M. H.</w:t>
              </w:r>
            </w:ins>
          </w:p>
        </w:tc>
        <w:tc>
          <w:tcPr>
            <w:tcW w:w="1033" w:type="dxa"/>
            <w:vAlign w:val="center"/>
            <w:tcPrChange w:id="51" w:author="Muhamad Ridho Zul Khoiri" w:date="2026-07-14T10:43:00Z" w16du:dateUtc="2026-07-14T03:43:00Z">
              <w:tcPr>
                <w:tcW w:w="1033" w:type="dxa"/>
                <w:vAlign w:val="center"/>
              </w:tcPr>
            </w:tcPrChange>
          </w:tcPr>
          <w:p w14:paraId="12FD12D4" w14:textId="72189599" w:rsidR="00286A65" w:rsidRPr="00CF42A6" w:rsidRDefault="00286A65" w:rsidP="00286A65">
            <w:pPr>
              <w:pStyle w:val="TableBody"/>
              <w:jc w:val="center"/>
              <w:rPr>
                <w:ins w:id="52" w:author="Muhamad Ridho Zul Khoiri" w:date="2026-07-14T10:42:00Z" w16du:dateUtc="2026-07-14T03:42:00Z"/>
                <w:rFonts w:cs="Arial"/>
                <w:highlight w:val="yellow"/>
                <w:rPrChange w:id="53" w:author="Muhamad Ridho Zul Khoiri" w:date="2026-07-14T10:44:00Z" w16du:dateUtc="2026-07-14T03:44:00Z">
                  <w:rPr>
                    <w:ins w:id="54" w:author="Muhamad Ridho Zul Khoiri" w:date="2026-07-14T10:42:00Z" w16du:dateUtc="2026-07-14T03:42:00Z"/>
                  </w:rPr>
                </w:rPrChange>
              </w:rPr>
            </w:pPr>
            <w:ins w:id="55" w:author="Muhamad Ridho Zul Khoiri" w:date="2026-07-14T10:42:00Z" w16du:dateUtc="2026-07-14T03:42:00Z">
              <w:r w:rsidRPr="00CF42A6">
                <w:rPr>
                  <w:rFonts w:cs="Arial"/>
                  <w:highlight w:val="yellow"/>
                  <w:rPrChange w:id="56" w:author="Muhamad Ridho Zul Khoiri" w:date="2026-07-14T10:44:00Z" w16du:dateUtc="2026-07-14T03:44:00Z">
                    <w:rPr/>
                  </w:rPrChange>
                </w:rPr>
                <w:t>Jumadil Kubro</w:t>
              </w:r>
            </w:ins>
          </w:p>
        </w:tc>
        <w:tc>
          <w:tcPr>
            <w:tcW w:w="851" w:type="dxa"/>
            <w:vAlign w:val="center"/>
            <w:tcPrChange w:id="57" w:author="Muhamad Ridho Zul Khoiri" w:date="2026-07-14T10:43:00Z" w16du:dateUtc="2026-07-14T03:43:00Z">
              <w:tcPr>
                <w:tcW w:w="851" w:type="dxa"/>
                <w:vAlign w:val="center"/>
              </w:tcPr>
            </w:tcPrChange>
          </w:tcPr>
          <w:p w14:paraId="11C80784" w14:textId="34300C63" w:rsidR="00286A65" w:rsidRPr="00CF42A6" w:rsidRDefault="00286A65" w:rsidP="00286A65">
            <w:pPr>
              <w:pStyle w:val="TableBody"/>
              <w:jc w:val="center"/>
              <w:rPr>
                <w:ins w:id="58" w:author="Muhamad Ridho Zul Khoiri" w:date="2026-07-14T10:42:00Z" w16du:dateUtc="2026-07-14T03:42:00Z"/>
                <w:rFonts w:cs="Arial"/>
                <w:highlight w:val="yellow"/>
                <w:rPrChange w:id="59" w:author="Muhamad Ridho Zul Khoiri" w:date="2026-07-14T10:44:00Z" w16du:dateUtc="2026-07-14T03:44:00Z">
                  <w:rPr>
                    <w:ins w:id="60" w:author="Muhamad Ridho Zul Khoiri" w:date="2026-07-14T10:42:00Z" w16du:dateUtc="2026-07-14T03:42:00Z"/>
                  </w:rPr>
                </w:rPrChange>
              </w:rPr>
            </w:pPr>
            <w:ins w:id="61" w:author="Muhamad Ridho Zul Khoiri" w:date="2026-07-14T10:42:00Z" w16du:dateUtc="2026-07-14T03:42:00Z">
              <w:r w:rsidRPr="00CF42A6">
                <w:rPr>
                  <w:rFonts w:cs="Arial"/>
                  <w:highlight w:val="yellow"/>
                  <w:rPrChange w:id="62" w:author="Muhamad Ridho Zul Khoiri" w:date="2026-07-14T10:44:00Z" w16du:dateUtc="2026-07-14T03:44:00Z">
                    <w:rPr/>
                  </w:rPrChange>
                </w:rPr>
                <w:t>Jumadil Kubro</w:t>
              </w:r>
            </w:ins>
          </w:p>
        </w:tc>
        <w:tc>
          <w:tcPr>
            <w:tcW w:w="850" w:type="dxa"/>
            <w:vAlign w:val="center"/>
            <w:tcPrChange w:id="63" w:author="Muhamad Ridho Zul Khoiri" w:date="2026-07-14T10:43:00Z" w16du:dateUtc="2026-07-14T03:43:00Z">
              <w:tcPr>
                <w:tcW w:w="850" w:type="dxa"/>
                <w:vAlign w:val="center"/>
              </w:tcPr>
            </w:tcPrChange>
          </w:tcPr>
          <w:p w14:paraId="41D504C8" w14:textId="32580AE8" w:rsidR="00286A65" w:rsidRPr="00CF42A6" w:rsidRDefault="00286A65" w:rsidP="00286A65">
            <w:pPr>
              <w:pStyle w:val="TableBody"/>
              <w:jc w:val="center"/>
              <w:rPr>
                <w:ins w:id="64" w:author="Muhamad Ridho Zul Khoiri" w:date="2026-07-14T10:42:00Z" w16du:dateUtc="2026-07-14T03:42:00Z"/>
                <w:rFonts w:cs="Arial"/>
                <w:highlight w:val="yellow"/>
                <w:rPrChange w:id="65" w:author="Muhamad Ridho Zul Khoiri" w:date="2026-07-14T10:44:00Z" w16du:dateUtc="2026-07-14T03:44:00Z">
                  <w:rPr>
                    <w:ins w:id="66" w:author="Muhamad Ridho Zul Khoiri" w:date="2026-07-14T10:42:00Z" w16du:dateUtc="2026-07-14T03:42:00Z"/>
                  </w:rPr>
                </w:rPrChange>
              </w:rPr>
            </w:pPr>
            <w:ins w:id="67" w:author="Muhamad Ridho Zul Khoiri" w:date="2026-07-14T10:42:00Z" w16du:dateUtc="2026-07-14T03:42:00Z">
              <w:r w:rsidRPr="00CF42A6">
                <w:rPr>
                  <w:rFonts w:cs="Arial"/>
                  <w:highlight w:val="yellow"/>
                  <w:rPrChange w:id="68" w:author="Muhamad Ridho Zul Khoiri" w:date="2026-07-14T10:44:00Z" w16du:dateUtc="2026-07-14T03:44:00Z">
                    <w:rPr/>
                  </w:rPrChange>
                </w:rPr>
                <w:t>Tri Laksono</w:t>
              </w:r>
            </w:ins>
          </w:p>
        </w:tc>
      </w:tr>
      <w:tr w:rsidR="005F380D" w:rsidRPr="00CF42A6" w14:paraId="226AA3FA" w14:textId="77777777" w:rsidTr="00286A65">
        <w:trPr>
          <w:trHeight w:val="300"/>
          <w:trPrChange w:id="69" w:author="Muhamad Ridho Zul Khoiri" w:date="2026-07-14T10:43:00Z" w16du:dateUtc="2026-07-14T03:43:00Z">
            <w:trPr>
              <w:trHeight w:val="300"/>
            </w:trPr>
          </w:trPrChange>
        </w:trPr>
        <w:tc>
          <w:tcPr>
            <w:tcW w:w="674" w:type="dxa"/>
            <w:vAlign w:val="center"/>
            <w:tcPrChange w:id="70" w:author="Muhamad Ridho Zul Khoiri" w:date="2026-07-14T10:43:00Z" w16du:dateUtc="2026-07-14T03:43:00Z">
              <w:tcPr>
                <w:tcW w:w="674" w:type="dxa"/>
                <w:vAlign w:val="center"/>
              </w:tcPr>
            </w:tcPrChange>
          </w:tcPr>
          <w:p w14:paraId="671810EF" w14:textId="77777777" w:rsidR="005F380D" w:rsidRPr="00CF42A6" w:rsidRDefault="005F380D" w:rsidP="00A04960">
            <w:pPr>
              <w:pStyle w:val="TableBody"/>
              <w:jc w:val="center"/>
              <w:rPr>
                <w:rFonts w:cs="Arial"/>
              </w:rPr>
            </w:pPr>
            <w:r w:rsidRPr="00CF42A6">
              <w:rPr>
                <w:rFonts w:cs="Arial"/>
              </w:rPr>
              <w:t>3</w:t>
            </w:r>
          </w:p>
        </w:tc>
        <w:tc>
          <w:tcPr>
            <w:tcW w:w="710" w:type="dxa"/>
            <w:vAlign w:val="center"/>
            <w:tcPrChange w:id="71" w:author="Muhamad Ridho Zul Khoiri" w:date="2026-07-14T10:43:00Z" w16du:dateUtc="2026-07-14T03:43:00Z">
              <w:tcPr>
                <w:tcW w:w="710" w:type="dxa"/>
                <w:vAlign w:val="center"/>
              </w:tcPr>
            </w:tcPrChange>
          </w:tcPr>
          <w:p w14:paraId="214E9544" w14:textId="77777777" w:rsidR="005F380D" w:rsidRPr="00CF42A6" w:rsidRDefault="005F380D" w:rsidP="00A04960">
            <w:pPr>
              <w:pStyle w:val="TableBody"/>
              <w:jc w:val="center"/>
              <w:rPr>
                <w:rFonts w:cs="Arial"/>
              </w:rPr>
            </w:pPr>
            <w:r w:rsidRPr="00CF42A6">
              <w:rPr>
                <w:rFonts w:cs="Arial"/>
              </w:rPr>
              <w:t>IFU</w:t>
            </w:r>
          </w:p>
        </w:tc>
        <w:tc>
          <w:tcPr>
            <w:tcW w:w="992" w:type="dxa"/>
            <w:vAlign w:val="center"/>
            <w:tcPrChange w:id="72" w:author="Muhamad Ridho Zul Khoiri" w:date="2026-07-14T10:43:00Z" w16du:dateUtc="2026-07-14T03:43:00Z">
              <w:tcPr>
                <w:tcW w:w="992" w:type="dxa"/>
                <w:vAlign w:val="center"/>
              </w:tcPr>
            </w:tcPrChange>
          </w:tcPr>
          <w:p w14:paraId="5EC10F84" w14:textId="77777777" w:rsidR="005F380D" w:rsidRPr="00CF42A6" w:rsidRDefault="005F380D" w:rsidP="00A04960">
            <w:pPr>
              <w:pStyle w:val="TableBody"/>
              <w:jc w:val="center"/>
              <w:rPr>
                <w:rFonts w:cs="Arial"/>
              </w:rPr>
            </w:pPr>
            <w:r w:rsidRPr="00CF42A6">
              <w:rPr>
                <w:rFonts w:cs="Arial"/>
              </w:rPr>
              <w:t>Nov 22, 2024</w:t>
            </w:r>
          </w:p>
        </w:tc>
        <w:tc>
          <w:tcPr>
            <w:tcW w:w="1759" w:type="dxa"/>
            <w:vAlign w:val="center"/>
            <w:tcPrChange w:id="73" w:author="Muhamad Ridho Zul Khoiri" w:date="2026-07-14T10:43:00Z" w16du:dateUtc="2026-07-14T03:43:00Z">
              <w:tcPr>
                <w:tcW w:w="1872" w:type="dxa"/>
                <w:gridSpan w:val="2"/>
                <w:vAlign w:val="center"/>
              </w:tcPr>
            </w:tcPrChange>
          </w:tcPr>
          <w:p w14:paraId="2F7D358A" w14:textId="77777777" w:rsidR="005F380D" w:rsidRPr="00CF42A6" w:rsidRDefault="005F380D" w:rsidP="00A04960">
            <w:pPr>
              <w:pStyle w:val="TableBody"/>
              <w:jc w:val="center"/>
              <w:rPr>
                <w:rFonts w:cs="Arial"/>
              </w:rPr>
            </w:pPr>
            <w:r w:rsidRPr="00CF42A6">
              <w:rPr>
                <w:rFonts w:cs="Arial"/>
              </w:rPr>
              <w:t>Issued for Use</w:t>
            </w:r>
          </w:p>
        </w:tc>
        <w:tc>
          <w:tcPr>
            <w:tcW w:w="1193" w:type="dxa"/>
            <w:vAlign w:val="center"/>
            <w:tcPrChange w:id="74" w:author="Muhamad Ridho Zul Khoiri" w:date="2026-07-14T10:43:00Z" w16du:dateUtc="2026-07-14T03:43:00Z">
              <w:tcPr>
                <w:tcW w:w="1080" w:type="dxa"/>
                <w:vAlign w:val="center"/>
              </w:tcPr>
            </w:tcPrChange>
          </w:tcPr>
          <w:p w14:paraId="717BA8E6" w14:textId="77777777" w:rsidR="005F380D" w:rsidRPr="00CF42A6" w:rsidRDefault="005F380D" w:rsidP="00A04960">
            <w:pPr>
              <w:pStyle w:val="TableBody"/>
              <w:jc w:val="center"/>
              <w:rPr>
                <w:rFonts w:cs="Arial"/>
              </w:rPr>
            </w:pPr>
            <w:r w:rsidRPr="00CF42A6">
              <w:rPr>
                <w:rFonts w:cs="Arial"/>
              </w:rPr>
              <w:t>Fikri M. H.</w:t>
            </w:r>
          </w:p>
        </w:tc>
        <w:tc>
          <w:tcPr>
            <w:tcW w:w="1260" w:type="dxa"/>
            <w:vAlign w:val="center"/>
            <w:tcPrChange w:id="75" w:author="Muhamad Ridho Zul Khoiri" w:date="2026-07-14T10:43:00Z" w16du:dateUtc="2026-07-14T03:43:00Z">
              <w:tcPr>
                <w:tcW w:w="1260" w:type="dxa"/>
                <w:vAlign w:val="center"/>
              </w:tcPr>
            </w:tcPrChange>
          </w:tcPr>
          <w:p w14:paraId="300B817B" w14:textId="595F36A7" w:rsidR="005F380D" w:rsidRPr="00CF42A6" w:rsidRDefault="00BE764D" w:rsidP="00A04960">
            <w:pPr>
              <w:pStyle w:val="TableBody"/>
              <w:jc w:val="center"/>
              <w:rPr>
                <w:rFonts w:cs="Arial"/>
              </w:rPr>
            </w:pPr>
            <w:r w:rsidRPr="00CF42A6">
              <w:rPr>
                <w:rFonts w:cs="Arial"/>
              </w:rPr>
              <w:t>Jumadil Kubro</w:t>
            </w:r>
          </w:p>
        </w:tc>
        <w:tc>
          <w:tcPr>
            <w:tcW w:w="1033" w:type="dxa"/>
            <w:vAlign w:val="center"/>
            <w:tcPrChange w:id="76" w:author="Muhamad Ridho Zul Khoiri" w:date="2026-07-14T10:43:00Z" w16du:dateUtc="2026-07-14T03:43:00Z">
              <w:tcPr>
                <w:tcW w:w="1033" w:type="dxa"/>
                <w:vAlign w:val="center"/>
              </w:tcPr>
            </w:tcPrChange>
          </w:tcPr>
          <w:p w14:paraId="44732453" w14:textId="77777777" w:rsidR="005F380D" w:rsidRPr="00CF42A6" w:rsidRDefault="005F380D" w:rsidP="00A04960">
            <w:pPr>
              <w:pStyle w:val="TableBody"/>
              <w:jc w:val="center"/>
              <w:rPr>
                <w:rFonts w:cs="Arial"/>
              </w:rPr>
            </w:pPr>
            <w:r w:rsidRPr="00CF42A6">
              <w:rPr>
                <w:rFonts w:cs="Arial"/>
              </w:rPr>
              <w:t>Jumadil Kubro</w:t>
            </w:r>
          </w:p>
        </w:tc>
        <w:tc>
          <w:tcPr>
            <w:tcW w:w="851" w:type="dxa"/>
            <w:vAlign w:val="center"/>
            <w:tcPrChange w:id="77" w:author="Muhamad Ridho Zul Khoiri" w:date="2026-07-14T10:43:00Z" w16du:dateUtc="2026-07-14T03:43:00Z">
              <w:tcPr>
                <w:tcW w:w="851" w:type="dxa"/>
                <w:vAlign w:val="center"/>
              </w:tcPr>
            </w:tcPrChange>
          </w:tcPr>
          <w:p w14:paraId="1045596D" w14:textId="77777777" w:rsidR="005F380D" w:rsidRPr="00CF42A6" w:rsidRDefault="005F380D" w:rsidP="00A04960">
            <w:pPr>
              <w:pStyle w:val="TableBody"/>
              <w:jc w:val="center"/>
              <w:rPr>
                <w:rFonts w:cs="Arial"/>
              </w:rPr>
            </w:pPr>
            <w:r w:rsidRPr="00CF42A6">
              <w:rPr>
                <w:rFonts w:cs="Arial"/>
              </w:rPr>
              <w:t>Jumadil Kubro</w:t>
            </w:r>
          </w:p>
        </w:tc>
        <w:tc>
          <w:tcPr>
            <w:tcW w:w="850" w:type="dxa"/>
            <w:vAlign w:val="center"/>
            <w:tcPrChange w:id="78" w:author="Muhamad Ridho Zul Khoiri" w:date="2026-07-14T10:43:00Z" w16du:dateUtc="2026-07-14T03:43:00Z">
              <w:tcPr>
                <w:tcW w:w="850" w:type="dxa"/>
                <w:vAlign w:val="center"/>
              </w:tcPr>
            </w:tcPrChange>
          </w:tcPr>
          <w:p w14:paraId="4F8452D5" w14:textId="77777777" w:rsidR="005F380D" w:rsidRPr="00CF42A6" w:rsidRDefault="005F380D" w:rsidP="00A04960">
            <w:pPr>
              <w:pStyle w:val="TableBody"/>
              <w:jc w:val="center"/>
              <w:rPr>
                <w:rFonts w:cs="Arial"/>
              </w:rPr>
            </w:pPr>
            <w:r w:rsidRPr="00CF42A6">
              <w:rPr>
                <w:rFonts w:cs="Arial"/>
              </w:rPr>
              <w:t>Tri Laksono</w:t>
            </w:r>
          </w:p>
        </w:tc>
      </w:tr>
      <w:tr w:rsidR="005F380D" w:rsidRPr="00CF42A6" w14:paraId="43055F2B" w14:textId="77777777" w:rsidTr="00286A65">
        <w:trPr>
          <w:trHeight w:val="300"/>
          <w:trPrChange w:id="79" w:author="Muhamad Ridho Zul Khoiri" w:date="2026-07-14T10:43:00Z" w16du:dateUtc="2026-07-14T03:43:00Z">
            <w:trPr>
              <w:trHeight w:val="300"/>
            </w:trPr>
          </w:trPrChange>
        </w:trPr>
        <w:tc>
          <w:tcPr>
            <w:tcW w:w="674" w:type="dxa"/>
            <w:vAlign w:val="center"/>
            <w:tcPrChange w:id="80" w:author="Muhamad Ridho Zul Khoiri" w:date="2026-07-14T10:43:00Z" w16du:dateUtc="2026-07-14T03:43:00Z">
              <w:tcPr>
                <w:tcW w:w="674" w:type="dxa"/>
                <w:vAlign w:val="center"/>
              </w:tcPr>
            </w:tcPrChange>
          </w:tcPr>
          <w:p w14:paraId="70216531" w14:textId="77777777" w:rsidR="005F380D" w:rsidRPr="00CF42A6" w:rsidRDefault="005F380D" w:rsidP="00A04960">
            <w:pPr>
              <w:pStyle w:val="TableBody"/>
              <w:jc w:val="center"/>
              <w:rPr>
                <w:rFonts w:cs="Arial"/>
              </w:rPr>
            </w:pPr>
            <w:r w:rsidRPr="00CF42A6">
              <w:rPr>
                <w:rFonts w:cs="Arial"/>
              </w:rPr>
              <w:t>2</w:t>
            </w:r>
          </w:p>
        </w:tc>
        <w:tc>
          <w:tcPr>
            <w:tcW w:w="710" w:type="dxa"/>
            <w:vAlign w:val="center"/>
            <w:tcPrChange w:id="81" w:author="Muhamad Ridho Zul Khoiri" w:date="2026-07-14T10:43:00Z" w16du:dateUtc="2026-07-14T03:43:00Z">
              <w:tcPr>
                <w:tcW w:w="710" w:type="dxa"/>
                <w:vAlign w:val="center"/>
              </w:tcPr>
            </w:tcPrChange>
          </w:tcPr>
          <w:p w14:paraId="4C33EB8E" w14:textId="77777777" w:rsidR="005F380D" w:rsidRPr="00CF42A6" w:rsidRDefault="005F380D" w:rsidP="00A04960">
            <w:pPr>
              <w:pStyle w:val="TableBody"/>
              <w:jc w:val="center"/>
              <w:rPr>
                <w:rFonts w:cs="Arial"/>
              </w:rPr>
            </w:pPr>
            <w:r w:rsidRPr="00CF42A6">
              <w:rPr>
                <w:rFonts w:cs="Arial"/>
              </w:rPr>
              <w:t>IFU</w:t>
            </w:r>
          </w:p>
        </w:tc>
        <w:tc>
          <w:tcPr>
            <w:tcW w:w="992" w:type="dxa"/>
            <w:vAlign w:val="center"/>
            <w:tcPrChange w:id="82" w:author="Muhamad Ridho Zul Khoiri" w:date="2026-07-14T10:43:00Z" w16du:dateUtc="2026-07-14T03:43:00Z">
              <w:tcPr>
                <w:tcW w:w="992" w:type="dxa"/>
                <w:vAlign w:val="center"/>
              </w:tcPr>
            </w:tcPrChange>
          </w:tcPr>
          <w:p w14:paraId="7EE09002" w14:textId="77777777" w:rsidR="005F380D" w:rsidRPr="00CF42A6" w:rsidRDefault="005F380D" w:rsidP="00A04960">
            <w:pPr>
              <w:pStyle w:val="TableBody"/>
              <w:jc w:val="center"/>
              <w:rPr>
                <w:rFonts w:cs="Arial"/>
              </w:rPr>
            </w:pPr>
            <w:r w:rsidRPr="00CF42A6">
              <w:rPr>
                <w:rFonts w:cs="Arial"/>
              </w:rPr>
              <w:t>Aug 01, 2015</w:t>
            </w:r>
          </w:p>
        </w:tc>
        <w:tc>
          <w:tcPr>
            <w:tcW w:w="1759" w:type="dxa"/>
            <w:vAlign w:val="center"/>
            <w:tcPrChange w:id="83" w:author="Muhamad Ridho Zul Khoiri" w:date="2026-07-14T10:43:00Z" w16du:dateUtc="2026-07-14T03:43:00Z">
              <w:tcPr>
                <w:tcW w:w="1872" w:type="dxa"/>
                <w:gridSpan w:val="2"/>
                <w:vAlign w:val="center"/>
              </w:tcPr>
            </w:tcPrChange>
          </w:tcPr>
          <w:p w14:paraId="08018C60" w14:textId="77777777" w:rsidR="005F380D" w:rsidRPr="00CF42A6" w:rsidRDefault="005F380D" w:rsidP="00A04960">
            <w:pPr>
              <w:pStyle w:val="TableBody"/>
              <w:jc w:val="center"/>
              <w:rPr>
                <w:rFonts w:cs="Arial"/>
              </w:rPr>
            </w:pPr>
            <w:r w:rsidRPr="00CF42A6">
              <w:rPr>
                <w:rFonts w:cs="Arial"/>
              </w:rPr>
              <w:t>Issued for Use</w:t>
            </w:r>
          </w:p>
        </w:tc>
        <w:tc>
          <w:tcPr>
            <w:tcW w:w="1193" w:type="dxa"/>
            <w:vAlign w:val="center"/>
            <w:tcPrChange w:id="84" w:author="Muhamad Ridho Zul Khoiri" w:date="2026-07-14T10:43:00Z" w16du:dateUtc="2026-07-14T03:43:00Z">
              <w:tcPr>
                <w:tcW w:w="1080" w:type="dxa"/>
                <w:vAlign w:val="center"/>
              </w:tcPr>
            </w:tcPrChange>
          </w:tcPr>
          <w:p w14:paraId="3E72E4DD" w14:textId="77777777" w:rsidR="005F380D" w:rsidRPr="00CF42A6" w:rsidRDefault="005F380D" w:rsidP="00A04960">
            <w:pPr>
              <w:pStyle w:val="TableBody"/>
              <w:jc w:val="center"/>
              <w:rPr>
                <w:rFonts w:cs="Arial"/>
              </w:rPr>
            </w:pPr>
            <w:r w:rsidRPr="00CF42A6">
              <w:rPr>
                <w:rFonts w:cs="Arial"/>
              </w:rPr>
              <w:t>J. Sitter</w:t>
            </w:r>
          </w:p>
        </w:tc>
        <w:tc>
          <w:tcPr>
            <w:tcW w:w="1260" w:type="dxa"/>
            <w:vAlign w:val="center"/>
            <w:tcPrChange w:id="85" w:author="Muhamad Ridho Zul Khoiri" w:date="2026-07-14T10:43:00Z" w16du:dateUtc="2026-07-14T03:43:00Z">
              <w:tcPr>
                <w:tcW w:w="1260" w:type="dxa"/>
                <w:vAlign w:val="center"/>
              </w:tcPr>
            </w:tcPrChange>
          </w:tcPr>
          <w:p w14:paraId="58C2CFA5" w14:textId="77777777" w:rsidR="005F380D" w:rsidRPr="00CF42A6" w:rsidRDefault="005F380D" w:rsidP="00A04960">
            <w:pPr>
              <w:pStyle w:val="TableBody"/>
              <w:jc w:val="center"/>
              <w:rPr>
                <w:rFonts w:cs="Arial"/>
              </w:rPr>
            </w:pPr>
            <w:r w:rsidRPr="00CF42A6">
              <w:rPr>
                <w:rFonts w:cs="Arial"/>
              </w:rPr>
              <w:t>Dirk F.</w:t>
            </w:r>
          </w:p>
        </w:tc>
        <w:tc>
          <w:tcPr>
            <w:tcW w:w="1033" w:type="dxa"/>
            <w:vAlign w:val="center"/>
            <w:tcPrChange w:id="86" w:author="Muhamad Ridho Zul Khoiri" w:date="2026-07-14T10:43:00Z" w16du:dateUtc="2026-07-14T03:43:00Z">
              <w:tcPr>
                <w:tcW w:w="1033" w:type="dxa"/>
                <w:vAlign w:val="center"/>
              </w:tcPr>
            </w:tcPrChange>
          </w:tcPr>
          <w:p w14:paraId="44A4D338" w14:textId="77777777" w:rsidR="005F380D" w:rsidRPr="00CF42A6" w:rsidRDefault="005F380D" w:rsidP="00A04960">
            <w:pPr>
              <w:pStyle w:val="TableBody"/>
              <w:jc w:val="center"/>
              <w:rPr>
                <w:rFonts w:cs="Arial"/>
              </w:rPr>
            </w:pPr>
            <w:r w:rsidRPr="00CF42A6">
              <w:rPr>
                <w:rFonts w:cs="Arial"/>
              </w:rPr>
              <w:t>Ali M.</w:t>
            </w:r>
          </w:p>
        </w:tc>
        <w:tc>
          <w:tcPr>
            <w:tcW w:w="851" w:type="dxa"/>
            <w:vAlign w:val="center"/>
            <w:tcPrChange w:id="87" w:author="Muhamad Ridho Zul Khoiri" w:date="2026-07-14T10:43:00Z" w16du:dateUtc="2026-07-14T03:43:00Z">
              <w:tcPr>
                <w:tcW w:w="851" w:type="dxa"/>
                <w:vAlign w:val="center"/>
              </w:tcPr>
            </w:tcPrChange>
          </w:tcPr>
          <w:p w14:paraId="0247E2DD" w14:textId="77777777" w:rsidR="005F380D" w:rsidRPr="00CF42A6" w:rsidRDefault="005F380D" w:rsidP="00A04960">
            <w:pPr>
              <w:pStyle w:val="TableBody"/>
              <w:jc w:val="center"/>
              <w:rPr>
                <w:rFonts w:cs="Arial"/>
              </w:rPr>
            </w:pPr>
            <w:r w:rsidRPr="00CF42A6">
              <w:rPr>
                <w:rFonts w:cs="Arial"/>
              </w:rPr>
              <w:t>Rismal A.</w:t>
            </w:r>
          </w:p>
        </w:tc>
        <w:tc>
          <w:tcPr>
            <w:tcW w:w="850" w:type="dxa"/>
            <w:vAlign w:val="center"/>
            <w:tcPrChange w:id="88" w:author="Muhamad Ridho Zul Khoiri" w:date="2026-07-14T10:43:00Z" w16du:dateUtc="2026-07-14T03:43:00Z">
              <w:tcPr>
                <w:tcW w:w="850" w:type="dxa"/>
                <w:vAlign w:val="center"/>
              </w:tcPr>
            </w:tcPrChange>
          </w:tcPr>
          <w:p w14:paraId="1AD6F1C2" w14:textId="77777777" w:rsidR="005F380D" w:rsidRPr="00CF42A6" w:rsidRDefault="005F380D" w:rsidP="00A04960">
            <w:pPr>
              <w:pStyle w:val="TableBody"/>
              <w:jc w:val="center"/>
              <w:rPr>
                <w:rFonts w:cs="Arial"/>
              </w:rPr>
            </w:pPr>
            <w:r w:rsidRPr="00CF42A6">
              <w:rPr>
                <w:rFonts w:cs="Arial"/>
              </w:rPr>
              <w:t>Mark P.</w:t>
            </w:r>
          </w:p>
        </w:tc>
      </w:tr>
      <w:tr w:rsidR="005F380D" w:rsidRPr="00CF42A6" w14:paraId="531E11D9" w14:textId="77777777" w:rsidTr="00286A65">
        <w:trPr>
          <w:trHeight w:val="300"/>
          <w:trPrChange w:id="89" w:author="Muhamad Ridho Zul Khoiri" w:date="2026-07-14T10:43:00Z" w16du:dateUtc="2026-07-14T03:43:00Z">
            <w:trPr>
              <w:trHeight w:val="300"/>
            </w:trPr>
          </w:trPrChange>
        </w:trPr>
        <w:tc>
          <w:tcPr>
            <w:tcW w:w="674" w:type="dxa"/>
            <w:vAlign w:val="center"/>
            <w:tcPrChange w:id="90" w:author="Muhamad Ridho Zul Khoiri" w:date="2026-07-14T10:43:00Z" w16du:dateUtc="2026-07-14T03:43:00Z">
              <w:tcPr>
                <w:tcW w:w="674" w:type="dxa"/>
                <w:vAlign w:val="center"/>
              </w:tcPr>
            </w:tcPrChange>
          </w:tcPr>
          <w:p w14:paraId="4020CE3C" w14:textId="77777777" w:rsidR="005F380D" w:rsidRPr="00CF42A6" w:rsidRDefault="005F380D" w:rsidP="00A04960">
            <w:pPr>
              <w:pStyle w:val="TableBody"/>
              <w:jc w:val="center"/>
              <w:rPr>
                <w:rFonts w:cs="Arial"/>
              </w:rPr>
            </w:pPr>
            <w:r w:rsidRPr="00CF42A6">
              <w:rPr>
                <w:rFonts w:cs="Arial"/>
              </w:rPr>
              <w:t>1</w:t>
            </w:r>
          </w:p>
        </w:tc>
        <w:tc>
          <w:tcPr>
            <w:tcW w:w="710" w:type="dxa"/>
            <w:vAlign w:val="center"/>
            <w:tcPrChange w:id="91" w:author="Muhamad Ridho Zul Khoiri" w:date="2026-07-14T10:43:00Z" w16du:dateUtc="2026-07-14T03:43:00Z">
              <w:tcPr>
                <w:tcW w:w="710" w:type="dxa"/>
                <w:vAlign w:val="center"/>
              </w:tcPr>
            </w:tcPrChange>
          </w:tcPr>
          <w:p w14:paraId="4594B6ED" w14:textId="77777777" w:rsidR="005F380D" w:rsidRPr="00CF42A6" w:rsidRDefault="005F380D" w:rsidP="00A04960">
            <w:pPr>
              <w:pStyle w:val="TableBody"/>
              <w:jc w:val="center"/>
              <w:rPr>
                <w:rFonts w:cs="Arial"/>
              </w:rPr>
            </w:pPr>
            <w:r w:rsidRPr="00CF42A6">
              <w:rPr>
                <w:rFonts w:cs="Arial"/>
              </w:rPr>
              <w:t>IFU</w:t>
            </w:r>
          </w:p>
        </w:tc>
        <w:tc>
          <w:tcPr>
            <w:tcW w:w="992" w:type="dxa"/>
            <w:vAlign w:val="center"/>
            <w:tcPrChange w:id="92" w:author="Muhamad Ridho Zul Khoiri" w:date="2026-07-14T10:43:00Z" w16du:dateUtc="2026-07-14T03:43:00Z">
              <w:tcPr>
                <w:tcW w:w="992" w:type="dxa"/>
                <w:vAlign w:val="center"/>
              </w:tcPr>
            </w:tcPrChange>
          </w:tcPr>
          <w:p w14:paraId="753A87D9" w14:textId="77777777" w:rsidR="005F380D" w:rsidRPr="00CF42A6" w:rsidRDefault="005F380D" w:rsidP="00A04960">
            <w:pPr>
              <w:pStyle w:val="TableBody"/>
              <w:jc w:val="center"/>
              <w:rPr>
                <w:rFonts w:cs="Arial"/>
              </w:rPr>
            </w:pPr>
            <w:r w:rsidRPr="00CF42A6">
              <w:rPr>
                <w:rFonts w:cs="Arial"/>
              </w:rPr>
              <w:t>Dec 12, 2013</w:t>
            </w:r>
          </w:p>
        </w:tc>
        <w:tc>
          <w:tcPr>
            <w:tcW w:w="1759" w:type="dxa"/>
            <w:vAlign w:val="center"/>
            <w:tcPrChange w:id="93" w:author="Muhamad Ridho Zul Khoiri" w:date="2026-07-14T10:43:00Z" w16du:dateUtc="2026-07-14T03:43:00Z">
              <w:tcPr>
                <w:tcW w:w="1872" w:type="dxa"/>
                <w:gridSpan w:val="2"/>
                <w:vAlign w:val="center"/>
              </w:tcPr>
            </w:tcPrChange>
          </w:tcPr>
          <w:p w14:paraId="617A834B" w14:textId="77777777" w:rsidR="005F380D" w:rsidRPr="00CF42A6" w:rsidRDefault="005F380D" w:rsidP="00A04960">
            <w:pPr>
              <w:pStyle w:val="TableBody"/>
              <w:jc w:val="center"/>
              <w:rPr>
                <w:rFonts w:cs="Arial"/>
              </w:rPr>
            </w:pPr>
            <w:r w:rsidRPr="00CF42A6">
              <w:rPr>
                <w:rFonts w:cs="Arial"/>
              </w:rPr>
              <w:t>Issued for Use</w:t>
            </w:r>
          </w:p>
        </w:tc>
        <w:tc>
          <w:tcPr>
            <w:tcW w:w="1193" w:type="dxa"/>
            <w:vAlign w:val="center"/>
            <w:tcPrChange w:id="94" w:author="Muhamad Ridho Zul Khoiri" w:date="2026-07-14T10:43:00Z" w16du:dateUtc="2026-07-14T03:43:00Z">
              <w:tcPr>
                <w:tcW w:w="1080" w:type="dxa"/>
                <w:vAlign w:val="center"/>
              </w:tcPr>
            </w:tcPrChange>
          </w:tcPr>
          <w:p w14:paraId="340BD101" w14:textId="77777777" w:rsidR="005F380D" w:rsidRPr="00CF42A6" w:rsidRDefault="005F380D" w:rsidP="00A04960">
            <w:pPr>
              <w:pStyle w:val="TableBody"/>
              <w:jc w:val="center"/>
              <w:rPr>
                <w:rFonts w:cs="Arial"/>
              </w:rPr>
            </w:pPr>
            <w:r w:rsidRPr="00CF42A6">
              <w:rPr>
                <w:rFonts w:cs="Arial"/>
              </w:rPr>
              <w:t>Tri L.</w:t>
            </w:r>
          </w:p>
        </w:tc>
        <w:tc>
          <w:tcPr>
            <w:tcW w:w="1260" w:type="dxa"/>
            <w:vAlign w:val="center"/>
            <w:tcPrChange w:id="95" w:author="Muhamad Ridho Zul Khoiri" w:date="2026-07-14T10:43:00Z" w16du:dateUtc="2026-07-14T03:43:00Z">
              <w:tcPr>
                <w:tcW w:w="1260" w:type="dxa"/>
                <w:vAlign w:val="center"/>
              </w:tcPr>
            </w:tcPrChange>
          </w:tcPr>
          <w:p w14:paraId="445DD766" w14:textId="77777777" w:rsidR="005F380D" w:rsidRPr="00CF42A6" w:rsidRDefault="005F380D" w:rsidP="00A04960">
            <w:pPr>
              <w:pStyle w:val="TableBody"/>
              <w:jc w:val="center"/>
              <w:rPr>
                <w:rFonts w:cs="Arial"/>
              </w:rPr>
            </w:pPr>
            <w:r w:rsidRPr="00CF42A6">
              <w:rPr>
                <w:rFonts w:cs="Arial"/>
              </w:rPr>
              <w:t>John V.</w:t>
            </w:r>
          </w:p>
        </w:tc>
        <w:tc>
          <w:tcPr>
            <w:tcW w:w="1033" w:type="dxa"/>
            <w:vAlign w:val="center"/>
            <w:tcPrChange w:id="96" w:author="Muhamad Ridho Zul Khoiri" w:date="2026-07-14T10:43:00Z" w16du:dateUtc="2026-07-14T03:43:00Z">
              <w:tcPr>
                <w:tcW w:w="1033" w:type="dxa"/>
                <w:vAlign w:val="center"/>
              </w:tcPr>
            </w:tcPrChange>
          </w:tcPr>
          <w:p w14:paraId="5F1D3B32" w14:textId="77777777" w:rsidR="005F380D" w:rsidRPr="00CF42A6" w:rsidRDefault="005F380D" w:rsidP="00A04960">
            <w:pPr>
              <w:pStyle w:val="TableBody"/>
              <w:jc w:val="center"/>
              <w:rPr>
                <w:rFonts w:cs="Arial"/>
              </w:rPr>
            </w:pPr>
            <w:r w:rsidRPr="00CF42A6">
              <w:rPr>
                <w:rFonts w:cs="Arial"/>
              </w:rPr>
              <w:t>Ali M.</w:t>
            </w:r>
          </w:p>
        </w:tc>
        <w:tc>
          <w:tcPr>
            <w:tcW w:w="851" w:type="dxa"/>
            <w:vAlign w:val="center"/>
            <w:tcPrChange w:id="97" w:author="Muhamad Ridho Zul Khoiri" w:date="2026-07-14T10:43:00Z" w16du:dateUtc="2026-07-14T03:43:00Z">
              <w:tcPr>
                <w:tcW w:w="851" w:type="dxa"/>
                <w:vAlign w:val="center"/>
              </w:tcPr>
            </w:tcPrChange>
          </w:tcPr>
          <w:p w14:paraId="7F74D084" w14:textId="77777777" w:rsidR="005F380D" w:rsidRPr="00CF42A6" w:rsidRDefault="005F380D" w:rsidP="00A04960">
            <w:pPr>
              <w:pStyle w:val="TableBody"/>
              <w:jc w:val="center"/>
              <w:rPr>
                <w:rFonts w:cs="Arial"/>
              </w:rPr>
            </w:pPr>
            <w:r w:rsidRPr="00CF42A6">
              <w:rPr>
                <w:rFonts w:cs="Arial"/>
              </w:rPr>
              <w:t>Tim W.</w:t>
            </w:r>
          </w:p>
        </w:tc>
        <w:tc>
          <w:tcPr>
            <w:tcW w:w="850" w:type="dxa"/>
            <w:vAlign w:val="center"/>
            <w:tcPrChange w:id="98" w:author="Muhamad Ridho Zul Khoiri" w:date="2026-07-14T10:43:00Z" w16du:dateUtc="2026-07-14T03:43:00Z">
              <w:tcPr>
                <w:tcW w:w="850" w:type="dxa"/>
                <w:vAlign w:val="center"/>
              </w:tcPr>
            </w:tcPrChange>
          </w:tcPr>
          <w:p w14:paraId="3F70529C" w14:textId="77777777" w:rsidR="005F380D" w:rsidRPr="00CF42A6" w:rsidRDefault="005F380D" w:rsidP="00A04960">
            <w:pPr>
              <w:pStyle w:val="TableBody"/>
              <w:jc w:val="center"/>
              <w:rPr>
                <w:rFonts w:cs="Arial"/>
              </w:rPr>
            </w:pPr>
            <w:r w:rsidRPr="00CF42A6">
              <w:rPr>
                <w:rFonts w:cs="Arial"/>
              </w:rPr>
              <w:t>Taufik A.</w:t>
            </w:r>
          </w:p>
        </w:tc>
      </w:tr>
      <w:tr w:rsidR="005F380D" w:rsidRPr="00CF42A6" w14:paraId="63443471" w14:textId="77777777" w:rsidTr="00286A65">
        <w:trPr>
          <w:trHeight w:val="300"/>
          <w:trPrChange w:id="99" w:author="Muhamad Ridho Zul Khoiri" w:date="2026-07-14T10:43:00Z" w16du:dateUtc="2026-07-14T03:43:00Z">
            <w:trPr>
              <w:trHeight w:val="300"/>
            </w:trPr>
          </w:trPrChange>
        </w:trPr>
        <w:tc>
          <w:tcPr>
            <w:tcW w:w="674" w:type="dxa"/>
            <w:vMerge w:val="restart"/>
            <w:vAlign w:val="center"/>
            <w:tcPrChange w:id="100" w:author="Muhamad Ridho Zul Khoiri" w:date="2026-07-14T10:43:00Z" w16du:dateUtc="2026-07-14T03:43:00Z">
              <w:tcPr>
                <w:tcW w:w="674" w:type="dxa"/>
                <w:vMerge w:val="restart"/>
                <w:vAlign w:val="center"/>
              </w:tcPr>
            </w:tcPrChange>
          </w:tcPr>
          <w:p w14:paraId="439F903E" w14:textId="77777777" w:rsidR="005F380D" w:rsidRPr="00CF42A6" w:rsidRDefault="005F380D" w:rsidP="00A04960">
            <w:pPr>
              <w:pStyle w:val="TableBody"/>
              <w:jc w:val="center"/>
              <w:rPr>
                <w:rFonts w:cs="Arial"/>
              </w:rPr>
            </w:pPr>
            <w:r w:rsidRPr="00CF42A6">
              <w:rPr>
                <w:rFonts w:cs="Arial"/>
              </w:rPr>
              <w:t>Rev</w:t>
            </w:r>
          </w:p>
        </w:tc>
        <w:tc>
          <w:tcPr>
            <w:tcW w:w="710" w:type="dxa"/>
            <w:vMerge w:val="restart"/>
            <w:vAlign w:val="center"/>
            <w:tcPrChange w:id="101" w:author="Muhamad Ridho Zul Khoiri" w:date="2026-07-14T10:43:00Z" w16du:dateUtc="2026-07-14T03:43:00Z">
              <w:tcPr>
                <w:tcW w:w="710" w:type="dxa"/>
                <w:vMerge w:val="restart"/>
                <w:vAlign w:val="center"/>
              </w:tcPr>
            </w:tcPrChange>
          </w:tcPr>
          <w:p w14:paraId="5B6D6F44" w14:textId="77777777" w:rsidR="005F380D" w:rsidRPr="00CF42A6" w:rsidRDefault="005F380D" w:rsidP="00A04960">
            <w:pPr>
              <w:pStyle w:val="TableBody"/>
              <w:jc w:val="center"/>
              <w:rPr>
                <w:rFonts w:cs="Arial"/>
              </w:rPr>
            </w:pPr>
            <w:r w:rsidRPr="00CF42A6">
              <w:rPr>
                <w:rFonts w:cs="Arial"/>
              </w:rPr>
              <w:t>Status</w:t>
            </w:r>
          </w:p>
        </w:tc>
        <w:tc>
          <w:tcPr>
            <w:tcW w:w="992" w:type="dxa"/>
            <w:vMerge w:val="restart"/>
            <w:vAlign w:val="center"/>
            <w:tcPrChange w:id="102" w:author="Muhamad Ridho Zul Khoiri" w:date="2026-07-14T10:43:00Z" w16du:dateUtc="2026-07-14T03:43:00Z">
              <w:tcPr>
                <w:tcW w:w="992" w:type="dxa"/>
                <w:vMerge w:val="restart"/>
                <w:vAlign w:val="center"/>
              </w:tcPr>
            </w:tcPrChange>
          </w:tcPr>
          <w:p w14:paraId="10526E41" w14:textId="77777777" w:rsidR="005F380D" w:rsidRPr="00CF42A6" w:rsidRDefault="005F380D" w:rsidP="00A04960">
            <w:pPr>
              <w:pStyle w:val="TableBody"/>
              <w:jc w:val="center"/>
              <w:rPr>
                <w:rFonts w:cs="Arial"/>
              </w:rPr>
            </w:pPr>
            <w:r w:rsidRPr="00CF42A6">
              <w:rPr>
                <w:rFonts w:cs="Arial"/>
              </w:rPr>
              <w:t>Issue Date</w:t>
            </w:r>
          </w:p>
        </w:tc>
        <w:tc>
          <w:tcPr>
            <w:tcW w:w="1759" w:type="dxa"/>
            <w:vMerge w:val="restart"/>
            <w:vAlign w:val="center"/>
            <w:tcPrChange w:id="103" w:author="Muhamad Ridho Zul Khoiri" w:date="2026-07-14T10:43:00Z" w16du:dateUtc="2026-07-14T03:43:00Z">
              <w:tcPr>
                <w:tcW w:w="1872" w:type="dxa"/>
                <w:gridSpan w:val="2"/>
                <w:vMerge w:val="restart"/>
                <w:vAlign w:val="center"/>
              </w:tcPr>
            </w:tcPrChange>
          </w:tcPr>
          <w:p w14:paraId="455C7254" w14:textId="77777777" w:rsidR="005F380D" w:rsidRPr="00CF42A6" w:rsidRDefault="005F380D" w:rsidP="00A04960">
            <w:pPr>
              <w:pStyle w:val="TableBody"/>
              <w:jc w:val="center"/>
              <w:rPr>
                <w:rFonts w:cs="Arial"/>
              </w:rPr>
            </w:pPr>
            <w:r w:rsidRPr="00CF42A6">
              <w:rPr>
                <w:rFonts w:cs="Arial"/>
              </w:rPr>
              <w:t>Reason for Issue</w:t>
            </w:r>
          </w:p>
        </w:tc>
        <w:tc>
          <w:tcPr>
            <w:tcW w:w="1193" w:type="dxa"/>
            <w:vMerge w:val="restart"/>
            <w:vAlign w:val="center"/>
            <w:tcPrChange w:id="104" w:author="Muhamad Ridho Zul Khoiri" w:date="2026-07-14T10:43:00Z" w16du:dateUtc="2026-07-14T03:43:00Z">
              <w:tcPr>
                <w:tcW w:w="1080" w:type="dxa"/>
                <w:vMerge w:val="restart"/>
                <w:vAlign w:val="center"/>
              </w:tcPr>
            </w:tcPrChange>
          </w:tcPr>
          <w:p w14:paraId="069ADBA2" w14:textId="77777777" w:rsidR="005F380D" w:rsidRPr="00CF42A6" w:rsidRDefault="005F380D" w:rsidP="00A04960">
            <w:pPr>
              <w:pStyle w:val="TableBody"/>
              <w:jc w:val="center"/>
              <w:rPr>
                <w:rFonts w:cs="Arial"/>
              </w:rPr>
            </w:pPr>
            <w:r w:rsidRPr="00CF42A6">
              <w:rPr>
                <w:rFonts w:cs="Arial"/>
              </w:rPr>
              <w:t>Prepared</w:t>
            </w:r>
          </w:p>
        </w:tc>
        <w:tc>
          <w:tcPr>
            <w:tcW w:w="1260" w:type="dxa"/>
            <w:vMerge w:val="restart"/>
            <w:vAlign w:val="center"/>
            <w:tcPrChange w:id="105" w:author="Muhamad Ridho Zul Khoiri" w:date="2026-07-14T10:43:00Z" w16du:dateUtc="2026-07-14T03:43:00Z">
              <w:tcPr>
                <w:tcW w:w="1260" w:type="dxa"/>
                <w:vMerge w:val="restart"/>
                <w:vAlign w:val="center"/>
              </w:tcPr>
            </w:tcPrChange>
          </w:tcPr>
          <w:p w14:paraId="7DE88487" w14:textId="77777777" w:rsidR="005F380D" w:rsidRPr="00CF42A6" w:rsidRDefault="005F380D" w:rsidP="00A04960">
            <w:pPr>
              <w:pStyle w:val="TableBody"/>
              <w:jc w:val="center"/>
              <w:rPr>
                <w:rFonts w:cs="Arial"/>
              </w:rPr>
            </w:pPr>
            <w:r w:rsidRPr="00CF42A6">
              <w:rPr>
                <w:rFonts w:cs="Arial"/>
              </w:rPr>
              <w:t>Checked</w:t>
            </w:r>
          </w:p>
        </w:tc>
        <w:tc>
          <w:tcPr>
            <w:tcW w:w="1033" w:type="dxa"/>
            <w:vAlign w:val="center"/>
            <w:tcPrChange w:id="106" w:author="Muhamad Ridho Zul Khoiri" w:date="2026-07-14T10:43:00Z" w16du:dateUtc="2026-07-14T03:43:00Z">
              <w:tcPr>
                <w:tcW w:w="1033" w:type="dxa"/>
                <w:vAlign w:val="center"/>
              </w:tcPr>
            </w:tcPrChange>
          </w:tcPr>
          <w:p w14:paraId="5C313577" w14:textId="77777777" w:rsidR="005F380D" w:rsidRPr="00CF42A6" w:rsidRDefault="005F380D" w:rsidP="00A04960">
            <w:pPr>
              <w:pStyle w:val="TableBody"/>
              <w:jc w:val="center"/>
              <w:rPr>
                <w:rFonts w:cs="Arial"/>
              </w:rPr>
            </w:pPr>
            <w:r w:rsidRPr="00CF42A6">
              <w:rPr>
                <w:rFonts w:cs="Arial"/>
              </w:rPr>
              <w:t>Information Owner</w:t>
            </w:r>
          </w:p>
        </w:tc>
        <w:tc>
          <w:tcPr>
            <w:tcW w:w="851" w:type="dxa"/>
            <w:vAlign w:val="center"/>
            <w:tcPrChange w:id="107" w:author="Muhamad Ridho Zul Khoiri" w:date="2026-07-14T10:43:00Z" w16du:dateUtc="2026-07-14T03:43:00Z">
              <w:tcPr>
                <w:tcW w:w="851" w:type="dxa"/>
                <w:vAlign w:val="center"/>
              </w:tcPr>
            </w:tcPrChange>
          </w:tcPr>
          <w:p w14:paraId="66DCEAF9" w14:textId="77777777" w:rsidR="005F380D" w:rsidRPr="00CF42A6" w:rsidRDefault="005F380D" w:rsidP="00A04960">
            <w:pPr>
              <w:pStyle w:val="TableBody"/>
              <w:jc w:val="center"/>
              <w:rPr>
                <w:rFonts w:cs="Arial"/>
              </w:rPr>
            </w:pPr>
            <w:r w:rsidRPr="00CF42A6">
              <w:rPr>
                <w:rFonts w:cs="Arial"/>
              </w:rPr>
              <w:t>Sr. Manager</w:t>
            </w:r>
          </w:p>
        </w:tc>
        <w:tc>
          <w:tcPr>
            <w:tcW w:w="850" w:type="dxa"/>
            <w:vAlign w:val="center"/>
            <w:tcPrChange w:id="108" w:author="Muhamad Ridho Zul Khoiri" w:date="2026-07-14T10:43:00Z" w16du:dateUtc="2026-07-14T03:43:00Z">
              <w:tcPr>
                <w:tcW w:w="850" w:type="dxa"/>
                <w:vAlign w:val="center"/>
              </w:tcPr>
            </w:tcPrChange>
          </w:tcPr>
          <w:p w14:paraId="442F3D01" w14:textId="77777777" w:rsidR="005F380D" w:rsidRPr="00CF42A6" w:rsidRDefault="005F380D" w:rsidP="00A04960">
            <w:pPr>
              <w:pStyle w:val="TableBody"/>
              <w:jc w:val="center"/>
              <w:rPr>
                <w:rFonts w:cs="Arial"/>
              </w:rPr>
            </w:pPr>
            <w:r w:rsidRPr="00CF42A6">
              <w:rPr>
                <w:rFonts w:cs="Arial"/>
              </w:rPr>
              <w:t>SVP</w:t>
            </w:r>
          </w:p>
        </w:tc>
      </w:tr>
      <w:tr w:rsidR="005F380D" w:rsidRPr="00CF42A6" w14:paraId="5173C269" w14:textId="77777777" w:rsidTr="00286A65">
        <w:trPr>
          <w:trHeight w:val="300"/>
          <w:trPrChange w:id="109" w:author="Muhamad Ridho Zul Khoiri" w:date="2026-07-14T10:43:00Z" w16du:dateUtc="2026-07-14T03:43:00Z">
            <w:trPr>
              <w:trHeight w:val="300"/>
            </w:trPr>
          </w:trPrChange>
        </w:trPr>
        <w:tc>
          <w:tcPr>
            <w:tcW w:w="674" w:type="dxa"/>
            <w:vMerge/>
            <w:vAlign w:val="center"/>
            <w:tcPrChange w:id="110" w:author="Muhamad Ridho Zul Khoiri" w:date="2026-07-14T10:43:00Z" w16du:dateUtc="2026-07-14T03:43:00Z">
              <w:tcPr>
                <w:tcW w:w="674" w:type="dxa"/>
                <w:vMerge/>
                <w:vAlign w:val="center"/>
              </w:tcPr>
            </w:tcPrChange>
          </w:tcPr>
          <w:p w14:paraId="4A9CAE2A" w14:textId="77777777" w:rsidR="005F380D" w:rsidRPr="00CF42A6" w:rsidRDefault="005F380D" w:rsidP="00A04960">
            <w:pPr>
              <w:pStyle w:val="TableBody"/>
              <w:jc w:val="center"/>
              <w:rPr>
                <w:rFonts w:cs="Arial"/>
              </w:rPr>
            </w:pPr>
          </w:p>
        </w:tc>
        <w:tc>
          <w:tcPr>
            <w:tcW w:w="710" w:type="dxa"/>
            <w:vMerge/>
            <w:vAlign w:val="center"/>
            <w:tcPrChange w:id="111" w:author="Muhamad Ridho Zul Khoiri" w:date="2026-07-14T10:43:00Z" w16du:dateUtc="2026-07-14T03:43:00Z">
              <w:tcPr>
                <w:tcW w:w="710" w:type="dxa"/>
                <w:vMerge/>
                <w:vAlign w:val="center"/>
              </w:tcPr>
            </w:tcPrChange>
          </w:tcPr>
          <w:p w14:paraId="77D2564C" w14:textId="77777777" w:rsidR="005F380D" w:rsidRPr="00CF42A6" w:rsidRDefault="005F380D" w:rsidP="00A04960">
            <w:pPr>
              <w:pStyle w:val="TableBody"/>
              <w:jc w:val="center"/>
              <w:rPr>
                <w:rFonts w:cs="Arial"/>
              </w:rPr>
            </w:pPr>
          </w:p>
        </w:tc>
        <w:tc>
          <w:tcPr>
            <w:tcW w:w="992" w:type="dxa"/>
            <w:vMerge/>
            <w:vAlign w:val="center"/>
            <w:tcPrChange w:id="112" w:author="Muhamad Ridho Zul Khoiri" w:date="2026-07-14T10:43:00Z" w16du:dateUtc="2026-07-14T03:43:00Z">
              <w:tcPr>
                <w:tcW w:w="992" w:type="dxa"/>
                <w:vMerge/>
                <w:vAlign w:val="center"/>
              </w:tcPr>
            </w:tcPrChange>
          </w:tcPr>
          <w:p w14:paraId="5B45A808" w14:textId="77777777" w:rsidR="005F380D" w:rsidRPr="00CF42A6" w:rsidRDefault="005F380D" w:rsidP="00A04960">
            <w:pPr>
              <w:pStyle w:val="TableBody"/>
              <w:jc w:val="center"/>
              <w:rPr>
                <w:rFonts w:cs="Arial"/>
              </w:rPr>
            </w:pPr>
          </w:p>
        </w:tc>
        <w:tc>
          <w:tcPr>
            <w:tcW w:w="1759" w:type="dxa"/>
            <w:vMerge/>
            <w:vAlign w:val="center"/>
            <w:tcPrChange w:id="113" w:author="Muhamad Ridho Zul Khoiri" w:date="2026-07-14T10:43:00Z" w16du:dateUtc="2026-07-14T03:43:00Z">
              <w:tcPr>
                <w:tcW w:w="1872" w:type="dxa"/>
                <w:gridSpan w:val="2"/>
                <w:vMerge/>
                <w:vAlign w:val="center"/>
              </w:tcPr>
            </w:tcPrChange>
          </w:tcPr>
          <w:p w14:paraId="1A4C0FA7" w14:textId="77777777" w:rsidR="005F380D" w:rsidRPr="00CF42A6" w:rsidRDefault="005F380D" w:rsidP="00A04960">
            <w:pPr>
              <w:pStyle w:val="TableBody"/>
              <w:jc w:val="center"/>
              <w:rPr>
                <w:rFonts w:cs="Arial"/>
              </w:rPr>
            </w:pPr>
          </w:p>
        </w:tc>
        <w:tc>
          <w:tcPr>
            <w:tcW w:w="1193" w:type="dxa"/>
            <w:vMerge/>
            <w:vAlign w:val="center"/>
            <w:tcPrChange w:id="114" w:author="Muhamad Ridho Zul Khoiri" w:date="2026-07-14T10:43:00Z" w16du:dateUtc="2026-07-14T03:43:00Z">
              <w:tcPr>
                <w:tcW w:w="1080" w:type="dxa"/>
                <w:vMerge/>
                <w:vAlign w:val="center"/>
              </w:tcPr>
            </w:tcPrChange>
          </w:tcPr>
          <w:p w14:paraId="73013DDA" w14:textId="77777777" w:rsidR="005F380D" w:rsidRPr="00CF42A6" w:rsidRDefault="005F380D" w:rsidP="00A04960">
            <w:pPr>
              <w:pStyle w:val="TableBody"/>
              <w:jc w:val="center"/>
              <w:rPr>
                <w:rFonts w:cs="Arial"/>
              </w:rPr>
            </w:pPr>
          </w:p>
        </w:tc>
        <w:tc>
          <w:tcPr>
            <w:tcW w:w="1260" w:type="dxa"/>
            <w:vMerge/>
            <w:vAlign w:val="center"/>
            <w:tcPrChange w:id="115" w:author="Muhamad Ridho Zul Khoiri" w:date="2026-07-14T10:43:00Z" w16du:dateUtc="2026-07-14T03:43:00Z">
              <w:tcPr>
                <w:tcW w:w="1260" w:type="dxa"/>
                <w:vMerge/>
                <w:vAlign w:val="center"/>
              </w:tcPr>
            </w:tcPrChange>
          </w:tcPr>
          <w:p w14:paraId="11AEB947" w14:textId="77777777" w:rsidR="005F380D" w:rsidRPr="00CF42A6" w:rsidRDefault="005F380D" w:rsidP="00A04960">
            <w:pPr>
              <w:pStyle w:val="TableBody"/>
              <w:jc w:val="center"/>
              <w:rPr>
                <w:rFonts w:cs="Arial"/>
              </w:rPr>
            </w:pPr>
          </w:p>
        </w:tc>
        <w:tc>
          <w:tcPr>
            <w:tcW w:w="2734" w:type="dxa"/>
            <w:gridSpan w:val="3"/>
            <w:vAlign w:val="center"/>
            <w:tcPrChange w:id="116" w:author="Muhamad Ridho Zul Khoiri" w:date="2026-07-14T10:43:00Z" w16du:dateUtc="2026-07-14T03:43:00Z">
              <w:tcPr>
                <w:tcW w:w="2734" w:type="dxa"/>
                <w:gridSpan w:val="3"/>
                <w:vAlign w:val="center"/>
              </w:tcPr>
            </w:tcPrChange>
          </w:tcPr>
          <w:p w14:paraId="77068D9D" w14:textId="77777777" w:rsidR="005F380D" w:rsidRPr="00CF42A6" w:rsidRDefault="005F380D" w:rsidP="00A04960">
            <w:pPr>
              <w:pStyle w:val="TableBody"/>
              <w:jc w:val="center"/>
              <w:rPr>
                <w:rFonts w:cs="Arial"/>
              </w:rPr>
            </w:pPr>
            <w:r w:rsidRPr="00CF42A6">
              <w:rPr>
                <w:rFonts w:cs="Arial"/>
              </w:rPr>
              <w:t>Approvals</w:t>
            </w:r>
          </w:p>
        </w:tc>
      </w:tr>
    </w:tbl>
    <w:p w14:paraId="02DF7F0F" w14:textId="0078CF03" w:rsidR="00F6184E" w:rsidRPr="00CF42A6" w:rsidRDefault="00880E3D" w:rsidP="005F380D">
      <w:pPr>
        <w:spacing w:line="360" w:lineRule="auto"/>
        <w:rPr>
          <w:rFonts w:cs="Arial"/>
          <w:sz w:val="24"/>
          <w:rPrChange w:id="117" w:author="Muhamad Ridho Zul Khoiri" w:date="2026-07-14T10:44:00Z" w16du:dateUtc="2026-07-14T03:44:00Z">
            <w:rPr>
              <w:rFonts w:ascii="Times New Roman" w:hAnsi="Times New Roman"/>
              <w:sz w:val="24"/>
            </w:rPr>
          </w:rPrChange>
        </w:rPr>
      </w:pPr>
      <w:r w:rsidRPr="00CF42A6">
        <w:rPr>
          <w:rFonts w:cs="Arial"/>
          <w:sz w:val="24"/>
          <w:rPrChange w:id="118" w:author="Muhamad Ridho Zul Khoiri" w:date="2026-07-14T10:44:00Z" w16du:dateUtc="2026-07-14T03:44:00Z">
            <w:rPr>
              <w:rFonts w:ascii="Times New Roman" w:hAnsi="Times New Roman"/>
              <w:sz w:val="24"/>
            </w:rPr>
          </w:rPrChange>
        </w:rPr>
        <w:tab/>
      </w:r>
      <w:r w:rsidRPr="00CF42A6">
        <w:rPr>
          <w:rFonts w:cs="Arial"/>
          <w:sz w:val="24"/>
          <w:rPrChange w:id="119" w:author="Muhamad Ridho Zul Khoiri" w:date="2026-07-14T10:44:00Z" w16du:dateUtc="2026-07-14T03:44:00Z">
            <w:rPr>
              <w:rFonts w:ascii="Times New Roman" w:hAnsi="Times New Roman"/>
              <w:sz w:val="24"/>
            </w:rPr>
          </w:rPrChange>
        </w:rPr>
        <w:tab/>
      </w:r>
      <w:r w:rsidRPr="00CF42A6">
        <w:rPr>
          <w:rFonts w:cs="Arial"/>
          <w:sz w:val="24"/>
          <w:rPrChange w:id="120" w:author="Muhamad Ridho Zul Khoiri" w:date="2026-07-14T10:44:00Z" w16du:dateUtc="2026-07-14T03:44:00Z">
            <w:rPr>
              <w:rFonts w:ascii="Times New Roman" w:hAnsi="Times New Roman"/>
              <w:sz w:val="24"/>
            </w:rPr>
          </w:rPrChange>
        </w:rPr>
        <w:tab/>
      </w:r>
      <w:r w:rsidRPr="00CF42A6">
        <w:rPr>
          <w:rFonts w:cs="Arial"/>
          <w:sz w:val="24"/>
          <w:rPrChange w:id="121" w:author="Muhamad Ridho Zul Khoiri" w:date="2026-07-14T10:44:00Z" w16du:dateUtc="2026-07-14T03:44:00Z">
            <w:rPr>
              <w:rFonts w:ascii="Times New Roman" w:hAnsi="Times New Roman"/>
              <w:sz w:val="24"/>
            </w:rPr>
          </w:rPrChange>
        </w:rPr>
        <w:tab/>
      </w:r>
      <w:r w:rsidRPr="00CF42A6">
        <w:rPr>
          <w:rFonts w:cs="Arial"/>
          <w:sz w:val="24"/>
          <w:rPrChange w:id="122" w:author="Muhamad Ridho Zul Khoiri" w:date="2026-07-14T10:44:00Z" w16du:dateUtc="2026-07-14T03:44:00Z">
            <w:rPr>
              <w:rFonts w:ascii="Times New Roman" w:hAnsi="Times New Roman"/>
              <w:sz w:val="24"/>
            </w:rPr>
          </w:rPrChange>
        </w:rPr>
        <w:tab/>
      </w:r>
      <w:r w:rsidRPr="00CF42A6">
        <w:rPr>
          <w:rFonts w:cs="Arial"/>
          <w:sz w:val="24"/>
          <w:rPrChange w:id="123" w:author="Muhamad Ridho Zul Khoiri" w:date="2026-07-14T10:44:00Z" w16du:dateUtc="2026-07-14T03:44:00Z">
            <w:rPr>
              <w:rFonts w:ascii="Times New Roman" w:hAnsi="Times New Roman"/>
              <w:sz w:val="24"/>
            </w:rPr>
          </w:rPrChange>
        </w:rPr>
        <w:tab/>
      </w:r>
      <w:r w:rsidRPr="00CF42A6">
        <w:rPr>
          <w:rFonts w:cs="Arial"/>
          <w:sz w:val="24"/>
          <w:rPrChange w:id="124" w:author="Muhamad Ridho Zul Khoiri" w:date="2026-07-14T10:44:00Z" w16du:dateUtc="2026-07-14T03:44:00Z">
            <w:rPr>
              <w:rFonts w:ascii="Times New Roman" w:hAnsi="Times New Roman"/>
              <w:sz w:val="24"/>
            </w:rPr>
          </w:rPrChange>
        </w:rPr>
        <w:tab/>
      </w:r>
      <w:r w:rsidRPr="00CF42A6">
        <w:rPr>
          <w:rFonts w:cs="Arial"/>
          <w:sz w:val="24"/>
          <w:rPrChange w:id="125" w:author="Muhamad Ridho Zul Khoiri" w:date="2026-07-14T10:44:00Z" w16du:dateUtc="2026-07-14T03:44:00Z">
            <w:rPr>
              <w:rFonts w:ascii="Times New Roman" w:hAnsi="Times New Roman"/>
              <w:sz w:val="24"/>
            </w:rPr>
          </w:rPrChange>
        </w:rPr>
        <w:tab/>
      </w:r>
      <w:r w:rsidRPr="00CF42A6">
        <w:rPr>
          <w:rFonts w:cs="Arial"/>
          <w:sz w:val="24"/>
          <w:rPrChange w:id="126" w:author="Muhamad Ridho Zul Khoiri" w:date="2026-07-14T10:44:00Z" w16du:dateUtc="2026-07-14T03:44:00Z">
            <w:rPr>
              <w:rFonts w:ascii="Times New Roman" w:hAnsi="Times New Roman"/>
              <w:sz w:val="24"/>
            </w:rPr>
          </w:rPrChange>
        </w:rPr>
        <w:tab/>
        <w:t xml:space="preserve">   </w:t>
      </w:r>
    </w:p>
    <w:p w14:paraId="217E063D" w14:textId="77777777" w:rsidR="00355A32" w:rsidRPr="00CF42A6" w:rsidRDefault="00355A32" w:rsidP="00BD290E">
      <w:pPr>
        <w:spacing w:line="360" w:lineRule="auto"/>
        <w:jc w:val="center"/>
        <w:rPr>
          <w:rFonts w:cs="Arial"/>
        </w:rPr>
      </w:pPr>
      <w:r w:rsidRPr="00CF42A6">
        <w:rPr>
          <w:rFonts w:cs="Arial"/>
        </w:rPr>
        <w:t>Printed initials in the approval boxes confirm that the document has been signed.</w:t>
      </w:r>
    </w:p>
    <w:p w14:paraId="217E063E" w14:textId="77777777" w:rsidR="00355A32" w:rsidRPr="00CF42A6" w:rsidRDefault="00355A32" w:rsidP="00BD290E">
      <w:pPr>
        <w:spacing w:line="360" w:lineRule="auto"/>
        <w:jc w:val="center"/>
        <w:rPr>
          <w:rFonts w:cs="Arial"/>
        </w:rPr>
      </w:pPr>
      <w:r w:rsidRPr="00CF42A6">
        <w:rPr>
          <w:rFonts w:cs="Arial"/>
        </w:rPr>
        <w:t>The originals are held within Document Management.</w:t>
      </w:r>
    </w:p>
    <w:p w14:paraId="217E063F" w14:textId="2DE1D15F" w:rsidR="00355A32" w:rsidRPr="00CF42A6" w:rsidRDefault="00355A32" w:rsidP="00BD290E">
      <w:pPr>
        <w:spacing w:line="360" w:lineRule="auto"/>
        <w:rPr>
          <w:rFonts w:cs="Arial"/>
          <w:rPrChange w:id="127" w:author="Muhamad Ridho Zul Khoiri" w:date="2026-07-14T10:44:00Z" w16du:dateUtc="2026-07-14T03:44:00Z">
            <w:rPr>
              <w:rFonts w:ascii="Times New Roman" w:hAnsi="Times New Roman"/>
            </w:rPr>
          </w:rPrChange>
        </w:rPr>
        <w:sectPr w:rsidR="00355A32" w:rsidRPr="00CF42A6" w:rsidSect="005F380D">
          <w:footerReference w:type="default" r:id="rId12"/>
          <w:pgSz w:w="11907" w:h="16840" w:code="9"/>
          <w:pgMar w:top="1440" w:right="1287" w:bottom="1079" w:left="1440" w:header="720" w:footer="388" w:gutter="0"/>
          <w:cols w:space="720"/>
          <w:docGrid w:linePitch="360"/>
        </w:sectPr>
      </w:pPr>
    </w:p>
    <w:tbl>
      <w:tblPr>
        <w:tblpPr w:leftFromText="187" w:rightFromText="187" w:vertAnchor="page" w:horzAnchor="margin" w:tblpY="1585"/>
        <w:tblW w:w="936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701"/>
        <w:gridCol w:w="1560"/>
        <w:gridCol w:w="3402"/>
        <w:gridCol w:w="2697"/>
      </w:tblGrid>
      <w:tr w:rsidR="00D125B8" w:rsidRPr="00CF42A6" w14:paraId="674D356A" w14:textId="77777777" w:rsidTr="00A04960">
        <w:trPr>
          <w:trHeight w:val="1608"/>
        </w:trPr>
        <w:tc>
          <w:tcPr>
            <w:tcW w:w="3261" w:type="dxa"/>
            <w:gridSpan w:val="2"/>
          </w:tcPr>
          <w:p w14:paraId="54ADFDB4" w14:textId="77777777" w:rsidR="00D125B8" w:rsidRPr="00CF42A6" w:rsidRDefault="00D125B8" w:rsidP="00BD290E">
            <w:pPr>
              <w:spacing w:line="360" w:lineRule="auto"/>
              <w:rPr>
                <w:rFonts w:cs="Arial"/>
                <w:rPrChange w:id="128" w:author="Muhamad Ridho Zul Khoiri" w:date="2026-07-14T10:44:00Z" w16du:dateUtc="2026-07-14T03:44:00Z">
                  <w:rPr>
                    <w:rFonts w:ascii="Times New Roman" w:hAnsi="Times New Roman"/>
                  </w:rPr>
                </w:rPrChange>
              </w:rPr>
            </w:pPr>
          </w:p>
          <w:p w14:paraId="31EABDF4" w14:textId="3BFB5075" w:rsidR="00D125B8" w:rsidRPr="00CF42A6" w:rsidRDefault="00D125B8" w:rsidP="00BD290E">
            <w:pPr>
              <w:spacing w:line="360" w:lineRule="auto"/>
              <w:rPr>
                <w:rFonts w:cs="Arial"/>
                <w:rPrChange w:id="129" w:author="Muhamad Ridho Zul Khoiri" w:date="2026-07-14T10:44:00Z" w16du:dateUtc="2026-07-14T03:44:00Z">
                  <w:rPr>
                    <w:rFonts w:ascii="Times New Roman" w:hAnsi="Times New Roman"/>
                  </w:rPr>
                </w:rPrChange>
              </w:rPr>
            </w:pPr>
            <w:r w:rsidRPr="00CF42A6">
              <w:rPr>
                <w:rFonts w:cs="Arial"/>
                <w:noProof/>
                <w:rPrChange w:id="130" w:author="Muhamad Ridho Zul Khoiri" w:date="2026-07-14T10:44:00Z" w16du:dateUtc="2026-07-14T03:44:00Z">
                  <w:rPr>
                    <w:rFonts w:ascii="Times New Roman" w:hAnsi="Times New Roman"/>
                    <w:noProof/>
                  </w:rPr>
                </w:rPrChange>
              </w:rPr>
              <w:drawing>
                <wp:inline distT="0" distB="0" distL="0" distR="0" wp14:anchorId="56A02548" wp14:editId="3DD30138">
                  <wp:extent cx="1287780" cy="876300"/>
                  <wp:effectExtent l="0" t="0" r="0" b="0"/>
                  <wp:docPr id="6" name="Picture 6" descr="A blue circ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ue circle with black tex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87780" cy="876300"/>
                          </a:xfrm>
                          <a:prstGeom prst="rect">
                            <a:avLst/>
                          </a:prstGeom>
                          <a:noFill/>
                        </pic:spPr>
                      </pic:pic>
                    </a:graphicData>
                  </a:graphic>
                </wp:inline>
              </w:drawing>
            </w:r>
          </w:p>
        </w:tc>
        <w:tc>
          <w:tcPr>
            <w:tcW w:w="3402" w:type="dxa"/>
            <w:vAlign w:val="center"/>
          </w:tcPr>
          <w:p w14:paraId="15861222" w14:textId="77777777" w:rsidR="00D125B8" w:rsidRPr="00CF42A6" w:rsidRDefault="00D125B8" w:rsidP="00BD290E">
            <w:pPr>
              <w:pStyle w:val="Header"/>
              <w:spacing w:line="360" w:lineRule="auto"/>
              <w:jc w:val="center"/>
              <w:rPr>
                <w:rFonts w:cs="Arial"/>
                <w:b/>
                <w:sz w:val="28"/>
                <w:szCs w:val="28"/>
                <w:rPrChange w:id="131" w:author="Muhamad Ridho Zul Khoiri" w:date="2026-07-14T10:44:00Z" w16du:dateUtc="2026-07-14T03:44:00Z">
                  <w:rPr>
                    <w:rFonts w:ascii="Times New Roman" w:hAnsi="Times New Roman"/>
                    <w:b/>
                    <w:sz w:val="28"/>
                    <w:szCs w:val="28"/>
                  </w:rPr>
                </w:rPrChange>
              </w:rPr>
            </w:pPr>
            <w:r w:rsidRPr="00CF42A6">
              <w:rPr>
                <w:rFonts w:cs="Arial"/>
                <w:b/>
                <w:sz w:val="28"/>
                <w:szCs w:val="28"/>
                <w:rPrChange w:id="132" w:author="Muhamad Ridho Zul Khoiri" w:date="2026-07-14T10:44:00Z" w16du:dateUtc="2026-07-14T03:44:00Z">
                  <w:rPr>
                    <w:rFonts w:ascii="Times New Roman" w:hAnsi="Times New Roman"/>
                    <w:b/>
                    <w:sz w:val="28"/>
                    <w:szCs w:val="28"/>
                  </w:rPr>
                </w:rPrChange>
              </w:rPr>
              <w:t>Revision Sheet</w:t>
            </w:r>
          </w:p>
        </w:tc>
        <w:tc>
          <w:tcPr>
            <w:tcW w:w="2697" w:type="dxa"/>
          </w:tcPr>
          <w:p w14:paraId="537269AF" w14:textId="77777777" w:rsidR="00D125B8" w:rsidRPr="00CF42A6" w:rsidRDefault="00D125B8" w:rsidP="00BD290E">
            <w:pPr>
              <w:pStyle w:val="Header"/>
              <w:spacing w:line="360" w:lineRule="auto"/>
              <w:rPr>
                <w:rFonts w:cs="Arial"/>
                <w:rPrChange w:id="133" w:author="Muhamad Ridho Zul Khoiri" w:date="2026-07-14T10:44:00Z" w16du:dateUtc="2026-07-14T03:44:00Z">
                  <w:rPr>
                    <w:rFonts w:ascii="Times New Roman" w:hAnsi="Times New Roman"/>
                  </w:rPr>
                </w:rPrChange>
              </w:rPr>
            </w:pPr>
          </w:p>
        </w:tc>
      </w:tr>
      <w:tr w:rsidR="00D125B8" w:rsidRPr="00CF42A6" w14:paraId="31305C7A" w14:textId="77777777" w:rsidTr="00A04960">
        <w:tblPrEx>
          <w:tblBorders>
            <w:insideH w:val="single" w:sz="4" w:space="0" w:color="auto"/>
            <w:insideV w:val="single" w:sz="4" w:space="0" w:color="auto"/>
          </w:tblBorders>
        </w:tblPrEx>
        <w:trPr>
          <w:trHeight w:val="360"/>
        </w:trPr>
        <w:tc>
          <w:tcPr>
            <w:tcW w:w="1701" w:type="dxa"/>
            <w:vAlign w:val="center"/>
          </w:tcPr>
          <w:p w14:paraId="1807115B" w14:textId="77777777" w:rsidR="00D125B8" w:rsidRPr="00CF42A6" w:rsidRDefault="00D125B8" w:rsidP="00BD290E">
            <w:pPr>
              <w:spacing w:line="360" w:lineRule="auto"/>
              <w:jc w:val="center"/>
              <w:rPr>
                <w:rFonts w:cs="Arial"/>
                <w:szCs w:val="22"/>
              </w:rPr>
            </w:pPr>
            <w:r w:rsidRPr="00CF42A6">
              <w:rPr>
                <w:rFonts w:cs="Arial"/>
                <w:szCs w:val="22"/>
              </w:rPr>
              <w:t>REVISION</w:t>
            </w:r>
          </w:p>
        </w:tc>
        <w:tc>
          <w:tcPr>
            <w:tcW w:w="1560" w:type="dxa"/>
            <w:vAlign w:val="center"/>
          </w:tcPr>
          <w:p w14:paraId="62318E79" w14:textId="77777777" w:rsidR="00D125B8" w:rsidRPr="00CF42A6" w:rsidRDefault="00D125B8" w:rsidP="00BD290E">
            <w:pPr>
              <w:spacing w:line="360" w:lineRule="auto"/>
              <w:jc w:val="center"/>
              <w:rPr>
                <w:rFonts w:cs="Arial"/>
                <w:szCs w:val="22"/>
              </w:rPr>
            </w:pPr>
            <w:r w:rsidRPr="00CF42A6">
              <w:rPr>
                <w:rFonts w:cs="Arial"/>
                <w:szCs w:val="22"/>
              </w:rPr>
              <w:t>DATE</w:t>
            </w:r>
          </w:p>
        </w:tc>
        <w:tc>
          <w:tcPr>
            <w:tcW w:w="6099" w:type="dxa"/>
            <w:gridSpan w:val="2"/>
            <w:vAlign w:val="center"/>
          </w:tcPr>
          <w:p w14:paraId="22339D90" w14:textId="77777777" w:rsidR="00D125B8" w:rsidRPr="00CF42A6" w:rsidRDefault="00D125B8" w:rsidP="00BD290E">
            <w:pPr>
              <w:spacing w:line="360" w:lineRule="auto"/>
              <w:jc w:val="center"/>
              <w:rPr>
                <w:rFonts w:cs="Arial"/>
                <w:szCs w:val="22"/>
              </w:rPr>
            </w:pPr>
            <w:r w:rsidRPr="00CF42A6">
              <w:rPr>
                <w:rFonts w:cs="Arial"/>
                <w:szCs w:val="22"/>
              </w:rPr>
              <w:t>DESCRIPTION OF CHANGE</w:t>
            </w:r>
          </w:p>
        </w:tc>
      </w:tr>
      <w:tr w:rsidR="00D125B8" w:rsidRPr="00CF42A6" w14:paraId="318AC72D" w14:textId="77777777" w:rsidTr="00A04960">
        <w:tblPrEx>
          <w:tblBorders>
            <w:insideH w:val="single" w:sz="4" w:space="0" w:color="auto"/>
            <w:insideV w:val="single" w:sz="4" w:space="0" w:color="auto"/>
          </w:tblBorders>
        </w:tblPrEx>
        <w:trPr>
          <w:trHeight w:val="360"/>
        </w:trPr>
        <w:tc>
          <w:tcPr>
            <w:tcW w:w="1701" w:type="dxa"/>
            <w:vAlign w:val="center"/>
          </w:tcPr>
          <w:p w14:paraId="275892E2" w14:textId="77777777" w:rsidR="00D125B8" w:rsidRPr="00CF42A6" w:rsidRDefault="00D125B8" w:rsidP="00BD290E">
            <w:pPr>
              <w:spacing w:line="360" w:lineRule="auto"/>
              <w:jc w:val="center"/>
              <w:rPr>
                <w:rFonts w:cs="Arial"/>
                <w:sz w:val="18"/>
                <w:szCs w:val="18"/>
              </w:rPr>
            </w:pPr>
            <w:r w:rsidRPr="00CF42A6">
              <w:rPr>
                <w:rFonts w:cs="Arial"/>
                <w:sz w:val="18"/>
                <w:szCs w:val="18"/>
              </w:rPr>
              <w:t>1</w:t>
            </w:r>
          </w:p>
        </w:tc>
        <w:tc>
          <w:tcPr>
            <w:tcW w:w="1560" w:type="dxa"/>
            <w:vAlign w:val="center"/>
          </w:tcPr>
          <w:p w14:paraId="0C07A46C" w14:textId="3B508113" w:rsidR="00D125B8" w:rsidRPr="00CF42A6" w:rsidRDefault="005F380D" w:rsidP="00BD290E">
            <w:pPr>
              <w:spacing w:line="360" w:lineRule="auto"/>
              <w:jc w:val="center"/>
              <w:rPr>
                <w:rFonts w:cs="Arial"/>
                <w:sz w:val="18"/>
                <w:szCs w:val="18"/>
              </w:rPr>
            </w:pPr>
            <w:r w:rsidRPr="00CF42A6">
              <w:rPr>
                <w:rFonts w:cs="Arial"/>
                <w:sz w:val="18"/>
                <w:szCs w:val="18"/>
              </w:rPr>
              <w:t>12 December 2013</w:t>
            </w:r>
          </w:p>
        </w:tc>
        <w:tc>
          <w:tcPr>
            <w:tcW w:w="6099" w:type="dxa"/>
            <w:gridSpan w:val="2"/>
            <w:vAlign w:val="center"/>
          </w:tcPr>
          <w:p w14:paraId="1C3B7F2E" w14:textId="6E6CC2EE" w:rsidR="00D125B8" w:rsidRPr="00CF42A6" w:rsidRDefault="005F380D" w:rsidP="003D60B3">
            <w:pPr>
              <w:spacing w:line="360" w:lineRule="auto"/>
              <w:rPr>
                <w:rFonts w:cs="Arial"/>
                <w:sz w:val="18"/>
                <w:szCs w:val="18"/>
              </w:rPr>
            </w:pPr>
            <w:r w:rsidRPr="00CF42A6">
              <w:rPr>
                <w:rFonts w:cs="Arial"/>
                <w:sz w:val="18"/>
                <w:szCs w:val="18"/>
              </w:rPr>
              <w:t>Issued for Use</w:t>
            </w:r>
          </w:p>
        </w:tc>
      </w:tr>
      <w:tr w:rsidR="005F380D" w:rsidRPr="00CF42A6" w14:paraId="3BE54BEE" w14:textId="77777777" w:rsidTr="00A04960">
        <w:tblPrEx>
          <w:tblBorders>
            <w:insideH w:val="single" w:sz="4" w:space="0" w:color="auto"/>
            <w:insideV w:val="single" w:sz="4" w:space="0" w:color="auto"/>
          </w:tblBorders>
        </w:tblPrEx>
        <w:trPr>
          <w:trHeight w:val="360"/>
        </w:trPr>
        <w:tc>
          <w:tcPr>
            <w:tcW w:w="1701" w:type="dxa"/>
            <w:vAlign w:val="center"/>
          </w:tcPr>
          <w:p w14:paraId="1E78B17D" w14:textId="669EC3F9" w:rsidR="005F380D" w:rsidRPr="00CF42A6" w:rsidRDefault="005F380D" w:rsidP="00BD290E">
            <w:pPr>
              <w:spacing w:line="360" w:lineRule="auto"/>
              <w:jc w:val="center"/>
              <w:rPr>
                <w:rFonts w:cs="Arial"/>
                <w:sz w:val="18"/>
                <w:szCs w:val="18"/>
              </w:rPr>
            </w:pPr>
            <w:r w:rsidRPr="00CF42A6">
              <w:rPr>
                <w:rFonts w:cs="Arial"/>
                <w:sz w:val="18"/>
                <w:szCs w:val="18"/>
              </w:rPr>
              <w:t>2</w:t>
            </w:r>
          </w:p>
        </w:tc>
        <w:tc>
          <w:tcPr>
            <w:tcW w:w="1560" w:type="dxa"/>
            <w:vAlign w:val="center"/>
          </w:tcPr>
          <w:p w14:paraId="173DD55D" w14:textId="4FC9D553" w:rsidR="005F380D" w:rsidRPr="00CF42A6" w:rsidRDefault="005F380D" w:rsidP="00BD290E">
            <w:pPr>
              <w:spacing w:line="360" w:lineRule="auto"/>
              <w:jc w:val="center"/>
              <w:rPr>
                <w:rFonts w:cs="Arial"/>
                <w:sz w:val="18"/>
                <w:szCs w:val="18"/>
              </w:rPr>
            </w:pPr>
            <w:r w:rsidRPr="00CF42A6">
              <w:rPr>
                <w:rFonts w:cs="Arial"/>
                <w:sz w:val="18"/>
                <w:szCs w:val="18"/>
              </w:rPr>
              <w:t>01 August 2015</w:t>
            </w:r>
          </w:p>
        </w:tc>
        <w:tc>
          <w:tcPr>
            <w:tcW w:w="6099" w:type="dxa"/>
            <w:gridSpan w:val="2"/>
            <w:vAlign w:val="center"/>
          </w:tcPr>
          <w:p w14:paraId="3E6EB1A4"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t xml:space="preserve">Add reference to Appendix K&amp;L (ToC) </w:t>
            </w:r>
          </w:p>
          <w:p w14:paraId="5D10376C"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t xml:space="preserve">Delete Figure 2 (section 2,3) – redundant with work process maps  </w:t>
            </w:r>
          </w:p>
          <w:p w14:paraId="54A816CB"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t xml:space="preserve">Delete Figure 4 (Section 2.3) – redundant figure with Appendix C </w:t>
            </w:r>
          </w:p>
          <w:p w14:paraId="2E997397"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t>Delete Figure 5 (Section 3) – redundant with MCRS</w:t>
            </w:r>
          </w:p>
          <w:p w14:paraId="35A87EDF"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t xml:space="preserve">Delete MCRS (section 6.4) – redundant with section 3  </w:t>
            </w:r>
          </w:p>
          <w:p w14:paraId="11E9DE10"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t xml:space="preserve">Delete section 12 (page 27) – redundant with ToC </w:t>
            </w:r>
          </w:p>
          <w:p w14:paraId="0922A7CF" w14:textId="77777777" w:rsidR="003D60B3" w:rsidRPr="00CF42A6" w:rsidRDefault="003D60B3" w:rsidP="003D60B3">
            <w:pPr>
              <w:pStyle w:val="ListParagraph"/>
              <w:spacing w:line="360" w:lineRule="auto"/>
              <w:ind w:left="319"/>
              <w:rPr>
                <w:sz w:val="18"/>
                <w:szCs w:val="18"/>
              </w:rPr>
            </w:pPr>
          </w:p>
          <w:p w14:paraId="1462C50F" w14:textId="6E1264EF" w:rsidR="003D60B3" w:rsidRPr="00CF42A6" w:rsidRDefault="005F380D">
            <w:pPr>
              <w:pStyle w:val="ListParagraph"/>
              <w:numPr>
                <w:ilvl w:val="0"/>
                <w:numId w:val="58"/>
              </w:numPr>
              <w:spacing w:line="360" w:lineRule="auto"/>
              <w:ind w:left="319"/>
              <w:rPr>
                <w:sz w:val="18"/>
                <w:szCs w:val="18"/>
              </w:rPr>
            </w:pPr>
            <w:r w:rsidRPr="00CF42A6">
              <w:rPr>
                <w:sz w:val="18"/>
                <w:szCs w:val="18"/>
              </w:rPr>
              <w:t>Updated Section 1 to realign with global RP OE-P&amp;S-RP-002</w:t>
            </w:r>
          </w:p>
          <w:p w14:paraId="66C29B0E" w14:textId="3AAB7331" w:rsidR="003D60B3" w:rsidRPr="00CF42A6" w:rsidRDefault="005F380D">
            <w:pPr>
              <w:pStyle w:val="ListParagraph"/>
              <w:numPr>
                <w:ilvl w:val="0"/>
                <w:numId w:val="58"/>
              </w:numPr>
              <w:spacing w:line="360" w:lineRule="auto"/>
              <w:ind w:left="319"/>
              <w:rPr>
                <w:sz w:val="18"/>
                <w:szCs w:val="18"/>
              </w:rPr>
            </w:pPr>
            <w:r w:rsidRPr="00CF42A6">
              <w:rPr>
                <w:sz w:val="18"/>
                <w:szCs w:val="18"/>
              </w:rPr>
              <w:t xml:space="preserve">Updated Section 2.2 – minor realignment of strategy </w:t>
            </w:r>
          </w:p>
          <w:p w14:paraId="3A12DA76"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t xml:space="preserve">Updated Section 2.3 – alignment with updated horizons </w:t>
            </w:r>
          </w:p>
          <w:p w14:paraId="13A9660C"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t>Updated Section 3 – removed figure for MCRS and Process relationship (linked in Appendix C), deleted sections detailing planning structure (redundant with section  4)</w:t>
            </w:r>
          </w:p>
          <w:p w14:paraId="00B954E2"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t xml:space="preserve">Updated Section 4 – deleted details of each horizon (redundant with Section 2.3 and Appendix E) summarized details only. </w:t>
            </w:r>
          </w:p>
          <w:p w14:paraId="28C1C53A"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t>Section 5 general updates to improve clarity</w:t>
            </w:r>
          </w:p>
          <w:p w14:paraId="34DEB31E"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t xml:space="preserve">Section 5.5  - Revised section to address low priority practices for COPI (OE practice 3.201-3.203) deleted section in 5.5.3 on steps to resolving conflicts (superfluous) </w:t>
            </w:r>
          </w:p>
          <w:p w14:paraId="1715120D"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t>Section 5.6.4 plan briefing for operations. Not required in a BU level guideline</w:t>
            </w:r>
          </w:p>
          <w:p w14:paraId="514E3B94"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t>Section 6.2 changed to business performance review (formerly assessment and audit)</w:t>
            </w:r>
          </w:p>
          <w:p w14:paraId="56709F6D"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t>Section 6.4 (defect elimination) deleted, redundant with business process review and AAR’s</w:t>
            </w:r>
          </w:p>
          <w:p w14:paraId="3CF44581"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t>Section 6.x (Value tracking) not implemented in COPI and not a requirement under the OE framework</w:t>
            </w:r>
          </w:p>
          <w:p w14:paraId="72D43344"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t>Section 7 – replaced aspirational ‘feel-good’ statements with specific actions for continuous improvement</w:t>
            </w:r>
          </w:p>
          <w:p w14:paraId="7D408760"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t xml:space="preserve">Sections 6, 8 9, 10,11 – general updates to align with actual BU </w:t>
            </w:r>
          </w:p>
          <w:p w14:paraId="121FA6FF" w14:textId="6356351D" w:rsidR="003D60B3" w:rsidRPr="00CF42A6" w:rsidRDefault="005F380D" w:rsidP="003D60B3">
            <w:pPr>
              <w:pStyle w:val="ListParagraph"/>
              <w:spacing w:line="360" w:lineRule="auto"/>
              <w:ind w:left="319"/>
              <w:rPr>
                <w:sz w:val="18"/>
                <w:szCs w:val="18"/>
              </w:rPr>
            </w:pPr>
            <w:r w:rsidRPr="00CF42A6">
              <w:rPr>
                <w:sz w:val="18"/>
                <w:szCs w:val="18"/>
              </w:rPr>
              <w:t>practices and OE framework</w:t>
            </w:r>
          </w:p>
          <w:p w14:paraId="3AAD7422" w14:textId="77777777" w:rsidR="003D60B3" w:rsidRPr="00CF42A6" w:rsidRDefault="003D60B3" w:rsidP="003D60B3">
            <w:pPr>
              <w:pStyle w:val="ListParagraph"/>
              <w:spacing w:line="360" w:lineRule="auto"/>
              <w:ind w:left="319"/>
              <w:rPr>
                <w:sz w:val="18"/>
                <w:szCs w:val="18"/>
              </w:rPr>
            </w:pPr>
          </w:p>
          <w:p w14:paraId="5978D3C8"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t xml:space="preserve">Appendix A – Deleted definitions, redundant with text of document; replaced with P&amp;S SharePoint Overview </w:t>
            </w:r>
          </w:p>
          <w:p w14:paraId="0BEE57C7"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lastRenderedPageBreak/>
              <w:t xml:space="preserve">Appendix B – Delete redundant business process maps and replace with BU Life Planning </w:t>
            </w:r>
          </w:p>
          <w:p w14:paraId="30F3D654"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t xml:space="preserve">Appendix C – Deleted original Business Process maps, redundant with updated business process maps. Replace with current business processes. </w:t>
            </w:r>
          </w:p>
          <w:p w14:paraId="17FB8B0C"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t>Appendix F – Updated index to correct name “Data Input Attribute”</w:t>
            </w:r>
          </w:p>
          <w:p w14:paraId="2470D1F9"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t>Appendix G – deleted strategic and tactical prioritization matrices.  OE practice 3.201/202/203 considered low value for COPI</w:t>
            </w:r>
          </w:p>
          <w:p w14:paraId="5D99446A" w14:textId="77777777" w:rsidR="003D60B3" w:rsidRPr="00CF42A6" w:rsidRDefault="005F380D">
            <w:pPr>
              <w:pStyle w:val="ListParagraph"/>
              <w:numPr>
                <w:ilvl w:val="0"/>
                <w:numId w:val="58"/>
              </w:numPr>
              <w:spacing w:line="360" w:lineRule="auto"/>
              <w:ind w:left="319"/>
              <w:rPr>
                <w:sz w:val="18"/>
                <w:szCs w:val="18"/>
              </w:rPr>
            </w:pPr>
            <w:r w:rsidRPr="00CF42A6">
              <w:rPr>
                <w:sz w:val="18"/>
                <w:szCs w:val="18"/>
              </w:rPr>
              <w:t xml:space="preserve">Appendix L – Delete, revised and moved to body of document (section 6.4) </w:t>
            </w:r>
          </w:p>
          <w:p w14:paraId="1CBFCCAF" w14:textId="77777777" w:rsidR="003D60B3" w:rsidRPr="00CF42A6" w:rsidRDefault="003D60B3" w:rsidP="003D60B3">
            <w:pPr>
              <w:pStyle w:val="ListParagraph"/>
              <w:spacing w:line="360" w:lineRule="auto"/>
              <w:ind w:left="319"/>
              <w:rPr>
                <w:sz w:val="18"/>
                <w:szCs w:val="18"/>
              </w:rPr>
            </w:pPr>
          </w:p>
          <w:p w14:paraId="3A2F192B" w14:textId="3953C42A" w:rsidR="005F380D" w:rsidRPr="00CF42A6" w:rsidRDefault="005F380D">
            <w:pPr>
              <w:pStyle w:val="ListParagraph"/>
              <w:numPr>
                <w:ilvl w:val="0"/>
                <w:numId w:val="58"/>
              </w:numPr>
              <w:spacing w:line="360" w:lineRule="auto"/>
              <w:ind w:left="319"/>
              <w:rPr>
                <w:sz w:val="18"/>
                <w:szCs w:val="18"/>
              </w:rPr>
            </w:pPr>
            <w:r w:rsidRPr="00CF42A6">
              <w:rPr>
                <w:sz w:val="18"/>
                <w:szCs w:val="18"/>
              </w:rPr>
              <w:t xml:space="preserve">General formatting and typo corrections  </w:t>
            </w:r>
          </w:p>
        </w:tc>
      </w:tr>
      <w:tr w:rsidR="005F380D" w:rsidRPr="00CF42A6" w14:paraId="505AB99C" w14:textId="77777777" w:rsidTr="00A04960">
        <w:tblPrEx>
          <w:tblBorders>
            <w:insideH w:val="single" w:sz="4" w:space="0" w:color="auto"/>
            <w:insideV w:val="single" w:sz="4" w:space="0" w:color="auto"/>
          </w:tblBorders>
        </w:tblPrEx>
        <w:trPr>
          <w:trHeight w:val="360"/>
        </w:trPr>
        <w:tc>
          <w:tcPr>
            <w:tcW w:w="1701" w:type="dxa"/>
            <w:vAlign w:val="center"/>
          </w:tcPr>
          <w:p w14:paraId="5517DD02" w14:textId="438F7DAC" w:rsidR="005F380D" w:rsidRPr="00CF42A6" w:rsidRDefault="005F380D" w:rsidP="00BD290E">
            <w:pPr>
              <w:spacing w:line="360" w:lineRule="auto"/>
              <w:jc w:val="center"/>
              <w:rPr>
                <w:rFonts w:cs="Arial"/>
                <w:sz w:val="18"/>
                <w:szCs w:val="18"/>
              </w:rPr>
            </w:pPr>
            <w:r w:rsidRPr="00CF42A6">
              <w:rPr>
                <w:rFonts w:cs="Arial"/>
                <w:sz w:val="18"/>
                <w:szCs w:val="18"/>
              </w:rPr>
              <w:lastRenderedPageBreak/>
              <w:t>3</w:t>
            </w:r>
          </w:p>
        </w:tc>
        <w:tc>
          <w:tcPr>
            <w:tcW w:w="1560" w:type="dxa"/>
            <w:vAlign w:val="center"/>
          </w:tcPr>
          <w:p w14:paraId="0F868BBE" w14:textId="37F83BC5" w:rsidR="005F380D" w:rsidRPr="00CF42A6" w:rsidRDefault="005F380D" w:rsidP="00BD290E">
            <w:pPr>
              <w:spacing w:line="360" w:lineRule="auto"/>
              <w:jc w:val="center"/>
              <w:rPr>
                <w:rFonts w:cs="Arial"/>
                <w:sz w:val="18"/>
                <w:szCs w:val="18"/>
              </w:rPr>
            </w:pPr>
            <w:r w:rsidRPr="00CF42A6">
              <w:rPr>
                <w:rFonts w:cs="Arial"/>
                <w:sz w:val="18"/>
                <w:szCs w:val="18"/>
              </w:rPr>
              <w:t>22 November 2024</w:t>
            </w:r>
          </w:p>
        </w:tc>
        <w:tc>
          <w:tcPr>
            <w:tcW w:w="6099" w:type="dxa"/>
            <w:gridSpan w:val="2"/>
            <w:vAlign w:val="center"/>
          </w:tcPr>
          <w:p w14:paraId="48015CC2" w14:textId="77777777" w:rsidR="003D60B3" w:rsidRPr="00CF42A6" w:rsidRDefault="003D60B3">
            <w:pPr>
              <w:pStyle w:val="ListParagraph"/>
              <w:numPr>
                <w:ilvl w:val="0"/>
                <w:numId w:val="59"/>
              </w:numPr>
              <w:spacing w:line="360" w:lineRule="auto"/>
              <w:ind w:left="319"/>
              <w:rPr>
                <w:sz w:val="18"/>
                <w:szCs w:val="18"/>
              </w:rPr>
            </w:pPr>
            <w:r w:rsidRPr="00CF42A6">
              <w:rPr>
                <w:sz w:val="18"/>
                <w:szCs w:val="18"/>
              </w:rPr>
              <w:t>Update the word of LRP into LTP, aligned with Medco implementation.</w:t>
            </w:r>
          </w:p>
          <w:p w14:paraId="2A3E6759" w14:textId="77777777" w:rsidR="003D60B3" w:rsidRPr="00CF42A6" w:rsidRDefault="003D60B3">
            <w:pPr>
              <w:pStyle w:val="ListParagraph"/>
              <w:numPr>
                <w:ilvl w:val="0"/>
                <w:numId w:val="59"/>
              </w:numPr>
              <w:spacing w:line="360" w:lineRule="auto"/>
              <w:ind w:left="319"/>
              <w:rPr>
                <w:sz w:val="18"/>
                <w:szCs w:val="18"/>
              </w:rPr>
            </w:pPr>
            <w:r w:rsidRPr="00CF42A6">
              <w:rPr>
                <w:sz w:val="18"/>
                <w:szCs w:val="18"/>
              </w:rPr>
              <w:t xml:space="preserve">Update Section 1.1 - Removed the reference of </w:t>
            </w:r>
            <w:r w:rsidRPr="00CF42A6">
              <w:rPr>
                <w:i/>
                <w:iCs/>
                <w:sz w:val="18"/>
                <w:szCs w:val="18"/>
              </w:rPr>
              <w:t>Global Recommended Practice for Integrated Planning (OE-P&amp;S-RP-002)</w:t>
            </w:r>
            <w:r w:rsidRPr="00CF42A6">
              <w:rPr>
                <w:sz w:val="18"/>
                <w:szCs w:val="18"/>
              </w:rPr>
              <w:t>.  </w:t>
            </w:r>
          </w:p>
          <w:p w14:paraId="666448DE" w14:textId="77777777" w:rsidR="003D60B3" w:rsidRPr="00CF42A6" w:rsidRDefault="003D60B3">
            <w:pPr>
              <w:pStyle w:val="ListParagraph"/>
              <w:numPr>
                <w:ilvl w:val="0"/>
                <w:numId w:val="59"/>
              </w:numPr>
              <w:spacing w:line="360" w:lineRule="auto"/>
              <w:ind w:left="319"/>
              <w:rPr>
                <w:sz w:val="18"/>
                <w:szCs w:val="18"/>
              </w:rPr>
            </w:pPr>
            <w:r w:rsidRPr="00CF42A6">
              <w:rPr>
                <w:sz w:val="18"/>
                <w:szCs w:val="18"/>
              </w:rPr>
              <w:t>Update Section 1.2 - The kind of Planning and Scheduling Activities aligned with Medco implementation, namely BU Life/Asset Development Plan (ADP), 10-Year/Long-Term Plan (LTP), Medium/Tactical/24-Month Plan, Short-Term/Operational/30-90 Day Plan, and detailed operational-level planning.</w:t>
            </w:r>
          </w:p>
          <w:p w14:paraId="26FA4C64" w14:textId="77777777" w:rsidR="003D60B3" w:rsidRPr="00CF42A6" w:rsidRDefault="003D60B3">
            <w:pPr>
              <w:pStyle w:val="ListParagraph"/>
              <w:numPr>
                <w:ilvl w:val="0"/>
                <w:numId w:val="59"/>
              </w:numPr>
              <w:spacing w:line="360" w:lineRule="auto"/>
              <w:ind w:left="319"/>
              <w:rPr>
                <w:sz w:val="18"/>
                <w:szCs w:val="18"/>
              </w:rPr>
            </w:pPr>
            <w:r w:rsidRPr="00CF42A6">
              <w:rPr>
                <w:sz w:val="18"/>
                <w:szCs w:val="18"/>
              </w:rPr>
              <w:t>Update Section 2.2 - Removed the Development and Exploration &amp; BD on the explanation of specific function that may incorporate tailored practices for P&amp;S.</w:t>
            </w:r>
          </w:p>
          <w:p w14:paraId="164EF9AE" w14:textId="77777777" w:rsidR="003D60B3" w:rsidRPr="00CF42A6" w:rsidRDefault="003D60B3">
            <w:pPr>
              <w:pStyle w:val="ListParagraph"/>
              <w:numPr>
                <w:ilvl w:val="0"/>
                <w:numId w:val="59"/>
              </w:numPr>
              <w:spacing w:line="360" w:lineRule="auto"/>
              <w:ind w:left="319"/>
              <w:rPr>
                <w:sz w:val="18"/>
                <w:szCs w:val="18"/>
              </w:rPr>
            </w:pPr>
            <w:r w:rsidRPr="00CF42A6">
              <w:rPr>
                <w:sz w:val="18"/>
                <w:szCs w:val="18"/>
              </w:rPr>
              <w:t>Update Section 2.3 - Aligned with updated Section 1.2.</w:t>
            </w:r>
          </w:p>
          <w:p w14:paraId="4527B491" w14:textId="77777777" w:rsidR="003D60B3" w:rsidRPr="00CF42A6" w:rsidRDefault="003D60B3">
            <w:pPr>
              <w:pStyle w:val="ListParagraph"/>
              <w:numPr>
                <w:ilvl w:val="0"/>
                <w:numId w:val="59"/>
              </w:numPr>
              <w:spacing w:line="360" w:lineRule="auto"/>
              <w:ind w:left="319"/>
              <w:rPr>
                <w:sz w:val="18"/>
                <w:szCs w:val="18"/>
              </w:rPr>
            </w:pPr>
            <w:r w:rsidRPr="00CF42A6">
              <w:rPr>
                <w:sz w:val="18"/>
                <w:szCs w:val="18"/>
              </w:rPr>
              <w:t>Update Figure 2 - Aligned with updated Section 1.2 &amp; 2.3</w:t>
            </w:r>
          </w:p>
          <w:p w14:paraId="1454651C" w14:textId="77777777" w:rsidR="003D60B3" w:rsidRPr="00CF42A6" w:rsidRDefault="003D60B3">
            <w:pPr>
              <w:pStyle w:val="ListParagraph"/>
              <w:numPr>
                <w:ilvl w:val="0"/>
                <w:numId w:val="59"/>
              </w:numPr>
              <w:spacing w:line="360" w:lineRule="auto"/>
              <w:ind w:left="319"/>
              <w:rPr>
                <w:sz w:val="18"/>
                <w:szCs w:val="18"/>
              </w:rPr>
            </w:pPr>
            <w:r w:rsidRPr="00CF42A6">
              <w:rPr>
                <w:sz w:val="18"/>
                <w:szCs w:val="18"/>
              </w:rPr>
              <w:t>Update Section 2.5 and Tabel 1 - Aligned the role with Medco implementation</w:t>
            </w:r>
          </w:p>
          <w:p w14:paraId="461AA331" w14:textId="77777777" w:rsidR="003D60B3" w:rsidRPr="00CF42A6" w:rsidRDefault="003D60B3">
            <w:pPr>
              <w:pStyle w:val="ListParagraph"/>
              <w:numPr>
                <w:ilvl w:val="0"/>
                <w:numId w:val="59"/>
              </w:numPr>
              <w:spacing w:line="360" w:lineRule="auto"/>
              <w:ind w:left="319"/>
              <w:rPr>
                <w:sz w:val="18"/>
                <w:szCs w:val="18"/>
              </w:rPr>
            </w:pPr>
            <w:r w:rsidRPr="00CF42A6">
              <w:rPr>
                <w:sz w:val="18"/>
                <w:szCs w:val="18"/>
              </w:rPr>
              <w:t>Update Section 3 - Removed the reference file</w:t>
            </w:r>
          </w:p>
          <w:p w14:paraId="5C85D2CA" w14:textId="77777777" w:rsidR="003D60B3" w:rsidRPr="00CF42A6" w:rsidRDefault="003D60B3">
            <w:pPr>
              <w:pStyle w:val="ListParagraph"/>
              <w:numPr>
                <w:ilvl w:val="0"/>
                <w:numId w:val="59"/>
              </w:numPr>
              <w:spacing w:line="360" w:lineRule="auto"/>
              <w:ind w:left="319"/>
              <w:rPr>
                <w:sz w:val="18"/>
                <w:szCs w:val="18"/>
              </w:rPr>
            </w:pPr>
            <w:r w:rsidRPr="00CF42A6">
              <w:rPr>
                <w:sz w:val="18"/>
                <w:szCs w:val="18"/>
              </w:rPr>
              <w:t>Update Section 3.1 - Aligned the reference appendices due to the change in the Appendices</w:t>
            </w:r>
          </w:p>
          <w:p w14:paraId="1414FAB2" w14:textId="77777777" w:rsidR="003D60B3" w:rsidRPr="00CF42A6" w:rsidRDefault="003D60B3">
            <w:pPr>
              <w:pStyle w:val="ListParagraph"/>
              <w:numPr>
                <w:ilvl w:val="0"/>
                <w:numId w:val="59"/>
              </w:numPr>
              <w:spacing w:line="360" w:lineRule="auto"/>
              <w:ind w:left="319"/>
              <w:rPr>
                <w:sz w:val="18"/>
                <w:szCs w:val="18"/>
              </w:rPr>
            </w:pPr>
            <w:r w:rsidRPr="00CF42A6">
              <w:rPr>
                <w:sz w:val="18"/>
                <w:szCs w:val="18"/>
              </w:rPr>
              <w:t>Update Section 4 - Aligned with updated Section 1.2, 2.3, and Figure 2</w:t>
            </w:r>
          </w:p>
          <w:p w14:paraId="7B61AEF3" w14:textId="77777777" w:rsidR="003D60B3" w:rsidRPr="00CF42A6" w:rsidRDefault="003D60B3">
            <w:pPr>
              <w:pStyle w:val="ListParagraph"/>
              <w:numPr>
                <w:ilvl w:val="0"/>
                <w:numId w:val="59"/>
              </w:numPr>
              <w:spacing w:line="360" w:lineRule="auto"/>
              <w:ind w:left="319"/>
              <w:rPr>
                <w:sz w:val="18"/>
                <w:szCs w:val="18"/>
              </w:rPr>
            </w:pPr>
            <w:r w:rsidRPr="00CF42A6">
              <w:rPr>
                <w:sz w:val="18"/>
                <w:szCs w:val="18"/>
              </w:rPr>
              <w:t>Update Section 5 - Aligned the reference appendix from Appendix F to Appendix D, Appendix I to Appendix F.</w:t>
            </w:r>
          </w:p>
          <w:p w14:paraId="736F07A6" w14:textId="77777777" w:rsidR="003D60B3" w:rsidRPr="00CF42A6" w:rsidRDefault="003D60B3">
            <w:pPr>
              <w:pStyle w:val="ListParagraph"/>
              <w:numPr>
                <w:ilvl w:val="0"/>
                <w:numId w:val="59"/>
              </w:numPr>
              <w:spacing w:line="360" w:lineRule="auto"/>
              <w:ind w:left="319"/>
              <w:rPr>
                <w:sz w:val="18"/>
                <w:szCs w:val="18"/>
              </w:rPr>
            </w:pPr>
            <w:r w:rsidRPr="00CF42A6">
              <w:rPr>
                <w:sz w:val="18"/>
                <w:szCs w:val="18"/>
              </w:rPr>
              <w:t>Update Section 5.6 - Added more detailed explanation about the term.</w:t>
            </w:r>
          </w:p>
          <w:p w14:paraId="68BCCB13" w14:textId="77777777" w:rsidR="003D60B3" w:rsidRPr="00CF42A6" w:rsidRDefault="003D60B3">
            <w:pPr>
              <w:pStyle w:val="ListParagraph"/>
              <w:numPr>
                <w:ilvl w:val="0"/>
                <w:numId w:val="59"/>
              </w:numPr>
              <w:spacing w:line="360" w:lineRule="auto"/>
              <w:ind w:left="319"/>
              <w:rPr>
                <w:sz w:val="18"/>
                <w:szCs w:val="18"/>
              </w:rPr>
            </w:pPr>
            <w:r w:rsidRPr="00CF42A6">
              <w:rPr>
                <w:sz w:val="18"/>
                <w:szCs w:val="18"/>
              </w:rPr>
              <w:t>Update Section 6 - Aligned the reference appendix from Appendix J to Appendix G.</w:t>
            </w:r>
          </w:p>
          <w:p w14:paraId="5FD3B710" w14:textId="77777777" w:rsidR="003D60B3" w:rsidRPr="00CF42A6" w:rsidRDefault="003D60B3">
            <w:pPr>
              <w:pStyle w:val="ListParagraph"/>
              <w:numPr>
                <w:ilvl w:val="0"/>
                <w:numId w:val="59"/>
              </w:numPr>
              <w:spacing w:line="360" w:lineRule="auto"/>
              <w:ind w:left="319"/>
              <w:rPr>
                <w:sz w:val="18"/>
                <w:szCs w:val="18"/>
              </w:rPr>
            </w:pPr>
            <w:r w:rsidRPr="00CF42A6">
              <w:rPr>
                <w:sz w:val="18"/>
                <w:szCs w:val="18"/>
              </w:rPr>
              <w:t>Update Section 6.5.1 - Changed the title section from Plan Attainment to Schedule Attainment and its explanation including the equation.</w:t>
            </w:r>
          </w:p>
          <w:p w14:paraId="308E5616" w14:textId="77777777" w:rsidR="003D60B3" w:rsidRPr="00CF42A6" w:rsidRDefault="003D60B3">
            <w:pPr>
              <w:pStyle w:val="ListParagraph"/>
              <w:numPr>
                <w:ilvl w:val="0"/>
                <w:numId w:val="59"/>
              </w:numPr>
              <w:spacing w:line="360" w:lineRule="auto"/>
              <w:ind w:left="319"/>
              <w:rPr>
                <w:sz w:val="18"/>
                <w:szCs w:val="18"/>
              </w:rPr>
            </w:pPr>
            <w:r w:rsidRPr="00CF42A6">
              <w:rPr>
                <w:sz w:val="18"/>
                <w:szCs w:val="18"/>
              </w:rPr>
              <w:t>Update Section 6.5.2 - Change the title section from Addition-to-Plan to SPI (Schedule Performance Indicator) and its explanation including the equation.</w:t>
            </w:r>
          </w:p>
          <w:p w14:paraId="4E92445E" w14:textId="77777777" w:rsidR="003D60B3" w:rsidRPr="00CF42A6" w:rsidRDefault="003D60B3">
            <w:pPr>
              <w:pStyle w:val="ListParagraph"/>
              <w:numPr>
                <w:ilvl w:val="0"/>
                <w:numId w:val="59"/>
              </w:numPr>
              <w:spacing w:line="360" w:lineRule="auto"/>
              <w:ind w:left="319"/>
              <w:rPr>
                <w:sz w:val="18"/>
                <w:szCs w:val="18"/>
              </w:rPr>
            </w:pPr>
            <w:r w:rsidRPr="00CF42A6">
              <w:rPr>
                <w:sz w:val="18"/>
                <w:szCs w:val="18"/>
              </w:rPr>
              <w:t>Update Section 6.5.3 - Change the title section from Deletion-of-Plan to Plan Break-in and its explanation including the equation.</w:t>
            </w:r>
          </w:p>
          <w:p w14:paraId="7121A355" w14:textId="77777777" w:rsidR="003D60B3" w:rsidRPr="00CF42A6" w:rsidRDefault="003D60B3">
            <w:pPr>
              <w:pStyle w:val="ListParagraph"/>
              <w:numPr>
                <w:ilvl w:val="0"/>
                <w:numId w:val="59"/>
              </w:numPr>
              <w:spacing w:line="360" w:lineRule="auto"/>
              <w:ind w:left="319"/>
              <w:rPr>
                <w:sz w:val="18"/>
                <w:szCs w:val="18"/>
              </w:rPr>
            </w:pPr>
            <w:r w:rsidRPr="00CF42A6">
              <w:rPr>
                <w:sz w:val="18"/>
                <w:szCs w:val="18"/>
              </w:rPr>
              <w:lastRenderedPageBreak/>
              <w:t>Add new Section 6.5.4 Plan Deletion</w:t>
            </w:r>
          </w:p>
          <w:p w14:paraId="1958E2C0" w14:textId="77777777" w:rsidR="003D60B3" w:rsidRPr="00CF42A6" w:rsidRDefault="003D60B3">
            <w:pPr>
              <w:pStyle w:val="ListParagraph"/>
              <w:numPr>
                <w:ilvl w:val="0"/>
                <w:numId w:val="59"/>
              </w:numPr>
              <w:spacing w:line="360" w:lineRule="auto"/>
              <w:ind w:left="319"/>
              <w:rPr>
                <w:sz w:val="18"/>
                <w:szCs w:val="18"/>
              </w:rPr>
            </w:pPr>
            <w:r w:rsidRPr="00CF42A6">
              <w:rPr>
                <w:sz w:val="18"/>
                <w:szCs w:val="18"/>
              </w:rPr>
              <w:t>Update Section 6.6 - Removed the key area addressed "Assessment against OE Framework" and aligned with Medco implementation.</w:t>
            </w:r>
          </w:p>
          <w:p w14:paraId="4C923B08" w14:textId="77777777" w:rsidR="003D60B3" w:rsidRPr="00CF42A6" w:rsidRDefault="003D60B3">
            <w:pPr>
              <w:pStyle w:val="ListParagraph"/>
              <w:numPr>
                <w:ilvl w:val="0"/>
                <w:numId w:val="59"/>
              </w:numPr>
              <w:spacing w:line="360" w:lineRule="auto"/>
              <w:ind w:left="319"/>
              <w:rPr>
                <w:sz w:val="18"/>
                <w:szCs w:val="18"/>
              </w:rPr>
            </w:pPr>
            <w:r w:rsidRPr="00CF42A6">
              <w:rPr>
                <w:sz w:val="18"/>
                <w:szCs w:val="18"/>
              </w:rPr>
              <w:t>Update Table P&amp;S system Reviews and Assessments - Aligned the reference Appendix from Appendix C to Appendix A.</w:t>
            </w:r>
          </w:p>
          <w:p w14:paraId="6495D1CB" w14:textId="77777777" w:rsidR="003D60B3" w:rsidRPr="00CF42A6" w:rsidRDefault="003D60B3">
            <w:pPr>
              <w:pStyle w:val="ListParagraph"/>
              <w:numPr>
                <w:ilvl w:val="0"/>
                <w:numId w:val="59"/>
              </w:numPr>
              <w:spacing w:line="360" w:lineRule="auto"/>
              <w:ind w:left="319"/>
              <w:rPr>
                <w:sz w:val="18"/>
                <w:szCs w:val="18"/>
              </w:rPr>
            </w:pPr>
            <w:r w:rsidRPr="00CF42A6">
              <w:rPr>
                <w:sz w:val="18"/>
                <w:szCs w:val="18"/>
              </w:rPr>
              <w:t>Removed Section 7.3 and 7.4</w:t>
            </w:r>
          </w:p>
          <w:p w14:paraId="18ED54CB" w14:textId="77777777" w:rsidR="003D60B3" w:rsidRPr="00CF42A6" w:rsidRDefault="003D60B3">
            <w:pPr>
              <w:pStyle w:val="ListParagraph"/>
              <w:numPr>
                <w:ilvl w:val="0"/>
                <w:numId w:val="59"/>
              </w:numPr>
              <w:spacing w:line="360" w:lineRule="auto"/>
              <w:ind w:left="319"/>
              <w:rPr>
                <w:sz w:val="18"/>
                <w:szCs w:val="18"/>
              </w:rPr>
            </w:pPr>
            <w:r w:rsidRPr="00CF42A6">
              <w:rPr>
                <w:sz w:val="18"/>
                <w:szCs w:val="18"/>
              </w:rPr>
              <w:t>Update Section 8 - Aligned the Planning Cycle review with Medco implementation.</w:t>
            </w:r>
          </w:p>
          <w:p w14:paraId="759437AD" w14:textId="77777777" w:rsidR="003D60B3" w:rsidRPr="00CF42A6" w:rsidRDefault="003D60B3">
            <w:pPr>
              <w:pStyle w:val="ListParagraph"/>
              <w:numPr>
                <w:ilvl w:val="0"/>
                <w:numId w:val="59"/>
              </w:numPr>
              <w:spacing w:line="360" w:lineRule="auto"/>
              <w:ind w:left="319"/>
              <w:rPr>
                <w:sz w:val="18"/>
                <w:szCs w:val="18"/>
              </w:rPr>
            </w:pPr>
            <w:r w:rsidRPr="00CF42A6">
              <w:rPr>
                <w:sz w:val="18"/>
                <w:szCs w:val="18"/>
              </w:rPr>
              <w:t>Updated the Appendices</w:t>
            </w:r>
          </w:p>
          <w:p w14:paraId="2D5893A5" w14:textId="77777777" w:rsidR="003D60B3" w:rsidRPr="00CF42A6" w:rsidRDefault="003D60B3">
            <w:pPr>
              <w:pStyle w:val="ListParagraph"/>
              <w:numPr>
                <w:ilvl w:val="0"/>
                <w:numId w:val="60"/>
              </w:numPr>
              <w:spacing w:line="360" w:lineRule="auto"/>
              <w:rPr>
                <w:sz w:val="18"/>
                <w:szCs w:val="18"/>
              </w:rPr>
            </w:pPr>
            <w:r w:rsidRPr="00CF42A6">
              <w:rPr>
                <w:sz w:val="18"/>
                <w:szCs w:val="18"/>
              </w:rPr>
              <w:t>Remove the Appendix A due to irrelevant with Medco implementation.</w:t>
            </w:r>
          </w:p>
          <w:p w14:paraId="272E41F0" w14:textId="77777777" w:rsidR="003D60B3" w:rsidRPr="00CF42A6" w:rsidRDefault="003D60B3">
            <w:pPr>
              <w:pStyle w:val="ListParagraph"/>
              <w:numPr>
                <w:ilvl w:val="0"/>
                <w:numId w:val="60"/>
              </w:numPr>
              <w:spacing w:line="360" w:lineRule="auto"/>
              <w:rPr>
                <w:sz w:val="18"/>
                <w:szCs w:val="18"/>
              </w:rPr>
            </w:pPr>
            <w:r w:rsidRPr="00CF42A6">
              <w:rPr>
                <w:sz w:val="18"/>
                <w:szCs w:val="18"/>
              </w:rPr>
              <w:t>Update the Appendix B - Changed the tilte (orderly named) into Appendix A and aligned the role with Medco implementation.</w:t>
            </w:r>
          </w:p>
          <w:p w14:paraId="77542CAF" w14:textId="77777777" w:rsidR="003D60B3" w:rsidRPr="00CF42A6" w:rsidRDefault="003D60B3">
            <w:pPr>
              <w:pStyle w:val="ListParagraph"/>
              <w:numPr>
                <w:ilvl w:val="0"/>
                <w:numId w:val="60"/>
              </w:numPr>
              <w:spacing w:line="360" w:lineRule="auto"/>
              <w:rPr>
                <w:sz w:val="18"/>
                <w:szCs w:val="18"/>
              </w:rPr>
            </w:pPr>
            <w:r w:rsidRPr="00CF42A6">
              <w:rPr>
                <w:sz w:val="18"/>
                <w:szCs w:val="18"/>
              </w:rPr>
              <w:t>Remove the Appendix C due to irrelevant with Medco implementation</w:t>
            </w:r>
          </w:p>
          <w:p w14:paraId="7A86B352" w14:textId="77777777" w:rsidR="003D60B3" w:rsidRPr="00CF42A6" w:rsidRDefault="003D60B3">
            <w:pPr>
              <w:pStyle w:val="ListParagraph"/>
              <w:numPr>
                <w:ilvl w:val="0"/>
                <w:numId w:val="60"/>
              </w:numPr>
              <w:spacing w:line="360" w:lineRule="auto"/>
              <w:rPr>
                <w:sz w:val="18"/>
                <w:szCs w:val="18"/>
              </w:rPr>
            </w:pPr>
            <w:r w:rsidRPr="00CF42A6">
              <w:rPr>
                <w:sz w:val="18"/>
                <w:szCs w:val="18"/>
              </w:rPr>
              <w:t>Update the Appedix D - Changed the tilte (orderly named) into Appendix B and updated with the new TOR</w:t>
            </w:r>
          </w:p>
          <w:p w14:paraId="2463FB7F" w14:textId="77777777" w:rsidR="003D60B3" w:rsidRPr="00CF42A6" w:rsidRDefault="003D60B3">
            <w:pPr>
              <w:pStyle w:val="ListParagraph"/>
              <w:numPr>
                <w:ilvl w:val="0"/>
                <w:numId w:val="60"/>
              </w:numPr>
              <w:spacing w:line="360" w:lineRule="auto"/>
              <w:rPr>
                <w:sz w:val="18"/>
                <w:szCs w:val="18"/>
              </w:rPr>
            </w:pPr>
            <w:r w:rsidRPr="00CF42A6">
              <w:rPr>
                <w:sz w:val="18"/>
                <w:szCs w:val="18"/>
              </w:rPr>
              <w:t>Update the Appendix B - Changed the tilte (orderly named) into Appendix C and aligned the role with Medco implementation.</w:t>
            </w:r>
          </w:p>
          <w:p w14:paraId="301F198C" w14:textId="77777777" w:rsidR="003D60B3" w:rsidRPr="00CF42A6" w:rsidRDefault="003D60B3">
            <w:pPr>
              <w:pStyle w:val="ListParagraph"/>
              <w:numPr>
                <w:ilvl w:val="0"/>
                <w:numId w:val="60"/>
              </w:numPr>
              <w:spacing w:line="360" w:lineRule="auto"/>
              <w:rPr>
                <w:sz w:val="18"/>
                <w:szCs w:val="18"/>
              </w:rPr>
            </w:pPr>
            <w:r w:rsidRPr="00CF42A6">
              <w:rPr>
                <w:sz w:val="18"/>
                <w:szCs w:val="18"/>
              </w:rPr>
              <w:t>Update the Appendix F - Changed the tilte (orderly named) into Appendix D and aligned the role with Medco implementation.</w:t>
            </w:r>
          </w:p>
          <w:p w14:paraId="58774F32" w14:textId="77777777" w:rsidR="003D60B3" w:rsidRPr="00CF42A6" w:rsidRDefault="003D60B3">
            <w:pPr>
              <w:pStyle w:val="ListParagraph"/>
              <w:numPr>
                <w:ilvl w:val="0"/>
                <w:numId w:val="60"/>
              </w:numPr>
              <w:spacing w:line="360" w:lineRule="auto"/>
              <w:rPr>
                <w:sz w:val="18"/>
                <w:szCs w:val="18"/>
              </w:rPr>
            </w:pPr>
            <w:r w:rsidRPr="00CF42A6">
              <w:rPr>
                <w:sz w:val="18"/>
                <w:szCs w:val="18"/>
              </w:rPr>
              <w:t>Update the Appendix G - Changed the tilte (orderly named) into Appendix E and aligned the role with Medco implementation.</w:t>
            </w:r>
          </w:p>
          <w:p w14:paraId="47108A59" w14:textId="77777777" w:rsidR="003D60B3" w:rsidRPr="00CF42A6" w:rsidRDefault="003D60B3">
            <w:pPr>
              <w:pStyle w:val="ListParagraph"/>
              <w:numPr>
                <w:ilvl w:val="0"/>
                <w:numId w:val="60"/>
              </w:numPr>
              <w:spacing w:line="360" w:lineRule="auto"/>
              <w:rPr>
                <w:sz w:val="18"/>
                <w:szCs w:val="18"/>
              </w:rPr>
            </w:pPr>
            <w:r w:rsidRPr="00CF42A6">
              <w:rPr>
                <w:sz w:val="18"/>
                <w:szCs w:val="18"/>
              </w:rPr>
              <w:t>Update the Appendix H - Changed the tilte (orderly named) into Appendix F and aligned the role with Medco implementation.</w:t>
            </w:r>
          </w:p>
          <w:p w14:paraId="7B7FAAF8" w14:textId="3D0A1691" w:rsidR="005F380D" w:rsidRPr="00CF42A6" w:rsidRDefault="003D60B3">
            <w:pPr>
              <w:pStyle w:val="ListParagraph"/>
              <w:numPr>
                <w:ilvl w:val="0"/>
                <w:numId w:val="60"/>
              </w:numPr>
              <w:spacing w:line="360" w:lineRule="auto"/>
              <w:rPr>
                <w:sz w:val="18"/>
                <w:szCs w:val="18"/>
              </w:rPr>
            </w:pPr>
            <w:r w:rsidRPr="00CF42A6">
              <w:rPr>
                <w:sz w:val="18"/>
                <w:szCs w:val="18"/>
              </w:rPr>
              <w:t>Update the Appendix I - Changed the tilte (orderly named) into Appendix G and aligned the role with Medco implementation.</w:t>
            </w:r>
          </w:p>
          <w:p w14:paraId="37ABAEB9" w14:textId="6B3504E4" w:rsidR="003D60B3" w:rsidRPr="00CF42A6" w:rsidRDefault="003D60B3">
            <w:pPr>
              <w:pStyle w:val="ListParagraph"/>
              <w:numPr>
                <w:ilvl w:val="0"/>
                <w:numId w:val="61"/>
              </w:numPr>
              <w:spacing w:line="360" w:lineRule="auto"/>
              <w:ind w:left="409"/>
              <w:rPr>
                <w:sz w:val="18"/>
                <w:szCs w:val="18"/>
              </w:rPr>
            </w:pPr>
            <w:r w:rsidRPr="00CF42A6">
              <w:rPr>
                <w:sz w:val="18"/>
                <w:szCs w:val="18"/>
              </w:rPr>
              <w:t xml:space="preserve">General formatting and typo corrections  </w:t>
            </w:r>
          </w:p>
        </w:tc>
      </w:tr>
    </w:tbl>
    <w:p w14:paraId="217E06A5" w14:textId="77777777" w:rsidR="00355A32" w:rsidRPr="00CF42A6" w:rsidRDefault="00355A32" w:rsidP="00BD290E">
      <w:pPr>
        <w:spacing w:line="360" w:lineRule="auto"/>
        <w:rPr>
          <w:rFonts w:cs="Arial"/>
          <w:rPrChange w:id="134" w:author="Muhamad Ridho Zul Khoiri" w:date="2026-07-14T10:44:00Z" w16du:dateUtc="2026-07-14T03:44:00Z">
            <w:rPr>
              <w:rFonts w:ascii="Times New Roman" w:hAnsi="Times New Roman"/>
            </w:rPr>
          </w:rPrChange>
        </w:rPr>
      </w:pPr>
    </w:p>
    <w:p w14:paraId="7FB4DFEE" w14:textId="77777777" w:rsidR="00D125B8" w:rsidRPr="00CF42A6" w:rsidRDefault="00D125B8" w:rsidP="00BD290E">
      <w:pPr>
        <w:spacing w:line="360" w:lineRule="auto"/>
        <w:rPr>
          <w:rFonts w:cs="Arial"/>
          <w:rPrChange w:id="135" w:author="Muhamad Ridho Zul Khoiri" w:date="2026-07-14T10:44:00Z" w16du:dateUtc="2026-07-14T03:44:00Z">
            <w:rPr>
              <w:rFonts w:ascii="Times New Roman" w:hAnsi="Times New Roman"/>
            </w:rPr>
          </w:rPrChange>
        </w:rPr>
      </w:pPr>
    </w:p>
    <w:p w14:paraId="1EA03336" w14:textId="77777777" w:rsidR="00D125B8" w:rsidRPr="00CF42A6" w:rsidRDefault="00D125B8" w:rsidP="00BD290E">
      <w:pPr>
        <w:spacing w:line="360" w:lineRule="auto"/>
        <w:rPr>
          <w:rFonts w:cs="Arial"/>
        </w:rPr>
      </w:pPr>
    </w:p>
    <w:p w14:paraId="1E576A10" w14:textId="77777777" w:rsidR="00233D3E" w:rsidRPr="00CF42A6" w:rsidRDefault="00735884" w:rsidP="00BD290E">
      <w:pPr>
        <w:spacing w:line="360" w:lineRule="auto"/>
        <w:rPr>
          <w:rFonts w:cs="Arial"/>
          <w:b/>
        </w:rPr>
      </w:pPr>
      <w:r w:rsidRPr="00CF42A6">
        <w:rPr>
          <w:rFonts w:cs="Arial"/>
          <w:b/>
        </w:rPr>
        <w:t>Additional Approvers (If Applicable)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0"/>
        <w:gridCol w:w="2160"/>
        <w:gridCol w:w="2160"/>
        <w:gridCol w:w="1800"/>
      </w:tblGrid>
      <w:tr w:rsidR="00233D3E" w:rsidRPr="00CF42A6" w14:paraId="7B72C966" w14:textId="77777777" w:rsidTr="00A04960">
        <w:trPr>
          <w:trHeight w:val="360"/>
        </w:trPr>
        <w:tc>
          <w:tcPr>
            <w:tcW w:w="3240" w:type="dxa"/>
            <w:vAlign w:val="center"/>
          </w:tcPr>
          <w:p w14:paraId="1A8CBA03" w14:textId="77777777" w:rsidR="00233D3E" w:rsidRPr="00CF42A6" w:rsidRDefault="00233D3E" w:rsidP="00BD290E">
            <w:pPr>
              <w:spacing w:before="60" w:after="60" w:line="360" w:lineRule="auto"/>
              <w:jc w:val="center"/>
              <w:rPr>
                <w:rFonts w:cs="Arial"/>
                <w:b/>
              </w:rPr>
            </w:pPr>
            <w:r w:rsidRPr="00CF42A6">
              <w:rPr>
                <w:rFonts w:cs="Arial"/>
                <w:b/>
              </w:rPr>
              <w:t>Name</w:t>
            </w:r>
          </w:p>
        </w:tc>
        <w:tc>
          <w:tcPr>
            <w:tcW w:w="2160" w:type="dxa"/>
            <w:vAlign w:val="center"/>
          </w:tcPr>
          <w:p w14:paraId="23C8C288" w14:textId="77777777" w:rsidR="00233D3E" w:rsidRPr="00CF42A6" w:rsidRDefault="00233D3E" w:rsidP="00BD290E">
            <w:pPr>
              <w:spacing w:before="60" w:after="60" w:line="360" w:lineRule="auto"/>
              <w:jc w:val="center"/>
              <w:rPr>
                <w:rFonts w:cs="Arial"/>
                <w:b/>
              </w:rPr>
            </w:pPr>
            <w:r w:rsidRPr="00CF42A6">
              <w:rPr>
                <w:rFonts w:cs="Arial"/>
                <w:b/>
              </w:rPr>
              <w:t>Designation</w:t>
            </w:r>
          </w:p>
        </w:tc>
        <w:tc>
          <w:tcPr>
            <w:tcW w:w="2160" w:type="dxa"/>
            <w:vAlign w:val="center"/>
          </w:tcPr>
          <w:p w14:paraId="67DBB325" w14:textId="77777777" w:rsidR="00233D3E" w:rsidRPr="00CF42A6" w:rsidRDefault="00233D3E" w:rsidP="00BD290E">
            <w:pPr>
              <w:spacing w:before="60" w:after="60" w:line="360" w:lineRule="auto"/>
              <w:jc w:val="center"/>
              <w:rPr>
                <w:rFonts w:cs="Arial"/>
                <w:b/>
              </w:rPr>
            </w:pPr>
            <w:r w:rsidRPr="00CF42A6">
              <w:rPr>
                <w:rFonts w:cs="Arial"/>
                <w:b/>
              </w:rPr>
              <w:t>Signature</w:t>
            </w:r>
          </w:p>
        </w:tc>
        <w:tc>
          <w:tcPr>
            <w:tcW w:w="1800" w:type="dxa"/>
            <w:vAlign w:val="center"/>
          </w:tcPr>
          <w:p w14:paraId="7274872D" w14:textId="77777777" w:rsidR="00233D3E" w:rsidRPr="00CF42A6" w:rsidRDefault="00233D3E" w:rsidP="00BD290E">
            <w:pPr>
              <w:spacing w:before="60" w:after="60" w:line="360" w:lineRule="auto"/>
              <w:jc w:val="center"/>
              <w:rPr>
                <w:rFonts w:cs="Arial"/>
                <w:b/>
              </w:rPr>
            </w:pPr>
            <w:r w:rsidRPr="00CF42A6">
              <w:rPr>
                <w:rFonts w:cs="Arial"/>
                <w:b/>
              </w:rPr>
              <w:t>Date</w:t>
            </w:r>
          </w:p>
        </w:tc>
      </w:tr>
      <w:tr w:rsidR="00233D3E" w:rsidRPr="00CF42A6" w14:paraId="24E12431" w14:textId="77777777" w:rsidTr="00A04960">
        <w:trPr>
          <w:trHeight w:val="360"/>
        </w:trPr>
        <w:tc>
          <w:tcPr>
            <w:tcW w:w="3240" w:type="dxa"/>
            <w:vAlign w:val="center"/>
          </w:tcPr>
          <w:p w14:paraId="7DA5383A" w14:textId="5C280C77" w:rsidR="00233D3E" w:rsidRPr="00CF42A6" w:rsidRDefault="00F25F42" w:rsidP="00BD290E">
            <w:pPr>
              <w:spacing w:before="60" w:after="60" w:line="360" w:lineRule="auto"/>
              <w:jc w:val="center"/>
              <w:rPr>
                <w:rFonts w:cs="Arial"/>
                <w:sz w:val="18"/>
                <w:szCs w:val="18"/>
                <w:highlight w:val="yellow"/>
                <w:lang w:val="sv-SE"/>
                <w:rPrChange w:id="136" w:author="Muhamad Ridho Zul Khoiri" w:date="2026-07-14T10:44:00Z" w16du:dateUtc="2026-07-14T03:44:00Z">
                  <w:rPr>
                    <w:rFonts w:cs="Arial"/>
                    <w:sz w:val="18"/>
                    <w:szCs w:val="18"/>
                    <w:lang w:val="sv-SE"/>
                  </w:rPr>
                </w:rPrChange>
              </w:rPr>
            </w:pPr>
            <w:del w:id="137" w:author="Muhamad Ridho Zul Khoiri" w:date="2026-07-14T10:43:00Z" w16du:dateUtc="2026-07-14T03:43:00Z">
              <w:r w:rsidRPr="00CF42A6" w:rsidDel="008631DC">
                <w:rPr>
                  <w:rFonts w:cs="Arial"/>
                  <w:sz w:val="18"/>
                  <w:szCs w:val="18"/>
                  <w:highlight w:val="yellow"/>
                  <w:lang w:val="sv-SE"/>
                  <w:rPrChange w:id="138" w:author="Muhamad Ridho Zul Khoiri" w:date="2026-07-14T10:44:00Z" w16du:dateUtc="2026-07-14T03:44:00Z">
                    <w:rPr>
                      <w:rFonts w:cs="Arial"/>
                      <w:sz w:val="18"/>
                      <w:szCs w:val="18"/>
                      <w:lang w:val="sv-SE"/>
                    </w:rPr>
                  </w:rPrChange>
                </w:rPr>
                <w:delText>Ronny Darma</w:delText>
              </w:r>
            </w:del>
            <w:ins w:id="139" w:author="Muhamad Ridho Zul Khoiri" w:date="2026-07-14T10:43:00Z" w16du:dateUtc="2026-07-14T03:43:00Z">
              <w:r w:rsidR="008631DC" w:rsidRPr="00CF42A6">
                <w:rPr>
                  <w:rFonts w:cs="Arial"/>
                  <w:sz w:val="18"/>
                  <w:szCs w:val="18"/>
                  <w:highlight w:val="yellow"/>
                  <w:lang w:val="sv-SE"/>
                  <w:rPrChange w:id="140" w:author="Muhamad Ridho Zul Khoiri" w:date="2026-07-14T10:44:00Z" w16du:dateUtc="2026-07-14T03:44:00Z">
                    <w:rPr>
                      <w:rFonts w:cs="Arial"/>
                      <w:sz w:val="18"/>
                      <w:szCs w:val="18"/>
                      <w:lang w:val="sv-SE"/>
                    </w:rPr>
                  </w:rPrChange>
                </w:rPr>
                <w:t>Fahmi A. Syafri</w:t>
              </w:r>
            </w:ins>
          </w:p>
        </w:tc>
        <w:tc>
          <w:tcPr>
            <w:tcW w:w="2160" w:type="dxa"/>
            <w:vAlign w:val="center"/>
          </w:tcPr>
          <w:p w14:paraId="466AF1BF" w14:textId="5DDF654E" w:rsidR="00233D3E" w:rsidRPr="00CF42A6" w:rsidRDefault="00F25F42" w:rsidP="00BD290E">
            <w:pPr>
              <w:spacing w:before="60" w:after="60" w:line="360" w:lineRule="auto"/>
              <w:jc w:val="center"/>
              <w:rPr>
                <w:rFonts w:cs="Arial"/>
                <w:sz w:val="18"/>
                <w:szCs w:val="18"/>
              </w:rPr>
            </w:pPr>
            <w:r w:rsidRPr="00CF42A6">
              <w:rPr>
                <w:rFonts w:cs="Arial"/>
                <w:sz w:val="18"/>
                <w:szCs w:val="18"/>
              </w:rPr>
              <w:t>Manager OPAA</w:t>
            </w:r>
          </w:p>
        </w:tc>
        <w:tc>
          <w:tcPr>
            <w:tcW w:w="2160" w:type="dxa"/>
            <w:vAlign w:val="center"/>
          </w:tcPr>
          <w:p w14:paraId="0FC8FCCA" w14:textId="77777777" w:rsidR="00233D3E" w:rsidRPr="00CF42A6" w:rsidRDefault="00233D3E" w:rsidP="00BD290E">
            <w:pPr>
              <w:spacing w:before="60" w:after="60" w:line="360" w:lineRule="auto"/>
              <w:jc w:val="center"/>
              <w:rPr>
                <w:rFonts w:cs="Arial"/>
                <w:sz w:val="18"/>
              </w:rPr>
            </w:pPr>
          </w:p>
        </w:tc>
        <w:tc>
          <w:tcPr>
            <w:tcW w:w="1800" w:type="dxa"/>
            <w:vAlign w:val="center"/>
          </w:tcPr>
          <w:p w14:paraId="2C96810A" w14:textId="77777777" w:rsidR="00233D3E" w:rsidRPr="00CF42A6" w:rsidRDefault="00233D3E" w:rsidP="00BD290E">
            <w:pPr>
              <w:spacing w:before="60" w:after="60" w:line="360" w:lineRule="auto"/>
              <w:jc w:val="center"/>
              <w:rPr>
                <w:rFonts w:cs="Arial"/>
                <w:sz w:val="18"/>
              </w:rPr>
            </w:pPr>
          </w:p>
        </w:tc>
      </w:tr>
      <w:tr w:rsidR="00233D3E" w:rsidRPr="00CF42A6" w14:paraId="11EBC3B1" w14:textId="77777777" w:rsidTr="00A04960">
        <w:trPr>
          <w:trHeight w:val="360"/>
        </w:trPr>
        <w:tc>
          <w:tcPr>
            <w:tcW w:w="3240" w:type="dxa"/>
            <w:vAlign w:val="center"/>
          </w:tcPr>
          <w:p w14:paraId="6C36312F" w14:textId="7AF08D64" w:rsidR="00233D3E" w:rsidRPr="00CF42A6" w:rsidRDefault="00F25F42" w:rsidP="00BD290E">
            <w:pPr>
              <w:spacing w:before="60" w:after="60" w:line="360" w:lineRule="auto"/>
              <w:jc w:val="center"/>
              <w:rPr>
                <w:rFonts w:cs="Arial"/>
                <w:sz w:val="18"/>
                <w:highlight w:val="yellow"/>
                <w:rPrChange w:id="141" w:author="Muhamad Ridho Zul Khoiri" w:date="2026-07-14T10:44:00Z" w16du:dateUtc="2026-07-14T03:44:00Z">
                  <w:rPr>
                    <w:rFonts w:cs="Arial"/>
                    <w:sz w:val="18"/>
                  </w:rPr>
                </w:rPrChange>
              </w:rPr>
            </w:pPr>
            <w:del w:id="142" w:author="Muhamad Ridho Zul Khoiri" w:date="2026-07-14T10:43:00Z" w16du:dateUtc="2026-07-14T03:43:00Z">
              <w:r w:rsidRPr="00CF42A6" w:rsidDel="008631DC">
                <w:rPr>
                  <w:rFonts w:cs="Arial"/>
                  <w:sz w:val="18"/>
                  <w:highlight w:val="yellow"/>
                  <w:rPrChange w:id="143" w:author="Muhamad Ridho Zul Khoiri" w:date="2026-07-14T10:44:00Z" w16du:dateUtc="2026-07-14T03:44:00Z">
                    <w:rPr>
                      <w:rFonts w:cs="Arial"/>
                      <w:sz w:val="18"/>
                    </w:rPr>
                  </w:rPrChange>
                </w:rPr>
                <w:delText>Reza R. Hutasoit</w:delText>
              </w:r>
            </w:del>
            <w:ins w:id="144" w:author="Muhamad Ridho Zul Khoiri" w:date="2026-07-14T10:43:00Z" w16du:dateUtc="2026-07-14T03:43:00Z">
              <w:r w:rsidR="008631DC" w:rsidRPr="00CF42A6">
                <w:rPr>
                  <w:rFonts w:cs="Arial"/>
                  <w:sz w:val="18"/>
                  <w:highlight w:val="yellow"/>
                  <w:rPrChange w:id="145" w:author="Muhamad Ridho Zul Khoiri" w:date="2026-07-14T10:44:00Z" w16du:dateUtc="2026-07-14T03:44:00Z">
                    <w:rPr>
                      <w:rFonts w:cs="Arial"/>
                      <w:sz w:val="18"/>
                    </w:rPr>
                  </w:rPrChange>
                </w:rPr>
                <w:t>Oi Rozak</w:t>
              </w:r>
            </w:ins>
          </w:p>
        </w:tc>
        <w:tc>
          <w:tcPr>
            <w:tcW w:w="2160" w:type="dxa"/>
            <w:vAlign w:val="center"/>
          </w:tcPr>
          <w:p w14:paraId="7609B98E" w14:textId="3C9E8F28" w:rsidR="00233D3E" w:rsidRPr="00CF42A6" w:rsidRDefault="00F25F42" w:rsidP="00BD290E">
            <w:pPr>
              <w:spacing w:before="60" w:after="60" w:line="360" w:lineRule="auto"/>
              <w:jc w:val="center"/>
              <w:rPr>
                <w:rFonts w:cs="Arial"/>
                <w:sz w:val="18"/>
              </w:rPr>
            </w:pPr>
            <w:r w:rsidRPr="00CF42A6">
              <w:rPr>
                <w:rFonts w:cs="Arial"/>
                <w:sz w:val="18"/>
              </w:rPr>
              <w:t>Lead P&amp;S</w:t>
            </w:r>
          </w:p>
        </w:tc>
        <w:tc>
          <w:tcPr>
            <w:tcW w:w="2160" w:type="dxa"/>
            <w:vAlign w:val="center"/>
          </w:tcPr>
          <w:p w14:paraId="6E206290" w14:textId="77777777" w:rsidR="00233D3E" w:rsidRPr="00CF42A6" w:rsidRDefault="00233D3E" w:rsidP="00BD290E">
            <w:pPr>
              <w:spacing w:before="60" w:after="60" w:line="360" w:lineRule="auto"/>
              <w:jc w:val="center"/>
              <w:rPr>
                <w:rFonts w:cs="Arial"/>
                <w:sz w:val="18"/>
              </w:rPr>
            </w:pPr>
          </w:p>
        </w:tc>
        <w:tc>
          <w:tcPr>
            <w:tcW w:w="1800" w:type="dxa"/>
            <w:vAlign w:val="center"/>
          </w:tcPr>
          <w:p w14:paraId="6B721064" w14:textId="77777777" w:rsidR="00233D3E" w:rsidRPr="00CF42A6" w:rsidRDefault="00233D3E" w:rsidP="00BD290E">
            <w:pPr>
              <w:spacing w:before="60" w:after="60" w:line="360" w:lineRule="auto"/>
              <w:jc w:val="center"/>
              <w:rPr>
                <w:rFonts w:cs="Arial"/>
                <w:sz w:val="18"/>
              </w:rPr>
            </w:pPr>
          </w:p>
        </w:tc>
      </w:tr>
      <w:tr w:rsidR="00F25F42" w:rsidRPr="00CF42A6" w14:paraId="21404785" w14:textId="77777777" w:rsidTr="00A04960">
        <w:trPr>
          <w:trHeight w:val="360"/>
        </w:trPr>
        <w:tc>
          <w:tcPr>
            <w:tcW w:w="3240" w:type="dxa"/>
            <w:vAlign w:val="center"/>
          </w:tcPr>
          <w:p w14:paraId="6BE65A2D" w14:textId="493631C2" w:rsidR="00F25F42" w:rsidRPr="00CF42A6" w:rsidRDefault="00BE764D" w:rsidP="00BD290E">
            <w:pPr>
              <w:spacing w:before="60" w:after="60" w:line="360" w:lineRule="auto"/>
              <w:jc w:val="center"/>
              <w:rPr>
                <w:rFonts w:cs="Arial"/>
                <w:sz w:val="18"/>
              </w:rPr>
            </w:pPr>
            <w:r w:rsidRPr="00CF42A6">
              <w:rPr>
                <w:rFonts w:cs="Arial"/>
                <w:sz w:val="18"/>
              </w:rPr>
              <w:t>Rosa V. Damayanti</w:t>
            </w:r>
          </w:p>
        </w:tc>
        <w:tc>
          <w:tcPr>
            <w:tcW w:w="2160" w:type="dxa"/>
            <w:vAlign w:val="center"/>
          </w:tcPr>
          <w:p w14:paraId="7F1E5DE4" w14:textId="2A12BE9B" w:rsidR="00F25F42" w:rsidRPr="00CF42A6" w:rsidRDefault="00BE764D" w:rsidP="00BD290E">
            <w:pPr>
              <w:spacing w:before="60" w:after="60" w:line="360" w:lineRule="auto"/>
              <w:jc w:val="center"/>
              <w:rPr>
                <w:rFonts w:cs="Arial"/>
                <w:sz w:val="18"/>
              </w:rPr>
            </w:pPr>
            <w:r w:rsidRPr="00CF42A6">
              <w:rPr>
                <w:rFonts w:cs="Arial"/>
                <w:sz w:val="18"/>
              </w:rPr>
              <w:t>Man</w:t>
            </w:r>
            <w:r w:rsidR="00413F41" w:rsidRPr="00CF42A6">
              <w:rPr>
                <w:rFonts w:cs="Arial"/>
                <w:sz w:val="18"/>
              </w:rPr>
              <w:t>a</w:t>
            </w:r>
            <w:r w:rsidRPr="00CF42A6">
              <w:rPr>
                <w:rFonts w:cs="Arial"/>
                <w:sz w:val="18"/>
              </w:rPr>
              <w:t>ger PDC Planning</w:t>
            </w:r>
          </w:p>
        </w:tc>
        <w:tc>
          <w:tcPr>
            <w:tcW w:w="2160" w:type="dxa"/>
            <w:vAlign w:val="center"/>
          </w:tcPr>
          <w:p w14:paraId="4B04E33F" w14:textId="77777777" w:rsidR="00F25F42" w:rsidRPr="00CF42A6" w:rsidRDefault="00F25F42" w:rsidP="00BD290E">
            <w:pPr>
              <w:spacing w:before="60" w:after="60" w:line="360" w:lineRule="auto"/>
              <w:jc w:val="center"/>
              <w:rPr>
                <w:rFonts w:cs="Arial"/>
                <w:sz w:val="18"/>
              </w:rPr>
            </w:pPr>
          </w:p>
        </w:tc>
        <w:tc>
          <w:tcPr>
            <w:tcW w:w="1800" w:type="dxa"/>
            <w:vAlign w:val="center"/>
          </w:tcPr>
          <w:p w14:paraId="158EC5A0" w14:textId="77777777" w:rsidR="00F25F42" w:rsidRPr="00CF42A6" w:rsidRDefault="00F25F42" w:rsidP="00BD290E">
            <w:pPr>
              <w:spacing w:before="60" w:after="60" w:line="360" w:lineRule="auto"/>
              <w:jc w:val="center"/>
              <w:rPr>
                <w:rFonts w:cs="Arial"/>
                <w:sz w:val="18"/>
              </w:rPr>
            </w:pPr>
          </w:p>
        </w:tc>
      </w:tr>
      <w:tr w:rsidR="00BE764D" w:rsidRPr="00CF42A6" w14:paraId="3115F5F1" w14:textId="77777777" w:rsidTr="00A04960">
        <w:trPr>
          <w:trHeight w:val="360"/>
        </w:trPr>
        <w:tc>
          <w:tcPr>
            <w:tcW w:w="3240" w:type="dxa"/>
            <w:vAlign w:val="center"/>
          </w:tcPr>
          <w:p w14:paraId="65914D11" w14:textId="7C9C8EC2" w:rsidR="00BE764D" w:rsidRPr="00CF42A6" w:rsidRDefault="00BE764D" w:rsidP="00BD290E">
            <w:pPr>
              <w:spacing w:before="60" w:after="60" w:line="360" w:lineRule="auto"/>
              <w:jc w:val="center"/>
              <w:rPr>
                <w:rFonts w:cs="Arial"/>
                <w:sz w:val="18"/>
              </w:rPr>
            </w:pPr>
            <w:r w:rsidRPr="00CF42A6">
              <w:rPr>
                <w:rFonts w:cs="Arial"/>
                <w:sz w:val="18"/>
              </w:rPr>
              <w:t>Robert Cahyadi</w:t>
            </w:r>
          </w:p>
        </w:tc>
        <w:tc>
          <w:tcPr>
            <w:tcW w:w="2160" w:type="dxa"/>
            <w:vAlign w:val="center"/>
          </w:tcPr>
          <w:p w14:paraId="12467665" w14:textId="17ACB3AA" w:rsidR="00BE764D" w:rsidRPr="00CF42A6" w:rsidRDefault="00BE764D" w:rsidP="00BD290E">
            <w:pPr>
              <w:spacing w:before="60" w:after="60" w:line="360" w:lineRule="auto"/>
              <w:jc w:val="center"/>
              <w:rPr>
                <w:rFonts w:cs="Arial"/>
                <w:sz w:val="18"/>
              </w:rPr>
            </w:pPr>
            <w:r w:rsidRPr="00CF42A6">
              <w:rPr>
                <w:rFonts w:cs="Arial"/>
                <w:sz w:val="18"/>
              </w:rPr>
              <w:t>Manager Planning</w:t>
            </w:r>
          </w:p>
        </w:tc>
        <w:tc>
          <w:tcPr>
            <w:tcW w:w="2160" w:type="dxa"/>
            <w:vAlign w:val="center"/>
          </w:tcPr>
          <w:p w14:paraId="3438C5C7" w14:textId="77777777" w:rsidR="00BE764D" w:rsidRPr="00CF42A6" w:rsidRDefault="00BE764D" w:rsidP="00BD290E">
            <w:pPr>
              <w:spacing w:before="60" w:after="60" w:line="360" w:lineRule="auto"/>
              <w:jc w:val="center"/>
              <w:rPr>
                <w:rFonts w:cs="Arial"/>
                <w:sz w:val="18"/>
              </w:rPr>
            </w:pPr>
          </w:p>
        </w:tc>
        <w:tc>
          <w:tcPr>
            <w:tcW w:w="1800" w:type="dxa"/>
            <w:vAlign w:val="center"/>
          </w:tcPr>
          <w:p w14:paraId="010828E8" w14:textId="77777777" w:rsidR="00BE764D" w:rsidRPr="00CF42A6" w:rsidRDefault="00BE764D" w:rsidP="00BD290E">
            <w:pPr>
              <w:spacing w:before="60" w:after="60" w:line="360" w:lineRule="auto"/>
              <w:jc w:val="center"/>
              <w:rPr>
                <w:rFonts w:cs="Arial"/>
                <w:sz w:val="18"/>
              </w:rPr>
            </w:pPr>
          </w:p>
        </w:tc>
      </w:tr>
    </w:tbl>
    <w:p w14:paraId="217E06A6" w14:textId="381BD216" w:rsidR="00735884" w:rsidRPr="00CF42A6" w:rsidRDefault="00735884" w:rsidP="00BD290E">
      <w:pPr>
        <w:spacing w:line="360" w:lineRule="auto"/>
        <w:rPr>
          <w:rFonts w:cs="Arial"/>
          <w:b/>
        </w:rPr>
      </w:pPr>
    </w:p>
    <w:p w14:paraId="378B425F" w14:textId="77777777" w:rsidR="0000762E" w:rsidRPr="00CF42A6" w:rsidRDefault="0000762E" w:rsidP="00BD290E">
      <w:pPr>
        <w:spacing w:line="360" w:lineRule="auto"/>
        <w:rPr>
          <w:rFonts w:cs="Arial"/>
          <w:b/>
        </w:rPr>
      </w:pPr>
    </w:p>
    <w:p w14:paraId="5ED24438" w14:textId="3439E1EC" w:rsidR="000A22DF" w:rsidRPr="00CF42A6" w:rsidRDefault="00D45A2C" w:rsidP="00BD290E">
      <w:pPr>
        <w:pStyle w:val="Title"/>
        <w:spacing w:before="0" w:after="0" w:line="360" w:lineRule="auto"/>
        <w:jc w:val="left"/>
        <w:rPr>
          <w:rFonts w:cs="Arial"/>
          <w:noProof/>
        </w:rPr>
      </w:pPr>
      <w:r w:rsidRPr="00CF42A6">
        <w:rPr>
          <w:rFonts w:cs="Arial"/>
        </w:rPr>
        <w:br w:type="page"/>
      </w:r>
      <w:bookmarkStart w:id="146" w:name="_Toc422776421"/>
      <w:bookmarkStart w:id="147" w:name="_Toc423345540"/>
      <w:bookmarkStart w:id="148" w:name="_Toc177562817"/>
      <w:bookmarkStart w:id="149" w:name="_Toc196309685"/>
      <w:r w:rsidRPr="00CF42A6">
        <w:rPr>
          <w:rFonts w:cs="Arial"/>
          <w:rPrChange w:id="150" w:author="Muhamad Ridho Zul Khoiri" w:date="2026-07-14T10:44:00Z" w16du:dateUtc="2026-07-14T03:44:00Z">
            <w:rPr>
              <w:rFonts w:ascii="Times New Roman" w:hAnsi="Times New Roman"/>
            </w:rPr>
          </w:rPrChange>
        </w:rPr>
        <w:lastRenderedPageBreak/>
        <w:t>Contents</w:t>
      </w:r>
      <w:bookmarkEnd w:id="146"/>
      <w:bookmarkEnd w:id="147"/>
      <w:bookmarkEnd w:id="148"/>
      <w:bookmarkEnd w:id="149"/>
      <w:r w:rsidR="00055C84" w:rsidRPr="00CF42A6">
        <w:rPr>
          <w:rFonts w:cs="Arial"/>
          <w:rPrChange w:id="151" w:author="Muhamad Ridho Zul Khoiri" w:date="2026-07-14T10:44:00Z" w16du:dateUtc="2026-07-14T03:44:00Z">
            <w:rPr>
              <w:rFonts w:ascii="Times New Roman" w:hAnsi="Times New Roman"/>
            </w:rPr>
          </w:rPrChange>
        </w:rPr>
        <w:fldChar w:fldCharType="begin"/>
      </w:r>
      <w:r w:rsidR="00055C84" w:rsidRPr="00CF42A6">
        <w:rPr>
          <w:rFonts w:cs="Arial"/>
          <w:rPrChange w:id="152" w:author="Muhamad Ridho Zul Khoiri" w:date="2026-07-14T10:44:00Z" w16du:dateUtc="2026-07-14T03:44:00Z">
            <w:rPr>
              <w:rFonts w:ascii="Times New Roman" w:hAnsi="Times New Roman"/>
            </w:rPr>
          </w:rPrChange>
        </w:rPr>
        <w:instrText xml:space="preserve"> TOC \o "1-2" \h \z \u </w:instrText>
      </w:r>
      <w:r w:rsidR="00055C84" w:rsidRPr="00CF42A6">
        <w:rPr>
          <w:rFonts w:cs="Arial"/>
          <w:rPrChange w:id="153" w:author="Muhamad Ridho Zul Khoiri" w:date="2026-07-14T10:44:00Z" w16du:dateUtc="2026-07-14T03:44:00Z">
            <w:rPr>
              <w:rFonts w:ascii="Times New Roman" w:hAnsi="Times New Roman"/>
              <w:b w:val="0"/>
              <w:kern w:val="0"/>
              <w:sz w:val="20"/>
            </w:rPr>
          </w:rPrChange>
        </w:rPr>
        <w:fldChar w:fldCharType="separate"/>
      </w:r>
    </w:p>
    <w:p w14:paraId="43900E35" w14:textId="2A0451DA" w:rsidR="000A22DF" w:rsidRPr="00CF42A6" w:rsidRDefault="000A22DF">
      <w:pPr>
        <w:pStyle w:val="TOC1"/>
        <w:tabs>
          <w:tab w:val="right" w:leader="dot" w:pos="9350"/>
        </w:tabs>
        <w:rPr>
          <w:rFonts w:eastAsiaTheme="minorEastAsia" w:cs="Arial"/>
          <w:b w:val="0"/>
          <w:noProof/>
          <w:kern w:val="2"/>
          <w:sz w:val="24"/>
          <w:szCs w:val="24"/>
          <w14:ligatures w14:val="standardContextual"/>
          <w:rPrChange w:id="154" w:author="Muhamad Ridho Zul Khoiri" w:date="2026-07-14T10:44:00Z" w16du:dateUtc="2026-07-14T03:44:00Z">
            <w:rPr>
              <w:rFonts w:asciiTheme="minorHAnsi" w:eastAsiaTheme="minorEastAsia" w:hAnsiTheme="minorHAnsi" w:cstheme="minorBidi"/>
              <w:b w:val="0"/>
              <w:noProof/>
              <w:kern w:val="2"/>
              <w:sz w:val="24"/>
              <w:szCs w:val="24"/>
              <w14:ligatures w14:val="standardContextual"/>
            </w:rPr>
          </w:rPrChange>
        </w:rPr>
      </w:pPr>
      <w:r w:rsidRPr="00CF42A6">
        <w:rPr>
          <w:rFonts w:cs="Arial"/>
        </w:rPr>
        <w:fldChar w:fldCharType="begin"/>
      </w:r>
      <w:r w:rsidRPr="00CF42A6">
        <w:rPr>
          <w:rFonts w:cs="Arial"/>
        </w:rPr>
        <w:instrText>HYPERLINK \l "_Toc196309685"</w:instrText>
      </w:r>
      <w:r w:rsidRPr="00CF42A6">
        <w:rPr>
          <w:rFonts w:cs="Arial"/>
        </w:rPr>
      </w:r>
      <w:r w:rsidRPr="00CF42A6">
        <w:rPr>
          <w:rFonts w:cs="Arial"/>
        </w:rPr>
        <w:fldChar w:fldCharType="separate"/>
      </w:r>
      <w:r w:rsidRPr="00CF42A6">
        <w:rPr>
          <w:rStyle w:val="Hyperlink"/>
          <w:rFonts w:cs="Arial"/>
          <w:noProof/>
          <w:rPrChange w:id="155" w:author="Muhamad Ridho Zul Khoiri" w:date="2026-07-14T10:44:00Z" w16du:dateUtc="2026-07-14T03:44:00Z">
            <w:rPr>
              <w:rStyle w:val="Hyperlink"/>
              <w:rFonts w:ascii="Times New Roman" w:hAnsi="Times New Roman"/>
              <w:noProof/>
            </w:rPr>
          </w:rPrChange>
        </w:rPr>
        <w:t>Contents</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_Toc196309685 \h </w:instrText>
      </w:r>
      <w:r w:rsidRPr="00CF42A6">
        <w:rPr>
          <w:rFonts w:cs="Arial"/>
          <w:noProof/>
          <w:webHidden/>
        </w:rPr>
      </w:r>
      <w:r w:rsidRPr="00CF42A6">
        <w:rPr>
          <w:rFonts w:cs="Arial"/>
          <w:noProof/>
          <w:webHidden/>
        </w:rPr>
        <w:fldChar w:fldCharType="separate"/>
      </w:r>
      <w:r w:rsidR="00962012" w:rsidRPr="00CF42A6">
        <w:rPr>
          <w:rFonts w:cs="Arial"/>
          <w:noProof/>
          <w:webHidden/>
        </w:rPr>
        <w:t>5</w:t>
      </w:r>
      <w:r w:rsidRPr="00CF42A6">
        <w:rPr>
          <w:rFonts w:cs="Arial"/>
          <w:noProof/>
          <w:webHidden/>
        </w:rPr>
        <w:fldChar w:fldCharType="end"/>
      </w:r>
      <w:r w:rsidRPr="00CF42A6">
        <w:rPr>
          <w:rFonts w:cs="Arial"/>
        </w:rPr>
        <w:fldChar w:fldCharType="end"/>
      </w:r>
    </w:p>
    <w:p w14:paraId="087DD662" w14:textId="27B8536D" w:rsidR="000A22DF" w:rsidRPr="00CF42A6" w:rsidRDefault="000A22DF">
      <w:pPr>
        <w:pStyle w:val="TOC1"/>
        <w:tabs>
          <w:tab w:val="right" w:leader="dot" w:pos="9350"/>
        </w:tabs>
        <w:rPr>
          <w:rFonts w:eastAsiaTheme="minorEastAsia" w:cs="Arial"/>
          <w:b w:val="0"/>
          <w:noProof/>
          <w:kern w:val="2"/>
          <w:sz w:val="24"/>
          <w:szCs w:val="24"/>
          <w14:ligatures w14:val="standardContextual"/>
          <w:rPrChange w:id="156" w:author="Muhamad Ridho Zul Khoiri" w:date="2026-07-14T10:44:00Z" w16du:dateUtc="2026-07-14T03:44:00Z">
            <w:rPr>
              <w:rFonts w:asciiTheme="minorHAnsi" w:eastAsiaTheme="minorEastAsia" w:hAnsiTheme="minorHAnsi" w:cstheme="minorBidi"/>
              <w:b w:val="0"/>
              <w:noProof/>
              <w:kern w:val="2"/>
              <w:sz w:val="24"/>
              <w:szCs w:val="24"/>
              <w14:ligatures w14:val="standardContextual"/>
            </w:rPr>
          </w:rPrChange>
        </w:rPr>
      </w:pPr>
      <w:r w:rsidRPr="00CF42A6">
        <w:rPr>
          <w:rFonts w:cs="Arial"/>
        </w:rPr>
        <w:fldChar w:fldCharType="begin"/>
      </w:r>
      <w:r w:rsidRPr="00CF42A6">
        <w:rPr>
          <w:rFonts w:cs="Arial"/>
        </w:rPr>
        <w:instrText>HYPERLINK \l "_Toc196309686"</w:instrText>
      </w:r>
      <w:r w:rsidRPr="00CF42A6">
        <w:rPr>
          <w:rFonts w:cs="Arial"/>
        </w:rPr>
      </w:r>
      <w:r w:rsidRPr="00CF42A6">
        <w:rPr>
          <w:rFonts w:cs="Arial"/>
        </w:rPr>
        <w:fldChar w:fldCharType="separate"/>
      </w:r>
      <w:r w:rsidRPr="00CF42A6">
        <w:rPr>
          <w:rStyle w:val="Hyperlink"/>
          <w:rFonts w:cs="Arial"/>
          <w:noProof/>
          <w:rPrChange w:id="157" w:author="Muhamad Ridho Zul Khoiri" w:date="2026-07-14T10:44:00Z" w16du:dateUtc="2026-07-14T03:44:00Z">
            <w:rPr>
              <w:rStyle w:val="Hyperlink"/>
              <w:rFonts w:ascii="Times New Roman" w:hAnsi="Times New Roman"/>
              <w:noProof/>
            </w:rPr>
          </w:rPrChange>
        </w:rPr>
        <w:t>Appendices</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_Toc196309686 \h </w:instrText>
      </w:r>
      <w:r w:rsidRPr="00CF42A6">
        <w:rPr>
          <w:rFonts w:cs="Arial"/>
          <w:noProof/>
          <w:webHidden/>
        </w:rPr>
      </w:r>
      <w:r w:rsidRPr="00CF42A6">
        <w:rPr>
          <w:rFonts w:cs="Arial"/>
          <w:noProof/>
          <w:webHidden/>
        </w:rPr>
        <w:fldChar w:fldCharType="separate"/>
      </w:r>
      <w:r w:rsidR="00962012" w:rsidRPr="00CF42A6">
        <w:rPr>
          <w:rFonts w:cs="Arial"/>
          <w:noProof/>
          <w:webHidden/>
        </w:rPr>
        <w:t>6</w:t>
      </w:r>
      <w:r w:rsidRPr="00CF42A6">
        <w:rPr>
          <w:rFonts w:cs="Arial"/>
          <w:noProof/>
          <w:webHidden/>
        </w:rPr>
        <w:fldChar w:fldCharType="end"/>
      </w:r>
      <w:r w:rsidRPr="00CF42A6">
        <w:rPr>
          <w:rFonts w:cs="Arial"/>
        </w:rPr>
        <w:fldChar w:fldCharType="end"/>
      </w:r>
    </w:p>
    <w:p w14:paraId="5E9619E2" w14:textId="768793D9" w:rsidR="000A22DF" w:rsidRPr="00CF42A6" w:rsidRDefault="000A22DF">
      <w:pPr>
        <w:pStyle w:val="TOC1"/>
        <w:tabs>
          <w:tab w:val="left" w:pos="1123"/>
          <w:tab w:val="right" w:leader="dot" w:pos="9350"/>
        </w:tabs>
        <w:rPr>
          <w:rFonts w:eastAsiaTheme="minorEastAsia" w:cs="Arial"/>
          <w:b w:val="0"/>
          <w:noProof/>
          <w:kern w:val="2"/>
          <w:sz w:val="24"/>
          <w:szCs w:val="24"/>
          <w14:ligatures w14:val="standardContextual"/>
          <w:rPrChange w:id="158" w:author="Muhamad Ridho Zul Khoiri" w:date="2026-07-14T10:44:00Z" w16du:dateUtc="2026-07-14T03:44:00Z">
            <w:rPr>
              <w:rFonts w:asciiTheme="minorHAnsi" w:eastAsiaTheme="minorEastAsia" w:hAnsiTheme="minorHAnsi" w:cstheme="minorBidi"/>
              <w:b w:val="0"/>
              <w:noProof/>
              <w:kern w:val="2"/>
              <w:sz w:val="24"/>
              <w:szCs w:val="24"/>
              <w14:ligatures w14:val="standardContextual"/>
            </w:rPr>
          </w:rPrChange>
        </w:rPr>
      </w:pPr>
      <w:r w:rsidRPr="00CF42A6">
        <w:rPr>
          <w:rFonts w:cs="Arial"/>
        </w:rPr>
        <w:fldChar w:fldCharType="begin"/>
      </w:r>
      <w:r w:rsidRPr="00CF42A6">
        <w:rPr>
          <w:rFonts w:cs="Arial"/>
        </w:rPr>
        <w:instrText>HYPERLINK \l "_Toc196309687"</w:instrText>
      </w:r>
      <w:r w:rsidRPr="00CF42A6">
        <w:rPr>
          <w:rFonts w:cs="Arial"/>
        </w:rPr>
      </w:r>
      <w:r w:rsidRPr="00CF42A6">
        <w:rPr>
          <w:rFonts w:cs="Arial"/>
        </w:rPr>
        <w:fldChar w:fldCharType="separate"/>
      </w:r>
      <w:r w:rsidRPr="00CF42A6">
        <w:rPr>
          <w:rStyle w:val="Hyperlink"/>
          <w:rFonts w:cs="Arial"/>
          <w:noProof/>
          <w:rPrChange w:id="159" w:author="Muhamad Ridho Zul Khoiri" w:date="2026-07-14T10:44:00Z" w16du:dateUtc="2026-07-14T03:44:00Z">
            <w:rPr>
              <w:rStyle w:val="Hyperlink"/>
              <w:rFonts w:ascii="Times New Roman" w:hAnsi="Times New Roman"/>
              <w:noProof/>
            </w:rPr>
          </w:rPrChange>
        </w:rPr>
        <w:t>1</w:t>
      </w:r>
      <w:r w:rsidRPr="00CF42A6">
        <w:rPr>
          <w:rFonts w:eastAsiaTheme="minorEastAsia" w:cs="Arial"/>
          <w:b w:val="0"/>
          <w:noProof/>
          <w:kern w:val="2"/>
          <w:sz w:val="24"/>
          <w:szCs w:val="24"/>
          <w14:ligatures w14:val="standardContextual"/>
          <w:rPrChange w:id="160" w:author="Muhamad Ridho Zul Khoiri" w:date="2026-07-14T10:44:00Z" w16du:dateUtc="2026-07-14T03:44:00Z">
            <w:rPr>
              <w:rFonts w:asciiTheme="minorHAnsi" w:eastAsiaTheme="minorEastAsia" w:hAnsiTheme="minorHAnsi" w:cstheme="minorBidi"/>
              <w:b w:val="0"/>
              <w:noProof/>
              <w:kern w:val="2"/>
              <w:sz w:val="24"/>
              <w:szCs w:val="24"/>
              <w14:ligatures w14:val="standardContextual"/>
            </w:rPr>
          </w:rPrChange>
        </w:rPr>
        <w:tab/>
      </w:r>
      <w:r w:rsidRPr="00CF42A6">
        <w:rPr>
          <w:rStyle w:val="Hyperlink"/>
          <w:rFonts w:cs="Arial"/>
          <w:noProof/>
          <w:rPrChange w:id="161" w:author="Muhamad Ridho Zul Khoiri" w:date="2026-07-14T10:44:00Z" w16du:dateUtc="2026-07-14T03:44:00Z">
            <w:rPr>
              <w:rStyle w:val="Hyperlink"/>
              <w:rFonts w:ascii="Times New Roman" w:hAnsi="Times New Roman"/>
              <w:noProof/>
            </w:rPr>
          </w:rPrChange>
        </w:rPr>
        <w:t>Introduction</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_Toc196309687 \h </w:instrText>
      </w:r>
      <w:r w:rsidRPr="00CF42A6">
        <w:rPr>
          <w:rFonts w:cs="Arial"/>
          <w:noProof/>
          <w:webHidden/>
        </w:rPr>
      </w:r>
      <w:r w:rsidRPr="00CF42A6">
        <w:rPr>
          <w:rFonts w:cs="Arial"/>
          <w:noProof/>
          <w:webHidden/>
        </w:rPr>
        <w:fldChar w:fldCharType="separate"/>
      </w:r>
      <w:r w:rsidR="00962012" w:rsidRPr="00CF42A6">
        <w:rPr>
          <w:rFonts w:cs="Arial"/>
          <w:noProof/>
          <w:webHidden/>
        </w:rPr>
        <w:t>7</w:t>
      </w:r>
      <w:r w:rsidRPr="00CF42A6">
        <w:rPr>
          <w:rFonts w:cs="Arial"/>
          <w:noProof/>
          <w:webHidden/>
        </w:rPr>
        <w:fldChar w:fldCharType="end"/>
      </w:r>
      <w:r w:rsidRPr="00CF42A6">
        <w:rPr>
          <w:rFonts w:cs="Arial"/>
        </w:rPr>
        <w:fldChar w:fldCharType="end"/>
      </w:r>
    </w:p>
    <w:p w14:paraId="3F6BDA5A" w14:textId="0DDF4E98" w:rsidR="000A22DF" w:rsidRPr="00CF42A6" w:rsidRDefault="000A22DF" w:rsidP="000A22DF">
      <w:pPr>
        <w:pStyle w:val="TOC2"/>
        <w:rPr>
          <w:rFonts w:eastAsiaTheme="minorEastAsia" w:cs="Arial"/>
          <w:noProof/>
          <w:kern w:val="2"/>
          <w:sz w:val="24"/>
          <w:szCs w:val="24"/>
          <w14:ligatures w14:val="standardContextual"/>
          <w:rPrChange w:id="162"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pPr>
      <w:r w:rsidRPr="00CF42A6">
        <w:rPr>
          <w:rFonts w:cs="Arial"/>
        </w:rPr>
        <w:fldChar w:fldCharType="begin"/>
      </w:r>
      <w:r w:rsidRPr="00CF42A6">
        <w:rPr>
          <w:rFonts w:cs="Arial"/>
        </w:rPr>
        <w:instrText>HYPERLINK \l "_Toc196309688"</w:instrText>
      </w:r>
      <w:r w:rsidRPr="00CF42A6">
        <w:rPr>
          <w:rFonts w:cs="Arial"/>
        </w:rPr>
      </w:r>
      <w:r w:rsidRPr="00CF42A6">
        <w:rPr>
          <w:rFonts w:cs="Arial"/>
        </w:rPr>
        <w:fldChar w:fldCharType="separate"/>
      </w:r>
      <w:r w:rsidRPr="00CF42A6">
        <w:rPr>
          <w:rStyle w:val="Hyperlink"/>
          <w:rFonts w:cs="Arial"/>
          <w:noProof/>
          <w:rPrChange w:id="163" w:author="Muhamad Ridho Zul Khoiri" w:date="2026-07-14T10:44:00Z" w16du:dateUtc="2026-07-14T03:44:00Z">
            <w:rPr>
              <w:rStyle w:val="Hyperlink"/>
              <w:rFonts w:ascii="Times New Roman" w:hAnsi="Times New Roman"/>
              <w:noProof/>
            </w:rPr>
          </w:rPrChange>
        </w:rPr>
        <w:t>1.1</w:t>
      </w:r>
      <w:r w:rsidRPr="00CF42A6">
        <w:rPr>
          <w:rFonts w:eastAsiaTheme="minorEastAsia" w:cs="Arial"/>
          <w:noProof/>
          <w:kern w:val="2"/>
          <w:sz w:val="24"/>
          <w:szCs w:val="24"/>
          <w14:ligatures w14:val="standardContextual"/>
          <w:rPrChange w:id="164"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tab/>
      </w:r>
      <w:r w:rsidRPr="00CF42A6">
        <w:rPr>
          <w:rStyle w:val="Hyperlink"/>
          <w:rFonts w:cs="Arial"/>
          <w:noProof/>
          <w:rPrChange w:id="165" w:author="Muhamad Ridho Zul Khoiri" w:date="2026-07-14T10:44:00Z" w16du:dateUtc="2026-07-14T03:44:00Z">
            <w:rPr>
              <w:rStyle w:val="Hyperlink"/>
              <w:rFonts w:ascii="Times New Roman" w:hAnsi="Times New Roman"/>
              <w:noProof/>
            </w:rPr>
          </w:rPrChange>
        </w:rPr>
        <w:t>Concept and Objectives of Integrated Planning</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_Toc196309688 \h </w:instrText>
      </w:r>
      <w:r w:rsidRPr="00CF42A6">
        <w:rPr>
          <w:rFonts w:cs="Arial"/>
          <w:noProof/>
          <w:webHidden/>
        </w:rPr>
      </w:r>
      <w:r w:rsidRPr="00CF42A6">
        <w:rPr>
          <w:rFonts w:cs="Arial"/>
          <w:noProof/>
          <w:webHidden/>
        </w:rPr>
        <w:fldChar w:fldCharType="separate"/>
      </w:r>
      <w:r w:rsidR="00962012" w:rsidRPr="00CF42A6">
        <w:rPr>
          <w:rFonts w:cs="Arial"/>
          <w:noProof/>
          <w:webHidden/>
        </w:rPr>
        <w:t>7</w:t>
      </w:r>
      <w:r w:rsidRPr="00CF42A6">
        <w:rPr>
          <w:rFonts w:cs="Arial"/>
          <w:noProof/>
          <w:webHidden/>
        </w:rPr>
        <w:fldChar w:fldCharType="end"/>
      </w:r>
      <w:r w:rsidRPr="00CF42A6">
        <w:rPr>
          <w:rFonts w:cs="Arial"/>
        </w:rPr>
        <w:fldChar w:fldCharType="end"/>
      </w:r>
    </w:p>
    <w:p w14:paraId="27A49413" w14:textId="4AD6D245" w:rsidR="000A22DF" w:rsidRPr="00CF42A6" w:rsidRDefault="000A22DF" w:rsidP="000A22DF">
      <w:pPr>
        <w:pStyle w:val="TOC2"/>
        <w:rPr>
          <w:rFonts w:eastAsiaTheme="minorEastAsia" w:cs="Arial"/>
          <w:noProof/>
          <w:kern w:val="2"/>
          <w:sz w:val="24"/>
          <w:szCs w:val="24"/>
          <w14:ligatures w14:val="standardContextual"/>
          <w:rPrChange w:id="166"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pPr>
      <w:r w:rsidRPr="00CF42A6">
        <w:rPr>
          <w:rFonts w:cs="Arial"/>
        </w:rPr>
        <w:fldChar w:fldCharType="begin"/>
      </w:r>
      <w:r w:rsidRPr="00CF42A6">
        <w:rPr>
          <w:rFonts w:cs="Arial"/>
        </w:rPr>
        <w:instrText>HYPERLINK \l "_Toc196309689"</w:instrText>
      </w:r>
      <w:r w:rsidRPr="00CF42A6">
        <w:rPr>
          <w:rFonts w:cs="Arial"/>
        </w:rPr>
      </w:r>
      <w:r w:rsidRPr="00CF42A6">
        <w:rPr>
          <w:rFonts w:cs="Arial"/>
        </w:rPr>
        <w:fldChar w:fldCharType="separate"/>
      </w:r>
      <w:r w:rsidRPr="00CF42A6">
        <w:rPr>
          <w:rStyle w:val="Hyperlink"/>
          <w:rFonts w:cs="Arial"/>
          <w:noProof/>
          <w:rPrChange w:id="167" w:author="Muhamad Ridho Zul Khoiri" w:date="2026-07-14T10:44:00Z" w16du:dateUtc="2026-07-14T03:44:00Z">
            <w:rPr>
              <w:rStyle w:val="Hyperlink"/>
              <w:rFonts w:ascii="Times New Roman" w:hAnsi="Times New Roman"/>
              <w:noProof/>
            </w:rPr>
          </w:rPrChange>
        </w:rPr>
        <w:t>1.2</w:t>
      </w:r>
      <w:r w:rsidRPr="00CF42A6">
        <w:rPr>
          <w:rFonts w:eastAsiaTheme="minorEastAsia" w:cs="Arial"/>
          <w:noProof/>
          <w:kern w:val="2"/>
          <w:sz w:val="24"/>
          <w:szCs w:val="24"/>
          <w14:ligatures w14:val="standardContextual"/>
          <w:rPrChange w:id="168"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tab/>
      </w:r>
      <w:r w:rsidRPr="00CF42A6">
        <w:rPr>
          <w:rStyle w:val="Hyperlink"/>
          <w:rFonts w:cs="Arial"/>
          <w:noProof/>
          <w:rPrChange w:id="169" w:author="Muhamad Ridho Zul Khoiri" w:date="2026-07-14T10:44:00Z" w16du:dateUtc="2026-07-14T03:44:00Z">
            <w:rPr>
              <w:rStyle w:val="Hyperlink"/>
              <w:rFonts w:ascii="Times New Roman" w:hAnsi="Times New Roman"/>
              <w:noProof/>
            </w:rPr>
          </w:rPrChange>
        </w:rPr>
        <w:t>Scope</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_Toc196309689 \h </w:instrText>
      </w:r>
      <w:r w:rsidRPr="00CF42A6">
        <w:rPr>
          <w:rFonts w:cs="Arial"/>
          <w:noProof/>
          <w:webHidden/>
        </w:rPr>
      </w:r>
      <w:r w:rsidRPr="00CF42A6">
        <w:rPr>
          <w:rFonts w:cs="Arial"/>
          <w:noProof/>
          <w:webHidden/>
        </w:rPr>
        <w:fldChar w:fldCharType="separate"/>
      </w:r>
      <w:ins w:id="170" w:author="Muhamad Ridho Zul Khoiri" w:date="2026-07-13T15:29:00Z" w16du:dateUtc="2026-07-13T08:29:00Z">
        <w:r w:rsidR="00962012" w:rsidRPr="00CF42A6">
          <w:rPr>
            <w:rFonts w:cs="Arial"/>
            <w:noProof/>
            <w:webHidden/>
          </w:rPr>
          <w:t>9</w:t>
        </w:r>
      </w:ins>
      <w:del w:id="171" w:author="Muhamad Ridho Zul Khoiri" w:date="2026-07-13T15:29:00Z" w16du:dateUtc="2026-07-13T08:29:00Z">
        <w:r w:rsidR="009F1AB8" w:rsidRPr="00CF42A6" w:rsidDel="00962012">
          <w:rPr>
            <w:rFonts w:cs="Arial"/>
            <w:noProof/>
            <w:webHidden/>
          </w:rPr>
          <w:delText>8</w:delText>
        </w:r>
      </w:del>
      <w:r w:rsidRPr="00CF42A6">
        <w:rPr>
          <w:rFonts w:cs="Arial"/>
          <w:noProof/>
          <w:webHidden/>
        </w:rPr>
        <w:fldChar w:fldCharType="end"/>
      </w:r>
      <w:r w:rsidRPr="00CF42A6">
        <w:rPr>
          <w:rFonts w:cs="Arial"/>
        </w:rPr>
        <w:fldChar w:fldCharType="end"/>
      </w:r>
    </w:p>
    <w:p w14:paraId="6FD16D86" w14:textId="2E4D6B9F" w:rsidR="000A22DF" w:rsidRPr="00CF42A6" w:rsidRDefault="000A22DF">
      <w:pPr>
        <w:pStyle w:val="TOC1"/>
        <w:tabs>
          <w:tab w:val="left" w:pos="1123"/>
          <w:tab w:val="right" w:leader="dot" w:pos="9350"/>
        </w:tabs>
        <w:rPr>
          <w:rFonts w:eastAsiaTheme="minorEastAsia" w:cs="Arial"/>
          <w:b w:val="0"/>
          <w:noProof/>
          <w:kern w:val="2"/>
          <w:sz w:val="24"/>
          <w:szCs w:val="24"/>
          <w14:ligatures w14:val="standardContextual"/>
          <w:rPrChange w:id="172" w:author="Muhamad Ridho Zul Khoiri" w:date="2026-07-14T10:44:00Z" w16du:dateUtc="2026-07-14T03:44:00Z">
            <w:rPr>
              <w:rFonts w:asciiTheme="minorHAnsi" w:eastAsiaTheme="minorEastAsia" w:hAnsiTheme="minorHAnsi" w:cstheme="minorBidi"/>
              <w:b w:val="0"/>
              <w:noProof/>
              <w:kern w:val="2"/>
              <w:sz w:val="24"/>
              <w:szCs w:val="24"/>
              <w14:ligatures w14:val="standardContextual"/>
            </w:rPr>
          </w:rPrChange>
        </w:rPr>
      </w:pPr>
      <w:r w:rsidRPr="00CF42A6">
        <w:rPr>
          <w:rFonts w:cs="Arial"/>
        </w:rPr>
        <w:fldChar w:fldCharType="begin"/>
      </w:r>
      <w:r w:rsidRPr="00CF42A6">
        <w:rPr>
          <w:rFonts w:cs="Arial"/>
        </w:rPr>
        <w:instrText>HYPERLINK \l "_Toc196309690"</w:instrText>
      </w:r>
      <w:r w:rsidRPr="00CF42A6">
        <w:rPr>
          <w:rFonts w:cs="Arial"/>
        </w:rPr>
      </w:r>
      <w:r w:rsidRPr="00CF42A6">
        <w:rPr>
          <w:rFonts w:cs="Arial"/>
        </w:rPr>
        <w:fldChar w:fldCharType="separate"/>
      </w:r>
      <w:r w:rsidRPr="00CF42A6">
        <w:rPr>
          <w:rStyle w:val="Hyperlink"/>
          <w:rFonts w:cs="Arial"/>
          <w:noProof/>
          <w:rPrChange w:id="173" w:author="Muhamad Ridho Zul Khoiri" w:date="2026-07-14T10:44:00Z" w16du:dateUtc="2026-07-14T03:44:00Z">
            <w:rPr>
              <w:rStyle w:val="Hyperlink"/>
              <w:rFonts w:ascii="Times New Roman" w:hAnsi="Times New Roman"/>
              <w:noProof/>
            </w:rPr>
          </w:rPrChange>
        </w:rPr>
        <w:t>2</w:t>
      </w:r>
      <w:r w:rsidRPr="00CF42A6">
        <w:rPr>
          <w:rFonts w:eastAsiaTheme="minorEastAsia" w:cs="Arial"/>
          <w:b w:val="0"/>
          <w:noProof/>
          <w:kern w:val="2"/>
          <w:sz w:val="24"/>
          <w:szCs w:val="24"/>
          <w14:ligatures w14:val="standardContextual"/>
          <w:rPrChange w:id="174" w:author="Muhamad Ridho Zul Khoiri" w:date="2026-07-14T10:44:00Z" w16du:dateUtc="2026-07-14T03:44:00Z">
            <w:rPr>
              <w:rFonts w:asciiTheme="minorHAnsi" w:eastAsiaTheme="minorEastAsia" w:hAnsiTheme="minorHAnsi" w:cstheme="minorBidi"/>
              <w:b w:val="0"/>
              <w:noProof/>
              <w:kern w:val="2"/>
              <w:sz w:val="24"/>
              <w:szCs w:val="24"/>
              <w14:ligatures w14:val="standardContextual"/>
            </w:rPr>
          </w:rPrChange>
        </w:rPr>
        <w:tab/>
      </w:r>
      <w:r w:rsidRPr="00CF42A6">
        <w:rPr>
          <w:rStyle w:val="Hyperlink"/>
          <w:rFonts w:cs="Arial"/>
          <w:noProof/>
          <w:rPrChange w:id="175" w:author="Muhamad Ridho Zul Khoiri" w:date="2026-07-14T10:44:00Z" w16du:dateUtc="2026-07-14T03:44:00Z">
            <w:rPr>
              <w:rStyle w:val="Hyperlink"/>
              <w:rFonts w:ascii="Times New Roman" w:hAnsi="Times New Roman"/>
              <w:noProof/>
            </w:rPr>
          </w:rPrChange>
        </w:rPr>
        <w:t>Planning System</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_Toc196309690 \h </w:instrText>
      </w:r>
      <w:r w:rsidRPr="00CF42A6">
        <w:rPr>
          <w:rFonts w:cs="Arial"/>
          <w:noProof/>
          <w:webHidden/>
        </w:rPr>
      </w:r>
      <w:r w:rsidRPr="00CF42A6">
        <w:rPr>
          <w:rFonts w:cs="Arial"/>
          <w:noProof/>
          <w:webHidden/>
        </w:rPr>
        <w:fldChar w:fldCharType="separate"/>
      </w:r>
      <w:ins w:id="176" w:author="Muhamad Ridho Zul Khoiri" w:date="2026-07-13T15:29:00Z" w16du:dateUtc="2026-07-13T08:29:00Z">
        <w:r w:rsidR="00962012" w:rsidRPr="00CF42A6">
          <w:rPr>
            <w:rFonts w:cs="Arial"/>
            <w:noProof/>
            <w:webHidden/>
          </w:rPr>
          <w:t>10</w:t>
        </w:r>
      </w:ins>
      <w:del w:id="177" w:author="Muhamad Ridho Zul Khoiri" w:date="2026-07-13T15:29:00Z" w16du:dateUtc="2026-07-13T08:29:00Z">
        <w:r w:rsidR="009F1AB8" w:rsidRPr="00CF42A6" w:rsidDel="00962012">
          <w:rPr>
            <w:rFonts w:cs="Arial"/>
            <w:noProof/>
            <w:webHidden/>
          </w:rPr>
          <w:delText>9</w:delText>
        </w:r>
      </w:del>
      <w:r w:rsidRPr="00CF42A6">
        <w:rPr>
          <w:rFonts w:cs="Arial"/>
          <w:noProof/>
          <w:webHidden/>
        </w:rPr>
        <w:fldChar w:fldCharType="end"/>
      </w:r>
      <w:r w:rsidRPr="00CF42A6">
        <w:rPr>
          <w:rFonts w:cs="Arial"/>
        </w:rPr>
        <w:fldChar w:fldCharType="end"/>
      </w:r>
    </w:p>
    <w:p w14:paraId="5063989A" w14:textId="6B268255" w:rsidR="000A22DF" w:rsidRPr="00CF42A6" w:rsidRDefault="000A22DF" w:rsidP="000A22DF">
      <w:pPr>
        <w:pStyle w:val="TOC2"/>
        <w:rPr>
          <w:rFonts w:eastAsiaTheme="minorEastAsia" w:cs="Arial"/>
          <w:noProof/>
          <w:kern w:val="2"/>
          <w:sz w:val="24"/>
          <w:szCs w:val="24"/>
          <w14:ligatures w14:val="standardContextual"/>
          <w:rPrChange w:id="178"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pPr>
      <w:r w:rsidRPr="00CF42A6">
        <w:rPr>
          <w:rFonts w:cs="Arial"/>
        </w:rPr>
        <w:fldChar w:fldCharType="begin"/>
      </w:r>
      <w:r w:rsidRPr="00CF42A6">
        <w:rPr>
          <w:rFonts w:cs="Arial"/>
        </w:rPr>
        <w:instrText>HYPERLINK \l "_Toc196309691"</w:instrText>
      </w:r>
      <w:r w:rsidRPr="00CF42A6">
        <w:rPr>
          <w:rFonts w:cs="Arial"/>
        </w:rPr>
      </w:r>
      <w:r w:rsidRPr="00CF42A6">
        <w:rPr>
          <w:rFonts w:cs="Arial"/>
        </w:rPr>
        <w:fldChar w:fldCharType="separate"/>
      </w:r>
      <w:r w:rsidRPr="00CF42A6">
        <w:rPr>
          <w:rStyle w:val="Hyperlink"/>
          <w:rFonts w:cs="Arial"/>
          <w:noProof/>
          <w:rPrChange w:id="179" w:author="Muhamad Ridho Zul Khoiri" w:date="2026-07-14T10:44:00Z" w16du:dateUtc="2026-07-14T03:44:00Z">
            <w:rPr>
              <w:rStyle w:val="Hyperlink"/>
              <w:rFonts w:ascii="Times New Roman" w:hAnsi="Times New Roman"/>
              <w:noProof/>
            </w:rPr>
          </w:rPrChange>
        </w:rPr>
        <w:t>2.1</w:t>
      </w:r>
      <w:r w:rsidRPr="00CF42A6">
        <w:rPr>
          <w:rFonts w:eastAsiaTheme="minorEastAsia" w:cs="Arial"/>
          <w:noProof/>
          <w:kern w:val="2"/>
          <w:sz w:val="24"/>
          <w:szCs w:val="24"/>
          <w14:ligatures w14:val="standardContextual"/>
          <w:rPrChange w:id="180"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tab/>
      </w:r>
      <w:r w:rsidRPr="00CF42A6">
        <w:rPr>
          <w:rStyle w:val="Hyperlink"/>
          <w:rFonts w:cs="Arial"/>
          <w:noProof/>
          <w:rPrChange w:id="181" w:author="Muhamad Ridho Zul Khoiri" w:date="2026-07-14T10:44:00Z" w16du:dateUtc="2026-07-14T03:44:00Z">
            <w:rPr>
              <w:rStyle w:val="Hyperlink"/>
              <w:rFonts w:ascii="Times New Roman" w:hAnsi="Times New Roman"/>
              <w:noProof/>
            </w:rPr>
          </w:rPrChange>
        </w:rPr>
        <w:t>Integrated Planning Philosophy</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_Toc196309691 \h </w:instrText>
      </w:r>
      <w:r w:rsidRPr="00CF42A6">
        <w:rPr>
          <w:rFonts w:cs="Arial"/>
          <w:noProof/>
          <w:webHidden/>
        </w:rPr>
      </w:r>
      <w:r w:rsidRPr="00CF42A6">
        <w:rPr>
          <w:rFonts w:cs="Arial"/>
          <w:noProof/>
          <w:webHidden/>
        </w:rPr>
        <w:fldChar w:fldCharType="separate"/>
      </w:r>
      <w:ins w:id="182" w:author="Muhamad Ridho Zul Khoiri" w:date="2026-07-13T15:29:00Z" w16du:dateUtc="2026-07-13T08:29:00Z">
        <w:r w:rsidR="00962012" w:rsidRPr="00CF42A6">
          <w:rPr>
            <w:rFonts w:cs="Arial"/>
            <w:noProof/>
            <w:webHidden/>
          </w:rPr>
          <w:t>10</w:t>
        </w:r>
      </w:ins>
      <w:del w:id="183" w:author="Muhamad Ridho Zul Khoiri" w:date="2026-07-13T15:29:00Z" w16du:dateUtc="2026-07-13T08:29:00Z">
        <w:r w:rsidR="009F1AB8" w:rsidRPr="00CF42A6" w:rsidDel="00962012">
          <w:rPr>
            <w:rFonts w:cs="Arial"/>
            <w:noProof/>
            <w:webHidden/>
          </w:rPr>
          <w:delText>9</w:delText>
        </w:r>
      </w:del>
      <w:r w:rsidRPr="00CF42A6">
        <w:rPr>
          <w:rFonts w:cs="Arial"/>
          <w:noProof/>
          <w:webHidden/>
        </w:rPr>
        <w:fldChar w:fldCharType="end"/>
      </w:r>
      <w:r w:rsidRPr="00CF42A6">
        <w:rPr>
          <w:rFonts w:cs="Arial"/>
        </w:rPr>
        <w:fldChar w:fldCharType="end"/>
      </w:r>
    </w:p>
    <w:p w14:paraId="17E22D94" w14:textId="3F62F356" w:rsidR="000A22DF" w:rsidRPr="00CF42A6" w:rsidRDefault="000A22DF" w:rsidP="000A22DF">
      <w:pPr>
        <w:pStyle w:val="TOC2"/>
        <w:rPr>
          <w:rFonts w:eastAsiaTheme="minorEastAsia" w:cs="Arial"/>
          <w:noProof/>
          <w:kern w:val="2"/>
          <w:sz w:val="24"/>
          <w:szCs w:val="24"/>
          <w14:ligatures w14:val="standardContextual"/>
          <w:rPrChange w:id="184"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pPr>
      <w:r w:rsidRPr="00CF42A6">
        <w:rPr>
          <w:rFonts w:cs="Arial"/>
        </w:rPr>
        <w:fldChar w:fldCharType="begin"/>
      </w:r>
      <w:r w:rsidRPr="00CF42A6">
        <w:rPr>
          <w:rFonts w:cs="Arial"/>
        </w:rPr>
        <w:instrText>HYPERLINK \l "_Toc196309692"</w:instrText>
      </w:r>
      <w:r w:rsidRPr="00CF42A6">
        <w:rPr>
          <w:rFonts w:cs="Arial"/>
        </w:rPr>
      </w:r>
      <w:r w:rsidRPr="00CF42A6">
        <w:rPr>
          <w:rFonts w:cs="Arial"/>
        </w:rPr>
        <w:fldChar w:fldCharType="separate"/>
      </w:r>
      <w:r w:rsidRPr="00CF42A6">
        <w:rPr>
          <w:rStyle w:val="Hyperlink"/>
          <w:rFonts w:cs="Arial"/>
          <w:noProof/>
          <w:rPrChange w:id="185" w:author="Muhamad Ridho Zul Khoiri" w:date="2026-07-14T10:44:00Z" w16du:dateUtc="2026-07-14T03:44:00Z">
            <w:rPr>
              <w:rStyle w:val="Hyperlink"/>
              <w:rFonts w:ascii="Times New Roman" w:hAnsi="Times New Roman"/>
              <w:noProof/>
            </w:rPr>
          </w:rPrChange>
        </w:rPr>
        <w:t>2.2</w:t>
      </w:r>
      <w:r w:rsidRPr="00CF42A6">
        <w:rPr>
          <w:rFonts w:eastAsiaTheme="minorEastAsia" w:cs="Arial"/>
          <w:noProof/>
          <w:kern w:val="2"/>
          <w:sz w:val="24"/>
          <w:szCs w:val="24"/>
          <w14:ligatures w14:val="standardContextual"/>
          <w:rPrChange w:id="186"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tab/>
      </w:r>
      <w:r w:rsidRPr="00CF42A6">
        <w:rPr>
          <w:rStyle w:val="Hyperlink"/>
          <w:rFonts w:cs="Arial"/>
          <w:noProof/>
          <w:rPrChange w:id="187" w:author="Muhamad Ridho Zul Khoiri" w:date="2026-07-14T10:44:00Z" w16du:dateUtc="2026-07-14T03:44:00Z">
            <w:rPr>
              <w:rStyle w:val="Hyperlink"/>
              <w:rFonts w:ascii="Times New Roman" w:hAnsi="Times New Roman"/>
              <w:noProof/>
            </w:rPr>
          </w:rPrChange>
        </w:rPr>
        <w:t>Integrated Planning Strategy</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_Toc196309692 \h </w:instrText>
      </w:r>
      <w:r w:rsidRPr="00CF42A6">
        <w:rPr>
          <w:rFonts w:cs="Arial"/>
          <w:noProof/>
          <w:webHidden/>
        </w:rPr>
      </w:r>
      <w:r w:rsidRPr="00CF42A6">
        <w:rPr>
          <w:rFonts w:cs="Arial"/>
          <w:noProof/>
          <w:webHidden/>
        </w:rPr>
        <w:fldChar w:fldCharType="separate"/>
      </w:r>
      <w:ins w:id="188" w:author="Muhamad Ridho Zul Khoiri" w:date="2026-07-13T15:29:00Z" w16du:dateUtc="2026-07-13T08:29:00Z">
        <w:r w:rsidR="00962012" w:rsidRPr="00CF42A6">
          <w:rPr>
            <w:rFonts w:cs="Arial"/>
            <w:noProof/>
            <w:webHidden/>
          </w:rPr>
          <w:t>10</w:t>
        </w:r>
      </w:ins>
      <w:del w:id="189" w:author="Muhamad Ridho Zul Khoiri" w:date="2026-07-13T15:29:00Z" w16du:dateUtc="2026-07-13T08:29:00Z">
        <w:r w:rsidR="009F1AB8" w:rsidRPr="00CF42A6" w:rsidDel="00962012">
          <w:rPr>
            <w:rFonts w:cs="Arial"/>
            <w:noProof/>
            <w:webHidden/>
          </w:rPr>
          <w:delText>9</w:delText>
        </w:r>
      </w:del>
      <w:r w:rsidRPr="00CF42A6">
        <w:rPr>
          <w:rFonts w:cs="Arial"/>
          <w:noProof/>
          <w:webHidden/>
        </w:rPr>
        <w:fldChar w:fldCharType="end"/>
      </w:r>
      <w:r w:rsidRPr="00CF42A6">
        <w:rPr>
          <w:rFonts w:cs="Arial"/>
        </w:rPr>
        <w:fldChar w:fldCharType="end"/>
      </w:r>
    </w:p>
    <w:p w14:paraId="5AFB543D" w14:textId="521DF8D7" w:rsidR="000A22DF" w:rsidRPr="00CF42A6" w:rsidRDefault="000A22DF" w:rsidP="000A22DF">
      <w:pPr>
        <w:pStyle w:val="TOC2"/>
        <w:rPr>
          <w:rFonts w:eastAsiaTheme="minorEastAsia" w:cs="Arial"/>
          <w:noProof/>
          <w:kern w:val="2"/>
          <w:sz w:val="24"/>
          <w:szCs w:val="24"/>
          <w14:ligatures w14:val="standardContextual"/>
          <w:rPrChange w:id="190"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pPr>
      <w:r w:rsidRPr="00CF42A6">
        <w:rPr>
          <w:rFonts w:cs="Arial"/>
        </w:rPr>
        <w:fldChar w:fldCharType="begin"/>
      </w:r>
      <w:r w:rsidRPr="00CF42A6">
        <w:rPr>
          <w:rFonts w:cs="Arial"/>
        </w:rPr>
        <w:instrText>HYPERLINK \l "_Toc196309693"</w:instrText>
      </w:r>
      <w:r w:rsidRPr="00CF42A6">
        <w:rPr>
          <w:rFonts w:cs="Arial"/>
        </w:rPr>
      </w:r>
      <w:r w:rsidRPr="00CF42A6">
        <w:rPr>
          <w:rFonts w:cs="Arial"/>
        </w:rPr>
        <w:fldChar w:fldCharType="separate"/>
      </w:r>
      <w:r w:rsidRPr="00CF42A6">
        <w:rPr>
          <w:rStyle w:val="Hyperlink"/>
          <w:rFonts w:cs="Arial"/>
          <w:noProof/>
          <w:rPrChange w:id="191" w:author="Muhamad Ridho Zul Khoiri" w:date="2026-07-14T10:44:00Z" w16du:dateUtc="2026-07-14T03:44:00Z">
            <w:rPr>
              <w:rStyle w:val="Hyperlink"/>
              <w:rFonts w:ascii="Times New Roman" w:hAnsi="Times New Roman"/>
              <w:noProof/>
            </w:rPr>
          </w:rPrChange>
        </w:rPr>
        <w:t>2.3</w:t>
      </w:r>
      <w:r w:rsidRPr="00CF42A6">
        <w:rPr>
          <w:rFonts w:eastAsiaTheme="minorEastAsia" w:cs="Arial"/>
          <w:noProof/>
          <w:kern w:val="2"/>
          <w:sz w:val="24"/>
          <w:szCs w:val="24"/>
          <w14:ligatures w14:val="standardContextual"/>
          <w:rPrChange w:id="192"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tab/>
      </w:r>
      <w:r w:rsidRPr="00CF42A6">
        <w:rPr>
          <w:rStyle w:val="Hyperlink"/>
          <w:rFonts w:cs="Arial"/>
          <w:noProof/>
          <w:rPrChange w:id="193" w:author="Muhamad Ridho Zul Khoiri" w:date="2026-07-14T10:44:00Z" w16du:dateUtc="2026-07-14T03:44:00Z">
            <w:rPr>
              <w:rStyle w:val="Hyperlink"/>
              <w:rFonts w:ascii="Times New Roman" w:hAnsi="Times New Roman"/>
              <w:noProof/>
            </w:rPr>
          </w:rPrChange>
        </w:rPr>
        <w:t>Integrated Planning Work Process</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_Toc196309693 \h </w:instrText>
      </w:r>
      <w:r w:rsidRPr="00CF42A6">
        <w:rPr>
          <w:rFonts w:cs="Arial"/>
          <w:noProof/>
          <w:webHidden/>
        </w:rPr>
      </w:r>
      <w:r w:rsidRPr="00CF42A6">
        <w:rPr>
          <w:rFonts w:cs="Arial"/>
          <w:noProof/>
          <w:webHidden/>
        </w:rPr>
        <w:fldChar w:fldCharType="separate"/>
      </w:r>
      <w:ins w:id="194" w:author="Muhamad Ridho Zul Khoiri" w:date="2026-07-13T15:29:00Z" w16du:dateUtc="2026-07-13T08:29:00Z">
        <w:r w:rsidR="00962012" w:rsidRPr="00CF42A6">
          <w:rPr>
            <w:rFonts w:cs="Arial"/>
            <w:noProof/>
            <w:webHidden/>
          </w:rPr>
          <w:t>12</w:t>
        </w:r>
      </w:ins>
      <w:del w:id="195" w:author="Muhamad Ridho Zul Khoiri" w:date="2026-07-13T15:29:00Z" w16du:dateUtc="2026-07-13T08:29:00Z">
        <w:r w:rsidR="009F1AB8" w:rsidRPr="00CF42A6" w:rsidDel="00962012">
          <w:rPr>
            <w:rFonts w:cs="Arial"/>
            <w:noProof/>
            <w:webHidden/>
          </w:rPr>
          <w:delText>10</w:delText>
        </w:r>
      </w:del>
      <w:r w:rsidRPr="00CF42A6">
        <w:rPr>
          <w:rFonts w:cs="Arial"/>
          <w:noProof/>
          <w:webHidden/>
        </w:rPr>
        <w:fldChar w:fldCharType="end"/>
      </w:r>
      <w:r w:rsidRPr="00CF42A6">
        <w:rPr>
          <w:rFonts w:cs="Arial"/>
        </w:rPr>
        <w:fldChar w:fldCharType="end"/>
      </w:r>
    </w:p>
    <w:p w14:paraId="76DBA151" w14:textId="62E03EB3" w:rsidR="000A22DF" w:rsidRPr="00CF42A6" w:rsidRDefault="000A22DF" w:rsidP="000A22DF">
      <w:pPr>
        <w:pStyle w:val="TOC2"/>
        <w:rPr>
          <w:rFonts w:eastAsiaTheme="minorEastAsia" w:cs="Arial"/>
          <w:noProof/>
          <w:kern w:val="2"/>
          <w:sz w:val="24"/>
          <w:szCs w:val="24"/>
          <w14:ligatures w14:val="standardContextual"/>
          <w:rPrChange w:id="196"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pPr>
      <w:r w:rsidRPr="00CF42A6">
        <w:rPr>
          <w:rFonts w:cs="Arial"/>
        </w:rPr>
        <w:fldChar w:fldCharType="begin"/>
      </w:r>
      <w:r w:rsidRPr="00CF42A6">
        <w:rPr>
          <w:rFonts w:cs="Arial"/>
        </w:rPr>
        <w:instrText>HYPERLINK \l "_Toc196309694"</w:instrText>
      </w:r>
      <w:r w:rsidRPr="00CF42A6">
        <w:rPr>
          <w:rFonts w:cs="Arial"/>
        </w:rPr>
      </w:r>
      <w:r w:rsidRPr="00CF42A6">
        <w:rPr>
          <w:rFonts w:cs="Arial"/>
        </w:rPr>
        <w:fldChar w:fldCharType="separate"/>
      </w:r>
      <w:r w:rsidRPr="00CF42A6">
        <w:rPr>
          <w:rStyle w:val="Hyperlink"/>
          <w:rFonts w:cs="Arial"/>
          <w:noProof/>
          <w:rPrChange w:id="197" w:author="Muhamad Ridho Zul Khoiri" w:date="2026-07-14T10:44:00Z" w16du:dateUtc="2026-07-14T03:44:00Z">
            <w:rPr>
              <w:rStyle w:val="Hyperlink"/>
              <w:rFonts w:ascii="Times New Roman" w:hAnsi="Times New Roman"/>
              <w:noProof/>
            </w:rPr>
          </w:rPrChange>
        </w:rPr>
        <w:t>2.4</w:t>
      </w:r>
      <w:r w:rsidRPr="00CF42A6">
        <w:rPr>
          <w:rFonts w:eastAsiaTheme="minorEastAsia" w:cs="Arial"/>
          <w:noProof/>
          <w:kern w:val="2"/>
          <w:sz w:val="24"/>
          <w:szCs w:val="24"/>
          <w14:ligatures w14:val="standardContextual"/>
          <w:rPrChange w:id="198"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tab/>
      </w:r>
      <w:r w:rsidRPr="00CF42A6">
        <w:rPr>
          <w:rStyle w:val="Hyperlink"/>
          <w:rFonts w:cs="Arial"/>
          <w:noProof/>
          <w:rPrChange w:id="199" w:author="Muhamad Ridho Zul Khoiri" w:date="2026-07-14T10:44:00Z" w16du:dateUtc="2026-07-14T03:44:00Z">
            <w:rPr>
              <w:rStyle w:val="Hyperlink"/>
              <w:rFonts w:ascii="Times New Roman" w:hAnsi="Times New Roman"/>
              <w:noProof/>
            </w:rPr>
          </w:rPrChange>
        </w:rPr>
        <w:t>Plan Ownership and Approval</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_Toc196309694 \h </w:instrText>
      </w:r>
      <w:r w:rsidRPr="00CF42A6">
        <w:rPr>
          <w:rFonts w:cs="Arial"/>
          <w:noProof/>
          <w:webHidden/>
        </w:rPr>
      </w:r>
      <w:r w:rsidRPr="00CF42A6">
        <w:rPr>
          <w:rFonts w:cs="Arial"/>
          <w:noProof/>
          <w:webHidden/>
        </w:rPr>
        <w:fldChar w:fldCharType="separate"/>
      </w:r>
      <w:ins w:id="200" w:author="Muhamad Ridho Zul Khoiri" w:date="2026-07-13T15:29:00Z" w16du:dateUtc="2026-07-13T08:29:00Z">
        <w:r w:rsidR="00962012" w:rsidRPr="00CF42A6">
          <w:rPr>
            <w:rFonts w:cs="Arial"/>
            <w:noProof/>
            <w:webHidden/>
          </w:rPr>
          <w:t>18</w:t>
        </w:r>
      </w:ins>
      <w:del w:id="201" w:author="Muhamad Ridho Zul Khoiri" w:date="2026-07-13T15:29:00Z" w16du:dateUtc="2026-07-13T08:29:00Z">
        <w:r w:rsidR="009F1AB8" w:rsidRPr="00CF42A6" w:rsidDel="00962012">
          <w:rPr>
            <w:rFonts w:cs="Arial"/>
            <w:noProof/>
            <w:webHidden/>
          </w:rPr>
          <w:delText>13</w:delText>
        </w:r>
      </w:del>
      <w:r w:rsidRPr="00CF42A6">
        <w:rPr>
          <w:rFonts w:cs="Arial"/>
          <w:noProof/>
          <w:webHidden/>
        </w:rPr>
        <w:fldChar w:fldCharType="end"/>
      </w:r>
      <w:r w:rsidRPr="00CF42A6">
        <w:rPr>
          <w:rFonts w:cs="Arial"/>
        </w:rPr>
        <w:fldChar w:fldCharType="end"/>
      </w:r>
    </w:p>
    <w:p w14:paraId="62C8959D" w14:textId="4FD236C3" w:rsidR="000A22DF" w:rsidRPr="00CF42A6" w:rsidRDefault="000A22DF" w:rsidP="000A22DF">
      <w:pPr>
        <w:pStyle w:val="TOC2"/>
        <w:rPr>
          <w:rFonts w:eastAsiaTheme="minorEastAsia" w:cs="Arial"/>
          <w:noProof/>
          <w:kern w:val="2"/>
          <w:sz w:val="24"/>
          <w:szCs w:val="24"/>
          <w14:ligatures w14:val="standardContextual"/>
          <w:rPrChange w:id="202"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pPr>
      <w:r w:rsidRPr="00CF42A6">
        <w:rPr>
          <w:rFonts w:cs="Arial"/>
        </w:rPr>
        <w:fldChar w:fldCharType="begin"/>
      </w:r>
      <w:r w:rsidRPr="00CF42A6">
        <w:rPr>
          <w:rFonts w:cs="Arial"/>
        </w:rPr>
        <w:instrText>HYPERLINK \l "_Toc196309695"</w:instrText>
      </w:r>
      <w:r w:rsidRPr="00CF42A6">
        <w:rPr>
          <w:rFonts w:cs="Arial"/>
        </w:rPr>
      </w:r>
      <w:r w:rsidRPr="00CF42A6">
        <w:rPr>
          <w:rFonts w:cs="Arial"/>
        </w:rPr>
        <w:fldChar w:fldCharType="separate"/>
      </w:r>
      <w:r w:rsidRPr="00CF42A6">
        <w:rPr>
          <w:rStyle w:val="Hyperlink"/>
          <w:rFonts w:cs="Arial"/>
          <w:noProof/>
          <w:rPrChange w:id="203" w:author="Muhamad Ridho Zul Khoiri" w:date="2026-07-14T10:44:00Z" w16du:dateUtc="2026-07-14T03:44:00Z">
            <w:rPr>
              <w:rStyle w:val="Hyperlink"/>
              <w:rFonts w:ascii="Times New Roman" w:hAnsi="Times New Roman"/>
              <w:noProof/>
            </w:rPr>
          </w:rPrChange>
        </w:rPr>
        <w:t>2.5</w:t>
      </w:r>
      <w:r w:rsidRPr="00CF42A6">
        <w:rPr>
          <w:rFonts w:eastAsiaTheme="minorEastAsia" w:cs="Arial"/>
          <w:noProof/>
          <w:kern w:val="2"/>
          <w:sz w:val="24"/>
          <w:szCs w:val="24"/>
          <w14:ligatures w14:val="standardContextual"/>
          <w:rPrChange w:id="204"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tab/>
      </w:r>
      <w:r w:rsidRPr="00CF42A6">
        <w:rPr>
          <w:rStyle w:val="Hyperlink"/>
          <w:rFonts w:cs="Arial"/>
          <w:noProof/>
          <w:rPrChange w:id="205" w:author="Muhamad Ridho Zul Khoiri" w:date="2026-07-14T10:44:00Z" w16du:dateUtc="2026-07-14T03:44:00Z">
            <w:rPr>
              <w:rStyle w:val="Hyperlink"/>
              <w:rFonts w:ascii="Times New Roman" w:hAnsi="Times New Roman"/>
              <w:noProof/>
            </w:rPr>
          </w:rPrChange>
        </w:rPr>
        <w:t>Roles and Responsibilities</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_Toc196309695 \h </w:instrText>
      </w:r>
      <w:r w:rsidRPr="00CF42A6">
        <w:rPr>
          <w:rFonts w:cs="Arial"/>
          <w:noProof/>
          <w:webHidden/>
        </w:rPr>
      </w:r>
      <w:r w:rsidRPr="00CF42A6">
        <w:rPr>
          <w:rFonts w:cs="Arial"/>
          <w:noProof/>
          <w:webHidden/>
        </w:rPr>
        <w:fldChar w:fldCharType="separate"/>
      </w:r>
      <w:ins w:id="206" w:author="Muhamad Ridho Zul Khoiri" w:date="2026-07-13T15:29:00Z" w16du:dateUtc="2026-07-13T08:29:00Z">
        <w:r w:rsidR="00962012" w:rsidRPr="00CF42A6">
          <w:rPr>
            <w:rFonts w:cs="Arial"/>
            <w:noProof/>
            <w:webHidden/>
          </w:rPr>
          <w:t>19</w:t>
        </w:r>
      </w:ins>
      <w:del w:id="207" w:author="Muhamad Ridho Zul Khoiri" w:date="2026-07-13T15:29:00Z" w16du:dateUtc="2026-07-13T08:29:00Z">
        <w:r w:rsidR="009F1AB8" w:rsidRPr="00CF42A6" w:rsidDel="00962012">
          <w:rPr>
            <w:rFonts w:cs="Arial"/>
            <w:noProof/>
            <w:webHidden/>
          </w:rPr>
          <w:delText>14</w:delText>
        </w:r>
      </w:del>
      <w:r w:rsidRPr="00CF42A6">
        <w:rPr>
          <w:rFonts w:cs="Arial"/>
          <w:noProof/>
          <w:webHidden/>
        </w:rPr>
        <w:fldChar w:fldCharType="end"/>
      </w:r>
      <w:r w:rsidRPr="00CF42A6">
        <w:rPr>
          <w:rFonts w:cs="Arial"/>
        </w:rPr>
        <w:fldChar w:fldCharType="end"/>
      </w:r>
    </w:p>
    <w:p w14:paraId="4420852C" w14:textId="4E8BB998" w:rsidR="000A22DF" w:rsidRPr="00CF42A6" w:rsidRDefault="000A22DF">
      <w:pPr>
        <w:pStyle w:val="TOC1"/>
        <w:tabs>
          <w:tab w:val="left" w:pos="1123"/>
          <w:tab w:val="right" w:leader="dot" w:pos="9350"/>
        </w:tabs>
        <w:rPr>
          <w:rFonts w:eastAsiaTheme="minorEastAsia" w:cs="Arial"/>
          <w:b w:val="0"/>
          <w:noProof/>
          <w:kern w:val="2"/>
          <w:sz w:val="24"/>
          <w:szCs w:val="24"/>
          <w14:ligatures w14:val="standardContextual"/>
          <w:rPrChange w:id="208" w:author="Muhamad Ridho Zul Khoiri" w:date="2026-07-14T10:44:00Z" w16du:dateUtc="2026-07-14T03:44:00Z">
            <w:rPr>
              <w:rFonts w:asciiTheme="minorHAnsi" w:eastAsiaTheme="minorEastAsia" w:hAnsiTheme="minorHAnsi" w:cstheme="minorBidi"/>
              <w:b w:val="0"/>
              <w:noProof/>
              <w:kern w:val="2"/>
              <w:sz w:val="24"/>
              <w:szCs w:val="24"/>
              <w14:ligatures w14:val="standardContextual"/>
            </w:rPr>
          </w:rPrChange>
        </w:rPr>
      </w:pPr>
      <w:r w:rsidRPr="00CF42A6">
        <w:rPr>
          <w:rFonts w:cs="Arial"/>
        </w:rPr>
        <w:fldChar w:fldCharType="begin"/>
      </w:r>
      <w:r w:rsidRPr="00CF42A6">
        <w:rPr>
          <w:rFonts w:cs="Arial"/>
        </w:rPr>
        <w:instrText>HYPERLINK \l "_Toc196309696"</w:instrText>
      </w:r>
      <w:r w:rsidRPr="00CF42A6">
        <w:rPr>
          <w:rFonts w:cs="Arial"/>
        </w:rPr>
      </w:r>
      <w:r w:rsidRPr="00CF42A6">
        <w:rPr>
          <w:rFonts w:cs="Arial"/>
        </w:rPr>
        <w:fldChar w:fldCharType="separate"/>
      </w:r>
      <w:r w:rsidRPr="00CF42A6">
        <w:rPr>
          <w:rStyle w:val="Hyperlink"/>
          <w:rFonts w:cs="Arial"/>
          <w:noProof/>
          <w:rPrChange w:id="209" w:author="Muhamad Ridho Zul Khoiri" w:date="2026-07-14T10:44:00Z" w16du:dateUtc="2026-07-14T03:44:00Z">
            <w:rPr>
              <w:rStyle w:val="Hyperlink"/>
              <w:rFonts w:ascii="Times New Roman" w:hAnsi="Times New Roman"/>
              <w:noProof/>
            </w:rPr>
          </w:rPrChange>
        </w:rPr>
        <w:t>3</w:t>
      </w:r>
      <w:r w:rsidRPr="00CF42A6">
        <w:rPr>
          <w:rFonts w:eastAsiaTheme="minorEastAsia" w:cs="Arial"/>
          <w:b w:val="0"/>
          <w:noProof/>
          <w:kern w:val="2"/>
          <w:sz w:val="24"/>
          <w:szCs w:val="24"/>
          <w14:ligatures w14:val="standardContextual"/>
          <w:rPrChange w:id="210" w:author="Muhamad Ridho Zul Khoiri" w:date="2026-07-14T10:44:00Z" w16du:dateUtc="2026-07-14T03:44:00Z">
            <w:rPr>
              <w:rFonts w:asciiTheme="minorHAnsi" w:eastAsiaTheme="minorEastAsia" w:hAnsiTheme="minorHAnsi" w:cstheme="minorBidi"/>
              <w:b w:val="0"/>
              <w:noProof/>
              <w:kern w:val="2"/>
              <w:sz w:val="24"/>
              <w:szCs w:val="24"/>
              <w14:ligatures w14:val="standardContextual"/>
            </w:rPr>
          </w:rPrChange>
        </w:rPr>
        <w:tab/>
      </w:r>
      <w:r w:rsidRPr="00CF42A6">
        <w:rPr>
          <w:rStyle w:val="Hyperlink"/>
          <w:rFonts w:cs="Arial"/>
          <w:noProof/>
          <w:rPrChange w:id="211" w:author="Muhamad Ridho Zul Khoiri" w:date="2026-07-14T10:44:00Z" w16du:dateUtc="2026-07-14T03:44:00Z">
            <w:rPr>
              <w:rStyle w:val="Hyperlink"/>
              <w:rFonts w:ascii="Times New Roman" w:hAnsi="Times New Roman"/>
              <w:noProof/>
            </w:rPr>
          </w:rPrChange>
        </w:rPr>
        <w:t>Governance Model</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_Toc196309696 \h </w:instrText>
      </w:r>
      <w:r w:rsidRPr="00CF42A6">
        <w:rPr>
          <w:rFonts w:cs="Arial"/>
          <w:noProof/>
          <w:webHidden/>
        </w:rPr>
      </w:r>
      <w:r w:rsidRPr="00CF42A6">
        <w:rPr>
          <w:rFonts w:cs="Arial"/>
          <w:noProof/>
          <w:webHidden/>
        </w:rPr>
        <w:fldChar w:fldCharType="separate"/>
      </w:r>
      <w:ins w:id="212" w:author="Muhamad Ridho Zul Khoiri" w:date="2026-07-13T15:29:00Z" w16du:dateUtc="2026-07-13T08:29:00Z">
        <w:r w:rsidR="00962012" w:rsidRPr="00CF42A6">
          <w:rPr>
            <w:rFonts w:cs="Arial"/>
            <w:noProof/>
            <w:webHidden/>
          </w:rPr>
          <w:t>22</w:t>
        </w:r>
      </w:ins>
      <w:del w:id="213" w:author="Muhamad Ridho Zul Khoiri" w:date="2026-07-13T15:29:00Z" w16du:dateUtc="2026-07-13T08:29:00Z">
        <w:r w:rsidR="009F1AB8" w:rsidRPr="00CF42A6" w:rsidDel="00962012">
          <w:rPr>
            <w:rFonts w:cs="Arial"/>
            <w:noProof/>
            <w:webHidden/>
          </w:rPr>
          <w:delText>17</w:delText>
        </w:r>
      </w:del>
      <w:r w:rsidRPr="00CF42A6">
        <w:rPr>
          <w:rFonts w:cs="Arial"/>
          <w:noProof/>
          <w:webHidden/>
        </w:rPr>
        <w:fldChar w:fldCharType="end"/>
      </w:r>
      <w:r w:rsidRPr="00CF42A6">
        <w:rPr>
          <w:rFonts w:cs="Arial"/>
        </w:rPr>
        <w:fldChar w:fldCharType="end"/>
      </w:r>
    </w:p>
    <w:p w14:paraId="2EA1BA5C" w14:textId="615BE57E" w:rsidR="000A22DF" w:rsidRPr="00CF42A6" w:rsidRDefault="000A22DF" w:rsidP="000A22DF">
      <w:pPr>
        <w:pStyle w:val="TOC2"/>
        <w:rPr>
          <w:rFonts w:eastAsiaTheme="minorEastAsia" w:cs="Arial"/>
          <w:noProof/>
          <w:kern w:val="2"/>
          <w:sz w:val="24"/>
          <w:szCs w:val="24"/>
          <w14:ligatures w14:val="standardContextual"/>
          <w:rPrChange w:id="214"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pPr>
      <w:r w:rsidRPr="00CF42A6">
        <w:rPr>
          <w:rFonts w:cs="Arial"/>
        </w:rPr>
        <w:fldChar w:fldCharType="begin"/>
      </w:r>
      <w:r w:rsidRPr="00CF42A6">
        <w:rPr>
          <w:rFonts w:cs="Arial"/>
        </w:rPr>
        <w:instrText>HYPERLINK \l "_Toc196309697"</w:instrText>
      </w:r>
      <w:r w:rsidRPr="00CF42A6">
        <w:rPr>
          <w:rFonts w:cs="Arial"/>
        </w:rPr>
      </w:r>
      <w:r w:rsidRPr="00CF42A6">
        <w:rPr>
          <w:rFonts w:cs="Arial"/>
        </w:rPr>
        <w:fldChar w:fldCharType="separate"/>
      </w:r>
      <w:r w:rsidRPr="00CF42A6">
        <w:rPr>
          <w:rStyle w:val="Hyperlink"/>
          <w:rFonts w:cs="Arial"/>
          <w:bCs/>
          <w:noProof/>
          <w:rPrChange w:id="215" w:author="Muhamad Ridho Zul Khoiri" w:date="2026-07-14T10:44:00Z" w16du:dateUtc="2026-07-14T03:44:00Z">
            <w:rPr>
              <w:rStyle w:val="Hyperlink"/>
              <w:rFonts w:ascii="Times New Roman" w:hAnsi="Times New Roman"/>
              <w:bCs/>
              <w:noProof/>
            </w:rPr>
          </w:rPrChange>
        </w:rPr>
        <w:t>3.1</w:t>
      </w:r>
      <w:r w:rsidRPr="00CF42A6">
        <w:rPr>
          <w:rFonts w:eastAsiaTheme="minorEastAsia" w:cs="Arial"/>
          <w:noProof/>
          <w:kern w:val="2"/>
          <w:sz w:val="24"/>
          <w:szCs w:val="24"/>
          <w14:ligatures w14:val="standardContextual"/>
          <w:rPrChange w:id="216"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tab/>
      </w:r>
      <w:r w:rsidRPr="00CF42A6">
        <w:rPr>
          <w:rStyle w:val="Hyperlink"/>
          <w:rFonts w:cs="Arial"/>
          <w:noProof/>
          <w:rPrChange w:id="217" w:author="Muhamad Ridho Zul Khoiri" w:date="2026-07-14T10:44:00Z" w16du:dateUtc="2026-07-14T03:44:00Z">
            <w:rPr>
              <w:rStyle w:val="Hyperlink"/>
              <w:rFonts w:ascii="Times New Roman" w:hAnsi="Times New Roman"/>
              <w:noProof/>
            </w:rPr>
          </w:rPrChange>
        </w:rPr>
        <w:t>Meeting Term of Reference</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_Toc196309697 \h </w:instrText>
      </w:r>
      <w:r w:rsidRPr="00CF42A6">
        <w:rPr>
          <w:rFonts w:cs="Arial"/>
          <w:noProof/>
          <w:webHidden/>
        </w:rPr>
      </w:r>
      <w:r w:rsidRPr="00CF42A6">
        <w:rPr>
          <w:rFonts w:cs="Arial"/>
          <w:noProof/>
          <w:webHidden/>
        </w:rPr>
        <w:fldChar w:fldCharType="separate"/>
      </w:r>
      <w:ins w:id="218" w:author="Muhamad Ridho Zul Khoiri" w:date="2026-07-13T15:29:00Z" w16du:dateUtc="2026-07-13T08:29:00Z">
        <w:r w:rsidR="00962012" w:rsidRPr="00CF42A6">
          <w:rPr>
            <w:rFonts w:cs="Arial"/>
            <w:noProof/>
            <w:webHidden/>
          </w:rPr>
          <w:t>22</w:t>
        </w:r>
      </w:ins>
      <w:del w:id="219" w:author="Muhamad Ridho Zul Khoiri" w:date="2026-07-13T15:29:00Z" w16du:dateUtc="2026-07-13T08:29:00Z">
        <w:r w:rsidR="009F1AB8" w:rsidRPr="00CF42A6" w:rsidDel="00962012">
          <w:rPr>
            <w:rFonts w:cs="Arial"/>
            <w:noProof/>
            <w:webHidden/>
          </w:rPr>
          <w:delText>17</w:delText>
        </w:r>
      </w:del>
      <w:r w:rsidRPr="00CF42A6">
        <w:rPr>
          <w:rFonts w:cs="Arial"/>
          <w:noProof/>
          <w:webHidden/>
        </w:rPr>
        <w:fldChar w:fldCharType="end"/>
      </w:r>
      <w:r w:rsidRPr="00CF42A6">
        <w:rPr>
          <w:rFonts w:cs="Arial"/>
        </w:rPr>
        <w:fldChar w:fldCharType="end"/>
      </w:r>
    </w:p>
    <w:p w14:paraId="0D7718F1" w14:textId="1D7FF47B" w:rsidR="000A22DF" w:rsidRPr="00CF42A6" w:rsidRDefault="000A22DF">
      <w:pPr>
        <w:pStyle w:val="TOC1"/>
        <w:tabs>
          <w:tab w:val="left" w:pos="1123"/>
          <w:tab w:val="right" w:leader="dot" w:pos="9350"/>
        </w:tabs>
        <w:rPr>
          <w:rFonts w:eastAsiaTheme="minorEastAsia" w:cs="Arial"/>
          <w:b w:val="0"/>
          <w:noProof/>
          <w:kern w:val="2"/>
          <w:sz w:val="24"/>
          <w:szCs w:val="24"/>
          <w14:ligatures w14:val="standardContextual"/>
          <w:rPrChange w:id="220" w:author="Muhamad Ridho Zul Khoiri" w:date="2026-07-14T10:44:00Z" w16du:dateUtc="2026-07-14T03:44:00Z">
            <w:rPr>
              <w:rFonts w:asciiTheme="minorHAnsi" w:eastAsiaTheme="minorEastAsia" w:hAnsiTheme="minorHAnsi" w:cstheme="minorBidi"/>
              <w:b w:val="0"/>
              <w:noProof/>
              <w:kern w:val="2"/>
              <w:sz w:val="24"/>
              <w:szCs w:val="24"/>
              <w14:ligatures w14:val="standardContextual"/>
            </w:rPr>
          </w:rPrChange>
        </w:rPr>
      </w:pPr>
      <w:r w:rsidRPr="00CF42A6">
        <w:rPr>
          <w:rFonts w:cs="Arial"/>
        </w:rPr>
        <w:fldChar w:fldCharType="begin"/>
      </w:r>
      <w:r w:rsidRPr="00CF42A6">
        <w:rPr>
          <w:rFonts w:cs="Arial"/>
        </w:rPr>
        <w:instrText>HYPERLINK \l "_Toc196309698"</w:instrText>
      </w:r>
      <w:r w:rsidRPr="00CF42A6">
        <w:rPr>
          <w:rFonts w:cs="Arial"/>
        </w:rPr>
      </w:r>
      <w:r w:rsidRPr="00CF42A6">
        <w:rPr>
          <w:rFonts w:cs="Arial"/>
        </w:rPr>
        <w:fldChar w:fldCharType="separate"/>
      </w:r>
      <w:r w:rsidRPr="00CF42A6">
        <w:rPr>
          <w:rStyle w:val="Hyperlink"/>
          <w:rFonts w:cs="Arial"/>
          <w:noProof/>
          <w:rPrChange w:id="221" w:author="Muhamad Ridho Zul Khoiri" w:date="2026-07-14T10:44:00Z" w16du:dateUtc="2026-07-14T03:44:00Z">
            <w:rPr>
              <w:rStyle w:val="Hyperlink"/>
              <w:rFonts w:ascii="Times New Roman" w:hAnsi="Times New Roman"/>
              <w:noProof/>
            </w:rPr>
          </w:rPrChange>
        </w:rPr>
        <w:t>4</w:t>
      </w:r>
      <w:r w:rsidRPr="00CF42A6">
        <w:rPr>
          <w:rFonts w:eastAsiaTheme="minorEastAsia" w:cs="Arial"/>
          <w:b w:val="0"/>
          <w:noProof/>
          <w:kern w:val="2"/>
          <w:sz w:val="24"/>
          <w:szCs w:val="24"/>
          <w14:ligatures w14:val="standardContextual"/>
          <w:rPrChange w:id="222" w:author="Muhamad Ridho Zul Khoiri" w:date="2026-07-14T10:44:00Z" w16du:dateUtc="2026-07-14T03:44:00Z">
            <w:rPr>
              <w:rFonts w:asciiTheme="minorHAnsi" w:eastAsiaTheme="minorEastAsia" w:hAnsiTheme="minorHAnsi" w:cstheme="minorBidi"/>
              <w:b w:val="0"/>
              <w:noProof/>
              <w:kern w:val="2"/>
              <w:sz w:val="24"/>
              <w:szCs w:val="24"/>
              <w14:ligatures w14:val="standardContextual"/>
            </w:rPr>
          </w:rPrChange>
        </w:rPr>
        <w:tab/>
      </w:r>
      <w:r w:rsidRPr="00CF42A6">
        <w:rPr>
          <w:rStyle w:val="Hyperlink"/>
          <w:rFonts w:cs="Arial"/>
          <w:noProof/>
          <w:rPrChange w:id="223" w:author="Muhamad Ridho Zul Khoiri" w:date="2026-07-14T10:44:00Z" w16du:dateUtc="2026-07-14T03:44:00Z">
            <w:rPr>
              <w:rStyle w:val="Hyperlink"/>
              <w:rFonts w:ascii="Times New Roman" w:hAnsi="Times New Roman"/>
              <w:noProof/>
            </w:rPr>
          </w:rPrChange>
        </w:rPr>
        <w:t>Criteria of Activities Inclusion into Plan</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_Toc196309698 \h </w:instrText>
      </w:r>
      <w:r w:rsidRPr="00CF42A6">
        <w:rPr>
          <w:rFonts w:cs="Arial"/>
          <w:noProof/>
          <w:webHidden/>
        </w:rPr>
      </w:r>
      <w:r w:rsidRPr="00CF42A6">
        <w:rPr>
          <w:rFonts w:cs="Arial"/>
          <w:noProof/>
          <w:webHidden/>
        </w:rPr>
        <w:fldChar w:fldCharType="separate"/>
      </w:r>
      <w:ins w:id="224" w:author="Muhamad Ridho Zul Khoiri" w:date="2026-07-13T15:29:00Z" w16du:dateUtc="2026-07-13T08:29:00Z">
        <w:r w:rsidR="00962012" w:rsidRPr="00CF42A6">
          <w:rPr>
            <w:rFonts w:cs="Arial"/>
            <w:noProof/>
            <w:webHidden/>
          </w:rPr>
          <w:t>23</w:t>
        </w:r>
      </w:ins>
      <w:del w:id="225" w:author="Muhamad Ridho Zul Khoiri" w:date="2026-07-13T15:29:00Z" w16du:dateUtc="2026-07-13T08:29:00Z">
        <w:r w:rsidR="009F1AB8" w:rsidRPr="00CF42A6" w:rsidDel="00962012">
          <w:rPr>
            <w:rFonts w:cs="Arial"/>
            <w:noProof/>
            <w:webHidden/>
          </w:rPr>
          <w:delText>18</w:delText>
        </w:r>
      </w:del>
      <w:r w:rsidRPr="00CF42A6">
        <w:rPr>
          <w:rFonts w:cs="Arial"/>
          <w:noProof/>
          <w:webHidden/>
        </w:rPr>
        <w:fldChar w:fldCharType="end"/>
      </w:r>
      <w:r w:rsidRPr="00CF42A6">
        <w:rPr>
          <w:rFonts w:cs="Arial"/>
        </w:rPr>
        <w:fldChar w:fldCharType="end"/>
      </w:r>
    </w:p>
    <w:p w14:paraId="2D048DE6" w14:textId="50D2E721" w:rsidR="000A22DF" w:rsidRPr="00CF42A6" w:rsidRDefault="000A22DF">
      <w:pPr>
        <w:pStyle w:val="TOC1"/>
        <w:tabs>
          <w:tab w:val="left" w:pos="1123"/>
          <w:tab w:val="right" w:leader="dot" w:pos="9350"/>
        </w:tabs>
        <w:rPr>
          <w:rFonts w:eastAsiaTheme="minorEastAsia" w:cs="Arial"/>
          <w:b w:val="0"/>
          <w:noProof/>
          <w:kern w:val="2"/>
          <w:sz w:val="24"/>
          <w:szCs w:val="24"/>
          <w14:ligatures w14:val="standardContextual"/>
          <w:rPrChange w:id="226" w:author="Muhamad Ridho Zul Khoiri" w:date="2026-07-14T10:44:00Z" w16du:dateUtc="2026-07-14T03:44:00Z">
            <w:rPr>
              <w:rFonts w:asciiTheme="minorHAnsi" w:eastAsiaTheme="minorEastAsia" w:hAnsiTheme="minorHAnsi" w:cstheme="minorBidi"/>
              <w:b w:val="0"/>
              <w:noProof/>
              <w:kern w:val="2"/>
              <w:sz w:val="24"/>
              <w:szCs w:val="24"/>
              <w14:ligatures w14:val="standardContextual"/>
            </w:rPr>
          </w:rPrChange>
        </w:rPr>
      </w:pPr>
      <w:r w:rsidRPr="00CF42A6">
        <w:rPr>
          <w:rFonts w:cs="Arial"/>
        </w:rPr>
        <w:fldChar w:fldCharType="begin"/>
      </w:r>
      <w:r w:rsidRPr="00CF42A6">
        <w:rPr>
          <w:rFonts w:cs="Arial"/>
        </w:rPr>
        <w:instrText>HYPERLINK \l "_Toc196309699"</w:instrText>
      </w:r>
      <w:r w:rsidRPr="00CF42A6">
        <w:rPr>
          <w:rFonts w:cs="Arial"/>
        </w:rPr>
      </w:r>
      <w:r w:rsidRPr="00CF42A6">
        <w:rPr>
          <w:rFonts w:cs="Arial"/>
        </w:rPr>
        <w:fldChar w:fldCharType="separate"/>
      </w:r>
      <w:r w:rsidRPr="00CF42A6">
        <w:rPr>
          <w:rStyle w:val="Hyperlink"/>
          <w:rFonts w:cs="Arial"/>
          <w:noProof/>
          <w:rPrChange w:id="227" w:author="Muhamad Ridho Zul Khoiri" w:date="2026-07-14T10:44:00Z" w16du:dateUtc="2026-07-14T03:44:00Z">
            <w:rPr>
              <w:rStyle w:val="Hyperlink"/>
              <w:rFonts w:ascii="Times New Roman" w:hAnsi="Times New Roman"/>
              <w:noProof/>
            </w:rPr>
          </w:rPrChange>
        </w:rPr>
        <w:t>5</w:t>
      </w:r>
      <w:r w:rsidRPr="00CF42A6">
        <w:rPr>
          <w:rFonts w:eastAsiaTheme="minorEastAsia" w:cs="Arial"/>
          <w:b w:val="0"/>
          <w:noProof/>
          <w:kern w:val="2"/>
          <w:sz w:val="24"/>
          <w:szCs w:val="24"/>
          <w14:ligatures w14:val="standardContextual"/>
          <w:rPrChange w:id="228" w:author="Muhamad Ridho Zul Khoiri" w:date="2026-07-14T10:44:00Z" w16du:dateUtc="2026-07-14T03:44:00Z">
            <w:rPr>
              <w:rFonts w:asciiTheme="minorHAnsi" w:eastAsiaTheme="minorEastAsia" w:hAnsiTheme="minorHAnsi" w:cstheme="minorBidi"/>
              <w:b w:val="0"/>
              <w:noProof/>
              <w:kern w:val="2"/>
              <w:sz w:val="24"/>
              <w:szCs w:val="24"/>
              <w14:ligatures w14:val="standardContextual"/>
            </w:rPr>
          </w:rPrChange>
        </w:rPr>
        <w:tab/>
      </w:r>
      <w:r w:rsidRPr="00CF42A6">
        <w:rPr>
          <w:rStyle w:val="Hyperlink"/>
          <w:rFonts w:cs="Arial"/>
          <w:noProof/>
          <w:rPrChange w:id="229" w:author="Muhamad Ridho Zul Khoiri" w:date="2026-07-14T10:44:00Z" w16du:dateUtc="2026-07-14T03:44:00Z">
            <w:rPr>
              <w:rStyle w:val="Hyperlink"/>
              <w:rFonts w:ascii="Times New Roman" w:hAnsi="Times New Roman"/>
              <w:noProof/>
            </w:rPr>
          </w:rPrChange>
        </w:rPr>
        <w:t>Managing the Plans</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_Toc196309699 \h </w:instrText>
      </w:r>
      <w:r w:rsidRPr="00CF42A6">
        <w:rPr>
          <w:rFonts w:cs="Arial"/>
          <w:noProof/>
          <w:webHidden/>
        </w:rPr>
      </w:r>
      <w:r w:rsidRPr="00CF42A6">
        <w:rPr>
          <w:rFonts w:cs="Arial"/>
          <w:noProof/>
          <w:webHidden/>
        </w:rPr>
        <w:fldChar w:fldCharType="separate"/>
      </w:r>
      <w:ins w:id="230" w:author="Muhamad Ridho Zul Khoiri" w:date="2026-07-13T15:29:00Z" w16du:dateUtc="2026-07-13T08:29:00Z">
        <w:r w:rsidR="00962012" w:rsidRPr="00CF42A6">
          <w:rPr>
            <w:rFonts w:cs="Arial"/>
            <w:noProof/>
            <w:webHidden/>
          </w:rPr>
          <w:t>24</w:t>
        </w:r>
      </w:ins>
      <w:del w:id="231" w:author="Muhamad Ridho Zul Khoiri" w:date="2026-07-13T15:29:00Z" w16du:dateUtc="2026-07-13T08:29:00Z">
        <w:r w:rsidR="009F1AB8" w:rsidRPr="00CF42A6" w:rsidDel="00962012">
          <w:rPr>
            <w:rFonts w:cs="Arial"/>
            <w:noProof/>
            <w:webHidden/>
          </w:rPr>
          <w:delText>19</w:delText>
        </w:r>
      </w:del>
      <w:r w:rsidRPr="00CF42A6">
        <w:rPr>
          <w:rFonts w:cs="Arial"/>
          <w:noProof/>
          <w:webHidden/>
        </w:rPr>
        <w:fldChar w:fldCharType="end"/>
      </w:r>
      <w:r w:rsidRPr="00CF42A6">
        <w:rPr>
          <w:rFonts w:cs="Arial"/>
        </w:rPr>
        <w:fldChar w:fldCharType="end"/>
      </w:r>
    </w:p>
    <w:p w14:paraId="22C47AD0" w14:textId="45F9ABAA" w:rsidR="000A22DF" w:rsidRPr="00CF42A6" w:rsidRDefault="000A22DF" w:rsidP="000A22DF">
      <w:pPr>
        <w:pStyle w:val="TOC2"/>
        <w:rPr>
          <w:rFonts w:eastAsiaTheme="minorEastAsia" w:cs="Arial"/>
          <w:noProof/>
          <w:kern w:val="2"/>
          <w:sz w:val="24"/>
          <w:szCs w:val="24"/>
          <w14:ligatures w14:val="standardContextual"/>
          <w:rPrChange w:id="232"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pPr>
      <w:r w:rsidRPr="00CF42A6">
        <w:rPr>
          <w:rFonts w:cs="Arial"/>
        </w:rPr>
        <w:fldChar w:fldCharType="begin"/>
      </w:r>
      <w:r w:rsidRPr="00CF42A6">
        <w:rPr>
          <w:rFonts w:cs="Arial"/>
        </w:rPr>
        <w:instrText>HYPERLINK \l "_Toc196309700"</w:instrText>
      </w:r>
      <w:r w:rsidRPr="00CF42A6">
        <w:rPr>
          <w:rFonts w:cs="Arial"/>
        </w:rPr>
      </w:r>
      <w:r w:rsidRPr="00CF42A6">
        <w:rPr>
          <w:rFonts w:cs="Arial"/>
        </w:rPr>
        <w:fldChar w:fldCharType="separate"/>
      </w:r>
      <w:r w:rsidRPr="00CF42A6">
        <w:rPr>
          <w:rStyle w:val="Hyperlink"/>
          <w:rFonts w:cs="Arial"/>
          <w:noProof/>
          <w:rPrChange w:id="233" w:author="Muhamad Ridho Zul Khoiri" w:date="2026-07-14T10:44:00Z" w16du:dateUtc="2026-07-14T03:44:00Z">
            <w:rPr>
              <w:rStyle w:val="Hyperlink"/>
              <w:rFonts w:ascii="Times New Roman" w:hAnsi="Times New Roman"/>
              <w:noProof/>
            </w:rPr>
          </w:rPrChange>
        </w:rPr>
        <w:t>5.1</w:t>
      </w:r>
      <w:r w:rsidRPr="00CF42A6">
        <w:rPr>
          <w:rFonts w:eastAsiaTheme="minorEastAsia" w:cs="Arial"/>
          <w:noProof/>
          <w:kern w:val="2"/>
          <w:sz w:val="24"/>
          <w:szCs w:val="24"/>
          <w14:ligatures w14:val="standardContextual"/>
          <w:rPrChange w:id="234"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tab/>
      </w:r>
      <w:r w:rsidRPr="00CF42A6">
        <w:rPr>
          <w:rStyle w:val="Hyperlink"/>
          <w:rFonts w:cs="Arial"/>
          <w:noProof/>
          <w:rPrChange w:id="235" w:author="Muhamad Ridho Zul Khoiri" w:date="2026-07-14T10:44:00Z" w16du:dateUtc="2026-07-14T03:44:00Z">
            <w:rPr>
              <w:rStyle w:val="Hyperlink"/>
              <w:rFonts w:ascii="Times New Roman" w:hAnsi="Times New Roman"/>
              <w:noProof/>
            </w:rPr>
          </w:rPrChange>
        </w:rPr>
        <w:t>Acceptance/Input Criteria</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_Toc196309700 \h </w:instrText>
      </w:r>
      <w:r w:rsidRPr="00CF42A6">
        <w:rPr>
          <w:rFonts w:cs="Arial"/>
          <w:noProof/>
          <w:webHidden/>
        </w:rPr>
      </w:r>
      <w:r w:rsidRPr="00CF42A6">
        <w:rPr>
          <w:rFonts w:cs="Arial"/>
          <w:noProof/>
          <w:webHidden/>
        </w:rPr>
        <w:fldChar w:fldCharType="separate"/>
      </w:r>
      <w:ins w:id="236" w:author="Muhamad Ridho Zul Khoiri" w:date="2026-07-13T15:29:00Z" w16du:dateUtc="2026-07-13T08:29:00Z">
        <w:r w:rsidR="00962012" w:rsidRPr="00CF42A6">
          <w:rPr>
            <w:rFonts w:cs="Arial"/>
            <w:noProof/>
            <w:webHidden/>
          </w:rPr>
          <w:t>24</w:t>
        </w:r>
      </w:ins>
      <w:del w:id="237" w:author="Muhamad Ridho Zul Khoiri" w:date="2026-07-13T15:29:00Z" w16du:dateUtc="2026-07-13T08:29:00Z">
        <w:r w:rsidR="009F1AB8" w:rsidRPr="00CF42A6" w:rsidDel="00962012">
          <w:rPr>
            <w:rFonts w:cs="Arial"/>
            <w:noProof/>
            <w:webHidden/>
          </w:rPr>
          <w:delText>19</w:delText>
        </w:r>
      </w:del>
      <w:r w:rsidRPr="00CF42A6">
        <w:rPr>
          <w:rFonts w:cs="Arial"/>
          <w:noProof/>
          <w:webHidden/>
        </w:rPr>
        <w:fldChar w:fldCharType="end"/>
      </w:r>
      <w:r w:rsidRPr="00CF42A6">
        <w:rPr>
          <w:rFonts w:cs="Arial"/>
        </w:rPr>
        <w:fldChar w:fldCharType="end"/>
      </w:r>
    </w:p>
    <w:p w14:paraId="66A83143" w14:textId="163B67F6" w:rsidR="000A22DF" w:rsidRPr="00CF42A6" w:rsidRDefault="000A22DF" w:rsidP="000A22DF">
      <w:pPr>
        <w:pStyle w:val="TOC2"/>
        <w:rPr>
          <w:rFonts w:eastAsiaTheme="minorEastAsia" w:cs="Arial"/>
          <w:noProof/>
          <w:kern w:val="2"/>
          <w:sz w:val="24"/>
          <w:szCs w:val="24"/>
          <w14:ligatures w14:val="standardContextual"/>
          <w:rPrChange w:id="238"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pPr>
      <w:r w:rsidRPr="00CF42A6">
        <w:rPr>
          <w:rFonts w:cs="Arial"/>
        </w:rPr>
        <w:fldChar w:fldCharType="begin"/>
      </w:r>
      <w:r w:rsidRPr="00CF42A6">
        <w:rPr>
          <w:rFonts w:cs="Arial"/>
        </w:rPr>
        <w:instrText>HYPERLINK \l "_Toc196309701"</w:instrText>
      </w:r>
      <w:r w:rsidRPr="00CF42A6">
        <w:rPr>
          <w:rFonts w:cs="Arial"/>
        </w:rPr>
      </w:r>
      <w:r w:rsidRPr="00CF42A6">
        <w:rPr>
          <w:rFonts w:cs="Arial"/>
        </w:rPr>
        <w:fldChar w:fldCharType="separate"/>
      </w:r>
      <w:r w:rsidRPr="00CF42A6">
        <w:rPr>
          <w:rStyle w:val="Hyperlink"/>
          <w:rFonts w:cs="Arial"/>
          <w:noProof/>
          <w:rPrChange w:id="239" w:author="Muhamad Ridho Zul Khoiri" w:date="2026-07-14T10:44:00Z" w16du:dateUtc="2026-07-14T03:44:00Z">
            <w:rPr>
              <w:rStyle w:val="Hyperlink"/>
              <w:rFonts w:ascii="Times New Roman" w:hAnsi="Times New Roman"/>
              <w:noProof/>
            </w:rPr>
          </w:rPrChange>
        </w:rPr>
        <w:t>5.2</w:t>
      </w:r>
      <w:r w:rsidRPr="00CF42A6">
        <w:rPr>
          <w:rFonts w:eastAsiaTheme="minorEastAsia" w:cs="Arial"/>
          <w:noProof/>
          <w:kern w:val="2"/>
          <w:sz w:val="24"/>
          <w:szCs w:val="24"/>
          <w14:ligatures w14:val="standardContextual"/>
          <w:rPrChange w:id="240"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tab/>
      </w:r>
      <w:r w:rsidRPr="00CF42A6">
        <w:rPr>
          <w:rStyle w:val="Hyperlink"/>
          <w:rFonts w:cs="Arial"/>
          <w:noProof/>
          <w:rPrChange w:id="241" w:author="Muhamad Ridho Zul Khoiri" w:date="2026-07-14T10:44:00Z" w16du:dateUtc="2026-07-14T03:44:00Z">
            <w:rPr>
              <w:rStyle w:val="Hyperlink"/>
              <w:rFonts w:ascii="Times New Roman" w:hAnsi="Times New Roman"/>
              <w:noProof/>
            </w:rPr>
          </w:rPrChange>
        </w:rPr>
        <w:t>30/90 Day Plan</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_Toc196309701 \h </w:instrText>
      </w:r>
      <w:r w:rsidRPr="00CF42A6">
        <w:rPr>
          <w:rFonts w:cs="Arial"/>
          <w:noProof/>
          <w:webHidden/>
        </w:rPr>
      </w:r>
      <w:r w:rsidRPr="00CF42A6">
        <w:rPr>
          <w:rFonts w:cs="Arial"/>
          <w:noProof/>
          <w:webHidden/>
        </w:rPr>
        <w:fldChar w:fldCharType="separate"/>
      </w:r>
      <w:ins w:id="242" w:author="Muhamad Ridho Zul Khoiri" w:date="2026-07-13T15:29:00Z" w16du:dateUtc="2026-07-13T08:29:00Z">
        <w:r w:rsidR="00962012" w:rsidRPr="00CF42A6">
          <w:rPr>
            <w:rFonts w:cs="Arial"/>
            <w:noProof/>
            <w:webHidden/>
          </w:rPr>
          <w:t>24</w:t>
        </w:r>
      </w:ins>
      <w:del w:id="243" w:author="Muhamad Ridho Zul Khoiri" w:date="2026-07-13T15:29:00Z" w16du:dateUtc="2026-07-13T08:29:00Z">
        <w:r w:rsidR="009F1AB8" w:rsidRPr="00CF42A6" w:rsidDel="00962012">
          <w:rPr>
            <w:rFonts w:cs="Arial"/>
            <w:noProof/>
            <w:webHidden/>
          </w:rPr>
          <w:delText>19</w:delText>
        </w:r>
      </w:del>
      <w:r w:rsidRPr="00CF42A6">
        <w:rPr>
          <w:rFonts w:cs="Arial"/>
          <w:noProof/>
          <w:webHidden/>
        </w:rPr>
        <w:fldChar w:fldCharType="end"/>
      </w:r>
      <w:r w:rsidRPr="00CF42A6">
        <w:rPr>
          <w:rFonts w:cs="Arial"/>
        </w:rPr>
        <w:fldChar w:fldCharType="end"/>
      </w:r>
    </w:p>
    <w:p w14:paraId="5D76BDEA" w14:textId="000FFB9F" w:rsidR="000A22DF" w:rsidRPr="00CF42A6" w:rsidRDefault="000A22DF" w:rsidP="000A22DF">
      <w:pPr>
        <w:pStyle w:val="TOC2"/>
        <w:rPr>
          <w:rFonts w:eastAsiaTheme="minorEastAsia" w:cs="Arial"/>
          <w:noProof/>
          <w:kern w:val="2"/>
          <w:sz w:val="24"/>
          <w:szCs w:val="24"/>
          <w14:ligatures w14:val="standardContextual"/>
          <w:rPrChange w:id="244"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pPr>
      <w:r w:rsidRPr="00CF42A6">
        <w:rPr>
          <w:rFonts w:cs="Arial"/>
        </w:rPr>
        <w:fldChar w:fldCharType="begin"/>
      </w:r>
      <w:r w:rsidRPr="00CF42A6">
        <w:rPr>
          <w:rFonts w:cs="Arial"/>
        </w:rPr>
        <w:instrText>HYPERLINK \l "_Toc196309702"</w:instrText>
      </w:r>
      <w:r w:rsidRPr="00CF42A6">
        <w:rPr>
          <w:rFonts w:cs="Arial"/>
        </w:rPr>
      </w:r>
      <w:r w:rsidRPr="00CF42A6">
        <w:rPr>
          <w:rFonts w:cs="Arial"/>
        </w:rPr>
        <w:fldChar w:fldCharType="separate"/>
      </w:r>
      <w:r w:rsidRPr="00CF42A6">
        <w:rPr>
          <w:rStyle w:val="Hyperlink"/>
          <w:rFonts w:cs="Arial"/>
          <w:noProof/>
          <w:rPrChange w:id="245" w:author="Muhamad Ridho Zul Khoiri" w:date="2026-07-14T10:44:00Z" w16du:dateUtc="2026-07-14T03:44:00Z">
            <w:rPr>
              <w:rStyle w:val="Hyperlink"/>
              <w:rFonts w:ascii="Times New Roman" w:hAnsi="Times New Roman"/>
              <w:noProof/>
            </w:rPr>
          </w:rPrChange>
        </w:rPr>
        <w:t>5.3</w:t>
      </w:r>
      <w:r w:rsidRPr="00CF42A6">
        <w:rPr>
          <w:rFonts w:eastAsiaTheme="minorEastAsia" w:cs="Arial"/>
          <w:noProof/>
          <w:kern w:val="2"/>
          <w:sz w:val="24"/>
          <w:szCs w:val="24"/>
          <w14:ligatures w14:val="standardContextual"/>
          <w:rPrChange w:id="246"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tab/>
      </w:r>
      <w:r w:rsidRPr="00CF42A6">
        <w:rPr>
          <w:rStyle w:val="Hyperlink"/>
          <w:rFonts w:cs="Arial"/>
          <w:noProof/>
          <w:rPrChange w:id="247" w:author="Muhamad Ridho Zul Khoiri" w:date="2026-07-14T10:44:00Z" w16du:dateUtc="2026-07-14T03:44:00Z">
            <w:rPr>
              <w:rStyle w:val="Hyperlink"/>
              <w:rFonts w:ascii="Times New Roman" w:hAnsi="Times New Roman"/>
              <w:noProof/>
            </w:rPr>
          </w:rPrChange>
        </w:rPr>
        <w:t>Gate Review Criteria</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_Toc196309702 \h </w:instrText>
      </w:r>
      <w:r w:rsidRPr="00CF42A6">
        <w:rPr>
          <w:rFonts w:cs="Arial"/>
          <w:noProof/>
          <w:webHidden/>
        </w:rPr>
      </w:r>
      <w:r w:rsidRPr="00CF42A6">
        <w:rPr>
          <w:rFonts w:cs="Arial"/>
          <w:noProof/>
          <w:webHidden/>
        </w:rPr>
        <w:fldChar w:fldCharType="separate"/>
      </w:r>
      <w:ins w:id="248" w:author="Muhamad Ridho Zul Khoiri" w:date="2026-07-13T15:29:00Z" w16du:dateUtc="2026-07-13T08:29:00Z">
        <w:r w:rsidR="00962012" w:rsidRPr="00CF42A6">
          <w:rPr>
            <w:rFonts w:cs="Arial"/>
            <w:noProof/>
            <w:webHidden/>
          </w:rPr>
          <w:t>25</w:t>
        </w:r>
      </w:ins>
      <w:del w:id="249" w:author="Muhamad Ridho Zul Khoiri" w:date="2026-07-13T15:29:00Z" w16du:dateUtc="2026-07-13T08:29:00Z">
        <w:r w:rsidR="009F1AB8" w:rsidRPr="00CF42A6" w:rsidDel="00962012">
          <w:rPr>
            <w:rFonts w:cs="Arial"/>
            <w:noProof/>
            <w:webHidden/>
          </w:rPr>
          <w:delText>19</w:delText>
        </w:r>
      </w:del>
      <w:r w:rsidRPr="00CF42A6">
        <w:rPr>
          <w:rFonts w:cs="Arial"/>
          <w:noProof/>
          <w:webHidden/>
        </w:rPr>
        <w:fldChar w:fldCharType="end"/>
      </w:r>
      <w:r w:rsidRPr="00CF42A6">
        <w:rPr>
          <w:rFonts w:cs="Arial"/>
        </w:rPr>
        <w:fldChar w:fldCharType="end"/>
      </w:r>
    </w:p>
    <w:p w14:paraId="2F60AD66" w14:textId="0034BF88" w:rsidR="000A22DF" w:rsidRPr="00CF42A6" w:rsidRDefault="000A22DF" w:rsidP="000A22DF">
      <w:pPr>
        <w:pStyle w:val="TOC2"/>
        <w:rPr>
          <w:rFonts w:eastAsiaTheme="minorEastAsia" w:cs="Arial"/>
          <w:noProof/>
          <w:kern w:val="2"/>
          <w:sz w:val="24"/>
          <w:szCs w:val="24"/>
          <w14:ligatures w14:val="standardContextual"/>
          <w:rPrChange w:id="250"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pPr>
      <w:r w:rsidRPr="00CF42A6">
        <w:rPr>
          <w:rFonts w:cs="Arial"/>
        </w:rPr>
        <w:fldChar w:fldCharType="begin"/>
      </w:r>
      <w:r w:rsidRPr="00CF42A6">
        <w:rPr>
          <w:rFonts w:cs="Arial"/>
        </w:rPr>
        <w:instrText>HYPERLINK \l "_Toc196309703"</w:instrText>
      </w:r>
      <w:r w:rsidRPr="00CF42A6">
        <w:rPr>
          <w:rFonts w:cs="Arial"/>
        </w:rPr>
      </w:r>
      <w:r w:rsidRPr="00CF42A6">
        <w:rPr>
          <w:rFonts w:cs="Arial"/>
        </w:rPr>
        <w:fldChar w:fldCharType="separate"/>
      </w:r>
      <w:r w:rsidRPr="00CF42A6">
        <w:rPr>
          <w:rStyle w:val="Hyperlink"/>
          <w:rFonts w:cs="Arial"/>
          <w:noProof/>
          <w:rPrChange w:id="251" w:author="Muhamad Ridho Zul Khoiri" w:date="2026-07-14T10:44:00Z" w16du:dateUtc="2026-07-14T03:44:00Z">
            <w:rPr>
              <w:rStyle w:val="Hyperlink"/>
              <w:rFonts w:ascii="Times New Roman" w:hAnsi="Times New Roman"/>
              <w:noProof/>
            </w:rPr>
          </w:rPrChange>
        </w:rPr>
        <w:t>5.4</w:t>
      </w:r>
      <w:r w:rsidRPr="00CF42A6">
        <w:rPr>
          <w:rFonts w:eastAsiaTheme="minorEastAsia" w:cs="Arial"/>
          <w:noProof/>
          <w:kern w:val="2"/>
          <w:sz w:val="24"/>
          <w:szCs w:val="24"/>
          <w14:ligatures w14:val="standardContextual"/>
          <w:rPrChange w:id="252"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tab/>
      </w:r>
      <w:r w:rsidRPr="00CF42A6">
        <w:rPr>
          <w:rStyle w:val="Hyperlink"/>
          <w:rFonts w:cs="Arial"/>
          <w:noProof/>
          <w:rPrChange w:id="253" w:author="Muhamad Ridho Zul Khoiri" w:date="2026-07-14T10:44:00Z" w16du:dateUtc="2026-07-14T03:44:00Z">
            <w:rPr>
              <w:rStyle w:val="Hyperlink"/>
              <w:rFonts w:ascii="Times New Roman" w:hAnsi="Times New Roman"/>
              <w:noProof/>
            </w:rPr>
          </w:rPrChange>
        </w:rPr>
        <w:t>Managing Constraints</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_Toc196309703 \h </w:instrText>
      </w:r>
      <w:r w:rsidRPr="00CF42A6">
        <w:rPr>
          <w:rFonts w:cs="Arial"/>
          <w:noProof/>
          <w:webHidden/>
        </w:rPr>
      </w:r>
      <w:r w:rsidRPr="00CF42A6">
        <w:rPr>
          <w:rFonts w:cs="Arial"/>
          <w:noProof/>
          <w:webHidden/>
        </w:rPr>
        <w:fldChar w:fldCharType="separate"/>
      </w:r>
      <w:ins w:id="254" w:author="Muhamad Ridho Zul Khoiri" w:date="2026-07-13T15:29:00Z" w16du:dateUtc="2026-07-13T08:29:00Z">
        <w:r w:rsidR="00962012" w:rsidRPr="00CF42A6">
          <w:rPr>
            <w:rFonts w:cs="Arial"/>
            <w:noProof/>
            <w:webHidden/>
          </w:rPr>
          <w:t>25</w:t>
        </w:r>
      </w:ins>
      <w:del w:id="255" w:author="Muhamad Ridho Zul Khoiri" w:date="2026-07-13T15:29:00Z" w16du:dateUtc="2026-07-13T08:29:00Z">
        <w:r w:rsidR="009F1AB8" w:rsidRPr="00CF42A6" w:rsidDel="00962012">
          <w:rPr>
            <w:rFonts w:cs="Arial"/>
            <w:noProof/>
            <w:webHidden/>
          </w:rPr>
          <w:delText>20</w:delText>
        </w:r>
      </w:del>
      <w:r w:rsidRPr="00CF42A6">
        <w:rPr>
          <w:rFonts w:cs="Arial"/>
          <w:noProof/>
          <w:webHidden/>
        </w:rPr>
        <w:fldChar w:fldCharType="end"/>
      </w:r>
      <w:r w:rsidRPr="00CF42A6">
        <w:rPr>
          <w:rFonts w:cs="Arial"/>
        </w:rPr>
        <w:fldChar w:fldCharType="end"/>
      </w:r>
    </w:p>
    <w:p w14:paraId="2AE8F168" w14:textId="02A483CD" w:rsidR="000A22DF" w:rsidRPr="00CF42A6" w:rsidRDefault="000A22DF" w:rsidP="000A22DF">
      <w:pPr>
        <w:pStyle w:val="TOC2"/>
        <w:rPr>
          <w:rFonts w:eastAsiaTheme="minorEastAsia" w:cs="Arial"/>
          <w:noProof/>
          <w:kern w:val="2"/>
          <w:sz w:val="24"/>
          <w:szCs w:val="24"/>
          <w14:ligatures w14:val="standardContextual"/>
          <w:rPrChange w:id="256"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pPr>
      <w:r w:rsidRPr="00CF42A6">
        <w:rPr>
          <w:rFonts w:cs="Arial"/>
        </w:rPr>
        <w:fldChar w:fldCharType="begin"/>
      </w:r>
      <w:r w:rsidRPr="00CF42A6">
        <w:rPr>
          <w:rFonts w:cs="Arial"/>
        </w:rPr>
        <w:instrText>HYPERLINK \l "_Toc196309704"</w:instrText>
      </w:r>
      <w:r w:rsidRPr="00CF42A6">
        <w:rPr>
          <w:rFonts w:cs="Arial"/>
        </w:rPr>
      </w:r>
      <w:r w:rsidRPr="00CF42A6">
        <w:rPr>
          <w:rFonts w:cs="Arial"/>
        </w:rPr>
        <w:fldChar w:fldCharType="separate"/>
      </w:r>
      <w:r w:rsidRPr="00CF42A6">
        <w:rPr>
          <w:rStyle w:val="Hyperlink"/>
          <w:rFonts w:cs="Arial"/>
          <w:noProof/>
          <w:rPrChange w:id="257" w:author="Muhamad Ridho Zul Khoiri" w:date="2026-07-14T10:44:00Z" w16du:dateUtc="2026-07-14T03:44:00Z">
            <w:rPr>
              <w:rStyle w:val="Hyperlink"/>
              <w:rFonts w:ascii="Times New Roman" w:hAnsi="Times New Roman"/>
              <w:noProof/>
            </w:rPr>
          </w:rPrChange>
        </w:rPr>
        <w:t>5.5</w:t>
      </w:r>
      <w:r w:rsidRPr="00CF42A6">
        <w:rPr>
          <w:rFonts w:eastAsiaTheme="minorEastAsia" w:cs="Arial"/>
          <w:noProof/>
          <w:kern w:val="2"/>
          <w:sz w:val="24"/>
          <w:szCs w:val="24"/>
          <w14:ligatures w14:val="standardContextual"/>
          <w:rPrChange w:id="258"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tab/>
      </w:r>
      <w:r w:rsidRPr="00CF42A6">
        <w:rPr>
          <w:rStyle w:val="Hyperlink"/>
          <w:rFonts w:cs="Arial"/>
          <w:noProof/>
          <w:rPrChange w:id="259" w:author="Muhamad Ridho Zul Khoiri" w:date="2026-07-14T10:44:00Z" w16du:dateUtc="2026-07-14T03:44:00Z">
            <w:rPr>
              <w:rStyle w:val="Hyperlink"/>
              <w:rFonts w:ascii="Times New Roman" w:hAnsi="Times New Roman"/>
              <w:noProof/>
            </w:rPr>
          </w:rPrChange>
        </w:rPr>
        <w:t>Risk Assessment</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_Toc196309704 \h </w:instrText>
      </w:r>
      <w:r w:rsidRPr="00CF42A6">
        <w:rPr>
          <w:rFonts w:cs="Arial"/>
          <w:noProof/>
          <w:webHidden/>
        </w:rPr>
      </w:r>
      <w:r w:rsidRPr="00CF42A6">
        <w:rPr>
          <w:rFonts w:cs="Arial"/>
          <w:noProof/>
          <w:webHidden/>
        </w:rPr>
        <w:fldChar w:fldCharType="separate"/>
      </w:r>
      <w:ins w:id="260" w:author="Muhamad Ridho Zul Khoiri" w:date="2026-07-13T15:29:00Z" w16du:dateUtc="2026-07-13T08:29:00Z">
        <w:r w:rsidR="00962012" w:rsidRPr="00CF42A6">
          <w:rPr>
            <w:rFonts w:cs="Arial"/>
            <w:noProof/>
            <w:webHidden/>
          </w:rPr>
          <w:t>27</w:t>
        </w:r>
      </w:ins>
      <w:del w:id="261" w:author="Muhamad Ridho Zul Khoiri" w:date="2026-07-13T15:29:00Z" w16du:dateUtc="2026-07-13T08:29:00Z">
        <w:r w:rsidR="009F1AB8" w:rsidRPr="00CF42A6" w:rsidDel="00962012">
          <w:rPr>
            <w:rFonts w:cs="Arial"/>
            <w:noProof/>
            <w:webHidden/>
          </w:rPr>
          <w:delText>22</w:delText>
        </w:r>
      </w:del>
      <w:r w:rsidRPr="00CF42A6">
        <w:rPr>
          <w:rFonts w:cs="Arial"/>
          <w:noProof/>
          <w:webHidden/>
        </w:rPr>
        <w:fldChar w:fldCharType="end"/>
      </w:r>
      <w:r w:rsidRPr="00CF42A6">
        <w:rPr>
          <w:rFonts w:cs="Arial"/>
        </w:rPr>
        <w:fldChar w:fldCharType="end"/>
      </w:r>
    </w:p>
    <w:p w14:paraId="4581E3F8" w14:textId="7C6103DD" w:rsidR="000A22DF" w:rsidRPr="00CF42A6" w:rsidRDefault="000A22DF" w:rsidP="000A22DF">
      <w:pPr>
        <w:pStyle w:val="TOC2"/>
        <w:rPr>
          <w:rFonts w:eastAsiaTheme="minorEastAsia" w:cs="Arial"/>
          <w:noProof/>
          <w:kern w:val="2"/>
          <w:sz w:val="24"/>
          <w:szCs w:val="24"/>
          <w14:ligatures w14:val="standardContextual"/>
          <w:rPrChange w:id="262"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pPr>
      <w:r w:rsidRPr="00CF42A6">
        <w:rPr>
          <w:rFonts w:cs="Arial"/>
        </w:rPr>
        <w:fldChar w:fldCharType="begin"/>
      </w:r>
      <w:r w:rsidRPr="00CF42A6">
        <w:rPr>
          <w:rFonts w:cs="Arial"/>
        </w:rPr>
        <w:instrText>HYPERLINK \l "_Toc196309705"</w:instrText>
      </w:r>
      <w:r w:rsidRPr="00CF42A6">
        <w:rPr>
          <w:rFonts w:cs="Arial"/>
        </w:rPr>
      </w:r>
      <w:r w:rsidRPr="00CF42A6">
        <w:rPr>
          <w:rFonts w:cs="Arial"/>
        </w:rPr>
        <w:fldChar w:fldCharType="separate"/>
      </w:r>
      <w:r w:rsidRPr="00CF42A6">
        <w:rPr>
          <w:rStyle w:val="Hyperlink"/>
          <w:rFonts w:cs="Arial"/>
          <w:noProof/>
          <w:rPrChange w:id="263" w:author="Muhamad Ridho Zul Khoiri" w:date="2026-07-14T10:44:00Z" w16du:dateUtc="2026-07-14T03:44:00Z">
            <w:rPr>
              <w:rStyle w:val="Hyperlink"/>
              <w:rFonts w:ascii="Times New Roman" w:hAnsi="Times New Roman"/>
              <w:noProof/>
            </w:rPr>
          </w:rPrChange>
        </w:rPr>
        <w:t>5.6</w:t>
      </w:r>
      <w:r w:rsidRPr="00CF42A6">
        <w:rPr>
          <w:rFonts w:eastAsiaTheme="minorEastAsia" w:cs="Arial"/>
          <w:noProof/>
          <w:kern w:val="2"/>
          <w:sz w:val="24"/>
          <w:szCs w:val="24"/>
          <w14:ligatures w14:val="standardContextual"/>
          <w:rPrChange w:id="264"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tab/>
      </w:r>
      <w:r w:rsidRPr="00CF42A6">
        <w:rPr>
          <w:rStyle w:val="Hyperlink"/>
          <w:rFonts w:cs="Arial"/>
          <w:noProof/>
          <w:rPrChange w:id="265" w:author="Muhamad Ridho Zul Khoiri" w:date="2026-07-14T10:44:00Z" w16du:dateUtc="2026-07-14T03:44:00Z">
            <w:rPr>
              <w:rStyle w:val="Hyperlink"/>
              <w:rFonts w:ascii="Times New Roman" w:hAnsi="Times New Roman"/>
              <w:noProof/>
            </w:rPr>
          </w:rPrChange>
        </w:rPr>
        <w:t>Conflict Resolution and Plan Prioritization</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_Toc196309705 \h </w:instrText>
      </w:r>
      <w:r w:rsidRPr="00CF42A6">
        <w:rPr>
          <w:rFonts w:cs="Arial"/>
          <w:noProof/>
          <w:webHidden/>
        </w:rPr>
      </w:r>
      <w:r w:rsidRPr="00CF42A6">
        <w:rPr>
          <w:rFonts w:cs="Arial"/>
          <w:noProof/>
          <w:webHidden/>
        </w:rPr>
        <w:fldChar w:fldCharType="separate"/>
      </w:r>
      <w:ins w:id="266" w:author="Muhamad Ridho Zul Khoiri" w:date="2026-07-13T15:29:00Z" w16du:dateUtc="2026-07-13T08:29:00Z">
        <w:r w:rsidR="00962012" w:rsidRPr="00CF42A6">
          <w:rPr>
            <w:rFonts w:cs="Arial"/>
            <w:noProof/>
            <w:webHidden/>
          </w:rPr>
          <w:t>28</w:t>
        </w:r>
      </w:ins>
      <w:del w:id="267" w:author="Muhamad Ridho Zul Khoiri" w:date="2026-07-13T15:29:00Z" w16du:dateUtc="2026-07-13T08:29:00Z">
        <w:r w:rsidR="009F1AB8" w:rsidRPr="00CF42A6" w:rsidDel="00962012">
          <w:rPr>
            <w:rFonts w:cs="Arial"/>
            <w:noProof/>
            <w:webHidden/>
          </w:rPr>
          <w:delText>23</w:delText>
        </w:r>
      </w:del>
      <w:r w:rsidRPr="00CF42A6">
        <w:rPr>
          <w:rFonts w:cs="Arial"/>
          <w:noProof/>
          <w:webHidden/>
        </w:rPr>
        <w:fldChar w:fldCharType="end"/>
      </w:r>
      <w:r w:rsidRPr="00CF42A6">
        <w:rPr>
          <w:rFonts w:cs="Arial"/>
        </w:rPr>
        <w:fldChar w:fldCharType="end"/>
      </w:r>
    </w:p>
    <w:p w14:paraId="23137BFC" w14:textId="30DE297E" w:rsidR="000A22DF" w:rsidRPr="00CF42A6" w:rsidRDefault="000A22DF" w:rsidP="000A22DF">
      <w:pPr>
        <w:pStyle w:val="TOC2"/>
        <w:rPr>
          <w:rFonts w:eastAsiaTheme="minorEastAsia" w:cs="Arial"/>
          <w:noProof/>
          <w:kern w:val="2"/>
          <w:sz w:val="24"/>
          <w:szCs w:val="24"/>
          <w14:ligatures w14:val="standardContextual"/>
          <w:rPrChange w:id="268"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pPr>
      <w:r w:rsidRPr="00CF42A6">
        <w:rPr>
          <w:rFonts w:cs="Arial"/>
        </w:rPr>
        <w:fldChar w:fldCharType="begin"/>
      </w:r>
      <w:r w:rsidRPr="00CF42A6">
        <w:rPr>
          <w:rFonts w:cs="Arial"/>
        </w:rPr>
        <w:instrText>HYPERLINK \l "_Toc196309706"</w:instrText>
      </w:r>
      <w:r w:rsidRPr="00CF42A6">
        <w:rPr>
          <w:rFonts w:cs="Arial"/>
        </w:rPr>
      </w:r>
      <w:r w:rsidRPr="00CF42A6">
        <w:rPr>
          <w:rFonts w:cs="Arial"/>
        </w:rPr>
        <w:fldChar w:fldCharType="separate"/>
      </w:r>
      <w:r w:rsidRPr="00CF42A6">
        <w:rPr>
          <w:rStyle w:val="Hyperlink"/>
          <w:rFonts w:cs="Arial"/>
          <w:noProof/>
          <w:rPrChange w:id="269" w:author="Muhamad Ridho Zul Khoiri" w:date="2026-07-14T10:44:00Z" w16du:dateUtc="2026-07-14T03:44:00Z">
            <w:rPr>
              <w:rStyle w:val="Hyperlink"/>
              <w:rFonts w:ascii="Times New Roman" w:hAnsi="Times New Roman"/>
              <w:noProof/>
            </w:rPr>
          </w:rPrChange>
        </w:rPr>
        <w:t>5.7</w:t>
      </w:r>
      <w:r w:rsidRPr="00CF42A6">
        <w:rPr>
          <w:rFonts w:eastAsiaTheme="minorEastAsia" w:cs="Arial"/>
          <w:noProof/>
          <w:kern w:val="2"/>
          <w:sz w:val="24"/>
          <w:szCs w:val="24"/>
          <w14:ligatures w14:val="standardContextual"/>
          <w:rPrChange w:id="270"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tab/>
      </w:r>
      <w:r w:rsidRPr="00CF42A6">
        <w:rPr>
          <w:rStyle w:val="Hyperlink"/>
          <w:rFonts w:cs="Arial"/>
          <w:noProof/>
          <w:rPrChange w:id="271" w:author="Muhamad Ridho Zul Khoiri" w:date="2026-07-14T10:44:00Z" w16du:dateUtc="2026-07-14T03:44:00Z">
            <w:rPr>
              <w:rStyle w:val="Hyperlink"/>
              <w:rFonts w:ascii="Times New Roman" w:hAnsi="Times New Roman"/>
              <w:noProof/>
            </w:rPr>
          </w:rPrChange>
        </w:rPr>
        <w:t>Administering the Plan</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_Toc196309706 \h </w:instrText>
      </w:r>
      <w:r w:rsidRPr="00CF42A6">
        <w:rPr>
          <w:rFonts w:cs="Arial"/>
          <w:noProof/>
          <w:webHidden/>
        </w:rPr>
      </w:r>
      <w:r w:rsidRPr="00CF42A6">
        <w:rPr>
          <w:rFonts w:cs="Arial"/>
          <w:noProof/>
          <w:webHidden/>
        </w:rPr>
        <w:fldChar w:fldCharType="separate"/>
      </w:r>
      <w:ins w:id="272" w:author="Muhamad Ridho Zul Khoiri" w:date="2026-07-13T15:29:00Z" w16du:dateUtc="2026-07-13T08:29:00Z">
        <w:r w:rsidR="00962012" w:rsidRPr="00CF42A6">
          <w:rPr>
            <w:rFonts w:cs="Arial"/>
            <w:noProof/>
            <w:webHidden/>
          </w:rPr>
          <w:t>29</w:t>
        </w:r>
      </w:ins>
      <w:del w:id="273" w:author="Muhamad Ridho Zul Khoiri" w:date="2026-07-13T15:29:00Z" w16du:dateUtc="2026-07-13T08:29:00Z">
        <w:r w:rsidR="009F1AB8" w:rsidRPr="00CF42A6" w:rsidDel="00962012">
          <w:rPr>
            <w:rFonts w:cs="Arial"/>
            <w:noProof/>
            <w:webHidden/>
          </w:rPr>
          <w:delText>24</w:delText>
        </w:r>
      </w:del>
      <w:r w:rsidRPr="00CF42A6">
        <w:rPr>
          <w:rFonts w:cs="Arial"/>
          <w:noProof/>
          <w:webHidden/>
        </w:rPr>
        <w:fldChar w:fldCharType="end"/>
      </w:r>
      <w:r w:rsidRPr="00CF42A6">
        <w:rPr>
          <w:rFonts w:cs="Arial"/>
        </w:rPr>
        <w:fldChar w:fldCharType="end"/>
      </w:r>
    </w:p>
    <w:p w14:paraId="3D8832B0" w14:textId="55EA9DEA" w:rsidR="000A22DF" w:rsidRPr="00CF42A6" w:rsidRDefault="000A22DF" w:rsidP="000A22DF">
      <w:pPr>
        <w:pStyle w:val="TOC2"/>
        <w:rPr>
          <w:rFonts w:eastAsiaTheme="minorEastAsia" w:cs="Arial"/>
          <w:noProof/>
          <w:kern w:val="2"/>
          <w:sz w:val="24"/>
          <w:szCs w:val="24"/>
          <w14:ligatures w14:val="standardContextual"/>
          <w:rPrChange w:id="274"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pPr>
      <w:r w:rsidRPr="00CF42A6">
        <w:rPr>
          <w:rFonts w:cs="Arial"/>
        </w:rPr>
        <w:fldChar w:fldCharType="begin"/>
      </w:r>
      <w:r w:rsidRPr="00CF42A6">
        <w:rPr>
          <w:rFonts w:cs="Arial"/>
        </w:rPr>
        <w:instrText>HYPERLINK \l "_Toc196309707"</w:instrText>
      </w:r>
      <w:r w:rsidRPr="00CF42A6">
        <w:rPr>
          <w:rFonts w:cs="Arial"/>
        </w:rPr>
      </w:r>
      <w:r w:rsidRPr="00CF42A6">
        <w:rPr>
          <w:rFonts w:cs="Arial"/>
        </w:rPr>
        <w:fldChar w:fldCharType="separate"/>
      </w:r>
      <w:r w:rsidRPr="00CF42A6">
        <w:rPr>
          <w:rStyle w:val="Hyperlink"/>
          <w:rFonts w:cs="Arial"/>
          <w:noProof/>
          <w:rPrChange w:id="275" w:author="Muhamad Ridho Zul Khoiri" w:date="2026-07-14T10:44:00Z" w16du:dateUtc="2026-07-14T03:44:00Z">
            <w:rPr>
              <w:rStyle w:val="Hyperlink"/>
              <w:rFonts w:ascii="Times New Roman" w:hAnsi="Times New Roman"/>
              <w:noProof/>
            </w:rPr>
          </w:rPrChange>
        </w:rPr>
        <w:t>5.8</w:t>
      </w:r>
      <w:r w:rsidRPr="00CF42A6">
        <w:rPr>
          <w:rFonts w:eastAsiaTheme="minorEastAsia" w:cs="Arial"/>
          <w:noProof/>
          <w:kern w:val="2"/>
          <w:sz w:val="24"/>
          <w:szCs w:val="24"/>
          <w14:ligatures w14:val="standardContextual"/>
          <w:rPrChange w:id="276"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tab/>
      </w:r>
      <w:r w:rsidRPr="00CF42A6">
        <w:rPr>
          <w:rStyle w:val="Hyperlink"/>
          <w:rFonts w:cs="Arial"/>
          <w:noProof/>
          <w:rPrChange w:id="277" w:author="Muhamad Ridho Zul Khoiri" w:date="2026-07-14T10:44:00Z" w16du:dateUtc="2026-07-14T03:44:00Z">
            <w:rPr>
              <w:rStyle w:val="Hyperlink"/>
              <w:rFonts w:ascii="Times New Roman" w:hAnsi="Times New Roman"/>
              <w:noProof/>
            </w:rPr>
          </w:rPrChange>
        </w:rPr>
        <w:t>Change Control for Operational Planning Horizon</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_Toc196309707 \h </w:instrText>
      </w:r>
      <w:r w:rsidRPr="00CF42A6">
        <w:rPr>
          <w:rFonts w:cs="Arial"/>
          <w:noProof/>
          <w:webHidden/>
        </w:rPr>
      </w:r>
      <w:r w:rsidRPr="00CF42A6">
        <w:rPr>
          <w:rFonts w:cs="Arial"/>
          <w:noProof/>
          <w:webHidden/>
        </w:rPr>
        <w:fldChar w:fldCharType="separate"/>
      </w:r>
      <w:ins w:id="278" w:author="Muhamad Ridho Zul Khoiri" w:date="2026-07-13T15:29:00Z" w16du:dateUtc="2026-07-13T08:29:00Z">
        <w:r w:rsidR="00962012" w:rsidRPr="00CF42A6">
          <w:rPr>
            <w:rFonts w:cs="Arial"/>
            <w:noProof/>
            <w:webHidden/>
          </w:rPr>
          <w:t>30</w:t>
        </w:r>
      </w:ins>
      <w:del w:id="279" w:author="Muhamad Ridho Zul Khoiri" w:date="2026-07-13T15:29:00Z" w16du:dateUtc="2026-07-13T08:29:00Z">
        <w:r w:rsidR="009F1AB8" w:rsidRPr="00CF42A6" w:rsidDel="00962012">
          <w:rPr>
            <w:rFonts w:cs="Arial"/>
            <w:noProof/>
            <w:webHidden/>
          </w:rPr>
          <w:delText>24</w:delText>
        </w:r>
      </w:del>
      <w:r w:rsidRPr="00CF42A6">
        <w:rPr>
          <w:rFonts w:cs="Arial"/>
          <w:noProof/>
          <w:webHidden/>
        </w:rPr>
        <w:fldChar w:fldCharType="end"/>
      </w:r>
      <w:r w:rsidRPr="00CF42A6">
        <w:rPr>
          <w:rFonts w:cs="Arial"/>
        </w:rPr>
        <w:fldChar w:fldCharType="end"/>
      </w:r>
    </w:p>
    <w:p w14:paraId="2D0D4FFF" w14:textId="24B8FD5D" w:rsidR="000A22DF" w:rsidRPr="00CF42A6" w:rsidRDefault="000A22DF">
      <w:pPr>
        <w:pStyle w:val="TOC1"/>
        <w:tabs>
          <w:tab w:val="left" w:pos="1123"/>
          <w:tab w:val="right" w:leader="dot" w:pos="9350"/>
        </w:tabs>
        <w:rPr>
          <w:rFonts w:eastAsiaTheme="minorEastAsia" w:cs="Arial"/>
          <w:b w:val="0"/>
          <w:noProof/>
          <w:kern w:val="2"/>
          <w:sz w:val="24"/>
          <w:szCs w:val="24"/>
          <w14:ligatures w14:val="standardContextual"/>
          <w:rPrChange w:id="280" w:author="Muhamad Ridho Zul Khoiri" w:date="2026-07-14T10:44:00Z" w16du:dateUtc="2026-07-14T03:44:00Z">
            <w:rPr>
              <w:rFonts w:asciiTheme="minorHAnsi" w:eastAsiaTheme="minorEastAsia" w:hAnsiTheme="minorHAnsi" w:cstheme="minorBidi"/>
              <w:b w:val="0"/>
              <w:noProof/>
              <w:kern w:val="2"/>
              <w:sz w:val="24"/>
              <w:szCs w:val="24"/>
              <w14:ligatures w14:val="standardContextual"/>
            </w:rPr>
          </w:rPrChange>
        </w:rPr>
      </w:pPr>
      <w:r w:rsidRPr="00CF42A6">
        <w:rPr>
          <w:rFonts w:cs="Arial"/>
        </w:rPr>
        <w:fldChar w:fldCharType="begin"/>
      </w:r>
      <w:r w:rsidRPr="00CF42A6">
        <w:rPr>
          <w:rFonts w:cs="Arial"/>
        </w:rPr>
        <w:instrText>HYPERLINK \l "_Toc196309708"</w:instrText>
      </w:r>
      <w:r w:rsidRPr="00CF42A6">
        <w:rPr>
          <w:rFonts w:cs="Arial"/>
        </w:rPr>
      </w:r>
      <w:r w:rsidRPr="00CF42A6">
        <w:rPr>
          <w:rFonts w:cs="Arial"/>
        </w:rPr>
        <w:fldChar w:fldCharType="separate"/>
      </w:r>
      <w:r w:rsidRPr="00CF42A6">
        <w:rPr>
          <w:rStyle w:val="Hyperlink"/>
          <w:rFonts w:cs="Arial"/>
          <w:noProof/>
          <w:rPrChange w:id="281" w:author="Muhamad Ridho Zul Khoiri" w:date="2026-07-14T10:44:00Z" w16du:dateUtc="2026-07-14T03:44:00Z">
            <w:rPr>
              <w:rStyle w:val="Hyperlink"/>
              <w:rFonts w:ascii="Times New Roman" w:hAnsi="Times New Roman"/>
              <w:noProof/>
            </w:rPr>
          </w:rPrChange>
        </w:rPr>
        <w:t>6</w:t>
      </w:r>
      <w:r w:rsidRPr="00CF42A6">
        <w:rPr>
          <w:rFonts w:eastAsiaTheme="minorEastAsia" w:cs="Arial"/>
          <w:b w:val="0"/>
          <w:noProof/>
          <w:kern w:val="2"/>
          <w:sz w:val="24"/>
          <w:szCs w:val="24"/>
          <w14:ligatures w14:val="standardContextual"/>
          <w:rPrChange w:id="282" w:author="Muhamad Ridho Zul Khoiri" w:date="2026-07-14T10:44:00Z" w16du:dateUtc="2026-07-14T03:44:00Z">
            <w:rPr>
              <w:rFonts w:asciiTheme="minorHAnsi" w:eastAsiaTheme="minorEastAsia" w:hAnsiTheme="minorHAnsi" w:cstheme="minorBidi"/>
              <w:b w:val="0"/>
              <w:noProof/>
              <w:kern w:val="2"/>
              <w:sz w:val="24"/>
              <w:szCs w:val="24"/>
              <w14:ligatures w14:val="standardContextual"/>
            </w:rPr>
          </w:rPrChange>
        </w:rPr>
        <w:tab/>
      </w:r>
      <w:r w:rsidRPr="00CF42A6">
        <w:rPr>
          <w:rStyle w:val="Hyperlink"/>
          <w:rFonts w:cs="Arial"/>
          <w:noProof/>
          <w:rPrChange w:id="283" w:author="Muhamad Ridho Zul Khoiri" w:date="2026-07-14T10:44:00Z" w16du:dateUtc="2026-07-14T03:44:00Z">
            <w:rPr>
              <w:rStyle w:val="Hyperlink"/>
              <w:rFonts w:ascii="Times New Roman" w:hAnsi="Times New Roman"/>
              <w:noProof/>
            </w:rPr>
          </w:rPrChange>
        </w:rPr>
        <w:t>Assessing Performance</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_Toc196309708 \h </w:instrText>
      </w:r>
      <w:r w:rsidRPr="00CF42A6">
        <w:rPr>
          <w:rFonts w:cs="Arial"/>
          <w:noProof/>
          <w:webHidden/>
        </w:rPr>
      </w:r>
      <w:r w:rsidRPr="00CF42A6">
        <w:rPr>
          <w:rFonts w:cs="Arial"/>
          <w:noProof/>
          <w:webHidden/>
        </w:rPr>
        <w:fldChar w:fldCharType="separate"/>
      </w:r>
      <w:ins w:id="284" w:author="Muhamad Ridho Zul Khoiri" w:date="2026-07-13T15:29:00Z" w16du:dateUtc="2026-07-13T08:29:00Z">
        <w:r w:rsidR="00962012" w:rsidRPr="00CF42A6">
          <w:rPr>
            <w:rFonts w:cs="Arial"/>
            <w:noProof/>
            <w:webHidden/>
          </w:rPr>
          <w:t>31</w:t>
        </w:r>
      </w:ins>
      <w:del w:id="285" w:author="Muhamad Ridho Zul Khoiri" w:date="2026-07-13T15:29:00Z" w16du:dateUtc="2026-07-13T08:29:00Z">
        <w:r w:rsidR="009F1AB8" w:rsidRPr="00CF42A6" w:rsidDel="00962012">
          <w:rPr>
            <w:rFonts w:cs="Arial"/>
            <w:noProof/>
            <w:webHidden/>
          </w:rPr>
          <w:delText>26</w:delText>
        </w:r>
      </w:del>
      <w:r w:rsidRPr="00CF42A6">
        <w:rPr>
          <w:rFonts w:cs="Arial"/>
          <w:noProof/>
          <w:webHidden/>
        </w:rPr>
        <w:fldChar w:fldCharType="end"/>
      </w:r>
      <w:r w:rsidRPr="00CF42A6">
        <w:rPr>
          <w:rFonts w:cs="Arial"/>
        </w:rPr>
        <w:fldChar w:fldCharType="end"/>
      </w:r>
    </w:p>
    <w:p w14:paraId="72C2BD1B" w14:textId="67DCAD14" w:rsidR="000A22DF" w:rsidRPr="00CF42A6" w:rsidRDefault="000A22DF" w:rsidP="000A22DF">
      <w:pPr>
        <w:pStyle w:val="TOC2"/>
        <w:rPr>
          <w:rFonts w:eastAsiaTheme="minorEastAsia" w:cs="Arial"/>
          <w:noProof/>
          <w:kern w:val="2"/>
          <w:sz w:val="24"/>
          <w:szCs w:val="24"/>
          <w14:ligatures w14:val="standardContextual"/>
          <w:rPrChange w:id="286"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pPr>
      <w:r w:rsidRPr="00CF42A6">
        <w:rPr>
          <w:rFonts w:cs="Arial"/>
        </w:rPr>
        <w:fldChar w:fldCharType="begin"/>
      </w:r>
      <w:r w:rsidRPr="00CF42A6">
        <w:rPr>
          <w:rFonts w:cs="Arial"/>
        </w:rPr>
        <w:instrText>HYPERLINK \l "_Toc196309709"</w:instrText>
      </w:r>
      <w:r w:rsidRPr="00CF42A6">
        <w:rPr>
          <w:rFonts w:cs="Arial"/>
        </w:rPr>
      </w:r>
      <w:r w:rsidRPr="00CF42A6">
        <w:rPr>
          <w:rFonts w:cs="Arial"/>
        </w:rPr>
        <w:fldChar w:fldCharType="separate"/>
      </w:r>
      <w:r w:rsidRPr="00CF42A6">
        <w:rPr>
          <w:rStyle w:val="Hyperlink"/>
          <w:rFonts w:cs="Arial"/>
          <w:noProof/>
          <w:rPrChange w:id="287" w:author="Muhamad Ridho Zul Khoiri" w:date="2026-07-14T10:44:00Z" w16du:dateUtc="2026-07-14T03:44:00Z">
            <w:rPr>
              <w:rStyle w:val="Hyperlink"/>
              <w:rFonts w:ascii="Times New Roman" w:hAnsi="Times New Roman"/>
              <w:noProof/>
            </w:rPr>
          </w:rPrChange>
        </w:rPr>
        <w:t>6.1</w:t>
      </w:r>
      <w:r w:rsidRPr="00CF42A6">
        <w:rPr>
          <w:rFonts w:eastAsiaTheme="minorEastAsia" w:cs="Arial"/>
          <w:noProof/>
          <w:kern w:val="2"/>
          <w:sz w:val="24"/>
          <w:szCs w:val="24"/>
          <w14:ligatures w14:val="standardContextual"/>
          <w:rPrChange w:id="288"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tab/>
      </w:r>
      <w:r w:rsidRPr="00CF42A6">
        <w:rPr>
          <w:rStyle w:val="Hyperlink"/>
          <w:rFonts w:cs="Arial"/>
          <w:noProof/>
          <w:rPrChange w:id="289" w:author="Muhamad Ridho Zul Khoiri" w:date="2026-07-14T10:44:00Z" w16du:dateUtc="2026-07-14T03:44:00Z">
            <w:rPr>
              <w:rStyle w:val="Hyperlink"/>
              <w:rFonts w:ascii="Times New Roman" w:hAnsi="Times New Roman"/>
              <w:noProof/>
            </w:rPr>
          </w:rPrChange>
        </w:rPr>
        <w:t>Debriefing and After Action Reviews (AAR)</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_Toc196309709 \h </w:instrText>
      </w:r>
      <w:r w:rsidRPr="00CF42A6">
        <w:rPr>
          <w:rFonts w:cs="Arial"/>
          <w:noProof/>
          <w:webHidden/>
        </w:rPr>
      </w:r>
      <w:r w:rsidRPr="00CF42A6">
        <w:rPr>
          <w:rFonts w:cs="Arial"/>
          <w:noProof/>
          <w:webHidden/>
        </w:rPr>
        <w:fldChar w:fldCharType="separate"/>
      </w:r>
      <w:ins w:id="290" w:author="Muhamad Ridho Zul Khoiri" w:date="2026-07-13T15:29:00Z" w16du:dateUtc="2026-07-13T08:29:00Z">
        <w:r w:rsidR="00962012" w:rsidRPr="00CF42A6">
          <w:rPr>
            <w:rFonts w:cs="Arial"/>
            <w:noProof/>
            <w:webHidden/>
          </w:rPr>
          <w:t>31</w:t>
        </w:r>
      </w:ins>
      <w:del w:id="291" w:author="Muhamad Ridho Zul Khoiri" w:date="2026-07-13T15:29:00Z" w16du:dateUtc="2026-07-13T08:29:00Z">
        <w:r w:rsidR="009F1AB8" w:rsidRPr="00CF42A6" w:rsidDel="00962012">
          <w:rPr>
            <w:rFonts w:cs="Arial"/>
            <w:noProof/>
            <w:webHidden/>
          </w:rPr>
          <w:delText>26</w:delText>
        </w:r>
      </w:del>
      <w:r w:rsidRPr="00CF42A6">
        <w:rPr>
          <w:rFonts w:cs="Arial"/>
          <w:noProof/>
          <w:webHidden/>
        </w:rPr>
        <w:fldChar w:fldCharType="end"/>
      </w:r>
      <w:r w:rsidRPr="00CF42A6">
        <w:rPr>
          <w:rFonts w:cs="Arial"/>
        </w:rPr>
        <w:fldChar w:fldCharType="end"/>
      </w:r>
    </w:p>
    <w:p w14:paraId="33DD9BFC" w14:textId="17E8BF5F" w:rsidR="000A22DF" w:rsidRPr="00CF42A6" w:rsidRDefault="000A22DF" w:rsidP="000A22DF">
      <w:pPr>
        <w:pStyle w:val="TOC2"/>
        <w:rPr>
          <w:rFonts w:eastAsiaTheme="minorEastAsia" w:cs="Arial"/>
          <w:noProof/>
          <w:kern w:val="2"/>
          <w:sz w:val="24"/>
          <w:szCs w:val="24"/>
          <w14:ligatures w14:val="standardContextual"/>
          <w:rPrChange w:id="292"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pPr>
      <w:r w:rsidRPr="00CF42A6">
        <w:rPr>
          <w:rFonts w:cs="Arial"/>
        </w:rPr>
        <w:fldChar w:fldCharType="begin"/>
      </w:r>
      <w:r w:rsidRPr="00CF42A6">
        <w:rPr>
          <w:rFonts w:cs="Arial"/>
        </w:rPr>
        <w:instrText>HYPERLINK \l "_Toc196309710"</w:instrText>
      </w:r>
      <w:r w:rsidRPr="00CF42A6">
        <w:rPr>
          <w:rFonts w:cs="Arial"/>
        </w:rPr>
      </w:r>
      <w:r w:rsidRPr="00CF42A6">
        <w:rPr>
          <w:rFonts w:cs="Arial"/>
        </w:rPr>
        <w:fldChar w:fldCharType="separate"/>
      </w:r>
      <w:r w:rsidRPr="00CF42A6">
        <w:rPr>
          <w:rStyle w:val="Hyperlink"/>
          <w:rFonts w:cs="Arial"/>
          <w:noProof/>
          <w:rPrChange w:id="293" w:author="Muhamad Ridho Zul Khoiri" w:date="2026-07-14T10:44:00Z" w16du:dateUtc="2026-07-14T03:44:00Z">
            <w:rPr>
              <w:rStyle w:val="Hyperlink"/>
              <w:rFonts w:ascii="Times New Roman" w:hAnsi="Times New Roman"/>
              <w:noProof/>
            </w:rPr>
          </w:rPrChange>
        </w:rPr>
        <w:t>6.2</w:t>
      </w:r>
      <w:r w:rsidRPr="00CF42A6">
        <w:rPr>
          <w:rFonts w:eastAsiaTheme="minorEastAsia" w:cs="Arial"/>
          <w:noProof/>
          <w:kern w:val="2"/>
          <w:sz w:val="24"/>
          <w:szCs w:val="24"/>
          <w14:ligatures w14:val="standardContextual"/>
          <w:rPrChange w:id="294"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tab/>
      </w:r>
      <w:r w:rsidRPr="00CF42A6">
        <w:rPr>
          <w:rStyle w:val="Hyperlink"/>
          <w:rFonts w:cs="Arial"/>
          <w:noProof/>
          <w:rPrChange w:id="295" w:author="Muhamad Ridho Zul Khoiri" w:date="2026-07-14T10:44:00Z" w16du:dateUtc="2026-07-14T03:44:00Z">
            <w:rPr>
              <w:rStyle w:val="Hyperlink"/>
              <w:rFonts w:ascii="Times New Roman" w:hAnsi="Times New Roman"/>
              <w:noProof/>
            </w:rPr>
          </w:rPrChange>
        </w:rPr>
        <w:t>Planning Compliance</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_Toc196309710 \h </w:instrText>
      </w:r>
      <w:r w:rsidRPr="00CF42A6">
        <w:rPr>
          <w:rFonts w:cs="Arial"/>
          <w:noProof/>
          <w:webHidden/>
        </w:rPr>
      </w:r>
      <w:r w:rsidRPr="00CF42A6">
        <w:rPr>
          <w:rFonts w:cs="Arial"/>
          <w:noProof/>
          <w:webHidden/>
        </w:rPr>
        <w:fldChar w:fldCharType="separate"/>
      </w:r>
      <w:ins w:id="296" w:author="Muhamad Ridho Zul Khoiri" w:date="2026-07-13T15:29:00Z" w16du:dateUtc="2026-07-13T08:29:00Z">
        <w:r w:rsidR="00962012" w:rsidRPr="00CF42A6">
          <w:rPr>
            <w:rFonts w:cs="Arial"/>
            <w:noProof/>
            <w:webHidden/>
          </w:rPr>
          <w:t>31</w:t>
        </w:r>
      </w:ins>
      <w:del w:id="297" w:author="Muhamad Ridho Zul Khoiri" w:date="2026-07-13T15:29:00Z" w16du:dateUtc="2026-07-13T08:29:00Z">
        <w:r w:rsidR="009F1AB8" w:rsidRPr="00CF42A6" w:rsidDel="00962012">
          <w:rPr>
            <w:rFonts w:cs="Arial"/>
            <w:noProof/>
            <w:webHidden/>
          </w:rPr>
          <w:delText>26</w:delText>
        </w:r>
      </w:del>
      <w:r w:rsidRPr="00CF42A6">
        <w:rPr>
          <w:rFonts w:cs="Arial"/>
          <w:noProof/>
          <w:webHidden/>
        </w:rPr>
        <w:fldChar w:fldCharType="end"/>
      </w:r>
      <w:r w:rsidRPr="00CF42A6">
        <w:rPr>
          <w:rFonts w:cs="Arial"/>
        </w:rPr>
        <w:fldChar w:fldCharType="end"/>
      </w:r>
    </w:p>
    <w:p w14:paraId="57B5F108" w14:textId="57025097" w:rsidR="000A22DF" w:rsidRPr="00CF42A6" w:rsidRDefault="000A22DF" w:rsidP="000A22DF">
      <w:pPr>
        <w:pStyle w:val="TOC2"/>
        <w:rPr>
          <w:rFonts w:eastAsiaTheme="minorEastAsia" w:cs="Arial"/>
          <w:noProof/>
          <w:kern w:val="2"/>
          <w:sz w:val="24"/>
          <w:szCs w:val="24"/>
          <w14:ligatures w14:val="standardContextual"/>
          <w:rPrChange w:id="298"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pPr>
      <w:r w:rsidRPr="00CF42A6">
        <w:rPr>
          <w:rFonts w:cs="Arial"/>
        </w:rPr>
        <w:fldChar w:fldCharType="begin"/>
      </w:r>
      <w:r w:rsidRPr="00CF42A6">
        <w:rPr>
          <w:rFonts w:cs="Arial"/>
        </w:rPr>
        <w:instrText>HYPERLINK \l "_Toc196309711"</w:instrText>
      </w:r>
      <w:r w:rsidRPr="00CF42A6">
        <w:rPr>
          <w:rFonts w:cs="Arial"/>
        </w:rPr>
      </w:r>
      <w:r w:rsidRPr="00CF42A6">
        <w:rPr>
          <w:rFonts w:cs="Arial"/>
        </w:rPr>
        <w:fldChar w:fldCharType="separate"/>
      </w:r>
      <w:r w:rsidRPr="00CF42A6">
        <w:rPr>
          <w:rStyle w:val="Hyperlink"/>
          <w:rFonts w:cs="Arial"/>
          <w:noProof/>
          <w:rPrChange w:id="299" w:author="Muhamad Ridho Zul Khoiri" w:date="2026-07-14T10:44:00Z" w16du:dateUtc="2026-07-14T03:44:00Z">
            <w:rPr>
              <w:rStyle w:val="Hyperlink"/>
              <w:rFonts w:ascii="Times New Roman" w:hAnsi="Times New Roman"/>
              <w:noProof/>
            </w:rPr>
          </w:rPrChange>
        </w:rPr>
        <w:t>6.3</w:t>
      </w:r>
      <w:r w:rsidRPr="00CF42A6">
        <w:rPr>
          <w:rFonts w:eastAsiaTheme="minorEastAsia" w:cs="Arial"/>
          <w:noProof/>
          <w:kern w:val="2"/>
          <w:sz w:val="24"/>
          <w:szCs w:val="24"/>
          <w14:ligatures w14:val="standardContextual"/>
          <w:rPrChange w:id="300"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tab/>
      </w:r>
      <w:r w:rsidRPr="00CF42A6">
        <w:rPr>
          <w:rStyle w:val="Hyperlink"/>
          <w:rFonts w:cs="Arial"/>
          <w:noProof/>
          <w:rPrChange w:id="301" w:author="Muhamad Ridho Zul Khoiri" w:date="2026-07-14T10:44:00Z" w16du:dateUtc="2026-07-14T03:44:00Z">
            <w:rPr>
              <w:rStyle w:val="Hyperlink"/>
              <w:rFonts w:ascii="Times New Roman" w:hAnsi="Times New Roman"/>
              <w:noProof/>
            </w:rPr>
          </w:rPrChange>
        </w:rPr>
        <w:t>Peer Review</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_Toc196309711 \h </w:instrText>
      </w:r>
      <w:r w:rsidRPr="00CF42A6">
        <w:rPr>
          <w:rFonts w:cs="Arial"/>
          <w:noProof/>
          <w:webHidden/>
        </w:rPr>
      </w:r>
      <w:r w:rsidRPr="00CF42A6">
        <w:rPr>
          <w:rFonts w:cs="Arial"/>
          <w:noProof/>
          <w:webHidden/>
        </w:rPr>
        <w:fldChar w:fldCharType="separate"/>
      </w:r>
      <w:ins w:id="302" w:author="Muhamad Ridho Zul Khoiri" w:date="2026-07-13T15:29:00Z" w16du:dateUtc="2026-07-13T08:29:00Z">
        <w:r w:rsidR="00962012" w:rsidRPr="00CF42A6">
          <w:rPr>
            <w:rFonts w:cs="Arial"/>
            <w:noProof/>
            <w:webHidden/>
          </w:rPr>
          <w:t>31</w:t>
        </w:r>
      </w:ins>
      <w:del w:id="303" w:author="Muhamad Ridho Zul Khoiri" w:date="2026-07-13T15:29:00Z" w16du:dateUtc="2026-07-13T08:29:00Z">
        <w:r w:rsidR="009F1AB8" w:rsidRPr="00CF42A6" w:rsidDel="00962012">
          <w:rPr>
            <w:rFonts w:cs="Arial"/>
            <w:noProof/>
            <w:webHidden/>
          </w:rPr>
          <w:delText>26</w:delText>
        </w:r>
      </w:del>
      <w:r w:rsidRPr="00CF42A6">
        <w:rPr>
          <w:rFonts w:cs="Arial"/>
          <w:noProof/>
          <w:webHidden/>
        </w:rPr>
        <w:fldChar w:fldCharType="end"/>
      </w:r>
      <w:r w:rsidRPr="00CF42A6">
        <w:rPr>
          <w:rFonts w:cs="Arial"/>
        </w:rPr>
        <w:fldChar w:fldCharType="end"/>
      </w:r>
    </w:p>
    <w:p w14:paraId="79EC9B9E" w14:textId="0EDA89B9" w:rsidR="000A22DF" w:rsidRPr="00CF42A6" w:rsidRDefault="000A22DF" w:rsidP="000A22DF">
      <w:pPr>
        <w:pStyle w:val="TOC2"/>
        <w:rPr>
          <w:rFonts w:eastAsiaTheme="minorEastAsia" w:cs="Arial"/>
          <w:noProof/>
          <w:kern w:val="2"/>
          <w:sz w:val="24"/>
          <w:szCs w:val="24"/>
          <w14:ligatures w14:val="standardContextual"/>
          <w:rPrChange w:id="304"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pPr>
      <w:r w:rsidRPr="00CF42A6">
        <w:rPr>
          <w:rFonts w:cs="Arial"/>
        </w:rPr>
        <w:fldChar w:fldCharType="begin"/>
      </w:r>
      <w:r w:rsidRPr="00CF42A6">
        <w:rPr>
          <w:rFonts w:cs="Arial"/>
        </w:rPr>
        <w:instrText>HYPERLINK \l "_Toc196309712"</w:instrText>
      </w:r>
      <w:r w:rsidRPr="00CF42A6">
        <w:rPr>
          <w:rFonts w:cs="Arial"/>
        </w:rPr>
      </w:r>
      <w:r w:rsidRPr="00CF42A6">
        <w:rPr>
          <w:rFonts w:cs="Arial"/>
        </w:rPr>
        <w:fldChar w:fldCharType="separate"/>
      </w:r>
      <w:r w:rsidRPr="00CF42A6">
        <w:rPr>
          <w:rStyle w:val="Hyperlink"/>
          <w:rFonts w:cs="Arial"/>
          <w:noProof/>
          <w:rPrChange w:id="305" w:author="Muhamad Ridho Zul Khoiri" w:date="2026-07-14T10:44:00Z" w16du:dateUtc="2026-07-14T03:44:00Z">
            <w:rPr>
              <w:rStyle w:val="Hyperlink"/>
              <w:rFonts w:ascii="Times New Roman" w:hAnsi="Times New Roman"/>
              <w:noProof/>
            </w:rPr>
          </w:rPrChange>
        </w:rPr>
        <w:t>6.4</w:t>
      </w:r>
      <w:r w:rsidRPr="00CF42A6">
        <w:rPr>
          <w:rFonts w:eastAsiaTheme="minorEastAsia" w:cs="Arial"/>
          <w:noProof/>
          <w:kern w:val="2"/>
          <w:sz w:val="24"/>
          <w:szCs w:val="24"/>
          <w14:ligatures w14:val="standardContextual"/>
          <w:rPrChange w:id="306"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tab/>
      </w:r>
      <w:r w:rsidRPr="00CF42A6">
        <w:rPr>
          <w:rStyle w:val="Hyperlink"/>
          <w:rFonts w:cs="Arial"/>
          <w:noProof/>
          <w:rPrChange w:id="307" w:author="Muhamad Ridho Zul Khoiri" w:date="2026-07-14T10:44:00Z" w16du:dateUtc="2026-07-14T03:44:00Z">
            <w:rPr>
              <w:rStyle w:val="Hyperlink"/>
              <w:rFonts w:ascii="Times New Roman" w:hAnsi="Times New Roman"/>
              <w:noProof/>
            </w:rPr>
          </w:rPrChange>
        </w:rPr>
        <w:t>Business Performance Review</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_Toc196309712 \h </w:instrText>
      </w:r>
      <w:r w:rsidRPr="00CF42A6">
        <w:rPr>
          <w:rFonts w:cs="Arial"/>
          <w:noProof/>
          <w:webHidden/>
        </w:rPr>
      </w:r>
      <w:r w:rsidRPr="00CF42A6">
        <w:rPr>
          <w:rFonts w:cs="Arial"/>
          <w:noProof/>
          <w:webHidden/>
        </w:rPr>
        <w:fldChar w:fldCharType="separate"/>
      </w:r>
      <w:ins w:id="308" w:author="Muhamad Ridho Zul Khoiri" w:date="2026-07-13T15:29:00Z" w16du:dateUtc="2026-07-13T08:29:00Z">
        <w:r w:rsidR="00962012" w:rsidRPr="00CF42A6">
          <w:rPr>
            <w:rFonts w:cs="Arial"/>
            <w:noProof/>
            <w:webHidden/>
          </w:rPr>
          <w:t>32</w:t>
        </w:r>
      </w:ins>
      <w:del w:id="309" w:author="Muhamad Ridho Zul Khoiri" w:date="2026-07-13T15:29:00Z" w16du:dateUtc="2026-07-13T08:29:00Z">
        <w:r w:rsidR="009F1AB8" w:rsidRPr="00CF42A6" w:rsidDel="00962012">
          <w:rPr>
            <w:rFonts w:cs="Arial"/>
            <w:noProof/>
            <w:webHidden/>
          </w:rPr>
          <w:delText>26</w:delText>
        </w:r>
      </w:del>
      <w:r w:rsidRPr="00CF42A6">
        <w:rPr>
          <w:rFonts w:cs="Arial"/>
          <w:noProof/>
          <w:webHidden/>
        </w:rPr>
        <w:fldChar w:fldCharType="end"/>
      </w:r>
      <w:r w:rsidRPr="00CF42A6">
        <w:rPr>
          <w:rFonts w:cs="Arial"/>
        </w:rPr>
        <w:fldChar w:fldCharType="end"/>
      </w:r>
    </w:p>
    <w:p w14:paraId="051AE2D4" w14:textId="70E24204" w:rsidR="000A22DF" w:rsidRPr="00CF42A6" w:rsidRDefault="000A22DF" w:rsidP="000A22DF">
      <w:pPr>
        <w:pStyle w:val="TOC2"/>
        <w:rPr>
          <w:rFonts w:eastAsiaTheme="minorEastAsia" w:cs="Arial"/>
          <w:noProof/>
          <w:kern w:val="2"/>
          <w:sz w:val="24"/>
          <w:szCs w:val="24"/>
          <w14:ligatures w14:val="standardContextual"/>
          <w:rPrChange w:id="310"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pPr>
      <w:r w:rsidRPr="00CF42A6">
        <w:rPr>
          <w:rFonts w:cs="Arial"/>
        </w:rPr>
        <w:fldChar w:fldCharType="begin"/>
      </w:r>
      <w:r w:rsidRPr="00CF42A6">
        <w:rPr>
          <w:rFonts w:cs="Arial"/>
        </w:rPr>
        <w:instrText>HYPERLINK \l "_Toc196309713"</w:instrText>
      </w:r>
      <w:r w:rsidRPr="00CF42A6">
        <w:rPr>
          <w:rFonts w:cs="Arial"/>
        </w:rPr>
      </w:r>
      <w:r w:rsidRPr="00CF42A6">
        <w:rPr>
          <w:rFonts w:cs="Arial"/>
        </w:rPr>
        <w:fldChar w:fldCharType="separate"/>
      </w:r>
      <w:r w:rsidRPr="00CF42A6">
        <w:rPr>
          <w:rStyle w:val="Hyperlink"/>
          <w:rFonts w:cs="Arial"/>
          <w:noProof/>
          <w:rPrChange w:id="311" w:author="Muhamad Ridho Zul Khoiri" w:date="2026-07-14T10:44:00Z" w16du:dateUtc="2026-07-14T03:44:00Z">
            <w:rPr>
              <w:rStyle w:val="Hyperlink"/>
              <w:rFonts w:ascii="Times New Roman" w:hAnsi="Times New Roman"/>
              <w:noProof/>
            </w:rPr>
          </w:rPrChange>
        </w:rPr>
        <w:t>6.5</w:t>
      </w:r>
      <w:r w:rsidRPr="00CF42A6">
        <w:rPr>
          <w:rFonts w:eastAsiaTheme="minorEastAsia" w:cs="Arial"/>
          <w:noProof/>
          <w:kern w:val="2"/>
          <w:sz w:val="24"/>
          <w:szCs w:val="24"/>
          <w14:ligatures w14:val="standardContextual"/>
          <w:rPrChange w:id="312"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tab/>
      </w:r>
      <w:r w:rsidRPr="00CF42A6">
        <w:rPr>
          <w:rStyle w:val="Hyperlink"/>
          <w:rFonts w:cs="Arial"/>
          <w:noProof/>
          <w:rPrChange w:id="313" w:author="Muhamad Ridho Zul Khoiri" w:date="2026-07-14T10:44:00Z" w16du:dateUtc="2026-07-14T03:44:00Z">
            <w:rPr>
              <w:rStyle w:val="Hyperlink"/>
              <w:rFonts w:ascii="Times New Roman" w:hAnsi="Times New Roman"/>
              <w:noProof/>
            </w:rPr>
          </w:rPrChange>
        </w:rPr>
        <w:t>Key Performance Indicator (KPI)</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_Toc196309713 \h </w:instrText>
      </w:r>
      <w:r w:rsidRPr="00CF42A6">
        <w:rPr>
          <w:rFonts w:cs="Arial"/>
          <w:noProof/>
          <w:webHidden/>
        </w:rPr>
      </w:r>
      <w:r w:rsidRPr="00CF42A6">
        <w:rPr>
          <w:rFonts w:cs="Arial"/>
          <w:noProof/>
          <w:webHidden/>
        </w:rPr>
        <w:fldChar w:fldCharType="separate"/>
      </w:r>
      <w:ins w:id="314" w:author="Muhamad Ridho Zul Khoiri" w:date="2026-07-13T15:29:00Z" w16du:dateUtc="2026-07-13T08:29:00Z">
        <w:r w:rsidR="00962012" w:rsidRPr="00CF42A6">
          <w:rPr>
            <w:rFonts w:cs="Arial"/>
            <w:noProof/>
            <w:webHidden/>
          </w:rPr>
          <w:t>32</w:t>
        </w:r>
      </w:ins>
      <w:del w:id="315" w:author="Muhamad Ridho Zul Khoiri" w:date="2026-07-13T15:29:00Z" w16du:dateUtc="2026-07-13T08:29:00Z">
        <w:r w:rsidR="009F1AB8" w:rsidRPr="00CF42A6" w:rsidDel="00962012">
          <w:rPr>
            <w:rFonts w:cs="Arial"/>
            <w:noProof/>
            <w:webHidden/>
          </w:rPr>
          <w:delText>27</w:delText>
        </w:r>
      </w:del>
      <w:r w:rsidRPr="00CF42A6">
        <w:rPr>
          <w:rFonts w:cs="Arial"/>
          <w:noProof/>
          <w:webHidden/>
        </w:rPr>
        <w:fldChar w:fldCharType="end"/>
      </w:r>
      <w:r w:rsidRPr="00CF42A6">
        <w:rPr>
          <w:rFonts w:cs="Arial"/>
        </w:rPr>
        <w:fldChar w:fldCharType="end"/>
      </w:r>
    </w:p>
    <w:p w14:paraId="737C9E2D" w14:textId="330B7C0E" w:rsidR="000A22DF" w:rsidRPr="00CF42A6" w:rsidRDefault="000A22DF" w:rsidP="000A22DF">
      <w:pPr>
        <w:pStyle w:val="TOC2"/>
        <w:rPr>
          <w:rFonts w:eastAsiaTheme="minorEastAsia" w:cs="Arial"/>
          <w:noProof/>
          <w:kern w:val="2"/>
          <w:sz w:val="24"/>
          <w:szCs w:val="24"/>
          <w14:ligatures w14:val="standardContextual"/>
          <w:rPrChange w:id="316"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pPr>
      <w:r w:rsidRPr="00CF42A6">
        <w:rPr>
          <w:rFonts w:cs="Arial"/>
        </w:rPr>
        <w:fldChar w:fldCharType="begin"/>
      </w:r>
      <w:r w:rsidRPr="00CF42A6">
        <w:rPr>
          <w:rFonts w:cs="Arial"/>
        </w:rPr>
        <w:instrText>HYPERLINK \l "_Toc196309714"</w:instrText>
      </w:r>
      <w:r w:rsidRPr="00CF42A6">
        <w:rPr>
          <w:rFonts w:cs="Arial"/>
        </w:rPr>
      </w:r>
      <w:r w:rsidRPr="00CF42A6">
        <w:rPr>
          <w:rFonts w:cs="Arial"/>
        </w:rPr>
        <w:fldChar w:fldCharType="separate"/>
      </w:r>
      <w:r w:rsidRPr="00CF42A6">
        <w:rPr>
          <w:rStyle w:val="Hyperlink"/>
          <w:rFonts w:cs="Arial"/>
          <w:noProof/>
          <w:rPrChange w:id="317" w:author="Muhamad Ridho Zul Khoiri" w:date="2026-07-14T10:44:00Z" w16du:dateUtc="2026-07-14T03:44:00Z">
            <w:rPr>
              <w:rStyle w:val="Hyperlink"/>
              <w:rFonts w:ascii="Times New Roman" w:hAnsi="Times New Roman"/>
              <w:noProof/>
            </w:rPr>
          </w:rPrChange>
        </w:rPr>
        <w:t>6.6</w:t>
      </w:r>
      <w:r w:rsidRPr="00CF42A6">
        <w:rPr>
          <w:rFonts w:eastAsiaTheme="minorEastAsia" w:cs="Arial"/>
          <w:noProof/>
          <w:kern w:val="2"/>
          <w:sz w:val="24"/>
          <w:szCs w:val="24"/>
          <w14:ligatures w14:val="standardContextual"/>
          <w:rPrChange w:id="318"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tab/>
      </w:r>
      <w:r w:rsidRPr="00CF42A6">
        <w:rPr>
          <w:rStyle w:val="Hyperlink"/>
          <w:rFonts w:cs="Arial"/>
          <w:noProof/>
          <w:rPrChange w:id="319" w:author="Muhamad Ridho Zul Khoiri" w:date="2026-07-14T10:44:00Z" w16du:dateUtc="2026-07-14T03:44:00Z">
            <w:rPr>
              <w:rStyle w:val="Hyperlink"/>
              <w:rFonts w:ascii="Times New Roman" w:hAnsi="Times New Roman"/>
              <w:noProof/>
            </w:rPr>
          </w:rPrChange>
        </w:rPr>
        <w:t>Benchmarking Strategy</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_Toc196309714 \h </w:instrText>
      </w:r>
      <w:r w:rsidRPr="00CF42A6">
        <w:rPr>
          <w:rFonts w:cs="Arial"/>
          <w:noProof/>
          <w:webHidden/>
        </w:rPr>
      </w:r>
      <w:r w:rsidRPr="00CF42A6">
        <w:rPr>
          <w:rFonts w:cs="Arial"/>
          <w:noProof/>
          <w:webHidden/>
        </w:rPr>
        <w:fldChar w:fldCharType="separate"/>
      </w:r>
      <w:ins w:id="320" w:author="Muhamad Ridho Zul Khoiri" w:date="2026-07-13T15:29:00Z" w16du:dateUtc="2026-07-13T08:29:00Z">
        <w:r w:rsidR="00962012" w:rsidRPr="00CF42A6">
          <w:rPr>
            <w:rFonts w:cs="Arial"/>
            <w:noProof/>
            <w:webHidden/>
          </w:rPr>
          <w:t>34</w:t>
        </w:r>
      </w:ins>
      <w:del w:id="321" w:author="Muhamad Ridho Zul Khoiri" w:date="2026-07-13T15:29:00Z" w16du:dateUtc="2026-07-13T08:29:00Z">
        <w:r w:rsidR="009F1AB8" w:rsidRPr="00CF42A6" w:rsidDel="00962012">
          <w:rPr>
            <w:rFonts w:cs="Arial"/>
            <w:noProof/>
            <w:webHidden/>
          </w:rPr>
          <w:delText>28</w:delText>
        </w:r>
      </w:del>
      <w:r w:rsidRPr="00CF42A6">
        <w:rPr>
          <w:rFonts w:cs="Arial"/>
          <w:noProof/>
          <w:webHidden/>
        </w:rPr>
        <w:fldChar w:fldCharType="end"/>
      </w:r>
      <w:r w:rsidRPr="00CF42A6">
        <w:rPr>
          <w:rFonts w:cs="Arial"/>
        </w:rPr>
        <w:fldChar w:fldCharType="end"/>
      </w:r>
    </w:p>
    <w:p w14:paraId="0ECD2946" w14:textId="5AA2EE70" w:rsidR="000A22DF" w:rsidRPr="00CF42A6" w:rsidRDefault="000A22DF">
      <w:pPr>
        <w:pStyle w:val="TOC1"/>
        <w:tabs>
          <w:tab w:val="left" w:pos="1123"/>
          <w:tab w:val="right" w:leader="dot" w:pos="9350"/>
        </w:tabs>
        <w:rPr>
          <w:rFonts w:eastAsiaTheme="minorEastAsia" w:cs="Arial"/>
          <w:b w:val="0"/>
          <w:noProof/>
          <w:kern w:val="2"/>
          <w:sz w:val="24"/>
          <w:szCs w:val="24"/>
          <w14:ligatures w14:val="standardContextual"/>
          <w:rPrChange w:id="322" w:author="Muhamad Ridho Zul Khoiri" w:date="2026-07-14T10:44:00Z" w16du:dateUtc="2026-07-14T03:44:00Z">
            <w:rPr>
              <w:rFonts w:asciiTheme="minorHAnsi" w:eastAsiaTheme="minorEastAsia" w:hAnsiTheme="minorHAnsi" w:cstheme="minorBidi"/>
              <w:b w:val="0"/>
              <w:noProof/>
              <w:kern w:val="2"/>
              <w:sz w:val="24"/>
              <w:szCs w:val="24"/>
              <w14:ligatures w14:val="standardContextual"/>
            </w:rPr>
          </w:rPrChange>
        </w:rPr>
      </w:pPr>
      <w:r w:rsidRPr="00CF42A6">
        <w:rPr>
          <w:rFonts w:cs="Arial"/>
        </w:rPr>
        <w:fldChar w:fldCharType="begin"/>
      </w:r>
      <w:r w:rsidRPr="00CF42A6">
        <w:rPr>
          <w:rFonts w:cs="Arial"/>
        </w:rPr>
        <w:instrText>HYPERLINK \l "_Toc196309715"</w:instrText>
      </w:r>
      <w:r w:rsidRPr="00CF42A6">
        <w:rPr>
          <w:rFonts w:cs="Arial"/>
        </w:rPr>
      </w:r>
      <w:r w:rsidRPr="00CF42A6">
        <w:rPr>
          <w:rFonts w:cs="Arial"/>
        </w:rPr>
        <w:fldChar w:fldCharType="separate"/>
      </w:r>
      <w:r w:rsidRPr="00CF42A6">
        <w:rPr>
          <w:rStyle w:val="Hyperlink"/>
          <w:rFonts w:cs="Arial"/>
          <w:noProof/>
          <w:rPrChange w:id="323" w:author="Muhamad Ridho Zul Khoiri" w:date="2026-07-14T10:44:00Z" w16du:dateUtc="2026-07-14T03:44:00Z">
            <w:rPr>
              <w:rStyle w:val="Hyperlink"/>
              <w:rFonts w:ascii="Times New Roman" w:hAnsi="Times New Roman"/>
              <w:noProof/>
            </w:rPr>
          </w:rPrChange>
        </w:rPr>
        <w:t>7</w:t>
      </w:r>
      <w:r w:rsidRPr="00CF42A6">
        <w:rPr>
          <w:rFonts w:eastAsiaTheme="minorEastAsia" w:cs="Arial"/>
          <w:b w:val="0"/>
          <w:noProof/>
          <w:kern w:val="2"/>
          <w:sz w:val="24"/>
          <w:szCs w:val="24"/>
          <w14:ligatures w14:val="standardContextual"/>
          <w:rPrChange w:id="324" w:author="Muhamad Ridho Zul Khoiri" w:date="2026-07-14T10:44:00Z" w16du:dateUtc="2026-07-14T03:44:00Z">
            <w:rPr>
              <w:rFonts w:asciiTheme="minorHAnsi" w:eastAsiaTheme="minorEastAsia" w:hAnsiTheme="minorHAnsi" w:cstheme="minorBidi"/>
              <w:b w:val="0"/>
              <w:noProof/>
              <w:kern w:val="2"/>
              <w:sz w:val="24"/>
              <w:szCs w:val="24"/>
              <w14:ligatures w14:val="standardContextual"/>
            </w:rPr>
          </w:rPrChange>
        </w:rPr>
        <w:tab/>
      </w:r>
      <w:r w:rsidRPr="00CF42A6">
        <w:rPr>
          <w:rStyle w:val="Hyperlink"/>
          <w:rFonts w:cs="Arial"/>
          <w:noProof/>
          <w:rPrChange w:id="325" w:author="Muhamad Ridho Zul Khoiri" w:date="2026-07-14T10:44:00Z" w16du:dateUtc="2026-07-14T03:44:00Z">
            <w:rPr>
              <w:rStyle w:val="Hyperlink"/>
              <w:rFonts w:ascii="Times New Roman" w:hAnsi="Times New Roman"/>
              <w:noProof/>
            </w:rPr>
          </w:rPrChange>
        </w:rPr>
        <w:t>Planning Process Review and Adjustment</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_Toc196309715 \h </w:instrText>
      </w:r>
      <w:r w:rsidRPr="00CF42A6">
        <w:rPr>
          <w:rFonts w:cs="Arial"/>
          <w:noProof/>
          <w:webHidden/>
        </w:rPr>
      </w:r>
      <w:r w:rsidRPr="00CF42A6">
        <w:rPr>
          <w:rFonts w:cs="Arial"/>
          <w:noProof/>
          <w:webHidden/>
        </w:rPr>
        <w:fldChar w:fldCharType="separate"/>
      </w:r>
      <w:ins w:id="326" w:author="Muhamad Ridho Zul Khoiri" w:date="2026-07-13T15:29:00Z" w16du:dateUtc="2026-07-13T08:29:00Z">
        <w:r w:rsidR="00962012" w:rsidRPr="00CF42A6">
          <w:rPr>
            <w:rFonts w:cs="Arial"/>
            <w:noProof/>
            <w:webHidden/>
          </w:rPr>
          <w:t>36</w:t>
        </w:r>
      </w:ins>
      <w:del w:id="327" w:author="Muhamad Ridho Zul Khoiri" w:date="2026-07-13T15:29:00Z" w16du:dateUtc="2026-07-13T08:29:00Z">
        <w:r w:rsidR="009F1AB8" w:rsidRPr="00CF42A6" w:rsidDel="00962012">
          <w:rPr>
            <w:rFonts w:cs="Arial"/>
            <w:noProof/>
            <w:webHidden/>
          </w:rPr>
          <w:delText>30</w:delText>
        </w:r>
      </w:del>
      <w:r w:rsidRPr="00CF42A6">
        <w:rPr>
          <w:rFonts w:cs="Arial"/>
          <w:noProof/>
          <w:webHidden/>
        </w:rPr>
        <w:fldChar w:fldCharType="end"/>
      </w:r>
      <w:r w:rsidRPr="00CF42A6">
        <w:rPr>
          <w:rFonts w:cs="Arial"/>
        </w:rPr>
        <w:fldChar w:fldCharType="end"/>
      </w:r>
    </w:p>
    <w:p w14:paraId="6FB51EE5" w14:textId="37A23839" w:rsidR="000A22DF" w:rsidRPr="00CF42A6" w:rsidRDefault="000A22DF" w:rsidP="000A22DF">
      <w:pPr>
        <w:pStyle w:val="TOC2"/>
        <w:rPr>
          <w:rFonts w:eastAsiaTheme="minorEastAsia" w:cs="Arial"/>
          <w:noProof/>
          <w:kern w:val="2"/>
          <w:sz w:val="24"/>
          <w:szCs w:val="24"/>
          <w14:ligatures w14:val="standardContextual"/>
          <w:rPrChange w:id="328"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pPr>
      <w:r w:rsidRPr="00CF42A6">
        <w:rPr>
          <w:rFonts w:cs="Arial"/>
        </w:rPr>
        <w:fldChar w:fldCharType="begin"/>
      </w:r>
      <w:r w:rsidRPr="00CF42A6">
        <w:rPr>
          <w:rFonts w:cs="Arial"/>
        </w:rPr>
        <w:instrText>HYPERLINK \l "_Toc196309716"</w:instrText>
      </w:r>
      <w:r w:rsidRPr="00CF42A6">
        <w:rPr>
          <w:rFonts w:cs="Arial"/>
        </w:rPr>
      </w:r>
      <w:r w:rsidRPr="00CF42A6">
        <w:rPr>
          <w:rFonts w:cs="Arial"/>
        </w:rPr>
        <w:fldChar w:fldCharType="separate"/>
      </w:r>
      <w:r w:rsidRPr="00CF42A6">
        <w:rPr>
          <w:rStyle w:val="Hyperlink"/>
          <w:rFonts w:cs="Arial"/>
          <w:noProof/>
          <w:rPrChange w:id="329" w:author="Muhamad Ridho Zul Khoiri" w:date="2026-07-14T10:44:00Z" w16du:dateUtc="2026-07-14T03:44:00Z">
            <w:rPr>
              <w:rStyle w:val="Hyperlink"/>
              <w:rFonts w:ascii="Times New Roman" w:hAnsi="Times New Roman"/>
              <w:noProof/>
            </w:rPr>
          </w:rPrChange>
        </w:rPr>
        <w:t>7.1</w:t>
      </w:r>
      <w:r w:rsidRPr="00CF42A6">
        <w:rPr>
          <w:rFonts w:eastAsiaTheme="minorEastAsia" w:cs="Arial"/>
          <w:noProof/>
          <w:kern w:val="2"/>
          <w:sz w:val="24"/>
          <w:szCs w:val="24"/>
          <w14:ligatures w14:val="standardContextual"/>
          <w:rPrChange w:id="330"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tab/>
      </w:r>
      <w:r w:rsidRPr="00CF42A6">
        <w:rPr>
          <w:rStyle w:val="Hyperlink"/>
          <w:rFonts w:cs="Arial"/>
          <w:noProof/>
          <w:rPrChange w:id="331" w:author="Muhamad Ridho Zul Khoiri" w:date="2026-07-14T10:44:00Z" w16du:dateUtc="2026-07-14T03:44:00Z">
            <w:rPr>
              <w:rStyle w:val="Hyperlink"/>
              <w:rFonts w:ascii="Times New Roman" w:hAnsi="Times New Roman"/>
              <w:noProof/>
            </w:rPr>
          </w:rPrChange>
        </w:rPr>
        <w:t>Continuous Improvement</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_Toc196309716 \h </w:instrText>
      </w:r>
      <w:r w:rsidRPr="00CF42A6">
        <w:rPr>
          <w:rFonts w:cs="Arial"/>
          <w:noProof/>
          <w:webHidden/>
        </w:rPr>
      </w:r>
      <w:r w:rsidRPr="00CF42A6">
        <w:rPr>
          <w:rFonts w:cs="Arial"/>
          <w:noProof/>
          <w:webHidden/>
        </w:rPr>
        <w:fldChar w:fldCharType="separate"/>
      </w:r>
      <w:ins w:id="332" w:author="Muhamad Ridho Zul Khoiri" w:date="2026-07-13T15:29:00Z" w16du:dateUtc="2026-07-13T08:29:00Z">
        <w:r w:rsidR="00962012" w:rsidRPr="00CF42A6">
          <w:rPr>
            <w:rFonts w:cs="Arial"/>
            <w:noProof/>
            <w:webHidden/>
          </w:rPr>
          <w:t>36</w:t>
        </w:r>
      </w:ins>
      <w:del w:id="333" w:author="Muhamad Ridho Zul Khoiri" w:date="2026-07-13T15:29:00Z" w16du:dateUtc="2026-07-13T08:29:00Z">
        <w:r w:rsidR="009F1AB8" w:rsidRPr="00CF42A6" w:rsidDel="00962012">
          <w:rPr>
            <w:rFonts w:cs="Arial"/>
            <w:noProof/>
            <w:webHidden/>
          </w:rPr>
          <w:delText>30</w:delText>
        </w:r>
      </w:del>
      <w:r w:rsidRPr="00CF42A6">
        <w:rPr>
          <w:rFonts w:cs="Arial"/>
          <w:noProof/>
          <w:webHidden/>
        </w:rPr>
        <w:fldChar w:fldCharType="end"/>
      </w:r>
      <w:r w:rsidRPr="00CF42A6">
        <w:rPr>
          <w:rFonts w:cs="Arial"/>
        </w:rPr>
        <w:fldChar w:fldCharType="end"/>
      </w:r>
    </w:p>
    <w:p w14:paraId="126F2770" w14:textId="6553AE02" w:rsidR="000A22DF" w:rsidRPr="00CF42A6" w:rsidRDefault="000A22DF" w:rsidP="000A22DF">
      <w:pPr>
        <w:pStyle w:val="TOC2"/>
        <w:rPr>
          <w:rFonts w:eastAsiaTheme="minorEastAsia" w:cs="Arial"/>
          <w:noProof/>
          <w:kern w:val="2"/>
          <w:sz w:val="24"/>
          <w:szCs w:val="24"/>
          <w14:ligatures w14:val="standardContextual"/>
          <w:rPrChange w:id="334"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pPr>
      <w:r w:rsidRPr="00CF42A6">
        <w:rPr>
          <w:rFonts w:cs="Arial"/>
        </w:rPr>
        <w:fldChar w:fldCharType="begin"/>
      </w:r>
      <w:r w:rsidRPr="00CF42A6">
        <w:rPr>
          <w:rFonts w:cs="Arial"/>
        </w:rPr>
        <w:instrText>HYPERLINK \l "_Toc196309717"</w:instrText>
      </w:r>
      <w:r w:rsidRPr="00CF42A6">
        <w:rPr>
          <w:rFonts w:cs="Arial"/>
        </w:rPr>
      </w:r>
      <w:r w:rsidRPr="00CF42A6">
        <w:rPr>
          <w:rFonts w:cs="Arial"/>
        </w:rPr>
        <w:fldChar w:fldCharType="separate"/>
      </w:r>
      <w:r w:rsidRPr="00CF42A6">
        <w:rPr>
          <w:rStyle w:val="Hyperlink"/>
          <w:rFonts w:cs="Arial"/>
          <w:noProof/>
          <w:rPrChange w:id="335" w:author="Muhamad Ridho Zul Khoiri" w:date="2026-07-14T10:44:00Z" w16du:dateUtc="2026-07-14T03:44:00Z">
            <w:rPr>
              <w:rStyle w:val="Hyperlink"/>
              <w:rFonts w:ascii="Times New Roman" w:hAnsi="Times New Roman"/>
              <w:noProof/>
            </w:rPr>
          </w:rPrChange>
        </w:rPr>
        <w:t>7.2</w:t>
      </w:r>
      <w:r w:rsidRPr="00CF42A6">
        <w:rPr>
          <w:rFonts w:eastAsiaTheme="minorEastAsia" w:cs="Arial"/>
          <w:noProof/>
          <w:kern w:val="2"/>
          <w:sz w:val="24"/>
          <w:szCs w:val="24"/>
          <w14:ligatures w14:val="standardContextual"/>
          <w:rPrChange w:id="336" w:author="Muhamad Ridho Zul Khoiri" w:date="2026-07-14T10:44:00Z" w16du:dateUtc="2026-07-14T03:44:00Z">
            <w:rPr>
              <w:rFonts w:asciiTheme="minorHAnsi" w:eastAsiaTheme="minorEastAsia" w:hAnsiTheme="minorHAnsi" w:cstheme="minorBidi"/>
              <w:noProof/>
              <w:kern w:val="2"/>
              <w:sz w:val="24"/>
              <w:szCs w:val="24"/>
              <w14:ligatures w14:val="standardContextual"/>
            </w:rPr>
          </w:rPrChange>
        </w:rPr>
        <w:tab/>
      </w:r>
      <w:r w:rsidRPr="00CF42A6">
        <w:rPr>
          <w:rStyle w:val="Hyperlink"/>
          <w:rFonts w:cs="Arial"/>
          <w:noProof/>
          <w:rPrChange w:id="337" w:author="Muhamad Ridho Zul Khoiri" w:date="2026-07-14T10:44:00Z" w16du:dateUtc="2026-07-14T03:44:00Z">
            <w:rPr>
              <w:rStyle w:val="Hyperlink"/>
              <w:rFonts w:ascii="Times New Roman" w:hAnsi="Times New Roman"/>
              <w:noProof/>
            </w:rPr>
          </w:rPrChange>
        </w:rPr>
        <w:t>Reviews and Assessments</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_Toc196309717 \h </w:instrText>
      </w:r>
      <w:r w:rsidRPr="00CF42A6">
        <w:rPr>
          <w:rFonts w:cs="Arial"/>
          <w:noProof/>
          <w:webHidden/>
        </w:rPr>
      </w:r>
      <w:r w:rsidRPr="00CF42A6">
        <w:rPr>
          <w:rFonts w:cs="Arial"/>
          <w:noProof/>
          <w:webHidden/>
        </w:rPr>
        <w:fldChar w:fldCharType="separate"/>
      </w:r>
      <w:ins w:id="338" w:author="Muhamad Ridho Zul Khoiri" w:date="2026-07-13T15:29:00Z" w16du:dateUtc="2026-07-13T08:29:00Z">
        <w:r w:rsidR="00962012" w:rsidRPr="00CF42A6">
          <w:rPr>
            <w:rFonts w:cs="Arial"/>
            <w:noProof/>
            <w:webHidden/>
          </w:rPr>
          <w:t>36</w:t>
        </w:r>
      </w:ins>
      <w:del w:id="339" w:author="Muhamad Ridho Zul Khoiri" w:date="2026-07-13T15:29:00Z" w16du:dateUtc="2026-07-13T08:29:00Z">
        <w:r w:rsidR="009F1AB8" w:rsidRPr="00CF42A6" w:rsidDel="00962012">
          <w:rPr>
            <w:rFonts w:cs="Arial"/>
            <w:noProof/>
            <w:webHidden/>
          </w:rPr>
          <w:delText>30</w:delText>
        </w:r>
      </w:del>
      <w:r w:rsidRPr="00CF42A6">
        <w:rPr>
          <w:rFonts w:cs="Arial"/>
          <w:noProof/>
          <w:webHidden/>
        </w:rPr>
        <w:fldChar w:fldCharType="end"/>
      </w:r>
      <w:r w:rsidRPr="00CF42A6">
        <w:rPr>
          <w:rFonts w:cs="Arial"/>
        </w:rPr>
        <w:fldChar w:fldCharType="end"/>
      </w:r>
    </w:p>
    <w:p w14:paraId="4D48AB0F" w14:textId="5647719F" w:rsidR="000A22DF" w:rsidRPr="00CF42A6" w:rsidRDefault="000A22DF">
      <w:pPr>
        <w:pStyle w:val="TOC1"/>
        <w:tabs>
          <w:tab w:val="left" w:pos="1123"/>
          <w:tab w:val="right" w:leader="dot" w:pos="9350"/>
        </w:tabs>
        <w:rPr>
          <w:rFonts w:eastAsiaTheme="minorEastAsia" w:cs="Arial"/>
          <w:b w:val="0"/>
          <w:noProof/>
          <w:kern w:val="2"/>
          <w:sz w:val="24"/>
          <w:szCs w:val="24"/>
          <w14:ligatures w14:val="standardContextual"/>
          <w:rPrChange w:id="340" w:author="Muhamad Ridho Zul Khoiri" w:date="2026-07-14T10:44:00Z" w16du:dateUtc="2026-07-14T03:44:00Z">
            <w:rPr>
              <w:rFonts w:asciiTheme="minorHAnsi" w:eastAsiaTheme="minorEastAsia" w:hAnsiTheme="minorHAnsi" w:cstheme="minorBidi"/>
              <w:b w:val="0"/>
              <w:noProof/>
              <w:kern w:val="2"/>
              <w:sz w:val="24"/>
              <w:szCs w:val="24"/>
              <w14:ligatures w14:val="standardContextual"/>
            </w:rPr>
          </w:rPrChange>
        </w:rPr>
      </w:pPr>
      <w:r w:rsidRPr="00CF42A6">
        <w:rPr>
          <w:rFonts w:cs="Arial"/>
        </w:rPr>
        <w:fldChar w:fldCharType="begin"/>
      </w:r>
      <w:r w:rsidRPr="00CF42A6">
        <w:rPr>
          <w:rFonts w:cs="Arial"/>
        </w:rPr>
        <w:instrText>HYPERLINK \l "_Toc196309718"</w:instrText>
      </w:r>
      <w:r w:rsidRPr="00CF42A6">
        <w:rPr>
          <w:rFonts w:cs="Arial"/>
        </w:rPr>
      </w:r>
      <w:r w:rsidRPr="00CF42A6">
        <w:rPr>
          <w:rFonts w:cs="Arial"/>
        </w:rPr>
        <w:fldChar w:fldCharType="separate"/>
      </w:r>
      <w:r w:rsidRPr="00CF42A6">
        <w:rPr>
          <w:rStyle w:val="Hyperlink"/>
          <w:rFonts w:cs="Arial"/>
          <w:noProof/>
          <w:rPrChange w:id="341" w:author="Muhamad Ridho Zul Khoiri" w:date="2026-07-14T10:44:00Z" w16du:dateUtc="2026-07-14T03:44:00Z">
            <w:rPr>
              <w:rStyle w:val="Hyperlink"/>
              <w:rFonts w:ascii="Times New Roman" w:hAnsi="Times New Roman"/>
              <w:noProof/>
            </w:rPr>
          </w:rPrChange>
        </w:rPr>
        <w:t>8</w:t>
      </w:r>
      <w:r w:rsidRPr="00CF42A6">
        <w:rPr>
          <w:rFonts w:eastAsiaTheme="minorEastAsia" w:cs="Arial"/>
          <w:b w:val="0"/>
          <w:noProof/>
          <w:kern w:val="2"/>
          <w:sz w:val="24"/>
          <w:szCs w:val="24"/>
          <w14:ligatures w14:val="standardContextual"/>
          <w:rPrChange w:id="342" w:author="Muhamad Ridho Zul Khoiri" w:date="2026-07-14T10:44:00Z" w16du:dateUtc="2026-07-14T03:44:00Z">
            <w:rPr>
              <w:rFonts w:asciiTheme="minorHAnsi" w:eastAsiaTheme="minorEastAsia" w:hAnsiTheme="minorHAnsi" w:cstheme="minorBidi"/>
              <w:b w:val="0"/>
              <w:noProof/>
              <w:kern w:val="2"/>
              <w:sz w:val="24"/>
              <w:szCs w:val="24"/>
              <w14:ligatures w14:val="standardContextual"/>
            </w:rPr>
          </w:rPrChange>
        </w:rPr>
        <w:tab/>
      </w:r>
      <w:r w:rsidRPr="00CF42A6">
        <w:rPr>
          <w:rStyle w:val="Hyperlink"/>
          <w:rFonts w:cs="Arial"/>
          <w:noProof/>
          <w:rPrChange w:id="343" w:author="Muhamad Ridho Zul Khoiri" w:date="2026-07-14T10:44:00Z" w16du:dateUtc="2026-07-14T03:44:00Z">
            <w:rPr>
              <w:rStyle w:val="Hyperlink"/>
              <w:rFonts w:ascii="Times New Roman" w:hAnsi="Times New Roman"/>
              <w:noProof/>
            </w:rPr>
          </w:rPrChange>
        </w:rPr>
        <w:t>Alignment with Operating Cost Management</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_Toc196309718 \h </w:instrText>
      </w:r>
      <w:r w:rsidRPr="00CF42A6">
        <w:rPr>
          <w:rFonts w:cs="Arial"/>
          <w:noProof/>
          <w:webHidden/>
        </w:rPr>
      </w:r>
      <w:r w:rsidRPr="00CF42A6">
        <w:rPr>
          <w:rFonts w:cs="Arial"/>
          <w:noProof/>
          <w:webHidden/>
        </w:rPr>
        <w:fldChar w:fldCharType="separate"/>
      </w:r>
      <w:ins w:id="344" w:author="Muhamad Ridho Zul Khoiri" w:date="2026-07-13T15:29:00Z" w16du:dateUtc="2026-07-13T08:29:00Z">
        <w:r w:rsidR="00962012" w:rsidRPr="00CF42A6">
          <w:rPr>
            <w:rFonts w:cs="Arial"/>
            <w:noProof/>
            <w:webHidden/>
          </w:rPr>
          <w:t>36</w:t>
        </w:r>
      </w:ins>
      <w:del w:id="345" w:author="Muhamad Ridho Zul Khoiri" w:date="2026-07-13T15:29:00Z" w16du:dateUtc="2026-07-13T08:29:00Z">
        <w:r w:rsidR="009F1AB8" w:rsidRPr="00CF42A6" w:rsidDel="00962012">
          <w:rPr>
            <w:rFonts w:cs="Arial"/>
            <w:noProof/>
            <w:webHidden/>
          </w:rPr>
          <w:delText>31</w:delText>
        </w:r>
      </w:del>
      <w:r w:rsidRPr="00CF42A6">
        <w:rPr>
          <w:rFonts w:cs="Arial"/>
          <w:noProof/>
          <w:webHidden/>
        </w:rPr>
        <w:fldChar w:fldCharType="end"/>
      </w:r>
      <w:r w:rsidRPr="00CF42A6">
        <w:rPr>
          <w:rFonts w:cs="Arial"/>
        </w:rPr>
        <w:fldChar w:fldCharType="end"/>
      </w:r>
    </w:p>
    <w:p w14:paraId="77D74134" w14:textId="0DDEB403" w:rsidR="000A22DF" w:rsidRPr="00CF42A6" w:rsidRDefault="000A22DF">
      <w:pPr>
        <w:pStyle w:val="TOC1"/>
        <w:tabs>
          <w:tab w:val="left" w:pos="1123"/>
          <w:tab w:val="right" w:leader="dot" w:pos="9350"/>
        </w:tabs>
        <w:rPr>
          <w:rFonts w:eastAsiaTheme="minorEastAsia" w:cs="Arial"/>
          <w:b w:val="0"/>
          <w:noProof/>
          <w:kern w:val="2"/>
          <w:sz w:val="24"/>
          <w:szCs w:val="24"/>
          <w14:ligatures w14:val="standardContextual"/>
          <w:rPrChange w:id="346" w:author="Muhamad Ridho Zul Khoiri" w:date="2026-07-14T10:44:00Z" w16du:dateUtc="2026-07-14T03:44:00Z">
            <w:rPr>
              <w:rFonts w:asciiTheme="minorHAnsi" w:eastAsiaTheme="minorEastAsia" w:hAnsiTheme="minorHAnsi" w:cstheme="minorBidi"/>
              <w:b w:val="0"/>
              <w:noProof/>
              <w:kern w:val="2"/>
              <w:sz w:val="24"/>
              <w:szCs w:val="24"/>
              <w14:ligatures w14:val="standardContextual"/>
            </w:rPr>
          </w:rPrChange>
        </w:rPr>
      </w:pPr>
      <w:r w:rsidRPr="00CF42A6">
        <w:rPr>
          <w:rFonts w:cs="Arial"/>
        </w:rPr>
        <w:fldChar w:fldCharType="begin"/>
      </w:r>
      <w:r w:rsidRPr="00CF42A6">
        <w:rPr>
          <w:rFonts w:cs="Arial"/>
        </w:rPr>
        <w:instrText>HYPERLINK \l "_Toc196309719"</w:instrText>
      </w:r>
      <w:r w:rsidRPr="00CF42A6">
        <w:rPr>
          <w:rFonts w:cs="Arial"/>
        </w:rPr>
      </w:r>
      <w:r w:rsidRPr="00CF42A6">
        <w:rPr>
          <w:rFonts w:cs="Arial"/>
        </w:rPr>
        <w:fldChar w:fldCharType="separate"/>
      </w:r>
      <w:r w:rsidRPr="00CF42A6">
        <w:rPr>
          <w:rStyle w:val="Hyperlink"/>
          <w:rFonts w:cs="Arial"/>
          <w:noProof/>
          <w:rPrChange w:id="347" w:author="Muhamad Ridho Zul Khoiri" w:date="2026-07-14T10:44:00Z" w16du:dateUtc="2026-07-14T03:44:00Z">
            <w:rPr>
              <w:rStyle w:val="Hyperlink"/>
              <w:rFonts w:ascii="Times New Roman" w:hAnsi="Times New Roman"/>
              <w:noProof/>
            </w:rPr>
          </w:rPrChange>
        </w:rPr>
        <w:t>9</w:t>
      </w:r>
      <w:r w:rsidRPr="00CF42A6">
        <w:rPr>
          <w:rFonts w:eastAsiaTheme="minorEastAsia" w:cs="Arial"/>
          <w:b w:val="0"/>
          <w:noProof/>
          <w:kern w:val="2"/>
          <w:sz w:val="24"/>
          <w:szCs w:val="24"/>
          <w14:ligatures w14:val="standardContextual"/>
          <w:rPrChange w:id="348" w:author="Muhamad Ridho Zul Khoiri" w:date="2026-07-14T10:44:00Z" w16du:dateUtc="2026-07-14T03:44:00Z">
            <w:rPr>
              <w:rFonts w:asciiTheme="minorHAnsi" w:eastAsiaTheme="minorEastAsia" w:hAnsiTheme="minorHAnsi" w:cstheme="minorBidi"/>
              <w:b w:val="0"/>
              <w:noProof/>
              <w:kern w:val="2"/>
              <w:sz w:val="24"/>
              <w:szCs w:val="24"/>
              <w14:ligatures w14:val="standardContextual"/>
            </w:rPr>
          </w:rPrChange>
        </w:rPr>
        <w:tab/>
      </w:r>
      <w:r w:rsidRPr="00CF42A6">
        <w:rPr>
          <w:rStyle w:val="Hyperlink"/>
          <w:rFonts w:cs="Arial"/>
          <w:noProof/>
          <w:rPrChange w:id="349" w:author="Muhamad Ridho Zul Khoiri" w:date="2026-07-14T10:44:00Z" w16du:dateUtc="2026-07-14T03:44:00Z">
            <w:rPr>
              <w:rStyle w:val="Hyperlink"/>
              <w:rFonts w:ascii="Times New Roman" w:hAnsi="Times New Roman"/>
              <w:noProof/>
            </w:rPr>
          </w:rPrChange>
        </w:rPr>
        <w:t>Future State – Dynamic Plan Management</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_Toc196309719 \h </w:instrText>
      </w:r>
      <w:r w:rsidRPr="00CF42A6">
        <w:rPr>
          <w:rFonts w:cs="Arial"/>
          <w:noProof/>
          <w:webHidden/>
        </w:rPr>
      </w:r>
      <w:r w:rsidRPr="00CF42A6">
        <w:rPr>
          <w:rFonts w:cs="Arial"/>
          <w:noProof/>
          <w:webHidden/>
        </w:rPr>
        <w:fldChar w:fldCharType="separate"/>
      </w:r>
      <w:ins w:id="350" w:author="Muhamad Ridho Zul Khoiri" w:date="2026-07-13T15:29:00Z" w16du:dateUtc="2026-07-13T08:29:00Z">
        <w:r w:rsidR="00962012" w:rsidRPr="00CF42A6">
          <w:rPr>
            <w:rFonts w:cs="Arial"/>
            <w:noProof/>
            <w:webHidden/>
          </w:rPr>
          <w:t>36</w:t>
        </w:r>
      </w:ins>
      <w:del w:id="351" w:author="Muhamad Ridho Zul Khoiri" w:date="2026-07-13T15:29:00Z" w16du:dateUtc="2026-07-13T08:29:00Z">
        <w:r w:rsidR="009F1AB8" w:rsidRPr="00CF42A6" w:rsidDel="00962012">
          <w:rPr>
            <w:rFonts w:cs="Arial"/>
            <w:noProof/>
            <w:webHidden/>
          </w:rPr>
          <w:delText>32</w:delText>
        </w:r>
      </w:del>
      <w:r w:rsidRPr="00CF42A6">
        <w:rPr>
          <w:rFonts w:cs="Arial"/>
          <w:noProof/>
          <w:webHidden/>
        </w:rPr>
        <w:fldChar w:fldCharType="end"/>
      </w:r>
      <w:r w:rsidRPr="00CF42A6">
        <w:rPr>
          <w:rFonts w:cs="Arial"/>
        </w:rPr>
        <w:fldChar w:fldCharType="end"/>
      </w:r>
    </w:p>
    <w:p w14:paraId="17ED512B" w14:textId="33AC8300" w:rsidR="000A22DF" w:rsidRPr="00CF42A6" w:rsidRDefault="000A22DF">
      <w:pPr>
        <w:pStyle w:val="TOC1"/>
        <w:tabs>
          <w:tab w:val="right" w:leader="dot" w:pos="9350"/>
        </w:tabs>
        <w:rPr>
          <w:rFonts w:eastAsiaTheme="minorEastAsia" w:cs="Arial"/>
          <w:b w:val="0"/>
          <w:noProof/>
          <w:kern w:val="2"/>
          <w:sz w:val="24"/>
          <w:szCs w:val="24"/>
          <w14:ligatures w14:val="standardContextual"/>
          <w:rPrChange w:id="352" w:author="Muhamad Ridho Zul Khoiri" w:date="2026-07-14T10:44:00Z" w16du:dateUtc="2026-07-14T03:44:00Z">
            <w:rPr>
              <w:rFonts w:asciiTheme="minorHAnsi" w:eastAsiaTheme="minorEastAsia" w:hAnsiTheme="minorHAnsi" w:cstheme="minorBidi"/>
              <w:b w:val="0"/>
              <w:noProof/>
              <w:kern w:val="2"/>
              <w:sz w:val="24"/>
              <w:szCs w:val="24"/>
              <w14:ligatures w14:val="standardContextual"/>
            </w:rPr>
          </w:rPrChange>
        </w:rPr>
      </w:pPr>
      <w:r w:rsidRPr="00CF42A6">
        <w:rPr>
          <w:rFonts w:cs="Arial"/>
        </w:rPr>
        <w:fldChar w:fldCharType="begin"/>
      </w:r>
      <w:r w:rsidRPr="00CF42A6">
        <w:rPr>
          <w:rFonts w:cs="Arial"/>
        </w:rPr>
        <w:instrText>HYPERLINK \l "_Toc196309720"</w:instrText>
      </w:r>
      <w:r w:rsidRPr="00CF42A6">
        <w:rPr>
          <w:rFonts w:cs="Arial"/>
        </w:rPr>
      </w:r>
      <w:r w:rsidRPr="00CF42A6">
        <w:rPr>
          <w:rFonts w:cs="Arial"/>
        </w:rPr>
        <w:fldChar w:fldCharType="separate"/>
      </w:r>
      <w:r w:rsidRPr="00CF42A6">
        <w:rPr>
          <w:rStyle w:val="Hyperlink"/>
          <w:rFonts w:cs="Arial"/>
          <w:noProof/>
          <w:rPrChange w:id="353" w:author="Muhamad Ridho Zul Khoiri" w:date="2026-07-14T10:44:00Z" w16du:dateUtc="2026-07-14T03:44:00Z">
            <w:rPr>
              <w:rStyle w:val="Hyperlink"/>
              <w:rFonts w:ascii="Times New Roman" w:hAnsi="Times New Roman"/>
              <w:noProof/>
            </w:rPr>
          </w:rPrChange>
        </w:rPr>
        <w:t>Appendices</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_Toc196309720 \h </w:instrText>
      </w:r>
      <w:r w:rsidRPr="00CF42A6">
        <w:rPr>
          <w:rFonts w:cs="Arial"/>
          <w:noProof/>
          <w:webHidden/>
        </w:rPr>
      </w:r>
      <w:r w:rsidRPr="00CF42A6">
        <w:rPr>
          <w:rFonts w:cs="Arial"/>
          <w:noProof/>
          <w:webHidden/>
        </w:rPr>
        <w:fldChar w:fldCharType="separate"/>
      </w:r>
      <w:ins w:id="354" w:author="Muhamad Ridho Zul Khoiri" w:date="2026-07-13T15:29:00Z" w16du:dateUtc="2026-07-13T08:29:00Z">
        <w:r w:rsidR="00962012" w:rsidRPr="00CF42A6">
          <w:rPr>
            <w:rFonts w:cs="Arial"/>
            <w:noProof/>
            <w:webHidden/>
          </w:rPr>
          <w:t>37</w:t>
        </w:r>
      </w:ins>
      <w:del w:id="355" w:author="Muhamad Ridho Zul Khoiri" w:date="2026-07-13T15:29:00Z" w16du:dateUtc="2026-07-13T08:29:00Z">
        <w:r w:rsidR="009F1AB8" w:rsidRPr="00CF42A6" w:rsidDel="00962012">
          <w:rPr>
            <w:rFonts w:cs="Arial"/>
            <w:noProof/>
            <w:webHidden/>
          </w:rPr>
          <w:delText>33</w:delText>
        </w:r>
      </w:del>
      <w:r w:rsidRPr="00CF42A6">
        <w:rPr>
          <w:rFonts w:cs="Arial"/>
          <w:noProof/>
          <w:webHidden/>
        </w:rPr>
        <w:fldChar w:fldCharType="end"/>
      </w:r>
      <w:r w:rsidRPr="00CF42A6">
        <w:rPr>
          <w:rFonts w:cs="Arial"/>
        </w:rPr>
        <w:fldChar w:fldCharType="end"/>
      </w:r>
    </w:p>
    <w:p w14:paraId="217E06E1" w14:textId="77777777" w:rsidR="00F00438" w:rsidRPr="00CF42A6" w:rsidRDefault="00055C84" w:rsidP="00BD290E">
      <w:pPr>
        <w:spacing w:line="360" w:lineRule="auto"/>
        <w:rPr>
          <w:rFonts w:cs="Arial"/>
          <w:rPrChange w:id="356" w:author="Muhamad Ridho Zul Khoiri" w:date="2026-07-14T10:44:00Z" w16du:dateUtc="2026-07-14T03:44:00Z">
            <w:rPr>
              <w:rFonts w:ascii="Times New Roman" w:hAnsi="Times New Roman"/>
            </w:rPr>
          </w:rPrChange>
        </w:rPr>
      </w:pPr>
      <w:r w:rsidRPr="00CF42A6">
        <w:rPr>
          <w:rFonts w:cs="Arial"/>
          <w:rPrChange w:id="357" w:author="Muhamad Ridho Zul Khoiri" w:date="2026-07-14T10:44:00Z" w16du:dateUtc="2026-07-14T03:44:00Z">
            <w:rPr>
              <w:rFonts w:ascii="Times New Roman" w:hAnsi="Times New Roman"/>
            </w:rPr>
          </w:rPrChange>
        </w:rPr>
        <w:fldChar w:fldCharType="end"/>
      </w:r>
      <w:bookmarkStart w:id="358" w:name="_Toc132618784"/>
    </w:p>
    <w:p w14:paraId="267DF896" w14:textId="77777777" w:rsidR="00BD290E" w:rsidRPr="00CF42A6" w:rsidRDefault="00BD290E">
      <w:pPr>
        <w:jc w:val="left"/>
        <w:rPr>
          <w:rFonts w:cs="Arial"/>
          <w:b/>
          <w:kern w:val="28"/>
          <w:sz w:val="32"/>
          <w:rPrChange w:id="359" w:author="Muhamad Ridho Zul Khoiri" w:date="2026-07-14T10:44:00Z" w16du:dateUtc="2026-07-14T03:44:00Z">
            <w:rPr>
              <w:rFonts w:ascii="Times New Roman" w:hAnsi="Times New Roman"/>
              <w:b/>
              <w:kern w:val="28"/>
              <w:sz w:val="32"/>
            </w:rPr>
          </w:rPrChange>
        </w:rPr>
      </w:pPr>
      <w:bookmarkStart w:id="360" w:name="_Toc422776422"/>
      <w:bookmarkStart w:id="361" w:name="_Toc423345541"/>
      <w:bookmarkStart w:id="362" w:name="_Toc177562818"/>
      <w:r w:rsidRPr="00CF42A6">
        <w:rPr>
          <w:rFonts w:cs="Arial"/>
          <w:rPrChange w:id="363" w:author="Muhamad Ridho Zul Khoiri" w:date="2026-07-14T10:44:00Z" w16du:dateUtc="2026-07-14T03:44:00Z">
            <w:rPr>
              <w:rFonts w:ascii="Times New Roman" w:hAnsi="Times New Roman"/>
            </w:rPr>
          </w:rPrChange>
        </w:rPr>
        <w:br w:type="page"/>
      </w:r>
    </w:p>
    <w:p w14:paraId="217E06E2" w14:textId="2EBEC9B7" w:rsidR="00AA4C36" w:rsidRPr="00CF42A6" w:rsidRDefault="00AA4C36" w:rsidP="00BD290E">
      <w:pPr>
        <w:pStyle w:val="Title"/>
        <w:spacing w:before="0" w:after="0" w:line="360" w:lineRule="auto"/>
        <w:jc w:val="left"/>
        <w:rPr>
          <w:rFonts w:cs="Arial"/>
          <w:rPrChange w:id="364" w:author="Muhamad Ridho Zul Khoiri" w:date="2026-07-14T10:44:00Z" w16du:dateUtc="2026-07-14T03:44:00Z">
            <w:rPr>
              <w:rFonts w:ascii="Times New Roman" w:hAnsi="Times New Roman"/>
            </w:rPr>
          </w:rPrChange>
        </w:rPr>
      </w:pPr>
      <w:bookmarkStart w:id="365" w:name="_Toc196309686"/>
      <w:r w:rsidRPr="00CF42A6">
        <w:rPr>
          <w:rFonts w:cs="Arial"/>
          <w:rPrChange w:id="366" w:author="Muhamad Ridho Zul Khoiri" w:date="2026-07-14T10:44:00Z" w16du:dateUtc="2026-07-14T03:44:00Z">
            <w:rPr>
              <w:rFonts w:ascii="Times New Roman" w:hAnsi="Times New Roman"/>
            </w:rPr>
          </w:rPrChange>
        </w:rPr>
        <w:lastRenderedPageBreak/>
        <w:t>Appendices</w:t>
      </w:r>
      <w:bookmarkEnd w:id="358"/>
      <w:bookmarkEnd w:id="360"/>
      <w:bookmarkEnd w:id="361"/>
      <w:bookmarkEnd w:id="362"/>
      <w:bookmarkEnd w:id="365"/>
    </w:p>
    <w:p w14:paraId="23EFEE09" w14:textId="2A230CCD" w:rsidR="007B38B4" w:rsidRPr="00CF42A6" w:rsidRDefault="007B38B4">
      <w:pPr>
        <w:pStyle w:val="TableofFigures"/>
        <w:tabs>
          <w:tab w:val="right" w:leader="dot" w:pos="9350"/>
        </w:tabs>
        <w:rPr>
          <w:rFonts w:eastAsiaTheme="minorEastAsia" w:cs="Arial"/>
          <w:noProof/>
          <w:kern w:val="2"/>
          <w14:ligatures w14:val="standardContextual"/>
          <w:rPrChange w:id="367" w:author="Muhamad Ridho Zul Khoiri" w:date="2026-07-14T10:44:00Z" w16du:dateUtc="2026-07-14T03:44:00Z">
            <w:rPr>
              <w:rFonts w:asciiTheme="minorHAnsi" w:eastAsiaTheme="minorEastAsia" w:hAnsiTheme="minorHAnsi" w:cstheme="minorBidi"/>
              <w:noProof/>
              <w:kern w:val="2"/>
              <w14:ligatures w14:val="standardContextual"/>
            </w:rPr>
          </w:rPrChange>
        </w:rPr>
      </w:pPr>
      <w:r w:rsidRPr="00CF42A6">
        <w:rPr>
          <w:rFonts w:cs="Arial"/>
          <w:rPrChange w:id="368" w:author="Muhamad Ridho Zul Khoiri" w:date="2026-07-14T10:44:00Z" w16du:dateUtc="2026-07-14T03:44:00Z">
            <w:rPr>
              <w:rFonts w:ascii="Times New Roman" w:hAnsi="Times New Roman"/>
            </w:rPr>
          </w:rPrChange>
        </w:rPr>
        <w:fldChar w:fldCharType="begin"/>
      </w:r>
      <w:r w:rsidRPr="00CF42A6">
        <w:rPr>
          <w:rFonts w:cs="Arial"/>
          <w:rPrChange w:id="369" w:author="Muhamad Ridho Zul Khoiri" w:date="2026-07-14T10:44:00Z" w16du:dateUtc="2026-07-14T03:44:00Z">
            <w:rPr>
              <w:rFonts w:ascii="Times New Roman" w:hAnsi="Times New Roman"/>
            </w:rPr>
          </w:rPrChange>
        </w:rPr>
        <w:instrText xml:space="preserve"> TOC \h \z \c "Appendix" </w:instrText>
      </w:r>
      <w:r w:rsidRPr="00CF42A6">
        <w:rPr>
          <w:rFonts w:cs="Arial"/>
          <w:rPrChange w:id="370" w:author="Muhamad Ridho Zul Khoiri" w:date="2026-07-14T10:44:00Z" w16du:dateUtc="2026-07-14T03:44:00Z">
            <w:rPr>
              <w:rFonts w:ascii="Times New Roman" w:hAnsi="Times New Roman"/>
            </w:rPr>
          </w:rPrChange>
        </w:rPr>
        <w:fldChar w:fldCharType="separate"/>
      </w:r>
      <w:r w:rsidRPr="00CF42A6">
        <w:rPr>
          <w:rFonts w:cs="Arial"/>
        </w:rPr>
        <w:fldChar w:fldCharType="begin"/>
      </w:r>
      <w:r w:rsidRPr="00CF42A6">
        <w:rPr>
          <w:rFonts w:cs="Arial"/>
        </w:rPr>
        <w:instrText>HYPERLINK \l "_Toc193708136"</w:instrText>
      </w:r>
      <w:r w:rsidRPr="00CF42A6">
        <w:rPr>
          <w:rFonts w:cs="Arial"/>
        </w:rPr>
      </w:r>
      <w:r w:rsidRPr="00CF42A6">
        <w:rPr>
          <w:rFonts w:cs="Arial"/>
        </w:rPr>
        <w:fldChar w:fldCharType="separate"/>
      </w:r>
      <w:r w:rsidRPr="00CF42A6">
        <w:rPr>
          <w:rStyle w:val="Hyperlink"/>
          <w:rFonts w:cs="Arial"/>
          <w:noProof/>
          <w:rPrChange w:id="371" w:author="Muhamad Ridho Zul Khoiri" w:date="2026-07-14T10:44:00Z" w16du:dateUtc="2026-07-14T03:44:00Z">
            <w:rPr>
              <w:rStyle w:val="Hyperlink"/>
              <w:rFonts w:ascii="Times New Roman" w:hAnsi="Times New Roman"/>
              <w:noProof/>
            </w:rPr>
          </w:rPrChange>
        </w:rPr>
        <w:t>Appendix A – BU Life Planning</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_Toc193708136 \h </w:instrText>
      </w:r>
      <w:r w:rsidRPr="00CF42A6">
        <w:rPr>
          <w:rFonts w:cs="Arial"/>
          <w:noProof/>
          <w:webHidden/>
        </w:rPr>
      </w:r>
      <w:r w:rsidRPr="00CF42A6">
        <w:rPr>
          <w:rFonts w:cs="Arial"/>
          <w:noProof/>
          <w:webHidden/>
        </w:rPr>
        <w:fldChar w:fldCharType="separate"/>
      </w:r>
      <w:ins w:id="372" w:author="Muhamad Ridho Zul Khoiri" w:date="2026-07-13T15:29:00Z" w16du:dateUtc="2026-07-13T08:29:00Z">
        <w:r w:rsidR="00962012" w:rsidRPr="00CF42A6">
          <w:rPr>
            <w:rFonts w:cs="Arial"/>
            <w:noProof/>
            <w:webHidden/>
          </w:rPr>
          <w:t>37</w:t>
        </w:r>
      </w:ins>
      <w:del w:id="373" w:author="Muhamad Ridho Zul Khoiri" w:date="2026-07-13T15:29:00Z" w16du:dateUtc="2026-07-13T08:29:00Z">
        <w:r w:rsidR="009F1AB8" w:rsidRPr="00CF42A6" w:rsidDel="00962012">
          <w:rPr>
            <w:rFonts w:cs="Arial"/>
            <w:noProof/>
            <w:webHidden/>
          </w:rPr>
          <w:delText>33</w:delText>
        </w:r>
      </w:del>
      <w:r w:rsidRPr="00CF42A6">
        <w:rPr>
          <w:rFonts w:cs="Arial"/>
          <w:noProof/>
          <w:webHidden/>
        </w:rPr>
        <w:fldChar w:fldCharType="end"/>
      </w:r>
      <w:r w:rsidRPr="00CF42A6">
        <w:rPr>
          <w:rFonts w:cs="Arial"/>
        </w:rPr>
        <w:fldChar w:fldCharType="end"/>
      </w:r>
    </w:p>
    <w:p w14:paraId="468B8C09" w14:textId="1DAEDF41" w:rsidR="007B38B4" w:rsidRPr="00CF42A6" w:rsidRDefault="007B38B4" w:rsidP="009E5B00">
      <w:pPr>
        <w:pStyle w:val="TableofFigures"/>
        <w:tabs>
          <w:tab w:val="right" w:leader="dot" w:pos="9350"/>
        </w:tabs>
        <w:spacing w:line="276" w:lineRule="auto"/>
        <w:rPr>
          <w:rFonts w:eastAsiaTheme="minorEastAsia" w:cs="Arial"/>
          <w:noProof/>
          <w:kern w:val="2"/>
          <w14:ligatures w14:val="standardContextual"/>
          <w:rPrChange w:id="374" w:author="Muhamad Ridho Zul Khoiri" w:date="2026-07-14T10:44:00Z" w16du:dateUtc="2026-07-14T03:44:00Z">
            <w:rPr>
              <w:rFonts w:asciiTheme="minorHAnsi" w:eastAsiaTheme="minorEastAsia" w:hAnsiTheme="minorHAnsi" w:cstheme="minorBidi"/>
              <w:noProof/>
              <w:kern w:val="2"/>
              <w14:ligatures w14:val="standardContextual"/>
            </w:rPr>
          </w:rPrChange>
        </w:rPr>
      </w:pPr>
      <w:r w:rsidRPr="00CF42A6">
        <w:rPr>
          <w:rFonts w:cs="Arial"/>
        </w:rPr>
        <w:fldChar w:fldCharType="begin"/>
      </w:r>
      <w:r w:rsidRPr="00CF42A6">
        <w:rPr>
          <w:rFonts w:cs="Arial"/>
        </w:rPr>
        <w:instrText>HYPERLINK \l "_Toc193708137"</w:instrText>
      </w:r>
      <w:r w:rsidRPr="00CF42A6">
        <w:rPr>
          <w:rFonts w:cs="Arial"/>
        </w:rPr>
      </w:r>
      <w:r w:rsidRPr="00CF42A6">
        <w:rPr>
          <w:rFonts w:cs="Arial"/>
        </w:rPr>
        <w:fldChar w:fldCharType="separate"/>
      </w:r>
      <w:r w:rsidRPr="00CF42A6">
        <w:rPr>
          <w:rStyle w:val="Hyperlink"/>
          <w:rFonts w:cs="Arial"/>
          <w:noProof/>
          <w:rPrChange w:id="375" w:author="Muhamad Ridho Zul Khoiri" w:date="2026-07-14T10:44:00Z" w16du:dateUtc="2026-07-14T03:44:00Z">
            <w:rPr>
              <w:rStyle w:val="Hyperlink"/>
              <w:rFonts w:ascii="Times New Roman" w:hAnsi="Times New Roman"/>
              <w:noProof/>
            </w:rPr>
          </w:rPrChange>
        </w:rPr>
        <w:t>Appendix B – Meeting Term of Reference</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_Toc193708137 \h </w:instrText>
      </w:r>
      <w:r w:rsidRPr="00CF42A6">
        <w:rPr>
          <w:rFonts w:cs="Arial"/>
          <w:noProof/>
          <w:webHidden/>
        </w:rPr>
      </w:r>
      <w:r w:rsidRPr="00CF42A6">
        <w:rPr>
          <w:rFonts w:cs="Arial"/>
          <w:noProof/>
          <w:webHidden/>
        </w:rPr>
        <w:fldChar w:fldCharType="separate"/>
      </w:r>
      <w:ins w:id="376" w:author="Muhamad Ridho Zul Khoiri" w:date="2026-07-13T15:29:00Z" w16du:dateUtc="2026-07-13T08:29:00Z">
        <w:r w:rsidR="00962012" w:rsidRPr="00CF42A6">
          <w:rPr>
            <w:rFonts w:cs="Arial"/>
            <w:noProof/>
            <w:webHidden/>
          </w:rPr>
          <w:t>38</w:t>
        </w:r>
      </w:ins>
      <w:del w:id="377" w:author="Muhamad Ridho Zul Khoiri" w:date="2026-07-13T15:29:00Z" w16du:dateUtc="2026-07-13T08:29:00Z">
        <w:r w:rsidR="009F1AB8" w:rsidRPr="00CF42A6" w:rsidDel="00962012">
          <w:rPr>
            <w:rFonts w:cs="Arial"/>
            <w:noProof/>
            <w:webHidden/>
          </w:rPr>
          <w:delText>34</w:delText>
        </w:r>
      </w:del>
      <w:r w:rsidRPr="00CF42A6">
        <w:rPr>
          <w:rFonts w:cs="Arial"/>
          <w:noProof/>
          <w:webHidden/>
        </w:rPr>
        <w:fldChar w:fldCharType="end"/>
      </w:r>
      <w:r w:rsidRPr="00CF42A6">
        <w:rPr>
          <w:rFonts w:cs="Arial"/>
        </w:rPr>
        <w:fldChar w:fldCharType="end"/>
      </w:r>
    </w:p>
    <w:p w14:paraId="72881B05" w14:textId="58B77EBA" w:rsidR="007B38B4" w:rsidRPr="00CF42A6" w:rsidRDefault="007B38B4" w:rsidP="009E5B00">
      <w:pPr>
        <w:pStyle w:val="TableofFigures"/>
        <w:tabs>
          <w:tab w:val="right" w:leader="dot" w:pos="9350"/>
        </w:tabs>
        <w:spacing w:line="276" w:lineRule="auto"/>
        <w:rPr>
          <w:rFonts w:eastAsiaTheme="minorEastAsia" w:cs="Arial"/>
          <w:noProof/>
          <w:kern w:val="2"/>
          <w14:ligatures w14:val="standardContextual"/>
          <w:rPrChange w:id="378" w:author="Muhamad Ridho Zul Khoiri" w:date="2026-07-14T10:44:00Z" w16du:dateUtc="2026-07-14T03:44:00Z">
            <w:rPr>
              <w:rFonts w:asciiTheme="minorHAnsi" w:eastAsiaTheme="minorEastAsia" w:hAnsiTheme="minorHAnsi" w:cstheme="minorBidi"/>
              <w:noProof/>
              <w:kern w:val="2"/>
              <w14:ligatures w14:val="standardContextual"/>
            </w:rPr>
          </w:rPrChange>
        </w:rPr>
      </w:pPr>
      <w:r w:rsidRPr="00CF42A6">
        <w:rPr>
          <w:rFonts w:cs="Arial"/>
        </w:rPr>
        <w:fldChar w:fldCharType="begin"/>
      </w:r>
      <w:r w:rsidRPr="00CF42A6">
        <w:rPr>
          <w:rFonts w:cs="Arial"/>
        </w:rPr>
        <w:instrText>HYPERLINK \l "_Toc193708138"</w:instrText>
      </w:r>
      <w:r w:rsidRPr="00CF42A6">
        <w:rPr>
          <w:rFonts w:cs="Arial"/>
        </w:rPr>
      </w:r>
      <w:r w:rsidRPr="00CF42A6">
        <w:rPr>
          <w:rFonts w:cs="Arial"/>
        </w:rPr>
        <w:fldChar w:fldCharType="separate"/>
      </w:r>
      <w:r w:rsidRPr="00CF42A6">
        <w:rPr>
          <w:rStyle w:val="Hyperlink"/>
          <w:rFonts w:cs="Arial"/>
          <w:noProof/>
          <w:rPrChange w:id="379" w:author="Muhamad Ridho Zul Khoiri" w:date="2026-07-14T10:44:00Z" w16du:dateUtc="2026-07-14T03:44:00Z">
            <w:rPr>
              <w:rStyle w:val="Hyperlink"/>
              <w:rFonts w:ascii="Times New Roman" w:hAnsi="Times New Roman"/>
              <w:noProof/>
            </w:rPr>
          </w:rPrChange>
        </w:rPr>
        <w:t>Appendix C – Planning Activity Inclusion Criteria</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_Toc193708138 \h </w:instrText>
      </w:r>
      <w:r w:rsidRPr="00CF42A6">
        <w:rPr>
          <w:rFonts w:cs="Arial"/>
          <w:noProof/>
          <w:webHidden/>
        </w:rPr>
      </w:r>
      <w:r w:rsidRPr="00CF42A6">
        <w:rPr>
          <w:rFonts w:cs="Arial"/>
          <w:noProof/>
          <w:webHidden/>
        </w:rPr>
        <w:fldChar w:fldCharType="separate"/>
      </w:r>
      <w:ins w:id="380" w:author="Muhamad Ridho Zul Khoiri" w:date="2026-07-13T15:29:00Z" w16du:dateUtc="2026-07-13T08:29:00Z">
        <w:r w:rsidR="00962012" w:rsidRPr="00CF42A6">
          <w:rPr>
            <w:rFonts w:cs="Arial"/>
            <w:noProof/>
            <w:webHidden/>
          </w:rPr>
          <w:t>39</w:t>
        </w:r>
      </w:ins>
      <w:del w:id="381" w:author="Muhamad Ridho Zul Khoiri" w:date="2026-07-13T15:29:00Z" w16du:dateUtc="2026-07-13T08:29:00Z">
        <w:r w:rsidR="009F1AB8" w:rsidRPr="00CF42A6" w:rsidDel="00962012">
          <w:rPr>
            <w:rFonts w:cs="Arial"/>
            <w:noProof/>
            <w:webHidden/>
          </w:rPr>
          <w:delText>35</w:delText>
        </w:r>
      </w:del>
      <w:r w:rsidRPr="00CF42A6">
        <w:rPr>
          <w:rFonts w:cs="Arial"/>
          <w:noProof/>
          <w:webHidden/>
        </w:rPr>
        <w:fldChar w:fldCharType="end"/>
      </w:r>
      <w:r w:rsidRPr="00CF42A6">
        <w:rPr>
          <w:rFonts w:cs="Arial"/>
        </w:rPr>
        <w:fldChar w:fldCharType="end"/>
      </w:r>
    </w:p>
    <w:p w14:paraId="6A818247" w14:textId="128595AB" w:rsidR="007B38B4" w:rsidRPr="00CF42A6" w:rsidRDefault="007B38B4" w:rsidP="009E5B00">
      <w:pPr>
        <w:pStyle w:val="TableofFigures"/>
        <w:tabs>
          <w:tab w:val="right" w:leader="dot" w:pos="9350"/>
        </w:tabs>
        <w:spacing w:line="276" w:lineRule="auto"/>
        <w:rPr>
          <w:rFonts w:eastAsiaTheme="minorEastAsia" w:cs="Arial"/>
          <w:noProof/>
          <w:kern w:val="2"/>
          <w14:ligatures w14:val="standardContextual"/>
          <w:rPrChange w:id="382" w:author="Muhamad Ridho Zul Khoiri" w:date="2026-07-14T10:44:00Z" w16du:dateUtc="2026-07-14T03:44:00Z">
            <w:rPr>
              <w:rFonts w:asciiTheme="minorHAnsi" w:eastAsiaTheme="minorEastAsia" w:hAnsiTheme="minorHAnsi" w:cstheme="minorBidi"/>
              <w:noProof/>
              <w:kern w:val="2"/>
              <w14:ligatures w14:val="standardContextual"/>
            </w:rPr>
          </w:rPrChange>
        </w:rPr>
      </w:pPr>
      <w:r w:rsidRPr="00CF42A6">
        <w:rPr>
          <w:rFonts w:cs="Arial"/>
        </w:rPr>
        <w:fldChar w:fldCharType="begin"/>
      </w:r>
      <w:r w:rsidRPr="00CF42A6">
        <w:rPr>
          <w:rFonts w:cs="Arial"/>
        </w:rPr>
        <w:instrText>HYPERLINK \l "_Toc193708139"</w:instrText>
      </w:r>
      <w:r w:rsidRPr="00CF42A6">
        <w:rPr>
          <w:rFonts w:cs="Arial"/>
        </w:rPr>
      </w:r>
      <w:r w:rsidRPr="00CF42A6">
        <w:rPr>
          <w:rFonts w:cs="Arial"/>
        </w:rPr>
        <w:fldChar w:fldCharType="separate"/>
      </w:r>
      <w:r w:rsidRPr="00CF42A6">
        <w:rPr>
          <w:rStyle w:val="Hyperlink"/>
          <w:rFonts w:cs="Arial"/>
          <w:noProof/>
          <w:rPrChange w:id="383" w:author="Muhamad Ridho Zul Khoiri" w:date="2026-07-14T10:44:00Z" w16du:dateUtc="2026-07-14T03:44:00Z">
            <w:rPr>
              <w:rStyle w:val="Hyperlink"/>
              <w:rFonts w:ascii="Times New Roman" w:hAnsi="Times New Roman"/>
              <w:noProof/>
            </w:rPr>
          </w:rPrChange>
        </w:rPr>
        <w:t>Appendix D – Data Input Attribute</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_Toc193708139 \h </w:instrText>
      </w:r>
      <w:r w:rsidRPr="00CF42A6">
        <w:rPr>
          <w:rFonts w:cs="Arial"/>
          <w:noProof/>
          <w:webHidden/>
        </w:rPr>
      </w:r>
      <w:r w:rsidRPr="00CF42A6">
        <w:rPr>
          <w:rFonts w:cs="Arial"/>
          <w:noProof/>
          <w:webHidden/>
        </w:rPr>
        <w:fldChar w:fldCharType="separate"/>
      </w:r>
      <w:ins w:id="384" w:author="Muhamad Ridho Zul Khoiri" w:date="2026-07-13T15:29:00Z" w16du:dateUtc="2026-07-13T08:29:00Z">
        <w:r w:rsidR="00962012" w:rsidRPr="00CF42A6">
          <w:rPr>
            <w:rFonts w:cs="Arial"/>
            <w:noProof/>
            <w:webHidden/>
          </w:rPr>
          <w:t>44</w:t>
        </w:r>
      </w:ins>
      <w:del w:id="385" w:author="Muhamad Ridho Zul Khoiri" w:date="2026-07-13T15:29:00Z" w16du:dateUtc="2026-07-13T08:29:00Z">
        <w:r w:rsidR="009F1AB8" w:rsidRPr="00CF42A6" w:rsidDel="00962012">
          <w:rPr>
            <w:rFonts w:cs="Arial"/>
            <w:noProof/>
            <w:webHidden/>
          </w:rPr>
          <w:delText>40</w:delText>
        </w:r>
      </w:del>
      <w:r w:rsidRPr="00CF42A6">
        <w:rPr>
          <w:rFonts w:cs="Arial"/>
          <w:noProof/>
          <w:webHidden/>
        </w:rPr>
        <w:fldChar w:fldCharType="end"/>
      </w:r>
      <w:r w:rsidRPr="00CF42A6">
        <w:rPr>
          <w:rFonts w:cs="Arial"/>
        </w:rPr>
        <w:fldChar w:fldCharType="end"/>
      </w:r>
    </w:p>
    <w:p w14:paraId="056FDA8D" w14:textId="29CB6A69" w:rsidR="007B38B4" w:rsidRPr="00CF42A6" w:rsidRDefault="007B38B4" w:rsidP="009E5B00">
      <w:pPr>
        <w:pStyle w:val="TableofFigures"/>
        <w:tabs>
          <w:tab w:val="right" w:leader="dot" w:pos="9350"/>
        </w:tabs>
        <w:spacing w:line="276" w:lineRule="auto"/>
        <w:rPr>
          <w:rFonts w:eastAsiaTheme="minorEastAsia" w:cs="Arial"/>
          <w:noProof/>
          <w:kern w:val="2"/>
          <w14:ligatures w14:val="standardContextual"/>
          <w:rPrChange w:id="386" w:author="Muhamad Ridho Zul Khoiri" w:date="2026-07-14T10:44:00Z" w16du:dateUtc="2026-07-14T03:44:00Z">
            <w:rPr>
              <w:rFonts w:asciiTheme="minorHAnsi" w:eastAsiaTheme="minorEastAsia" w:hAnsiTheme="minorHAnsi" w:cstheme="minorBidi"/>
              <w:noProof/>
              <w:kern w:val="2"/>
              <w14:ligatures w14:val="standardContextual"/>
            </w:rPr>
          </w:rPrChange>
        </w:rPr>
      </w:pPr>
      <w:r w:rsidRPr="00CF42A6">
        <w:rPr>
          <w:rFonts w:cs="Arial"/>
        </w:rPr>
        <w:fldChar w:fldCharType="begin"/>
      </w:r>
      <w:r w:rsidRPr="00CF42A6">
        <w:rPr>
          <w:rFonts w:cs="Arial"/>
        </w:rPr>
        <w:instrText>HYPERLINK \l "_Toc193708140"</w:instrText>
      </w:r>
      <w:r w:rsidRPr="00CF42A6">
        <w:rPr>
          <w:rFonts w:cs="Arial"/>
        </w:rPr>
      </w:r>
      <w:r w:rsidRPr="00CF42A6">
        <w:rPr>
          <w:rFonts w:cs="Arial"/>
        </w:rPr>
        <w:fldChar w:fldCharType="separate"/>
      </w:r>
      <w:r w:rsidRPr="00CF42A6">
        <w:rPr>
          <w:rStyle w:val="Hyperlink"/>
          <w:rFonts w:cs="Arial"/>
          <w:noProof/>
          <w:rPrChange w:id="387" w:author="Muhamad Ridho Zul Khoiri" w:date="2026-07-14T10:44:00Z" w16du:dateUtc="2026-07-14T03:44:00Z">
            <w:rPr>
              <w:rStyle w:val="Hyperlink"/>
              <w:rFonts w:ascii="Times New Roman" w:hAnsi="Times New Roman"/>
              <w:noProof/>
            </w:rPr>
          </w:rPrChange>
        </w:rPr>
        <w:t>Appendix E – Prioritization Matrix for Operational Horizon</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_Toc193708140 \h </w:instrText>
      </w:r>
      <w:r w:rsidRPr="00CF42A6">
        <w:rPr>
          <w:rFonts w:cs="Arial"/>
          <w:noProof/>
          <w:webHidden/>
        </w:rPr>
      </w:r>
      <w:r w:rsidRPr="00CF42A6">
        <w:rPr>
          <w:rFonts w:cs="Arial"/>
          <w:noProof/>
          <w:webHidden/>
        </w:rPr>
        <w:fldChar w:fldCharType="separate"/>
      </w:r>
      <w:ins w:id="388" w:author="Muhamad Ridho Zul Khoiri" w:date="2026-07-13T15:29:00Z" w16du:dateUtc="2026-07-13T08:29:00Z">
        <w:r w:rsidR="00962012" w:rsidRPr="00CF42A6">
          <w:rPr>
            <w:rFonts w:cs="Arial"/>
            <w:noProof/>
            <w:webHidden/>
          </w:rPr>
          <w:t>48</w:t>
        </w:r>
      </w:ins>
      <w:del w:id="389" w:author="Muhamad Ridho Zul Khoiri" w:date="2026-07-13T15:29:00Z" w16du:dateUtc="2026-07-13T08:29:00Z">
        <w:r w:rsidR="009F1AB8" w:rsidRPr="00CF42A6" w:rsidDel="00962012">
          <w:rPr>
            <w:rFonts w:cs="Arial"/>
            <w:noProof/>
            <w:webHidden/>
          </w:rPr>
          <w:delText>44</w:delText>
        </w:r>
      </w:del>
      <w:r w:rsidRPr="00CF42A6">
        <w:rPr>
          <w:rFonts w:cs="Arial"/>
          <w:noProof/>
          <w:webHidden/>
        </w:rPr>
        <w:fldChar w:fldCharType="end"/>
      </w:r>
      <w:r w:rsidRPr="00CF42A6">
        <w:rPr>
          <w:rFonts w:cs="Arial"/>
        </w:rPr>
        <w:fldChar w:fldCharType="end"/>
      </w:r>
    </w:p>
    <w:p w14:paraId="2F201742" w14:textId="7BBDF4D7" w:rsidR="007B38B4" w:rsidRPr="00CF42A6" w:rsidRDefault="007B38B4" w:rsidP="009E5B00">
      <w:pPr>
        <w:pStyle w:val="TableofFigures"/>
        <w:tabs>
          <w:tab w:val="right" w:leader="dot" w:pos="9350"/>
        </w:tabs>
        <w:spacing w:line="276" w:lineRule="auto"/>
        <w:rPr>
          <w:rFonts w:eastAsiaTheme="minorEastAsia" w:cs="Arial"/>
          <w:noProof/>
          <w:kern w:val="2"/>
          <w14:ligatures w14:val="standardContextual"/>
          <w:rPrChange w:id="390" w:author="Muhamad Ridho Zul Khoiri" w:date="2026-07-14T10:44:00Z" w16du:dateUtc="2026-07-14T03:44:00Z">
            <w:rPr>
              <w:rFonts w:asciiTheme="minorHAnsi" w:eastAsiaTheme="minorEastAsia" w:hAnsiTheme="minorHAnsi" w:cstheme="minorBidi"/>
              <w:noProof/>
              <w:kern w:val="2"/>
              <w14:ligatures w14:val="standardContextual"/>
            </w:rPr>
          </w:rPrChange>
        </w:rPr>
      </w:pPr>
      <w:r w:rsidRPr="00CF42A6">
        <w:rPr>
          <w:rFonts w:cs="Arial"/>
        </w:rPr>
        <w:fldChar w:fldCharType="begin"/>
      </w:r>
      <w:r w:rsidRPr="00CF42A6">
        <w:rPr>
          <w:rFonts w:cs="Arial"/>
        </w:rPr>
        <w:instrText>HYPERLINK \l "_Toc193708141"</w:instrText>
      </w:r>
      <w:r w:rsidRPr="00CF42A6">
        <w:rPr>
          <w:rFonts w:cs="Arial"/>
        </w:rPr>
      </w:r>
      <w:r w:rsidRPr="00CF42A6">
        <w:rPr>
          <w:rFonts w:cs="Arial"/>
        </w:rPr>
        <w:fldChar w:fldCharType="separate"/>
      </w:r>
      <w:r w:rsidRPr="00CF42A6">
        <w:rPr>
          <w:rStyle w:val="Hyperlink"/>
          <w:rFonts w:cs="Arial"/>
          <w:noProof/>
          <w:rPrChange w:id="391" w:author="Muhamad Ridho Zul Khoiri" w:date="2026-07-14T10:44:00Z" w16du:dateUtc="2026-07-14T03:44:00Z">
            <w:rPr>
              <w:rStyle w:val="Hyperlink"/>
              <w:rFonts w:ascii="Times New Roman" w:hAnsi="Times New Roman"/>
              <w:noProof/>
            </w:rPr>
          </w:rPrChange>
        </w:rPr>
        <w:t>Appendix F – Activity Change Request Process</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_Toc193708141 \h </w:instrText>
      </w:r>
      <w:r w:rsidRPr="00CF42A6">
        <w:rPr>
          <w:rFonts w:cs="Arial"/>
          <w:noProof/>
          <w:webHidden/>
        </w:rPr>
      </w:r>
      <w:r w:rsidRPr="00CF42A6">
        <w:rPr>
          <w:rFonts w:cs="Arial"/>
          <w:noProof/>
          <w:webHidden/>
        </w:rPr>
        <w:fldChar w:fldCharType="separate"/>
      </w:r>
      <w:ins w:id="392" w:author="Muhamad Ridho Zul Khoiri" w:date="2026-07-13T15:29:00Z" w16du:dateUtc="2026-07-13T08:29:00Z">
        <w:r w:rsidR="00962012" w:rsidRPr="00CF42A6">
          <w:rPr>
            <w:rFonts w:cs="Arial"/>
            <w:noProof/>
            <w:webHidden/>
          </w:rPr>
          <w:t>49</w:t>
        </w:r>
      </w:ins>
      <w:del w:id="393" w:author="Muhamad Ridho Zul Khoiri" w:date="2026-07-13T15:29:00Z" w16du:dateUtc="2026-07-13T08:29:00Z">
        <w:r w:rsidR="009F1AB8" w:rsidRPr="00CF42A6" w:rsidDel="00962012">
          <w:rPr>
            <w:rFonts w:cs="Arial"/>
            <w:noProof/>
            <w:webHidden/>
          </w:rPr>
          <w:delText>45</w:delText>
        </w:r>
      </w:del>
      <w:r w:rsidRPr="00CF42A6">
        <w:rPr>
          <w:rFonts w:cs="Arial"/>
          <w:noProof/>
          <w:webHidden/>
        </w:rPr>
        <w:fldChar w:fldCharType="end"/>
      </w:r>
      <w:r w:rsidRPr="00CF42A6">
        <w:rPr>
          <w:rFonts w:cs="Arial"/>
        </w:rPr>
        <w:fldChar w:fldCharType="end"/>
      </w:r>
    </w:p>
    <w:p w14:paraId="7D29161D" w14:textId="4166CCDF" w:rsidR="007B38B4" w:rsidRPr="00CF42A6" w:rsidRDefault="007B38B4" w:rsidP="009E5B00">
      <w:pPr>
        <w:pStyle w:val="TableofFigures"/>
        <w:tabs>
          <w:tab w:val="right" w:leader="dot" w:pos="9350"/>
        </w:tabs>
        <w:spacing w:line="276" w:lineRule="auto"/>
        <w:rPr>
          <w:rFonts w:eastAsiaTheme="minorEastAsia" w:cs="Arial"/>
          <w:noProof/>
          <w:kern w:val="2"/>
          <w14:ligatures w14:val="standardContextual"/>
          <w:rPrChange w:id="394" w:author="Muhamad Ridho Zul Khoiri" w:date="2026-07-14T10:44:00Z" w16du:dateUtc="2026-07-14T03:44:00Z">
            <w:rPr>
              <w:rFonts w:asciiTheme="minorHAnsi" w:eastAsiaTheme="minorEastAsia" w:hAnsiTheme="minorHAnsi" w:cstheme="minorBidi"/>
              <w:noProof/>
              <w:kern w:val="2"/>
              <w14:ligatures w14:val="standardContextual"/>
            </w:rPr>
          </w:rPrChange>
        </w:rPr>
      </w:pPr>
      <w:r w:rsidRPr="00CF42A6">
        <w:rPr>
          <w:rFonts w:cs="Arial"/>
        </w:rPr>
        <w:fldChar w:fldCharType="begin"/>
      </w:r>
      <w:r w:rsidRPr="00CF42A6">
        <w:rPr>
          <w:rFonts w:cs="Arial"/>
        </w:rPr>
        <w:instrText>HYPERLINK \l "_Toc193708142"</w:instrText>
      </w:r>
      <w:r w:rsidRPr="00CF42A6">
        <w:rPr>
          <w:rFonts w:cs="Arial"/>
        </w:rPr>
      </w:r>
      <w:r w:rsidRPr="00CF42A6">
        <w:rPr>
          <w:rFonts w:cs="Arial"/>
        </w:rPr>
        <w:fldChar w:fldCharType="separate"/>
      </w:r>
      <w:r w:rsidRPr="00CF42A6">
        <w:rPr>
          <w:rStyle w:val="Hyperlink"/>
          <w:rFonts w:cs="Arial"/>
          <w:noProof/>
          <w:rPrChange w:id="395" w:author="Muhamad Ridho Zul Khoiri" w:date="2026-07-14T10:44:00Z" w16du:dateUtc="2026-07-14T03:44:00Z">
            <w:rPr>
              <w:rStyle w:val="Hyperlink"/>
              <w:rFonts w:ascii="Times New Roman" w:hAnsi="Times New Roman"/>
              <w:noProof/>
            </w:rPr>
          </w:rPrChange>
        </w:rPr>
        <w:t>Appendix G – Conducting After Action Review</w:t>
      </w:r>
      <w:r w:rsidRPr="00CF42A6">
        <w:rPr>
          <w:rFonts w:cs="Arial"/>
          <w:noProof/>
          <w:webHidden/>
        </w:rPr>
        <w:tab/>
      </w:r>
      <w:r w:rsidRPr="00CF42A6">
        <w:rPr>
          <w:rFonts w:cs="Arial"/>
          <w:noProof/>
          <w:webHidden/>
        </w:rPr>
        <w:fldChar w:fldCharType="begin"/>
      </w:r>
      <w:r w:rsidRPr="00CF42A6">
        <w:rPr>
          <w:rFonts w:cs="Arial"/>
          <w:noProof/>
          <w:webHidden/>
        </w:rPr>
        <w:instrText xml:space="preserve"> PAGEREF _Toc193708142 \h </w:instrText>
      </w:r>
      <w:r w:rsidRPr="00CF42A6">
        <w:rPr>
          <w:rFonts w:cs="Arial"/>
          <w:noProof/>
          <w:webHidden/>
        </w:rPr>
      </w:r>
      <w:r w:rsidRPr="00CF42A6">
        <w:rPr>
          <w:rFonts w:cs="Arial"/>
          <w:noProof/>
          <w:webHidden/>
        </w:rPr>
        <w:fldChar w:fldCharType="separate"/>
      </w:r>
      <w:ins w:id="396" w:author="Muhamad Ridho Zul Khoiri" w:date="2026-07-13T15:29:00Z" w16du:dateUtc="2026-07-13T08:29:00Z">
        <w:r w:rsidR="00962012" w:rsidRPr="00CF42A6">
          <w:rPr>
            <w:rFonts w:cs="Arial"/>
            <w:noProof/>
            <w:webHidden/>
          </w:rPr>
          <w:t>52</w:t>
        </w:r>
      </w:ins>
      <w:del w:id="397" w:author="Muhamad Ridho Zul Khoiri" w:date="2026-07-13T15:29:00Z" w16du:dateUtc="2026-07-13T08:29:00Z">
        <w:r w:rsidR="009F1AB8" w:rsidRPr="00CF42A6" w:rsidDel="00962012">
          <w:rPr>
            <w:rFonts w:cs="Arial"/>
            <w:noProof/>
            <w:webHidden/>
          </w:rPr>
          <w:delText>48</w:delText>
        </w:r>
      </w:del>
      <w:r w:rsidRPr="00CF42A6">
        <w:rPr>
          <w:rFonts w:cs="Arial"/>
          <w:noProof/>
          <w:webHidden/>
        </w:rPr>
        <w:fldChar w:fldCharType="end"/>
      </w:r>
      <w:r w:rsidRPr="00CF42A6">
        <w:rPr>
          <w:rFonts w:cs="Arial"/>
        </w:rPr>
        <w:fldChar w:fldCharType="end"/>
      </w:r>
    </w:p>
    <w:p w14:paraId="217E06F1" w14:textId="2C426041" w:rsidR="0000404D" w:rsidRPr="00CF42A6" w:rsidRDefault="007B38B4" w:rsidP="00BD290E">
      <w:pPr>
        <w:spacing w:line="360" w:lineRule="auto"/>
        <w:rPr>
          <w:rFonts w:cs="Arial"/>
          <w:rPrChange w:id="398" w:author="Muhamad Ridho Zul Khoiri" w:date="2026-07-14T10:44:00Z" w16du:dateUtc="2026-07-14T03:44:00Z">
            <w:rPr>
              <w:rFonts w:ascii="Times New Roman" w:hAnsi="Times New Roman"/>
            </w:rPr>
          </w:rPrChange>
        </w:rPr>
      </w:pPr>
      <w:r w:rsidRPr="00CF42A6">
        <w:rPr>
          <w:rFonts w:cs="Arial"/>
          <w:rPrChange w:id="399" w:author="Muhamad Ridho Zul Khoiri" w:date="2026-07-14T10:44:00Z" w16du:dateUtc="2026-07-14T03:44:00Z">
            <w:rPr>
              <w:rFonts w:ascii="Times New Roman" w:hAnsi="Times New Roman"/>
            </w:rPr>
          </w:rPrChange>
        </w:rPr>
        <w:fldChar w:fldCharType="end"/>
      </w:r>
    </w:p>
    <w:p w14:paraId="217E06F2" w14:textId="32BDECC0" w:rsidR="005D43F2" w:rsidRPr="00CF42A6" w:rsidRDefault="00D45A2C" w:rsidP="00A81EE5">
      <w:pPr>
        <w:pStyle w:val="Heading1"/>
        <w:spacing w:after="0" w:line="360" w:lineRule="auto"/>
        <w:rPr>
          <w:rFonts w:cs="Arial"/>
          <w:rPrChange w:id="400" w:author="Muhamad Ridho Zul Khoiri" w:date="2026-07-14T10:44:00Z" w16du:dateUtc="2026-07-14T03:44:00Z">
            <w:rPr>
              <w:rFonts w:ascii="Times New Roman" w:hAnsi="Times New Roman"/>
            </w:rPr>
          </w:rPrChange>
        </w:rPr>
      </w:pPr>
      <w:r w:rsidRPr="00CF42A6">
        <w:rPr>
          <w:rFonts w:cs="Arial"/>
          <w:rPrChange w:id="401" w:author="Muhamad Ridho Zul Khoiri" w:date="2026-07-14T10:44:00Z" w16du:dateUtc="2026-07-14T03:44:00Z">
            <w:rPr>
              <w:rFonts w:ascii="Times New Roman" w:hAnsi="Times New Roman"/>
            </w:rPr>
          </w:rPrChange>
        </w:rPr>
        <w:br w:type="page"/>
      </w:r>
      <w:bookmarkStart w:id="402" w:name="_Toc132514517"/>
      <w:bookmarkStart w:id="403" w:name="_Toc196309687"/>
      <w:r w:rsidR="005D43F2" w:rsidRPr="00CF42A6">
        <w:rPr>
          <w:rFonts w:cs="Arial"/>
          <w:rPrChange w:id="404" w:author="Muhamad Ridho Zul Khoiri" w:date="2026-07-14T10:44:00Z" w16du:dateUtc="2026-07-14T03:44:00Z">
            <w:rPr>
              <w:rFonts w:ascii="Times New Roman" w:hAnsi="Times New Roman"/>
            </w:rPr>
          </w:rPrChange>
        </w:rPr>
        <w:lastRenderedPageBreak/>
        <w:t>Introduction</w:t>
      </w:r>
      <w:bookmarkEnd w:id="402"/>
      <w:bookmarkEnd w:id="403"/>
    </w:p>
    <w:p w14:paraId="217E06F3" w14:textId="32EE6810" w:rsidR="005D43F2" w:rsidRPr="00CF42A6" w:rsidRDefault="00B005E4" w:rsidP="00A81EE5">
      <w:pPr>
        <w:pStyle w:val="Heading2"/>
        <w:spacing w:before="0" w:line="360" w:lineRule="auto"/>
        <w:rPr>
          <w:rFonts w:cs="Arial"/>
          <w:rPrChange w:id="405" w:author="Muhamad Ridho Zul Khoiri" w:date="2026-07-14T10:44:00Z" w16du:dateUtc="2026-07-14T03:44:00Z">
            <w:rPr>
              <w:rFonts w:ascii="Times New Roman" w:hAnsi="Times New Roman"/>
            </w:rPr>
          </w:rPrChange>
        </w:rPr>
      </w:pPr>
      <w:bookmarkStart w:id="406" w:name="_Toc196309688"/>
      <w:r w:rsidRPr="00CF42A6">
        <w:rPr>
          <w:rFonts w:cs="Arial"/>
          <w:rPrChange w:id="407" w:author="Muhamad Ridho Zul Khoiri" w:date="2026-07-14T10:44:00Z" w16du:dateUtc="2026-07-14T03:44:00Z">
            <w:rPr>
              <w:rFonts w:ascii="Times New Roman" w:hAnsi="Times New Roman"/>
            </w:rPr>
          </w:rPrChange>
        </w:rPr>
        <w:t>Concept and Objectives of Integrated Planning</w:t>
      </w:r>
      <w:bookmarkEnd w:id="406"/>
      <w:r w:rsidRPr="00CF42A6">
        <w:rPr>
          <w:rFonts w:cs="Arial"/>
          <w:rPrChange w:id="408" w:author="Muhamad Ridho Zul Khoiri" w:date="2026-07-14T10:44:00Z" w16du:dateUtc="2026-07-14T03:44:00Z">
            <w:rPr>
              <w:rFonts w:ascii="Times New Roman" w:hAnsi="Times New Roman"/>
            </w:rPr>
          </w:rPrChange>
        </w:rPr>
        <w:t xml:space="preserve"> </w:t>
      </w:r>
    </w:p>
    <w:p w14:paraId="0A570D74" w14:textId="77777777" w:rsidR="00F66514" w:rsidRPr="00CF42A6" w:rsidRDefault="007B2275">
      <w:pPr>
        <w:pStyle w:val="Paragraph"/>
        <w:spacing w:after="0" w:line="360" w:lineRule="auto"/>
        <w:rPr>
          <w:ins w:id="409" w:author="Muhamad Ridho Zul Khoiri" w:date="2026-07-13T09:37:00Z" w16du:dateUtc="2026-07-13T02:37:00Z"/>
          <w:rFonts w:cs="Arial"/>
          <w:rPrChange w:id="410" w:author="Muhamad Ridho Zul Khoiri" w:date="2026-07-14T10:44:00Z" w16du:dateUtc="2026-07-14T03:44:00Z">
            <w:rPr>
              <w:ins w:id="411" w:author="Muhamad Ridho Zul Khoiri" w:date="2026-07-13T09:37:00Z" w16du:dateUtc="2026-07-13T02:37:00Z"/>
              <w:rFonts w:ascii="Times New Roman" w:hAnsi="Times New Roman"/>
            </w:rPr>
          </w:rPrChange>
        </w:rPr>
        <w:pPrChange w:id="412" w:author="Muhamad Ridho Zul Khoiri" w:date="2026-07-14T10:08:00Z" w16du:dateUtc="2026-07-14T03:08:00Z">
          <w:pPr>
            <w:pStyle w:val="Paragraph"/>
            <w:spacing w:line="360" w:lineRule="auto"/>
          </w:pPr>
        </w:pPrChange>
      </w:pPr>
      <w:bookmarkStart w:id="413" w:name="_Toc132514520"/>
      <w:r w:rsidRPr="00CF42A6">
        <w:rPr>
          <w:rFonts w:cs="Arial"/>
          <w:rPrChange w:id="414" w:author="Muhamad Ridho Zul Khoiri" w:date="2026-07-14T10:44:00Z" w16du:dateUtc="2026-07-14T03:44:00Z">
            <w:rPr>
              <w:rFonts w:ascii="Times New Roman" w:hAnsi="Times New Roman"/>
            </w:rPr>
          </w:rPrChange>
        </w:rPr>
        <w:t xml:space="preserve">The purpose of this document is to outline the processes and governance for Integrated Planning at Medco E&amp;P Grissik Ltd (MEPG). </w:t>
      </w:r>
      <w:r w:rsidR="00FC5814" w:rsidRPr="00CF42A6">
        <w:rPr>
          <w:rFonts w:cs="Arial"/>
          <w:rPrChange w:id="415" w:author="Muhamad Ridho Zul Khoiri" w:date="2026-07-14T10:44:00Z" w16du:dateUtc="2026-07-14T03:44:00Z">
            <w:rPr>
              <w:rFonts w:ascii="Times New Roman" w:hAnsi="Times New Roman"/>
            </w:rPr>
          </w:rPrChange>
        </w:rPr>
        <w:t xml:space="preserve">Integrated Planning </w:t>
      </w:r>
      <w:r w:rsidRPr="00CF42A6">
        <w:rPr>
          <w:rFonts w:cs="Arial"/>
          <w:rPrChange w:id="416" w:author="Muhamad Ridho Zul Khoiri" w:date="2026-07-14T10:44:00Z" w16du:dateUtc="2026-07-14T03:44:00Z">
            <w:rPr>
              <w:rFonts w:ascii="Times New Roman" w:hAnsi="Times New Roman"/>
            </w:rPr>
          </w:rPrChange>
        </w:rPr>
        <w:t xml:space="preserve">is a set of cross-functional processes designed to combine, sequence, and coordinate all activities across short-term (Operational), medium-term (Tactical), and long-term (Strategic) </w:t>
      </w:r>
      <w:r w:rsidR="00FC5814" w:rsidRPr="00CF42A6">
        <w:rPr>
          <w:rFonts w:cs="Arial"/>
          <w:rPrChange w:id="417" w:author="Muhamad Ridho Zul Khoiri" w:date="2026-07-14T10:44:00Z" w16du:dateUtc="2026-07-14T03:44:00Z">
            <w:rPr>
              <w:rFonts w:ascii="Times New Roman" w:hAnsi="Times New Roman"/>
            </w:rPr>
          </w:rPrChange>
        </w:rPr>
        <w:t>H</w:t>
      </w:r>
      <w:r w:rsidRPr="00CF42A6">
        <w:rPr>
          <w:rFonts w:cs="Arial"/>
          <w:rPrChange w:id="418" w:author="Muhamad Ridho Zul Khoiri" w:date="2026-07-14T10:44:00Z" w16du:dateUtc="2026-07-14T03:44:00Z">
            <w:rPr>
              <w:rFonts w:ascii="Times New Roman" w:hAnsi="Times New Roman"/>
            </w:rPr>
          </w:rPrChange>
        </w:rPr>
        <w:t xml:space="preserve">orizons within the </w:t>
      </w:r>
      <w:r w:rsidR="00CB603C" w:rsidRPr="00CF42A6">
        <w:rPr>
          <w:rFonts w:cs="Arial"/>
          <w:rPrChange w:id="419" w:author="Muhamad Ridho Zul Khoiri" w:date="2026-07-14T10:44:00Z" w16du:dateUtc="2026-07-14T03:44:00Z">
            <w:rPr>
              <w:rFonts w:ascii="Times New Roman" w:hAnsi="Times New Roman"/>
            </w:rPr>
          </w:rPrChange>
        </w:rPr>
        <w:t>Medco Asset</w:t>
      </w:r>
      <w:r w:rsidRPr="00CF42A6">
        <w:rPr>
          <w:rFonts w:cs="Arial"/>
          <w:rPrChange w:id="420" w:author="Muhamad Ridho Zul Khoiri" w:date="2026-07-14T10:44:00Z" w16du:dateUtc="2026-07-14T03:44:00Z">
            <w:rPr>
              <w:rFonts w:ascii="Times New Roman" w:hAnsi="Times New Roman"/>
            </w:rPr>
          </w:rPrChange>
        </w:rPr>
        <w:t xml:space="preserve"> Plan</w:t>
      </w:r>
      <w:r w:rsidRPr="00CF42A6">
        <w:rPr>
          <w:rFonts w:cs="Arial"/>
          <w:vertAlign w:val="superscript"/>
          <w:rPrChange w:id="421" w:author="Muhamad Ridho Zul Khoiri" w:date="2026-07-14T10:44:00Z" w16du:dateUtc="2026-07-14T03:44:00Z">
            <w:rPr>
              <w:rFonts w:ascii="Times New Roman" w:hAnsi="Times New Roman"/>
              <w:vertAlign w:val="superscript"/>
            </w:rPr>
          </w:rPrChange>
        </w:rPr>
        <w:t>1</w:t>
      </w:r>
      <w:r w:rsidRPr="00CF42A6">
        <w:rPr>
          <w:rFonts w:cs="Arial"/>
          <w:rPrChange w:id="422" w:author="Muhamad Ridho Zul Khoiri" w:date="2026-07-14T10:44:00Z" w16du:dateUtc="2026-07-14T03:44:00Z">
            <w:rPr>
              <w:rFonts w:ascii="Times New Roman" w:hAnsi="Times New Roman"/>
            </w:rPr>
          </w:rPrChange>
        </w:rPr>
        <w:t xml:space="preserve">. </w:t>
      </w:r>
    </w:p>
    <w:p w14:paraId="57E6BF40" w14:textId="15D43DE4" w:rsidR="007B2275" w:rsidRPr="00CF42A6" w:rsidRDefault="007B2275">
      <w:pPr>
        <w:pStyle w:val="Paragraph"/>
        <w:spacing w:after="0" w:line="360" w:lineRule="auto"/>
        <w:rPr>
          <w:ins w:id="423" w:author="Muhamad Ridho Zul Khoiri" w:date="2026-07-13T09:38:00Z" w16du:dateUtc="2026-07-13T02:38:00Z"/>
          <w:rFonts w:cs="Arial"/>
          <w:rPrChange w:id="424" w:author="Muhamad Ridho Zul Khoiri" w:date="2026-07-14T10:44:00Z" w16du:dateUtc="2026-07-14T03:44:00Z">
            <w:rPr>
              <w:ins w:id="425" w:author="Muhamad Ridho Zul Khoiri" w:date="2026-07-13T09:38:00Z" w16du:dateUtc="2026-07-13T02:38:00Z"/>
              <w:rFonts w:ascii="Times New Roman" w:hAnsi="Times New Roman"/>
            </w:rPr>
          </w:rPrChange>
        </w:rPr>
        <w:pPrChange w:id="426" w:author="Muhamad Ridho Zul Khoiri" w:date="2026-07-14T10:08:00Z" w16du:dateUtc="2026-07-14T03:08:00Z">
          <w:pPr>
            <w:pStyle w:val="Paragraph"/>
            <w:spacing w:line="360" w:lineRule="auto"/>
          </w:pPr>
        </w:pPrChange>
      </w:pPr>
      <w:r w:rsidRPr="00CF42A6">
        <w:rPr>
          <w:rFonts w:cs="Arial"/>
          <w:rPrChange w:id="427" w:author="Muhamad Ridho Zul Khoiri" w:date="2026-07-14T10:44:00Z" w16du:dateUtc="2026-07-14T03:44:00Z">
            <w:rPr>
              <w:rFonts w:ascii="Times New Roman" w:hAnsi="Times New Roman"/>
            </w:rPr>
          </w:rPrChange>
        </w:rPr>
        <w:t xml:space="preserve">The goal is to produce an approved and prioritized planning and scheduling process that maximizes stakeholder value by efficiently identifying critical activities, resolving conflicts, and managing opportunities. </w:t>
      </w:r>
      <w:r w:rsidR="00A24CB6" w:rsidRPr="00CF42A6">
        <w:rPr>
          <w:rFonts w:cs="Arial"/>
          <w:rPrChange w:id="428" w:author="Muhamad Ridho Zul Khoiri" w:date="2026-07-14T10:44:00Z" w16du:dateUtc="2026-07-14T03:44:00Z">
            <w:rPr>
              <w:rFonts w:ascii="Times New Roman" w:hAnsi="Times New Roman"/>
            </w:rPr>
          </w:rPrChange>
        </w:rPr>
        <w:t>These processes are designed to minimize siloed thinking and promote a collaborative approach to planning</w:t>
      </w:r>
      <w:r w:rsidR="008C6660" w:rsidRPr="00CF42A6">
        <w:rPr>
          <w:rFonts w:cs="Arial"/>
          <w:rPrChange w:id="429" w:author="Muhamad Ridho Zul Khoiri" w:date="2026-07-14T10:44:00Z" w16du:dateUtc="2026-07-14T03:44:00Z">
            <w:rPr>
              <w:rFonts w:ascii="Times New Roman" w:hAnsi="Times New Roman"/>
            </w:rPr>
          </w:rPrChange>
        </w:rPr>
        <w:t>.</w:t>
      </w:r>
    </w:p>
    <w:p w14:paraId="44BCE9A9" w14:textId="3AF9AF7F" w:rsidR="00D01769" w:rsidRPr="00CF42A6" w:rsidDel="00410F73" w:rsidRDefault="00D01769">
      <w:pPr>
        <w:pStyle w:val="Paragraph"/>
        <w:spacing w:after="0" w:line="360" w:lineRule="auto"/>
        <w:ind w:firstLine="360"/>
        <w:jc w:val="center"/>
        <w:rPr>
          <w:del w:id="430" w:author="Muhamad Ridho Zul Khoiri" w:date="2026-07-13T09:41:00Z" w16du:dateUtc="2026-07-13T02:41:00Z"/>
          <w:rFonts w:cs="Arial"/>
          <w:rPrChange w:id="431" w:author="Muhamad Ridho Zul Khoiri" w:date="2026-07-14T10:44:00Z" w16du:dateUtc="2026-07-14T03:44:00Z">
            <w:rPr>
              <w:del w:id="432" w:author="Muhamad Ridho Zul Khoiri" w:date="2026-07-13T09:41:00Z" w16du:dateUtc="2026-07-13T02:41:00Z"/>
              <w:rFonts w:ascii="Times New Roman" w:hAnsi="Times New Roman"/>
            </w:rPr>
          </w:rPrChange>
        </w:rPr>
        <w:pPrChange w:id="433" w:author="Muhamad Ridho Zul Khoiri" w:date="2026-07-13T09:38:00Z" w16du:dateUtc="2026-07-13T02:38:00Z">
          <w:pPr>
            <w:pStyle w:val="Paragraph"/>
            <w:spacing w:line="360" w:lineRule="auto"/>
          </w:pPr>
        </w:pPrChange>
      </w:pPr>
    </w:p>
    <w:p w14:paraId="248D724C" w14:textId="2F30F663" w:rsidR="00D01769" w:rsidRPr="00CF42A6" w:rsidRDefault="00D01769">
      <w:pPr>
        <w:pStyle w:val="Caption"/>
        <w:keepNext/>
        <w:ind w:left="1080"/>
        <w:jc w:val="center"/>
        <w:rPr>
          <w:ins w:id="434" w:author="Muhamad Ridho Zul Khoiri" w:date="2026-07-13T09:40:00Z" w16du:dateUtc="2026-07-13T02:40:00Z"/>
          <w:rFonts w:cs="Arial"/>
          <w:b w:val="0"/>
          <w:sz w:val="18"/>
          <w:szCs w:val="18"/>
          <w:rPrChange w:id="435" w:author="Muhamad Ridho Zul Khoiri" w:date="2026-07-14T10:47:00Z" w16du:dateUtc="2026-07-14T03:47:00Z">
            <w:rPr>
              <w:ins w:id="436" w:author="Muhamad Ridho Zul Khoiri" w:date="2026-07-13T09:40:00Z" w16du:dateUtc="2026-07-13T02:40:00Z"/>
              <w:rFonts w:cs="Arial"/>
              <w:b/>
            </w:rPr>
          </w:rPrChange>
        </w:rPr>
        <w:pPrChange w:id="437" w:author="Muhamad Ridho Zul Khoiri" w:date="2026-07-13T09:41:00Z" w16du:dateUtc="2026-07-13T02:41:00Z">
          <w:pPr/>
        </w:pPrChange>
      </w:pPr>
      <w:ins w:id="438" w:author="Muhamad Ridho Zul Khoiri" w:date="2026-07-13T09:40:00Z" w16du:dateUtc="2026-07-13T02:40:00Z">
        <w:r w:rsidRPr="00CF42A6">
          <w:rPr>
            <w:rFonts w:cs="Arial"/>
            <w:sz w:val="18"/>
            <w:szCs w:val="18"/>
            <w:highlight w:val="yellow"/>
            <w:rPrChange w:id="439" w:author="Muhamad Ridho Zul Khoiri" w:date="2026-07-14T10:47:00Z" w16du:dateUtc="2026-07-14T03:47:00Z">
              <w:rPr>
                <w:b/>
              </w:rPr>
            </w:rPrChange>
          </w:rPr>
          <w:t xml:space="preserve">Table </w:t>
        </w:r>
        <w:r w:rsidRPr="00CF42A6">
          <w:rPr>
            <w:rFonts w:cs="Arial"/>
            <w:sz w:val="18"/>
            <w:szCs w:val="18"/>
            <w:highlight w:val="yellow"/>
            <w:rPrChange w:id="440" w:author="Muhamad Ridho Zul Khoiri" w:date="2026-07-14T10:47:00Z" w16du:dateUtc="2026-07-14T03:47:00Z">
              <w:rPr>
                <w:b/>
              </w:rPr>
            </w:rPrChange>
          </w:rPr>
          <w:fldChar w:fldCharType="begin"/>
        </w:r>
        <w:r w:rsidRPr="00CF42A6">
          <w:rPr>
            <w:rFonts w:cs="Arial"/>
            <w:sz w:val="18"/>
            <w:szCs w:val="18"/>
            <w:highlight w:val="yellow"/>
            <w:rPrChange w:id="441" w:author="Muhamad Ridho Zul Khoiri" w:date="2026-07-14T10:47:00Z" w16du:dateUtc="2026-07-14T03:47:00Z">
              <w:rPr>
                <w:b/>
              </w:rPr>
            </w:rPrChange>
          </w:rPr>
          <w:instrText xml:space="preserve"> SEQ Table \* ARABIC </w:instrText>
        </w:r>
      </w:ins>
      <w:r w:rsidRPr="00CF42A6">
        <w:rPr>
          <w:rFonts w:cs="Arial"/>
          <w:sz w:val="18"/>
          <w:szCs w:val="18"/>
          <w:highlight w:val="yellow"/>
          <w:rPrChange w:id="442" w:author="Muhamad Ridho Zul Khoiri" w:date="2026-07-14T10:47:00Z" w16du:dateUtc="2026-07-14T03:47:00Z">
            <w:rPr>
              <w:b/>
            </w:rPr>
          </w:rPrChange>
        </w:rPr>
        <w:fldChar w:fldCharType="separate"/>
      </w:r>
      <w:ins w:id="443" w:author="Muhamad Ridho Zul Khoiri" w:date="2026-07-13T15:29:00Z" w16du:dateUtc="2026-07-13T08:29:00Z">
        <w:r w:rsidR="00962012" w:rsidRPr="00CF42A6">
          <w:rPr>
            <w:rFonts w:cs="Arial"/>
            <w:noProof/>
            <w:sz w:val="18"/>
            <w:szCs w:val="18"/>
            <w:highlight w:val="yellow"/>
            <w:rPrChange w:id="444" w:author="Muhamad Ridho Zul Khoiri" w:date="2026-07-14T10:47:00Z" w16du:dateUtc="2026-07-14T03:47:00Z">
              <w:rPr>
                <w:rFonts w:ascii="Times New Roman" w:hAnsi="Times New Roman"/>
                <w:b/>
                <w:noProof/>
                <w:highlight w:val="yellow"/>
              </w:rPr>
            </w:rPrChange>
          </w:rPr>
          <w:t>1</w:t>
        </w:r>
      </w:ins>
      <w:ins w:id="445" w:author="Muhamad Ridho Zul Khoiri" w:date="2026-07-13T09:40:00Z" w16du:dateUtc="2026-07-13T02:40:00Z">
        <w:r w:rsidRPr="00CF42A6">
          <w:rPr>
            <w:rFonts w:cs="Arial"/>
            <w:sz w:val="18"/>
            <w:szCs w:val="18"/>
            <w:highlight w:val="yellow"/>
            <w:rPrChange w:id="446" w:author="Muhamad Ridho Zul Khoiri" w:date="2026-07-14T10:47:00Z" w16du:dateUtc="2026-07-14T03:47:00Z">
              <w:rPr>
                <w:b/>
              </w:rPr>
            </w:rPrChange>
          </w:rPr>
          <w:fldChar w:fldCharType="end"/>
        </w:r>
      </w:ins>
      <w:ins w:id="447" w:author="Muhamad Ridho Zul Khoiri" w:date="2026-07-13T09:41:00Z" w16du:dateUtc="2026-07-13T02:41:00Z">
        <w:r w:rsidRPr="00CF42A6">
          <w:rPr>
            <w:rFonts w:cs="Arial"/>
            <w:sz w:val="18"/>
            <w:szCs w:val="18"/>
            <w:highlight w:val="yellow"/>
            <w:rPrChange w:id="448" w:author="Muhamad Ridho Zul Khoiri" w:date="2026-07-14T10:47:00Z" w16du:dateUtc="2026-07-14T03:47:00Z">
              <w:rPr>
                <w:rFonts w:ascii="Times New Roman" w:hAnsi="Times New Roman"/>
              </w:rPr>
            </w:rPrChange>
          </w:rPr>
          <w:t xml:space="preserve">. </w:t>
        </w:r>
        <w:r w:rsidR="00410F73" w:rsidRPr="00CF42A6">
          <w:rPr>
            <w:rFonts w:cs="Arial"/>
            <w:sz w:val="18"/>
            <w:szCs w:val="18"/>
            <w:highlight w:val="yellow"/>
            <w:rPrChange w:id="449" w:author="Muhamad Ridho Zul Khoiri" w:date="2026-07-14T10:47:00Z" w16du:dateUtc="2026-07-14T03:47:00Z">
              <w:rPr>
                <w:rFonts w:ascii="Times New Roman" w:hAnsi="Times New Roman"/>
              </w:rPr>
            </w:rPrChange>
          </w:rPr>
          <w:t>Integrated Planning Objectives, Expected Behaviours, and Organizational Value</w:t>
        </w:r>
      </w:ins>
    </w:p>
    <w:tbl>
      <w:tblPr>
        <w:tblStyle w:val="TableGridLight"/>
        <w:tblW w:w="4416" w:type="pct"/>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bottom w:w="43" w:type="dxa"/>
        </w:tblCellMar>
        <w:tblLook w:val="04A0" w:firstRow="1" w:lastRow="0" w:firstColumn="1" w:lastColumn="0" w:noHBand="0" w:noVBand="1"/>
        <w:tblPrChange w:id="450" w:author="Muhamad Ridho Zul Khoiri" w:date="2026-07-14T10:48:00Z" w16du:dateUtc="2026-07-14T03:48: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538"/>
        <w:gridCol w:w="1941"/>
        <w:gridCol w:w="3102"/>
        <w:gridCol w:w="2677"/>
        <w:tblGridChange w:id="451">
          <w:tblGrid>
            <w:gridCol w:w="429"/>
            <w:gridCol w:w="651"/>
            <w:gridCol w:w="538"/>
            <w:gridCol w:w="1323"/>
            <w:gridCol w:w="618"/>
            <w:gridCol w:w="2833"/>
            <w:gridCol w:w="269"/>
            <w:gridCol w:w="2677"/>
            <w:gridCol w:w="22"/>
          </w:tblGrid>
        </w:tblGridChange>
      </w:tblGrid>
      <w:tr w:rsidR="00324312" w:rsidRPr="00CF42A6" w14:paraId="20297072" w14:textId="77777777" w:rsidTr="00CF42A6">
        <w:trPr>
          <w:trHeight w:val="221"/>
          <w:tblHeader/>
          <w:ins w:id="452" w:author="Muhamad Ridho Zul Khoiri" w:date="2026-07-13T09:15:00Z"/>
          <w:trPrChange w:id="453" w:author="Muhamad Ridho Zul Khoiri" w:date="2026-07-14T10:48:00Z" w16du:dateUtc="2026-07-14T03:48:00Z">
            <w:trPr>
              <w:tblHeader/>
              <w:tblCellSpacing w:w="15" w:type="dxa"/>
            </w:trPr>
          </w:trPrChange>
        </w:trPr>
        <w:tc>
          <w:tcPr>
            <w:tcW w:w="326" w:type="pct"/>
            <w:tcBorders>
              <w:bottom w:val="double" w:sz="4" w:space="0" w:color="7F7F7F" w:themeColor="text1" w:themeTint="80"/>
            </w:tcBorders>
            <w:shd w:val="clear" w:color="auto" w:fill="0F243E" w:themeFill="text2" w:themeFillShade="80"/>
            <w:vAlign w:val="center"/>
            <w:hideMark/>
            <w:tcPrChange w:id="454" w:author="Muhamad Ridho Zul Khoiri" w:date="2026-07-14T10:48:00Z" w16du:dateUtc="2026-07-14T03:48:00Z">
              <w:tcPr>
                <w:tcW w:w="0" w:type="auto"/>
                <w:vAlign w:val="center"/>
                <w:hideMark/>
              </w:tcPr>
            </w:tcPrChange>
          </w:tcPr>
          <w:p w14:paraId="7616DBC3" w14:textId="77777777" w:rsidR="00324312" w:rsidRPr="00CF42A6" w:rsidRDefault="00324312" w:rsidP="00324312">
            <w:pPr>
              <w:jc w:val="center"/>
              <w:rPr>
                <w:ins w:id="455" w:author="Muhamad Ridho Zul Khoiri" w:date="2026-07-13T09:15:00Z" w16du:dateUtc="2026-07-13T02:15:00Z"/>
                <w:rFonts w:cs="Arial"/>
                <w:b/>
                <w:bCs/>
                <w:i/>
                <w:iCs/>
                <w:sz w:val="18"/>
                <w:szCs w:val="18"/>
                <w:rPrChange w:id="456" w:author="Muhamad Ridho Zul Khoiri" w:date="2026-07-14T10:47:00Z" w16du:dateUtc="2026-07-14T03:47:00Z">
                  <w:rPr>
                    <w:ins w:id="457" w:author="Muhamad Ridho Zul Khoiri" w:date="2026-07-13T09:15:00Z" w16du:dateUtc="2026-07-13T02:15:00Z"/>
                    <w:rFonts w:ascii="Times New Roman" w:hAnsi="Times New Roman"/>
                    <w:b/>
                    <w:bCs/>
                    <w:sz w:val="24"/>
                    <w:szCs w:val="24"/>
                  </w:rPr>
                </w:rPrChange>
              </w:rPr>
            </w:pPr>
            <w:ins w:id="458" w:author="Muhamad Ridho Zul Khoiri" w:date="2026-07-13T09:15:00Z" w16du:dateUtc="2026-07-13T02:15:00Z">
              <w:r w:rsidRPr="00CF42A6">
                <w:rPr>
                  <w:rFonts w:cs="Arial"/>
                  <w:b/>
                  <w:bCs/>
                  <w:i/>
                  <w:iCs/>
                  <w:sz w:val="18"/>
                  <w:szCs w:val="18"/>
                  <w:rPrChange w:id="459" w:author="Muhamad Ridho Zul Khoiri" w:date="2026-07-14T10:47:00Z" w16du:dateUtc="2026-07-14T03:47:00Z">
                    <w:rPr>
                      <w:rFonts w:ascii="Times New Roman" w:hAnsi="Times New Roman"/>
                      <w:b/>
                      <w:bCs/>
                      <w:sz w:val="24"/>
                      <w:szCs w:val="24"/>
                    </w:rPr>
                  </w:rPrChange>
                </w:rPr>
                <w:t>No.</w:t>
              </w:r>
            </w:ins>
          </w:p>
        </w:tc>
        <w:tc>
          <w:tcPr>
            <w:tcW w:w="1175" w:type="pct"/>
            <w:tcBorders>
              <w:bottom w:val="double" w:sz="4" w:space="0" w:color="7F7F7F" w:themeColor="text1" w:themeTint="80"/>
            </w:tcBorders>
            <w:shd w:val="clear" w:color="auto" w:fill="0F243E" w:themeFill="text2" w:themeFillShade="80"/>
            <w:vAlign w:val="center"/>
            <w:hideMark/>
            <w:tcPrChange w:id="460" w:author="Muhamad Ridho Zul Khoiri" w:date="2026-07-14T10:48:00Z" w16du:dateUtc="2026-07-14T03:48:00Z">
              <w:tcPr>
                <w:tcW w:w="0" w:type="auto"/>
                <w:gridSpan w:val="3"/>
                <w:vAlign w:val="center"/>
                <w:hideMark/>
              </w:tcPr>
            </w:tcPrChange>
          </w:tcPr>
          <w:p w14:paraId="65F9BDED" w14:textId="0C6727DA" w:rsidR="00324312" w:rsidRPr="00CF42A6" w:rsidRDefault="00324312" w:rsidP="00324312">
            <w:pPr>
              <w:jc w:val="center"/>
              <w:rPr>
                <w:ins w:id="461" w:author="Muhamad Ridho Zul Khoiri" w:date="2026-07-13T09:15:00Z" w16du:dateUtc="2026-07-13T02:15:00Z"/>
                <w:rFonts w:cs="Arial"/>
                <w:b/>
                <w:bCs/>
                <w:i/>
                <w:iCs/>
                <w:sz w:val="18"/>
                <w:szCs w:val="18"/>
                <w:rPrChange w:id="462" w:author="Muhamad Ridho Zul Khoiri" w:date="2026-07-14T10:47:00Z" w16du:dateUtc="2026-07-14T03:47:00Z">
                  <w:rPr>
                    <w:ins w:id="463" w:author="Muhamad Ridho Zul Khoiri" w:date="2026-07-13T09:15:00Z" w16du:dateUtc="2026-07-13T02:15:00Z"/>
                    <w:rFonts w:ascii="Times New Roman" w:hAnsi="Times New Roman"/>
                    <w:b/>
                    <w:bCs/>
                    <w:sz w:val="24"/>
                    <w:szCs w:val="24"/>
                  </w:rPr>
                </w:rPrChange>
              </w:rPr>
            </w:pPr>
            <w:ins w:id="464" w:author="Muhamad Ridho Zul Khoiri" w:date="2026-07-13T09:15:00Z" w16du:dateUtc="2026-07-13T02:15:00Z">
              <w:r w:rsidRPr="00CF42A6">
                <w:rPr>
                  <w:rFonts w:cs="Arial"/>
                  <w:b/>
                  <w:bCs/>
                  <w:i/>
                  <w:iCs/>
                  <w:sz w:val="18"/>
                  <w:szCs w:val="18"/>
                  <w:rPrChange w:id="465" w:author="Muhamad Ridho Zul Khoiri" w:date="2026-07-14T10:47:00Z" w16du:dateUtc="2026-07-14T03:47:00Z">
                    <w:rPr>
                      <w:rFonts w:ascii="Times New Roman" w:hAnsi="Times New Roman"/>
                      <w:b/>
                      <w:bCs/>
                      <w:sz w:val="24"/>
                      <w:szCs w:val="24"/>
                    </w:rPr>
                  </w:rPrChange>
                </w:rPr>
                <w:t>Objective</w:t>
              </w:r>
            </w:ins>
            <w:ins w:id="466" w:author="Muhamad Ridho Zul Khoiri" w:date="2026-07-13T09:21:00Z" w16du:dateUtc="2026-07-13T02:21:00Z">
              <w:r w:rsidR="00BE714D" w:rsidRPr="00CF42A6">
                <w:rPr>
                  <w:rFonts w:cs="Arial"/>
                  <w:b/>
                  <w:bCs/>
                  <w:i/>
                  <w:iCs/>
                  <w:sz w:val="18"/>
                  <w:szCs w:val="18"/>
                  <w:rPrChange w:id="467" w:author="Muhamad Ridho Zul Khoiri" w:date="2026-07-14T10:47:00Z" w16du:dateUtc="2026-07-14T03:47:00Z">
                    <w:rPr>
                      <w:rFonts w:ascii="Times New Roman" w:hAnsi="Times New Roman"/>
                      <w:b/>
                      <w:bCs/>
                      <w:i/>
                      <w:iCs/>
                    </w:rPr>
                  </w:rPrChange>
                </w:rPr>
                <w:t xml:space="preserve"> (</w:t>
              </w:r>
              <w:r w:rsidR="00A23051" w:rsidRPr="00CF42A6">
                <w:rPr>
                  <w:rFonts w:cs="Arial"/>
                  <w:b/>
                  <w:bCs/>
                  <w:i/>
                  <w:iCs/>
                  <w:sz w:val="18"/>
                  <w:szCs w:val="18"/>
                  <w:rPrChange w:id="468" w:author="Muhamad Ridho Zul Khoiri" w:date="2026-07-14T10:47:00Z" w16du:dateUtc="2026-07-14T03:47:00Z">
                    <w:rPr>
                      <w:rFonts w:ascii="Times New Roman" w:hAnsi="Times New Roman"/>
                      <w:b/>
                      <w:bCs/>
                      <w:i/>
                      <w:iCs/>
                    </w:rPr>
                  </w:rPrChange>
                </w:rPr>
                <w:t>goal)</w:t>
              </w:r>
            </w:ins>
          </w:p>
        </w:tc>
        <w:tc>
          <w:tcPr>
            <w:tcW w:w="1878" w:type="pct"/>
            <w:tcBorders>
              <w:bottom w:val="double" w:sz="4" w:space="0" w:color="7F7F7F" w:themeColor="text1" w:themeTint="80"/>
            </w:tcBorders>
            <w:shd w:val="clear" w:color="auto" w:fill="0F243E" w:themeFill="text2" w:themeFillShade="80"/>
            <w:vAlign w:val="center"/>
            <w:hideMark/>
            <w:tcPrChange w:id="469" w:author="Muhamad Ridho Zul Khoiri" w:date="2026-07-14T10:48:00Z" w16du:dateUtc="2026-07-14T03:48:00Z">
              <w:tcPr>
                <w:tcW w:w="0" w:type="auto"/>
                <w:gridSpan w:val="2"/>
                <w:vAlign w:val="center"/>
                <w:hideMark/>
              </w:tcPr>
            </w:tcPrChange>
          </w:tcPr>
          <w:p w14:paraId="38F81121" w14:textId="0FC5AEF7" w:rsidR="00324312" w:rsidRPr="00CF42A6" w:rsidRDefault="00324312" w:rsidP="00324312">
            <w:pPr>
              <w:jc w:val="center"/>
              <w:rPr>
                <w:ins w:id="470" w:author="Muhamad Ridho Zul Khoiri" w:date="2026-07-13T09:15:00Z" w16du:dateUtc="2026-07-13T02:15:00Z"/>
                <w:rFonts w:cs="Arial"/>
                <w:b/>
                <w:bCs/>
                <w:i/>
                <w:iCs/>
                <w:sz w:val="18"/>
                <w:szCs w:val="18"/>
                <w:rPrChange w:id="471" w:author="Muhamad Ridho Zul Khoiri" w:date="2026-07-14T10:47:00Z" w16du:dateUtc="2026-07-14T03:47:00Z">
                  <w:rPr>
                    <w:ins w:id="472" w:author="Muhamad Ridho Zul Khoiri" w:date="2026-07-13T09:15:00Z" w16du:dateUtc="2026-07-13T02:15:00Z"/>
                    <w:rFonts w:ascii="Times New Roman" w:hAnsi="Times New Roman"/>
                    <w:b/>
                    <w:bCs/>
                    <w:sz w:val="24"/>
                    <w:szCs w:val="24"/>
                  </w:rPr>
                </w:rPrChange>
              </w:rPr>
            </w:pPr>
            <w:ins w:id="473" w:author="Muhamad Ridho Zul Khoiri" w:date="2026-07-13T09:15:00Z" w16du:dateUtc="2026-07-13T02:15:00Z">
              <w:r w:rsidRPr="00CF42A6">
                <w:rPr>
                  <w:rFonts w:cs="Arial"/>
                  <w:b/>
                  <w:bCs/>
                  <w:i/>
                  <w:iCs/>
                  <w:sz w:val="18"/>
                  <w:szCs w:val="18"/>
                  <w:rPrChange w:id="474" w:author="Muhamad Ridho Zul Khoiri" w:date="2026-07-14T10:47:00Z" w16du:dateUtc="2026-07-14T03:47:00Z">
                    <w:rPr>
                      <w:rFonts w:ascii="Times New Roman" w:hAnsi="Times New Roman"/>
                      <w:b/>
                      <w:bCs/>
                      <w:sz w:val="24"/>
                      <w:szCs w:val="24"/>
                    </w:rPr>
                  </w:rPrChange>
                </w:rPr>
                <w:t>Expected Behaviour</w:t>
              </w:r>
            </w:ins>
            <w:ins w:id="475" w:author="Muhamad Ridho Zul Khoiri" w:date="2026-07-13T09:21:00Z" w16du:dateUtc="2026-07-13T02:21:00Z">
              <w:r w:rsidR="00BE714D" w:rsidRPr="00CF42A6">
                <w:rPr>
                  <w:rFonts w:cs="Arial"/>
                  <w:b/>
                  <w:bCs/>
                  <w:i/>
                  <w:iCs/>
                  <w:sz w:val="18"/>
                  <w:szCs w:val="18"/>
                  <w:rPrChange w:id="476" w:author="Muhamad Ridho Zul Khoiri" w:date="2026-07-14T10:47:00Z" w16du:dateUtc="2026-07-14T03:47:00Z">
                    <w:rPr>
                      <w:rFonts w:ascii="Times New Roman" w:hAnsi="Times New Roman"/>
                      <w:b/>
                      <w:bCs/>
                      <w:i/>
                      <w:iCs/>
                    </w:rPr>
                  </w:rPrChange>
                </w:rPr>
                <w:t xml:space="preserve"> (how)</w:t>
              </w:r>
            </w:ins>
          </w:p>
        </w:tc>
        <w:tc>
          <w:tcPr>
            <w:tcW w:w="1621" w:type="pct"/>
            <w:tcBorders>
              <w:bottom w:val="double" w:sz="4" w:space="0" w:color="7F7F7F" w:themeColor="text1" w:themeTint="80"/>
            </w:tcBorders>
            <w:shd w:val="clear" w:color="auto" w:fill="0F243E" w:themeFill="text2" w:themeFillShade="80"/>
            <w:vAlign w:val="center"/>
            <w:hideMark/>
            <w:tcPrChange w:id="477" w:author="Muhamad Ridho Zul Khoiri" w:date="2026-07-14T10:48:00Z" w16du:dateUtc="2026-07-14T03:48:00Z">
              <w:tcPr>
                <w:tcW w:w="0" w:type="auto"/>
                <w:gridSpan w:val="3"/>
                <w:vAlign w:val="center"/>
                <w:hideMark/>
              </w:tcPr>
            </w:tcPrChange>
          </w:tcPr>
          <w:p w14:paraId="1FB5E546" w14:textId="2B62E164" w:rsidR="00324312" w:rsidRPr="00CF42A6" w:rsidRDefault="009B6A39" w:rsidP="00324312">
            <w:pPr>
              <w:jc w:val="center"/>
              <w:rPr>
                <w:ins w:id="478" w:author="Muhamad Ridho Zul Khoiri" w:date="2026-07-13T09:15:00Z" w16du:dateUtc="2026-07-13T02:15:00Z"/>
                <w:rFonts w:cs="Arial"/>
                <w:b/>
                <w:bCs/>
                <w:i/>
                <w:iCs/>
                <w:sz w:val="18"/>
                <w:szCs w:val="18"/>
                <w:rPrChange w:id="479" w:author="Muhamad Ridho Zul Khoiri" w:date="2026-07-14T10:47:00Z" w16du:dateUtc="2026-07-14T03:47:00Z">
                  <w:rPr>
                    <w:ins w:id="480" w:author="Muhamad Ridho Zul Khoiri" w:date="2026-07-13T09:15:00Z" w16du:dateUtc="2026-07-13T02:15:00Z"/>
                    <w:rFonts w:ascii="Times New Roman" w:hAnsi="Times New Roman"/>
                    <w:b/>
                    <w:bCs/>
                    <w:sz w:val="24"/>
                    <w:szCs w:val="24"/>
                  </w:rPr>
                </w:rPrChange>
              </w:rPr>
            </w:pPr>
            <w:ins w:id="481" w:author="Muhamad Ridho Zul Khoiri" w:date="2026-07-13T09:44:00Z" w16du:dateUtc="2026-07-13T02:44:00Z">
              <w:r w:rsidRPr="00CF42A6">
                <w:rPr>
                  <w:rFonts w:cs="Arial"/>
                  <w:b/>
                  <w:bCs/>
                  <w:i/>
                  <w:iCs/>
                  <w:sz w:val="18"/>
                  <w:szCs w:val="18"/>
                  <w:rPrChange w:id="482" w:author="Muhamad Ridho Zul Khoiri" w:date="2026-07-14T10:47:00Z" w16du:dateUtc="2026-07-14T03:47:00Z">
                    <w:rPr>
                      <w:rFonts w:ascii="Times New Roman" w:hAnsi="Times New Roman"/>
                      <w:b/>
                      <w:bCs/>
                    </w:rPr>
                  </w:rPrChange>
                </w:rPr>
                <w:t>Organizational Value</w:t>
              </w:r>
            </w:ins>
            <w:ins w:id="483" w:author="Muhamad Ridho Zul Khoiri" w:date="2026-07-13T09:21:00Z" w16du:dateUtc="2026-07-13T02:21:00Z">
              <w:r w:rsidR="00BE714D" w:rsidRPr="00CF42A6">
                <w:rPr>
                  <w:rFonts w:cs="Arial"/>
                  <w:b/>
                  <w:bCs/>
                  <w:i/>
                  <w:iCs/>
                  <w:sz w:val="18"/>
                  <w:szCs w:val="18"/>
                  <w:rPrChange w:id="484" w:author="Muhamad Ridho Zul Khoiri" w:date="2026-07-14T10:47:00Z" w16du:dateUtc="2026-07-14T03:47:00Z">
                    <w:rPr>
                      <w:rFonts w:ascii="Times New Roman" w:hAnsi="Times New Roman"/>
                      <w:b/>
                      <w:bCs/>
                      <w:i/>
                      <w:iCs/>
                    </w:rPr>
                  </w:rPrChange>
                </w:rPr>
                <w:t xml:space="preserve"> (why)</w:t>
              </w:r>
            </w:ins>
          </w:p>
        </w:tc>
      </w:tr>
      <w:tr w:rsidR="00324312" w:rsidRPr="00CF42A6" w14:paraId="47071687" w14:textId="77777777" w:rsidTr="00CF42A6">
        <w:trPr>
          <w:trHeight w:val="544"/>
          <w:ins w:id="485" w:author="Muhamad Ridho Zul Khoiri" w:date="2026-07-13T09:15:00Z"/>
          <w:trPrChange w:id="486" w:author="Muhamad Ridho Zul Khoiri" w:date="2026-07-14T10:48:00Z" w16du:dateUtc="2026-07-14T03:48:00Z">
            <w:trPr>
              <w:tblCellSpacing w:w="15" w:type="dxa"/>
            </w:trPr>
          </w:trPrChange>
        </w:trPr>
        <w:tc>
          <w:tcPr>
            <w:tcW w:w="326" w:type="pct"/>
            <w:tcBorders>
              <w:top w:val="double" w:sz="4" w:space="0" w:color="7F7F7F" w:themeColor="text1" w:themeTint="80"/>
            </w:tcBorders>
            <w:shd w:val="clear" w:color="auto" w:fill="0F243E" w:themeFill="text2" w:themeFillShade="80"/>
            <w:vAlign w:val="center"/>
            <w:hideMark/>
            <w:tcPrChange w:id="487" w:author="Muhamad Ridho Zul Khoiri" w:date="2026-07-14T10:48:00Z" w16du:dateUtc="2026-07-14T03:48:00Z">
              <w:tcPr>
                <w:tcW w:w="0" w:type="auto"/>
                <w:vAlign w:val="center"/>
                <w:hideMark/>
              </w:tcPr>
            </w:tcPrChange>
          </w:tcPr>
          <w:p w14:paraId="70CB79DC" w14:textId="77777777" w:rsidR="00324312" w:rsidRPr="00CF42A6" w:rsidRDefault="00324312">
            <w:pPr>
              <w:jc w:val="center"/>
              <w:rPr>
                <w:ins w:id="488" w:author="Muhamad Ridho Zul Khoiri" w:date="2026-07-13T09:15:00Z" w16du:dateUtc="2026-07-13T02:15:00Z"/>
                <w:rFonts w:cs="Arial"/>
                <w:sz w:val="18"/>
                <w:szCs w:val="18"/>
                <w:rPrChange w:id="489" w:author="Muhamad Ridho Zul Khoiri" w:date="2026-07-14T10:44:00Z" w16du:dateUtc="2026-07-14T03:44:00Z">
                  <w:rPr>
                    <w:ins w:id="490" w:author="Muhamad Ridho Zul Khoiri" w:date="2026-07-13T09:15:00Z" w16du:dateUtc="2026-07-13T02:15:00Z"/>
                    <w:rFonts w:ascii="Times New Roman" w:hAnsi="Times New Roman"/>
                    <w:sz w:val="24"/>
                    <w:szCs w:val="24"/>
                  </w:rPr>
                </w:rPrChange>
              </w:rPr>
              <w:pPrChange w:id="491" w:author="Muhamad Ridho Zul Khoiri" w:date="2026-07-13T09:17:00Z" w16du:dateUtc="2026-07-13T02:17:00Z">
                <w:pPr>
                  <w:jc w:val="left"/>
                </w:pPr>
              </w:pPrChange>
            </w:pPr>
            <w:ins w:id="492" w:author="Muhamad Ridho Zul Khoiri" w:date="2026-07-13T09:15:00Z" w16du:dateUtc="2026-07-13T02:15:00Z">
              <w:r w:rsidRPr="00CF42A6">
                <w:rPr>
                  <w:rFonts w:cs="Arial"/>
                  <w:sz w:val="18"/>
                  <w:szCs w:val="18"/>
                  <w:rPrChange w:id="493" w:author="Muhamad Ridho Zul Khoiri" w:date="2026-07-14T10:44:00Z" w16du:dateUtc="2026-07-14T03:44:00Z">
                    <w:rPr>
                      <w:rFonts w:ascii="Times New Roman" w:hAnsi="Times New Roman"/>
                      <w:sz w:val="24"/>
                      <w:szCs w:val="24"/>
                    </w:rPr>
                  </w:rPrChange>
                </w:rPr>
                <w:t>1</w:t>
              </w:r>
            </w:ins>
          </w:p>
        </w:tc>
        <w:tc>
          <w:tcPr>
            <w:tcW w:w="1175" w:type="pct"/>
            <w:tcBorders>
              <w:top w:val="double" w:sz="4" w:space="0" w:color="7F7F7F" w:themeColor="text1" w:themeTint="80"/>
              <w:right w:val="double" w:sz="4" w:space="0" w:color="7F7F7F" w:themeColor="text1" w:themeTint="80"/>
            </w:tcBorders>
            <w:shd w:val="clear" w:color="auto" w:fill="244061" w:themeFill="accent1" w:themeFillShade="80"/>
            <w:vAlign w:val="center"/>
            <w:hideMark/>
            <w:tcPrChange w:id="494" w:author="Muhamad Ridho Zul Khoiri" w:date="2026-07-14T10:48:00Z" w16du:dateUtc="2026-07-14T03:48:00Z">
              <w:tcPr>
                <w:tcW w:w="0" w:type="auto"/>
                <w:gridSpan w:val="3"/>
                <w:vAlign w:val="center"/>
                <w:hideMark/>
              </w:tcPr>
            </w:tcPrChange>
          </w:tcPr>
          <w:p w14:paraId="490EF2D2" w14:textId="77777777" w:rsidR="00324312" w:rsidRPr="00CF42A6" w:rsidRDefault="00324312">
            <w:pPr>
              <w:jc w:val="center"/>
              <w:rPr>
                <w:ins w:id="495" w:author="Muhamad Ridho Zul Khoiri" w:date="2026-07-13T09:15:00Z" w16du:dateUtc="2026-07-13T02:15:00Z"/>
                <w:rFonts w:cs="Arial"/>
                <w:sz w:val="18"/>
                <w:szCs w:val="18"/>
                <w:rPrChange w:id="496" w:author="Muhamad Ridho Zul Khoiri" w:date="2026-07-14T10:44:00Z" w16du:dateUtc="2026-07-14T03:44:00Z">
                  <w:rPr>
                    <w:ins w:id="497" w:author="Muhamad Ridho Zul Khoiri" w:date="2026-07-13T09:15:00Z" w16du:dateUtc="2026-07-13T02:15:00Z"/>
                    <w:rFonts w:ascii="Times New Roman" w:hAnsi="Times New Roman"/>
                    <w:sz w:val="24"/>
                    <w:szCs w:val="24"/>
                  </w:rPr>
                </w:rPrChange>
              </w:rPr>
              <w:pPrChange w:id="498" w:author="Muhamad Ridho Zul Khoiri" w:date="2026-07-14T10:06:00Z" w16du:dateUtc="2026-07-14T03:06:00Z">
                <w:pPr>
                  <w:jc w:val="left"/>
                </w:pPr>
              </w:pPrChange>
            </w:pPr>
            <w:ins w:id="499" w:author="Muhamad Ridho Zul Khoiri" w:date="2026-07-13T09:15:00Z" w16du:dateUtc="2026-07-13T02:15:00Z">
              <w:r w:rsidRPr="00CF42A6">
                <w:rPr>
                  <w:rFonts w:cs="Arial"/>
                  <w:sz w:val="18"/>
                  <w:szCs w:val="18"/>
                  <w:rPrChange w:id="500" w:author="Muhamad Ridho Zul Khoiri" w:date="2026-07-14T10:44:00Z" w16du:dateUtc="2026-07-14T03:44:00Z">
                    <w:rPr>
                      <w:rFonts w:ascii="Times New Roman" w:hAnsi="Times New Roman"/>
                      <w:sz w:val="24"/>
                      <w:szCs w:val="24"/>
                    </w:rPr>
                  </w:rPrChange>
                </w:rPr>
                <w:t>Enhance HSE Performance</w:t>
              </w:r>
            </w:ins>
          </w:p>
        </w:tc>
        <w:tc>
          <w:tcPr>
            <w:tcW w:w="1878" w:type="pct"/>
            <w:tcBorders>
              <w:top w:val="double" w:sz="4" w:space="0" w:color="7F7F7F" w:themeColor="text1" w:themeTint="80"/>
              <w:left w:val="double" w:sz="4" w:space="0" w:color="7F7F7F" w:themeColor="text1" w:themeTint="80"/>
            </w:tcBorders>
            <w:shd w:val="clear" w:color="auto" w:fill="DBE5F1" w:themeFill="accent1" w:themeFillTint="33"/>
            <w:vAlign w:val="center"/>
            <w:hideMark/>
            <w:tcPrChange w:id="501" w:author="Muhamad Ridho Zul Khoiri" w:date="2026-07-14T10:48:00Z" w16du:dateUtc="2026-07-14T03:48:00Z">
              <w:tcPr>
                <w:tcW w:w="0" w:type="auto"/>
                <w:gridSpan w:val="2"/>
                <w:vAlign w:val="center"/>
                <w:hideMark/>
              </w:tcPr>
            </w:tcPrChange>
          </w:tcPr>
          <w:p w14:paraId="5D862C8B" w14:textId="16A21226" w:rsidR="00324312" w:rsidRPr="00CF42A6" w:rsidRDefault="00324312" w:rsidP="00324312">
            <w:pPr>
              <w:jc w:val="left"/>
              <w:rPr>
                <w:ins w:id="502" w:author="Muhamad Ridho Zul Khoiri" w:date="2026-07-13T09:15:00Z" w16du:dateUtc="2026-07-13T02:15:00Z"/>
                <w:rFonts w:cs="Arial"/>
                <w:sz w:val="18"/>
                <w:szCs w:val="18"/>
                <w:rPrChange w:id="503" w:author="Muhamad Ridho Zul Khoiri" w:date="2026-07-14T10:44:00Z" w16du:dateUtc="2026-07-14T03:44:00Z">
                  <w:rPr>
                    <w:ins w:id="504" w:author="Muhamad Ridho Zul Khoiri" w:date="2026-07-13T09:15:00Z" w16du:dateUtc="2026-07-13T02:15:00Z"/>
                    <w:rFonts w:ascii="Times New Roman" w:hAnsi="Times New Roman"/>
                    <w:sz w:val="24"/>
                    <w:szCs w:val="24"/>
                  </w:rPr>
                </w:rPrChange>
              </w:rPr>
            </w:pPr>
            <w:ins w:id="505" w:author="Muhamad Ridho Zul Khoiri" w:date="2026-07-13T09:15:00Z" w16du:dateUtc="2026-07-13T02:15:00Z">
              <w:r w:rsidRPr="00CF42A6">
                <w:rPr>
                  <w:rFonts w:cs="Arial"/>
                  <w:sz w:val="18"/>
                  <w:szCs w:val="18"/>
                  <w:rPrChange w:id="506" w:author="Muhamad Ridho Zul Khoiri" w:date="2026-07-14T10:44:00Z" w16du:dateUtc="2026-07-14T03:44:00Z">
                    <w:rPr>
                      <w:rFonts w:ascii="Times New Roman" w:hAnsi="Times New Roman"/>
                      <w:sz w:val="24"/>
                      <w:szCs w:val="24"/>
                    </w:rPr>
                  </w:rPrChange>
                </w:rPr>
                <w:t xml:space="preserve">Proactively identify HSE risks, constraints, and readiness </w:t>
              </w:r>
            </w:ins>
          </w:p>
        </w:tc>
        <w:tc>
          <w:tcPr>
            <w:tcW w:w="1621" w:type="pct"/>
            <w:tcBorders>
              <w:top w:val="double" w:sz="4" w:space="0" w:color="7F7F7F" w:themeColor="text1" w:themeTint="80"/>
            </w:tcBorders>
            <w:shd w:val="clear" w:color="auto" w:fill="DBE5F1" w:themeFill="accent1" w:themeFillTint="33"/>
            <w:vAlign w:val="center"/>
            <w:hideMark/>
            <w:tcPrChange w:id="507" w:author="Muhamad Ridho Zul Khoiri" w:date="2026-07-14T10:48:00Z" w16du:dateUtc="2026-07-14T03:48:00Z">
              <w:tcPr>
                <w:tcW w:w="0" w:type="auto"/>
                <w:gridSpan w:val="3"/>
                <w:vAlign w:val="center"/>
                <w:hideMark/>
              </w:tcPr>
            </w:tcPrChange>
          </w:tcPr>
          <w:p w14:paraId="7F67AA8E" w14:textId="1D2E07D6" w:rsidR="00324312" w:rsidRPr="00CF42A6" w:rsidRDefault="008511D9" w:rsidP="00324312">
            <w:pPr>
              <w:jc w:val="left"/>
              <w:rPr>
                <w:ins w:id="508" w:author="Muhamad Ridho Zul Khoiri" w:date="2026-07-13T09:15:00Z" w16du:dateUtc="2026-07-13T02:15:00Z"/>
                <w:rFonts w:cs="Arial"/>
                <w:sz w:val="18"/>
                <w:szCs w:val="18"/>
                <w:rPrChange w:id="509" w:author="Muhamad Ridho Zul Khoiri" w:date="2026-07-14T10:44:00Z" w16du:dateUtc="2026-07-14T03:44:00Z">
                  <w:rPr>
                    <w:ins w:id="510" w:author="Muhamad Ridho Zul Khoiri" w:date="2026-07-13T09:15:00Z" w16du:dateUtc="2026-07-13T02:15:00Z"/>
                    <w:rFonts w:ascii="Times New Roman" w:hAnsi="Times New Roman"/>
                    <w:sz w:val="24"/>
                    <w:szCs w:val="24"/>
                  </w:rPr>
                </w:rPrChange>
              </w:rPr>
            </w:pPr>
            <w:ins w:id="511" w:author="Muhamad Ridho Zul Khoiri" w:date="2026-07-13T09:24:00Z" w16du:dateUtc="2026-07-13T02:24:00Z">
              <w:r w:rsidRPr="00CF42A6">
                <w:rPr>
                  <w:rFonts w:cs="Arial"/>
                  <w:sz w:val="18"/>
                  <w:szCs w:val="18"/>
                  <w:rPrChange w:id="512" w:author="Muhamad Ridho Zul Khoiri" w:date="2026-07-14T10:44:00Z" w16du:dateUtc="2026-07-14T03:44:00Z">
                    <w:rPr>
                      <w:rFonts w:ascii="Times New Roman" w:hAnsi="Times New Roman"/>
                    </w:rPr>
                  </w:rPrChange>
                </w:rPr>
                <w:t xml:space="preserve">Safer </w:t>
              </w:r>
            </w:ins>
            <w:ins w:id="513" w:author="Muhamad Ridho Zul Khoiri" w:date="2026-07-13T09:27:00Z" w16du:dateUtc="2026-07-13T02:27:00Z">
              <w:r w:rsidR="00F03001" w:rsidRPr="00CF42A6">
                <w:rPr>
                  <w:rFonts w:cs="Arial"/>
                  <w:sz w:val="18"/>
                  <w:szCs w:val="18"/>
                  <w:rPrChange w:id="514" w:author="Muhamad Ridho Zul Khoiri" w:date="2026-07-14T10:44:00Z" w16du:dateUtc="2026-07-14T03:44:00Z">
                    <w:rPr>
                      <w:rFonts w:ascii="Times New Roman" w:hAnsi="Times New Roman"/>
                    </w:rPr>
                  </w:rPrChange>
                </w:rPr>
                <w:t>operations</w:t>
              </w:r>
            </w:ins>
            <w:ins w:id="515" w:author="Muhamad Ridho Zul Khoiri" w:date="2026-07-13T09:45:00Z" w16du:dateUtc="2026-07-13T02:45:00Z">
              <w:r w:rsidR="00572375" w:rsidRPr="00CF42A6">
                <w:rPr>
                  <w:rFonts w:cs="Arial"/>
                  <w:sz w:val="18"/>
                  <w:szCs w:val="18"/>
                  <w:rPrChange w:id="516" w:author="Muhamad Ridho Zul Khoiri" w:date="2026-07-14T10:44:00Z" w16du:dateUtc="2026-07-14T03:44:00Z">
                    <w:rPr>
                      <w:rFonts w:ascii="Times New Roman" w:hAnsi="Times New Roman"/>
                    </w:rPr>
                  </w:rPrChange>
                </w:rPr>
                <w:t xml:space="preserve"> </w:t>
              </w:r>
            </w:ins>
            <w:ins w:id="517" w:author="Muhamad Ridho Zul Khoiri" w:date="2026-07-13T09:46:00Z" w16du:dateUtc="2026-07-13T02:46:00Z">
              <w:r w:rsidR="00572375" w:rsidRPr="00CF42A6">
                <w:rPr>
                  <w:rFonts w:cs="Arial"/>
                  <w:sz w:val="18"/>
                  <w:szCs w:val="18"/>
                  <w:rPrChange w:id="518" w:author="Muhamad Ridho Zul Khoiri" w:date="2026-07-14T10:44:00Z" w16du:dateUtc="2026-07-14T03:44:00Z">
                    <w:rPr>
                      <w:rFonts w:ascii="Times New Roman" w:hAnsi="Times New Roman"/>
                    </w:rPr>
                  </w:rPrChange>
                </w:rPr>
                <w:t>through</w:t>
              </w:r>
            </w:ins>
            <w:ins w:id="519" w:author="Muhamad Ridho Zul Khoiri" w:date="2026-07-13T09:45:00Z" w16du:dateUtc="2026-07-13T02:45:00Z">
              <w:r w:rsidR="00572375" w:rsidRPr="00CF42A6">
                <w:rPr>
                  <w:rFonts w:cs="Arial"/>
                  <w:sz w:val="18"/>
                  <w:szCs w:val="18"/>
                  <w:rPrChange w:id="520" w:author="Muhamad Ridho Zul Khoiri" w:date="2026-07-14T10:44:00Z" w16du:dateUtc="2026-07-14T03:44:00Z">
                    <w:rPr>
                      <w:rFonts w:ascii="Times New Roman" w:hAnsi="Times New Roman"/>
                    </w:rPr>
                  </w:rPrChange>
                </w:rPr>
                <w:t xml:space="preserve"> fewer HSE</w:t>
              </w:r>
            </w:ins>
            <w:ins w:id="521" w:author="Muhamad Ridho Zul Khoiri" w:date="2026-07-13T09:27:00Z" w16du:dateUtc="2026-07-13T02:27:00Z">
              <w:r w:rsidR="00F03001" w:rsidRPr="00CF42A6">
                <w:rPr>
                  <w:rFonts w:cs="Arial"/>
                  <w:sz w:val="18"/>
                  <w:szCs w:val="18"/>
                  <w:rPrChange w:id="522" w:author="Muhamad Ridho Zul Khoiri" w:date="2026-07-14T10:44:00Z" w16du:dateUtc="2026-07-14T03:44:00Z">
                    <w:rPr>
                      <w:rFonts w:ascii="Times New Roman" w:hAnsi="Times New Roman"/>
                    </w:rPr>
                  </w:rPrChange>
                </w:rPr>
                <w:t xml:space="preserve"> incidents</w:t>
              </w:r>
            </w:ins>
            <w:ins w:id="523" w:author="Muhamad Ridho Zul Khoiri" w:date="2026-07-13T09:46:00Z" w16du:dateUtc="2026-07-13T02:46:00Z">
              <w:r w:rsidR="00572375" w:rsidRPr="00CF42A6">
                <w:rPr>
                  <w:rFonts w:cs="Arial"/>
                  <w:sz w:val="18"/>
                  <w:szCs w:val="18"/>
                  <w:rPrChange w:id="524" w:author="Muhamad Ridho Zul Khoiri" w:date="2026-07-14T10:44:00Z" w16du:dateUtc="2026-07-14T03:44:00Z">
                    <w:rPr>
                      <w:rFonts w:ascii="Times New Roman" w:hAnsi="Times New Roman"/>
                    </w:rPr>
                  </w:rPrChange>
                </w:rPr>
                <w:t>.</w:t>
              </w:r>
            </w:ins>
          </w:p>
        </w:tc>
      </w:tr>
      <w:tr w:rsidR="00324312" w:rsidRPr="00CF42A6" w14:paraId="55E5A27A" w14:textId="77777777" w:rsidTr="00CF42A6">
        <w:trPr>
          <w:trHeight w:val="544"/>
          <w:ins w:id="525" w:author="Muhamad Ridho Zul Khoiri" w:date="2026-07-13T09:15:00Z"/>
          <w:trPrChange w:id="526" w:author="Muhamad Ridho Zul Khoiri" w:date="2026-07-14T10:48:00Z" w16du:dateUtc="2026-07-14T03:48:00Z">
            <w:trPr>
              <w:tblCellSpacing w:w="15" w:type="dxa"/>
            </w:trPr>
          </w:trPrChange>
        </w:trPr>
        <w:tc>
          <w:tcPr>
            <w:tcW w:w="326" w:type="pct"/>
            <w:shd w:val="clear" w:color="auto" w:fill="0F243E" w:themeFill="text2" w:themeFillShade="80"/>
            <w:vAlign w:val="center"/>
            <w:hideMark/>
            <w:tcPrChange w:id="527" w:author="Muhamad Ridho Zul Khoiri" w:date="2026-07-14T10:48:00Z" w16du:dateUtc="2026-07-14T03:48:00Z">
              <w:tcPr>
                <w:tcW w:w="0" w:type="auto"/>
                <w:vAlign w:val="center"/>
                <w:hideMark/>
              </w:tcPr>
            </w:tcPrChange>
          </w:tcPr>
          <w:p w14:paraId="75F80624" w14:textId="77777777" w:rsidR="00324312" w:rsidRPr="00CF42A6" w:rsidRDefault="00324312">
            <w:pPr>
              <w:jc w:val="center"/>
              <w:rPr>
                <w:ins w:id="528" w:author="Muhamad Ridho Zul Khoiri" w:date="2026-07-13T09:15:00Z" w16du:dateUtc="2026-07-13T02:15:00Z"/>
                <w:rFonts w:cs="Arial"/>
                <w:sz w:val="18"/>
                <w:szCs w:val="18"/>
                <w:rPrChange w:id="529" w:author="Muhamad Ridho Zul Khoiri" w:date="2026-07-14T10:44:00Z" w16du:dateUtc="2026-07-14T03:44:00Z">
                  <w:rPr>
                    <w:ins w:id="530" w:author="Muhamad Ridho Zul Khoiri" w:date="2026-07-13T09:15:00Z" w16du:dateUtc="2026-07-13T02:15:00Z"/>
                    <w:rFonts w:ascii="Times New Roman" w:hAnsi="Times New Roman"/>
                    <w:sz w:val="24"/>
                    <w:szCs w:val="24"/>
                  </w:rPr>
                </w:rPrChange>
              </w:rPr>
              <w:pPrChange w:id="531" w:author="Muhamad Ridho Zul Khoiri" w:date="2026-07-13T09:17:00Z" w16du:dateUtc="2026-07-13T02:17:00Z">
                <w:pPr>
                  <w:jc w:val="left"/>
                </w:pPr>
              </w:pPrChange>
            </w:pPr>
            <w:ins w:id="532" w:author="Muhamad Ridho Zul Khoiri" w:date="2026-07-13T09:15:00Z" w16du:dateUtc="2026-07-13T02:15:00Z">
              <w:r w:rsidRPr="00CF42A6">
                <w:rPr>
                  <w:rFonts w:cs="Arial"/>
                  <w:sz w:val="18"/>
                  <w:szCs w:val="18"/>
                  <w:rPrChange w:id="533" w:author="Muhamad Ridho Zul Khoiri" w:date="2026-07-14T10:44:00Z" w16du:dateUtc="2026-07-14T03:44:00Z">
                    <w:rPr>
                      <w:rFonts w:ascii="Times New Roman" w:hAnsi="Times New Roman"/>
                      <w:sz w:val="24"/>
                      <w:szCs w:val="24"/>
                    </w:rPr>
                  </w:rPrChange>
                </w:rPr>
                <w:t>2</w:t>
              </w:r>
            </w:ins>
          </w:p>
        </w:tc>
        <w:tc>
          <w:tcPr>
            <w:tcW w:w="1175" w:type="pct"/>
            <w:tcBorders>
              <w:right w:val="double" w:sz="4" w:space="0" w:color="7F7F7F" w:themeColor="text1" w:themeTint="80"/>
            </w:tcBorders>
            <w:shd w:val="clear" w:color="auto" w:fill="244061" w:themeFill="accent1" w:themeFillShade="80"/>
            <w:vAlign w:val="center"/>
            <w:hideMark/>
            <w:tcPrChange w:id="534" w:author="Muhamad Ridho Zul Khoiri" w:date="2026-07-14T10:48:00Z" w16du:dateUtc="2026-07-14T03:48:00Z">
              <w:tcPr>
                <w:tcW w:w="0" w:type="auto"/>
                <w:gridSpan w:val="3"/>
                <w:vAlign w:val="center"/>
                <w:hideMark/>
              </w:tcPr>
            </w:tcPrChange>
          </w:tcPr>
          <w:p w14:paraId="35B36F2E" w14:textId="0EBCA98E" w:rsidR="00A11C3A" w:rsidRPr="00CF42A6" w:rsidRDefault="00324312">
            <w:pPr>
              <w:jc w:val="center"/>
              <w:rPr>
                <w:ins w:id="535" w:author="Muhamad Ridho Zul Khoiri" w:date="2026-07-13T14:07:00Z" w16du:dateUtc="2026-07-13T07:07:00Z"/>
                <w:rFonts w:cs="Arial"/>
                <w:sz w:val="18"/>
                <w:szCs w:val="18"/>
                <w:rPrChange w:id="536" w:author="Muhamad Ridho Zul Khoiri" w:date="2026-07-14T10:44:00Z" w16du:dateUtc="2026-07-14T03:44:00Z">
                  <w:rPr>
                    <w:ins w:id="537" w:author="Muhamad Ridho Zul Khoiri" w:date="2026-07-13T14:07:00Z" w16du:dateUtc="2026-07-13T07:07:00Z"/>
                    <w:rFonts w:ascii="Times New Roman" w:hAnsi="Times New Roman"/>
                  </w:rPr>
                </w:rPrChange>
              </w:rPr>
              <w:pPrChange w:id="538" w:author="Muhamad Ridho Zul Khoiri" w:date="2026-07-14T10:06:00Z" w16du:dateUtc="2026-07-14T03:06:00Z">
                <w:pPr>
                  <w:jc w:val="left"/>
                </w:pPr>
              </w:pPrChange>
            </w:pPr>
            <w:ins w:id="539" w:author="Muhamad Ridho Zul Khoiri" w:date="2026-07-13T09:15:00Z" w16du:dateUtc="2026-07-13T02:15:00Z">
              <w:r w:rsidRPr="00CF42A6">
                <w:rPr>
                  <w:rFonts w:cs="Arial"/>
                  <w:sz w:val="18"/>
                  <w:szCs w:val="18"/>
                  <w:rPrChange w:id="540" w:author="Muhamad Ridho Zul Khoiri" w:date="2026-07-14T10:44:00Z" w16du:dateUtc="2026-07-14T03:44:00Z">
                    <w:rPr>
                      <w:rFonts w:ascii="Times New Roman" w:hAnsi="Times New Roman"/>
                      <w:sz w:val="24"/>
                      <w:szCs w:val="24"/>
                    </w:rPr>
                  </w:rPrChange>
                </w:rPr>
                <w:t xml:space="preserve">Increase </w:t>
              </w:r>
            </w:ins>
            <w:ins w:id="541" w:author="Muhamad Ridho Zul Khoiri" w:date="2026-07-13T09:45:00Z" w16du:dateUtc="2026-07-13T02:45:00Z">
              <w:r w:rsidR="00A56540" w:rsidRPr="00CF42A6">
                <w:rPr>
                  <w:rFonts w:cs="Arial"/>
                  <w:sz w:val="18"/>
                  <w:szCs w:val="18"/>
                  <w:rPrChange w:id="542" w:author="Muhamad Ridho Zul Khoiri" w:date="2026-07-14T10:44:00Z" w16du:dateUtc="2026-07-14T03:44:00Z">
                    <w:rPr>
                      <w:rFonts w:ascii="Times New Roman" w:hAnsi="Times New Roman"/>
                    </w:rPr>
                  </w:rPrChange>
                </w:rPr>
                <w:t>MEPG</w:t>
              </w:r>
            </w:ins>
            <w:ins w:id="543" w:author="Muhamad Ridho Zul Khoiri" w:date="2026-07-13T09:15:00Z" w16du:dateUtc="2026-07-13T02:15:00Z">
              <w:r w:rsidRPr="00CF42A6">
                <w:rPr>
                  <w:rFonts w:cs="Arial"/>
                  <w:sz w:val="18"/>
                  <w:szCs w:val="18"/>
                  <w:rPrChange w:id="544" w:author="Muhamad Ridho Zul Khoiri" w:date="2026-07-14T10:44:00Z" w16du:dateUtc="2026-07-14T03:44:00Z">
                    <w:rPr>
                      <w:rFonts w:ascii="Times New Roman" w:hAnsi="Times New Roman"/>
                      <w:sz w:val="24"/>
                      <w:szCs w:val="24"/>
                    </w:rPr>
                  </w:rPrChange>
                </w:rPr>
                <w:t xml:space="preserve"> </w:t>
              </w:r>
            </w:ins>
            <w:ins w:id="545" w:author="Muhamad Ridho Zul Khoiri" w:date="2026-07-13T10:07:00Z" w16du:dateUtc="2026-07-13T03:07:00Z">
              <w:r w:rsidR="00530A68" w:rsidRPr="00CF42A6">
                <w:rPr>
                  <w:rFonts w:cs="Arial"/>
                  <w:sz w:val="18"/>
                  <w:szCs w:val="18"/>
                  <w:rPrChange w:id="546" w:author="Muhamad Ridho Zul Khoiri" w:date="2026-07-14T10:44:00Z" w16du:dateUtc="2026-07-14T03:44:00Z">
                    <w:rPr>
                      <w:rFonts w:ascii="Times New Roman" w:hAnsi="Times New Roman"/>
                    </w:rPr>
                  </w:rPrChange>
                </w:rPr>
                <w:t>value</w:t>
              </w:r>
            </w:ins>
          </w:p>
          <w:p w14:paraId="47108FC2" w14:textId="15D20917" w:rsidR="00324312" w:rsidRPr="00CF42A6" w:rsidRDefault="00530A68">
            <w:pPr>
              <w:jc w:val="center"/>
              <w:rPr>
                <w:ins w:id="547" w:author="Muhamad Ridho Zul Khoiri" w:date="2026-07-13T09:15:00Z" w16du:dateUtc="2026-07-13T02:15:00Z"/>
                <w:rFonts w:cs="Arial"/>
                <w:sz w:val="18"/>
                <w:szCs w:val="18"/>
                <w:rPrChange w:id="548" w:author="Muhamad Ridho Zul Khoiri" w:date="2026-07-14T10:44:00Z" w16du:dateUtc="2026-07-14T03:44:00Z">
                  <w:rPr>
                    <w:ins w:id="549" w:author="Muhamad Ridho Zul Khoiri" w:date="2026-07-13T09:15:00Z" w16du:dateUtc="2026-07-13T02:15:00Z"/>
                    <w:rFonts w:ascii="Times New Roman" w:hAnsi="Times New Roman"/>
                    <w:sz w:val="24"/>
                    <w:szCs w:val="24"/>
                  </w:rPr>
                </w:rPrChange>
              </w:rPr>
              <w:pPrChange w:id="550" w:author="Muhamad Ridho Zul Khoiri" w:date="2026-07-14T10:06:00Z" w16du:dateUtc="2026-07-14T03:06:00Z">
                <w:pPr>
                  <w:jc w:val="left"/>
                </w:pPr>
              </w:pPrChange>
            </w:pPr>
            <w:ins w:id="551" w:author="Muhamad Ridho Zul Khoiri" w:date="2026-07-13T10:07:00Z" w16du:dateUtc="2026-07-13T03:07:00Z">
              <w:r w:rsidRPr="00CF42A6">
                <w:rPr>
                  <w:rFonts w:cs="Arial"/>
                  <w:sz w:val="18"/>
                  <w:szCs w:val="18"/>
                  <w:rPrChange w:id="552" w:author="Muhamad Ridho Zul Khoiri" w:date="2026-07-14T10:44:00Z" w16du:dateUtc="2026-07-14T03:44:00Z">
                    <w:rPr>
                      <w:rFonts w:ascii="Times New Roman" w:hAnsi="Times New Roman"/>
                    </w:rPr>
                  </w:rPrChange>
                </w:rPr>
                <w:t>as MEPI’s asset.</w:t>
              </w:r>
            </w:ins>
          </w:p>
        </w:tc>
        <w:tc>
          <w:tcPr>
            <w:tcW w:w="1878" w:type="pct"/>
            <w:tcBorders>
              <w:left w:val="double" w:sz="4" w:space="0" w:color="7F7F7F" w:themeColor="text1" w:themeTint="80"/>
            </w:tcBorders>
            <w:shd w:val="clear" w:color="auto" w:fill="DBE5F1" w:themeFill="accent1" w:themeFillTint="33"/>
            <w:vAlign w:val="center"/>
            <w:hideMark/>
            <w:tcPrChange w:id="553" w:author="Muhamad Ridho Zul Khoiri" w:date="2026-07-14T10:48:00Z" w16du:dateUtc="2026-07-14T03:48:00Z">
              <w:tcPr>
                <w:tcW w:w="0" w:type="auto"/>
                <w:gridSpan w:val="2"/>
                <w:vAlign w:val="center"/>
                <w:hideMark/>
              </w:tcPr>
            </w:tcPrChange>
          </w:tcPr>
          <w:p w14:paraId="6167E8E8" w14:textId="0F6C7AA0" w:rsidR="00324312" w:rsidRPr="00CF42A6" w:rsidRDefault="008511D9" w:rsidP="00324312">
            <w:pPr>
              <w:jc w:val="left"/>
              <w:rPr>
                <w:ins w:id="554" w:author="Muhamad Ridho Zul Khoiri" w:date="2026-07-13T09:15:00Z" w16du:dateUtc="2026-07-13T02:15:00Z"/>
                <w:rFonts w:cs="Arial"/>
                <w:sz w:val="18"/>
                <w:szCs w:val="18"/>
                <w:rPrChange w:id="555" w:author="Muhamad Ridho Zul Khoiri" w:date="2026-07-14T10:44:00Z" w16du:dateUtc="2026-07-14T03:44:00Z">
                  <w:rPr>
                    <w:ins w:id="556" w:author="Muhamad Ridho Zul Khoiri" w:date="2026-07-13T09:15:00Z" w16du:dateUtc="2026-07-13T02:15:00Z"/>
                    <w:rFonts w:ascii="Times New Roman" w:hAnsi="Times New Roman"/>
                    <w:sz w:val="24"/>
                    <w:szCs w:val="24"/>
                  </w:rPr>
                </w:rPrChange>
              </w:rPr>
            </w:pPr>
            <w:ins w:id="557" w:author="Muhamad Ridho Zul Khoiri" w:date="2026-07-13T09:25:00Z" w16du:dateUtc="2026-07-13T02:25:00Z">
              <w:r w:rsidRPr="00CF42A6">
                <w:rPr>
                  <w:rFonts w:cs="Arial"/>
                  <w:sz w:val="18"/>
                  <w:szCs w:val="18"/>
                  <w:rPrChange w:id="558" w:author="Muhamad Ridho Zul Khoiri" w:date="2026-07-14T10:44:00Z" w16du:dateUtc="2026-07-14T03:44:00Z">
                    <w:rPr>
                      <w:rFonts w:ascii="Times New Roman" w:hAnsi="Times New Roman"/>
                    </w:rPr>
                  </w:rPrChange>
                </w:rPr>
                <w:t>Identify critical activities, resolve conflicts, and prioritize oppo</w:t>
              </w:r>
              <w:r w:rsidR="00FA52D1" w:rsidRPr="00CF42A6">
                <w:rPr>
                  <w:rFonts w:cs="Arial"/>
                  <w:sz w:val="18"/>
                  <w:szCs w:val="18"/>
                  <w:rPrChange w:id="559" w:author="Muhamad Ridho Zul Khoiri" w:date="2026-07-14T10:44:00Z" w16du:dateUtc="2026-07-14T03:44:00Z">
                    <w:rPr>
                      <w:rFonts w:ascii="Times New Roman" w:hAnsi="Times New Roman"/>
                    </w:rPr>
                  </w:rPrChange>
                </w:rPr>
                <w:t>rtunities</w:t>
              </w:r>
            </w:ins>
          </w:p>
        </w:tc>
        <w:tc>
          <w:tcPr>
            <w:tcW w:w="1621" w:type="pct"/>
            <w:shd w:val="clear" w:color="auto" w:fill="DBE5F1" w:themeFill="accent1" w:themeFillTint="33"/>
            <w:vAlign w:val="center"/>
            <w:hideMark/>
            <w:tcPrChange w:id="560" w:author="Muhamad Ridho Zul Khoiri" w:date="2026-07-14T10:48:00Z" w16du:dateUtc="2026-07-14T03:48:00Z">
              <w:tcPr>
                <w:tcW w:w="0" w:type="auto"/>
                <w:gridSpan w:val="3"/>
                <w:vAlign w:val="center"/>
                <w:hideMark/>
              </w:tcPr>
            </w:tcPrChange>
          </w:tcPr>
          <w:p w14:paraId="6A5EE78B" w14:textId="4DACE8A0" w:rsidR="00324312" w:rsidRPr="00CF42A6" w:rsidRDefault="00760738" w:rsidP="00324312">
            <w:pPr>
              <w:jc w:val="left"/>
              <w:rPr>
                <w:ins w:id="561" w:author="Muhamad Ridho Zul Khoiri" w:date="2026-07-13T09:15:00Z" w16du:dateUtc="2026-07-13T02:15:00Z"/>
                <w:rFonts w:cs="Arial"/>
                <w:sz w:val="18"/>
                <w:szCs w:val="18"/>
                <w:rPrChange w:id="562" w:author="Muhamad Ridho Zul Khoiri" w:date="2026-07-14T10:44:00Z" w16du:dateUtc="2026-07-14T03:44:00Z">
                  <w:rPr>
                    <w:ins w:id="563" w:author="Muhamad Ridho Zul Khoiri" w:date="2026-07-13T09:15:00Z" w16du:dateUtc="2026-07-13T02:15:00Z"/>
                    <w:rFonts w:ascii="Times New Roman" w:hAnsi="Times New Roman"/>
                    <w:sz w:val="24"/>
                    <w:szCs w:val="24"/>
                  </w:rPr>
                </w:rPrChange>
              </w:rPr>
            </w:pPr>
            <w:ins w:id="564" w:author="Muhamad Ridho Zul Khoiri" w:date="2026-07-13T09:30:00Z" w16du:dateUtc="2026-07-13T02:30:00Z">
              <w:r w:rsidRPr="00CF42A6">
                <w:rPr>
                  <w:rFonts w:cs="Arial"/>
                  <w:sz w:val="18"/>
                  <w:szCs w:val="18"/>
                  <w:rPrChange w:id="565" w:author="Muhamad Ridho Zul Khoiri" w:date="2026-07-14T10:44:00Z" w16du:dateUtc="2026-07-14T03:44:00Z">
                    <w:rPr>
                      <w:rFonts w:ascii="Times New Roman" w:hAnsi="Times New Roman"/>
                    </w:rPr>
                  </w:rPrChange>
                </w:rPr>
                <w:t xml:space="preserve">Improved value creation </w:t>
              </w:r>
            </w:ins>
            <w:ins w:id="566" w:author="Muhamad Ridho Zul Khoiri" w:date="2026-07-13T09:31:00Z" w16du:dateUtc="2026-07-13T02:31:00Z">
              <w:r w:rsidR="00D80A2B" w:rsidRPr="00CF42A6">
                <w:rPr>
                  <w:rFonts w:cs="Arial"/>
                  <w:sz w:val="18"/>
                  <w:szCs w:val="18"/>
                  <w:rPrChange w:id="567" w:author="Muhamad Ridho Zul Khoiri" w:date="2026-07-14T10:44:00Z" w16du:dateUtc="2026-07-14T03:44:00Z">
                    <w:rPr>
                      <w:rFonts w:ascii="Times New Roman" w:hAnsi="Times New Roman"/>
                    </w:rPr>
                  </w:rPrChange>
                </w:rPr>
                <w:t xml:space="preserve">from </w:t>
              </w:r>
            </w:ins>
            <w:ins w:id="568" w:author="Muhamad Ridho Zul Khoiri" w:date="2026-07-13T09:30:00Z" w16du:dateUtc="2026-07-13T02:30:00Z">
              <w:r w:rsidRPr="00CF42A6">
                <w:rPr>
                  <w:rFonts w:cs="Arial"/>
                  <w:sz w:val="18"/>
                  <w:szCs w:val="18"/>
                  <w:rPrChange w:id="569" w:author="Muhamad Ridho Zul Khoiri" w:date="2026-07-14T10:44:00Z" w16du:dateUtc="2026-07-14T03:44:00Z">
                    <w:rPr>
                      <w:rFonts w:ascii="Times New Roman" w:hAnsi="Times New Roman"/>
                    </w:rPr>
                  </w:rPrChange>
                </w:rPr>
                <w:t>Asset development.</w:t>
              </w:r>
            </w:ins>
          </w:p>
        </w:tc>
      </w:tr>
      <w:tr w:rsidR="00324312" w:rsidRPr="00CF42A6" w14:paraId="0EBBB3F4" w14:textId="77777777" w:rsidTr="00CF42A6">
        <w:trPr>
          <w:trHeight w:val="544"/>
          <w:ins w:id="570" w:author="Muhamad Ridho Zul Khoiri" w:date="2026-07-13T09:15:00Z"/>
          <w:trPrChange w:id="571" w:author="Muhamad Ridho Zul Khoiri" w:date="2026-07-14T10:48:00Z" w16du:dateUtc="2026-07-14T03:48:00Z">
            <w:trPr>
              <w:tblCellSpacing w:w="15" w:type="dxa"/>
            </w:trPr>
          </w:trPrChange>
        </w:trPr>
        <w:tc>
          <w:tcPr>
            <w:tcW w:w="326" w:type="pct"/>
            <w:shd w:val="clear" w:color="auto" w:fill="0F243E" w:themeFill="text2" w:themeFillShade="80"/>
            <w:vAlign w:val="center"/>
            <w:hideMark/>
            <w:tcPrChange w:id="572" w:author="Muhamad Ridho Zul Khoiri" w:date="2026-07-14T10:48:00Z" w16du:dateUtc="2026-07-14T03:48:00Z">
              <w:tcPr>
                <w:tcW w:w="0" w:type="auto"/>
                <w:vAlign w:val="center"/>
                <w:hideMark/>
              </w:tcPr>
            </w:tcPrChange>
          </w:tcPr>
          <w:p w14:paraId="6596FA22" w14:textId="77777777" w:rsidR="00324312" w:rsidRPr="00CF42A6" w:rsidRDefault="00324312">
            <w:pPr>
              <w:jc w:val="center"/>
              <w:rPr>
                <w:ins w:id="573" w:author="Muhamad Ridho Zul Khoiri" w:date="2026-07-13T09:15:00Z" w16du:dateUtc="2026-07-13T02:15:00Z"/>
                <w:rFonts w:cs="Arial"/>
                <w:sz w:val="18"/>
                <w:szCs w:val="18"/>
                <w:rPrChange w:id="574" w:author="Muhamad Ridho Zul Khoiri" w:date="2026-07-14T10:44:00Z" w16du:dateUtc="2026-07-14T03:44:00Z">
                  <w:rPr>
                    <w:ins w:id="575" w:author="Muhamad Ridho Zul Khoiri" w:date="2026-07-13T09:15:00Z" w16du:dateUtc="2026-07-13T02:15:00Z"/>
                    <w:rFonts w:ascii="Times New Roman" w:hAnsi="Times New Roman"/>
                    <w:sz w:val="24"/>
                    <w:szCs w:val="24"/>
                  </w:rPr>
                </w:rPrChange>
              </w:rPr>
              <w:pPrChange w:id="576" w:author="Muhamad Ridho Zul Khoiri" w:date="2026-07-13T09:17:00Z" w16du:dateUtc="2026-07-13T02:17:00Z">
                <w:pPr>
                  <w:jc w:val="left"/>
                </w:pPr>
              </w:pPrChange>
            </w:pPr>
            <w:ins w:id="577" w:author="Muhamad Ridho Zul Khoiri" w:date="2026-07-13T09:15:00Z" w16du:dateUtc="2026-07-13T02:15:00Z">
              <w:r w:rsidRPr="00CF42A6">
                <w:rPr>
                  <w:rFonts w:cs="Arial"/>
                  <w:sz w:val="18"/>
                  <w:szCs w:val="18"/>
                  <w:rPrChange w:id="578" w:author="Muhamad Ridho Zul Khoiri" w:date="2026-07-14T10:44:00Z" w16du:dateUtc="2026-07-14T03:44:00Z">
                    <w:rPr>
                      <w:rFonts w:ascii="Times New Roman" w:hAnsi="Times New Roman"/>
                      <w:sz w:val="24"/>
                      <w:szCs w:val="24"/>
                    </w:rPr>
                  </w:rPrChange>
                </w:rPr>
                <w:t>3</w:t>
              </w:r>
            </w:ins>
          </w:p>
        </w:tc>
        <w:tc>
          <w:tcPr>
            <w:tcW w:w="1175" w:type="pct"/>
            <w:tcBorders>
              <w:right w:val="double" w:sz="4" w:space="0" w:color="7F7F7F" w:themeColor="text1" w:themeTint="80"/>
            </w:tcBorders>
            <w:shd w:val="clear" w:color="auto" w:fill="244061" w:themeFill="accent1" w:themeFillShade="80"/>
            <w:vAlign w:val="center"/>
            <w:hideMark/>
            <w:tcPrChange w:id="579" w:author="Muhamad Ridho Zul Khoiri" w:date="2026-07-14T10:48:00Z" w16du:dateUtc="2026-07-14T03:48:00Z">
              <w:tcPr>
                <w:tcW w:w="0" w:type="auto"/>
                <w:gridSpan w:val="3"/>
                <w:vAlign w:val="center"/>
                <w:hideMark/>
              </w:tcPr>
            </w:tcPrChange>
          </w:tcPr>
          <w:p w14:paraId="6C06E60E" w14:textId="76C17257" w:rsidR="00324312" w:rsidRPr="00CF42A6" w:rsidRDefault="00FA52D1">
            <w:pPr>
              <w:jc w:val="center"/>
              <w:rPr>
                <w:ins w:id="580" w:author="Muhamad Ridho Zul Khoiri" w:date="2026-07-13T09:15:00Z" w16du:dateUtc="2026-07-13T02:15:00Z"/>
                <w:rFonts w:cs="Arial"/>
                <w:sz w:val="18"/>
                <w:szCs w:val="18"/>
                <w:rPrChange w:id="581" w:author="Muhamad Ridho Zul Khoiri" w:date="2026-07-14T10:44:00Z" w16du:dateUtc="2026-07-14T03:44:00Z">
                  <w:rPr>
                    <w:ins w:id="582" w:author="Muhamad Ridho Zul Khoiri" w:date="2026-07-13T09:15:00Z" w16du:dateUtc="2026-07-13T02:15:00Z"/>
                    <w:rFonts w:ascii="Times New Roman" w:hAnsi="Times New Roman"/>
                    <w:sz w:val="24"/>
                    <w:szCs w:val="24"/>
                  </w:rPr>
                </w:rPrChange>
              </w:rPr>
              <w:pPrChange w:id="583" w:author="Muhamad Ridho Zul Khoiri" w:date="2026-07-14T10:06:00Z" w16du:dateUtc="2026-07-14T03:06:00Z">
                <w:pPr>
                  <w:jc w:val="left"/>
                </w:pPr>
              </w:pPrChange>
            </w:pPr>
            <w:ins w:id="584" w:author="Muhamad Ridho Zul Khoiri" w:date="2026-07-13T09:25:00Z" w16du:dateUtc="2026-07-13T02:25:00Z">
              <w:r w:rsidRPr="00CF42A6">
                <w:rPr>
                  <w:rFonts w:cs="Arial"/>
                  <w:sz w:val="18"/>
                  <w:szCs w:val="18"/>
                  <w:rPrChange w:id="585" w:author="Muhamad Ridho Zul Khoiri" w:date="2026-07-14T10:44:00Z" w16du:dateUtc="2026-07-14T03:44:00Z">
                    <w:rPr>
                      <w:rFonts w:ascii="Times New Roman" w:hAnsi="Times New Roman"/>
                      <w:i/>
                      <w:iCs/>
                    </w:rPr>
                  </w:rPrChange>
                </w:rPr>
                <w:t xml:space="preserve">Enable </w:t>
              </w:r>
            </w:ins>
            <w:ins w:id="586" w:author="Muhamad Ridho Zul Khoiri" w:date="2026-07-13T09:26:00Z" w16du:dateUtc="2026-07-13T02:26:00Z">
              <w:r w:rsidRPr="00CF42A6">
                <w:rPr>
                  <w:rFonts w:cs="Arial"/>
                  <w:sz w:val="18"/>
                  <w:szCs w:val="18"/>
                  <w:rPrChange w:id="587" w:author="Muhamad Ridho Zul Khoiri" w:date="2026-07-14T10:44:00Z" w16du:dateUtc="2026-07-14T03:44:00Z">
                    <w:rPr>
                      <w:rFonts w:ascii="Times New Roman" w:hAnsi="Times New Roman"/>
                      <w:i/>
                      <w:iCs/>
                    </w:rPr>
                  </w:rPrChange>
                </w:rPr>
                <w:t>Informed Decision-Making</w:t>
              </w:r>
            </w:ins>
          </w:p>
        </w:tc>
        <w:tc>
          <w:tcPr>
            <w:tcW w:w="1878" w:type="pct"/>
            <w:tcBorders>
              <w:left w:val="double" w:sz="4" w:space="0" w:color="7F7F7F" w:themeColor="text1" w:themeTint="80"/>
            </w:tcBorders>
            <w:shd w:val="clear" w:color="auto" w:fill="DBE5F1" w:themeFill="accent1" w:themeFillTint="33"/>
            <w:vAlign w:val="center"/>
            <w:hideMark/>
            <w:tcPrChange w:id="588" w:author="Muhamad Ridho Zul Khoiri" w:date="2026-07-14T10:48:00Z" w16du:dateUtc="2026-07-14T03:48:00Z">
              <w:tcPr>
                <w:tcW w:w="0" w:type="auto"/>
                <w:gridSpan w:val="2"/>
                <w:vAlign w:val="center"/>
                <w:hideMark/>
              </w:tcPr>
            </w:tcPrChange>
          </w:tcPr>
          <w:p w14:paraId="5FB4A304" w14:textId="20322CA2" w:rsidR="00324312" w:rsidRPr="00CF42A6" w:rsidRDefault="00615891" w:rsidP="00324312">
            <w:pPr>
              <w:jc w:val="left"/>
              <w:rPr>
                <w:ins w:id="589" w:author="Muhamad Ridho Zul Khoiri" w:date="2026-07-13T09:15:00Z" w16du:dateUtc="2026-07-13T02:15:00Z"/>
                <w:rFonts w:cs="Arial"/>
                <w:sz w:val="18"/>
                <w:szCs w:val="18"/>
                <w:rPrChange w:id="590" w:author="Muhamad Ridho Zul Khoiri" w:date="2026-07-14T10:44:00Z" w16du:dateUtc="2026-07-14T03:44:00Z">
                  <w:rPr>
                    <w:ins w:id="591" w:author="Muhamad Ridho Zul Khoiri" w:date="2026-07-13T09:15:00Z" w16du:dateUtc="2026-07-13T02:15:00Z"/>
                    <w:rFonts w:ascii="Times New Roman" w:hAnsi="Times New Roman"/>
                    <w:sz w:val="24"/>
                    <w:szCs w:val="24"/>
                  </w:rPr>
                </w:rPrChange>
              </w:rPr>
            </w:pPr>
            <w:ins w:id="592" w:author="Muhamad Ridho Zul Khoiri" w:date="2026-07-13T09:27:00Z" w16du:dateUtc="2026-07-13T02:27:00Z">
              <w:r w:rsidRPr="00CF42A6">
                <w:rPr>
                  <w:rFonts w:cs="Arial"/>
                  <w:sz w:val="18"/>
                  <w:szCs w:val="18"/>
                  <w:rPrChange w:id="593" w:author="Muhamad Ridho Zul Khoiri" w:date="2026-07-14T10:44:00Z" w16du:dateUtc="2026-07-14T03:44:00Z">
                    <w:rPr>
                      <w:rFonts w:ascii="Times New Roman" w:hAnsi="Times New Roman"/>
                    </w:rPr>
                  </w:rPrChange>
                </w:rPr>
                <w:t>Use reliable and timely planning to support deci</w:t>
              </w:r>
            </w:ins>
            <w:ins w:id="594" w:author="Muhamad Ridho Zul Khoiri" w:date="2026-07-13T09:28:00Z" w16du:dateUtc="2026-07-13T02:28:00Z">
              <w:r w:rsidRPr="00CF42A6">
                <w:rPr>
                  <w:rFonts w:cs="Arial"/>
                  <w:sz w:val="18"/>
                  <w:szCs w:val="18"/>
                  <w:rPrChange w:id="595" w:author="Muhamad Ridho Zul Khoiri" w:date="2026-07-14T10:44:00Z" w16du:dateUtc="2026-07-14T03:44:00Z">
                    <w:rPr>
                      <w:rFonts w:ascii="Times New Roman" w:hAnsi="Times New Roman"/>
                    </w:rPr>
                  </w:rPrChange>
                </w:rPr>
                <w:t>sion making.</w:t>
              </w:r>
            </w:ins>
          </w:p>
        </w:tc>
        <w:tc>
          <w:tcPr>
            <w:tcW w:w="1621" w:type="pct"/>
            <w:shd w:val="clear" w:color="auto" w:fill="DBE5F1" w:themeFill="accent1" w:themeFillTint="33"/>
            <w:vAlign w:val="center"/>
            <w:hideMark/>
            <w:tcPrChange w:id="596" w:author="Muhamad Ridho Zul Khoiri" w:date="2026-07-14T10:48:00Z" w16du:dateUtc="2026-07-14T03:48:00Z">
              <w:tcPr>
                <w:tcW w:w="0" w:type="auto"/>
                <w:gridSpan w:val="3"/>
                <w:vAlign w:val="center"/>
                <w:hideMark/>
              </w:tcPr>
            </w:tcPrChange>
          </w:tcPr>
          <w:p w14:paraId="2FDEBB14" w14:textId="2098627F" w:rsidR="00324312" w:rsidRPr="00CF42A6" w:rsidRDefault="00615891" w:rsidP="00324312">
            <w:pPr>
              <w:jc w:val="left"/>
              <w:rPr>
                <w:ins w:id="597" w:author="Muhamad Ridho Zul Khoiri" w:date="2026-07-13T09:15:00Z" w16du:dateUtc="2026-07-13T02:15:00Z"/>
                <w:rFonts w:cs="Arial"/>
                <w:sz w:val="18"/>
                <w:szCs w:val="18"/>
                <w:rPrChange w:id="598" w:author="Muhamad Ridho Zul Khoiri" w:date="2026-07-14T10:44:00Z" w16du:dateUtc="2026-07-14T03:44:00Z">
                  <w:rPr>
                    <w:ins w:id="599" w:author="Muhamad Ridho Zul Khoiri" w:date="2026-07-13T09:15:00Z" w16du:dateUtc="2026-07-13T02:15:00Z"/>
                    <w:rFonts w:ascii="Times New Roman" w:hAnsi="Times New Roman"/>
                    <w:sz w:val="24"/>
                    <w:szCs w:val="24"/>
                  </w:rPr>
                </w:rPrChange>
              </w:rPr>
            </w:pPr>
            <w:ins w:id="600" w:author="Muhamad Ridho Zul Khoiri" w:date="2026-07-13T09:27:00Z" w16du:dateUtc="2026-07-13T02:27:00Z">
              <w:r w:rsidRPr="00CF42A6">
                <w:rPr>
                  <w:rFonts w:cs="Arial"/>
                  <w:sz w:val="18"/>
                  <w:szCs w:val="18"/>
                  <w:rPrChange w:id="601" w:author="Muhamad Ridho Zul Khoiri" w:date="2026-07-14T10:44:00Z" w16du:dateUtc="2026-07-14T03:44:00Z">
                    <w:rPr>
                      <w:rFonts w:ascii="Times New Roman" w:hAnsi="Times New Roman"/>
                    </w:rPr>
                  </w:rPrChange>
                </w:rPr>
                <w:t>Better and faster operational and business decisions.</w:t>
              </w:r>
            </w:ins>
          </w:p>
        </w:tc>
      </w:tr>
      <w:tr w:rsidR="00324312" w:rsidRPr="00CF42A6" w14:paraId="32109C0A" w14:textId="77777777" w:rsidTr="00CF42A6">
        <w:trPr>
          <w:trHeight w:val="544"/>
          <w:ins w:id="602" w:author="Muhamad Ridho Zul Khoiri" w:date="2026-07-13T09:15:00Z"/>
          <w:trPrChange w:id="603" w:author="Muhamad Ridho Zul Khoiri" w:date="2026-07-14T10:48:00Z" w16du:dateUtc="2026-07-14T03:48:00Z">
            <w:trPr>
              <w:tblCellSpacing w:w="15" w:type="dxa"/>
            </w:trPr>
          </w:trPrChange>
        </w:trPr>
        <w:tc>
          <w:tcPr>
            <w:tcW w:w="326" w:type="pct"/>
            <w:shd w:val="clear" w:color="auto" w:fill="0F243E" w:themeFill="text2" w:themeFillShade="80"/>
            <w:vAlign w:val="center"/>
            <w:hideMark/>
            <w:tcPrChange w:id="604" w:author="Muhamad Ridho Zul Khoiri" w:date="2026-07-14T10:48:00Z" w16du:dateUtc="2026-07-14T03:48:00Z">
              <w:tcPr>
                <w:tcW w:w="0" w:type="auto"/>
                <w:vAlign w:val="center"/>
                <w:hideMark/>
              </w:tcPr>
            </w:tcPrChange>
          </w:tcPr>
          <w:p w14:paraId="51F34845" w14:textId="77777777" w:rsidR="00324312" w:rsidRPr="00CF42A6" w:rsidRDefault="00324312">
            <w:pPr>
              <w:jc w:val="center"/>
              <w:rPr>
                <w:ins w:id="605" w:author="Muhamad Ridho Zul Khoiri" w:date="2026-07-13T09:15:00Z" w16du:dateUtc="2026-07-13T02:15:00Z"/>
                <w:rFonts w:cs="Arial"/>
                <w:sz w:val="18"/>
                <w:szCs w:val="18"/>
                <w:rPrChange w:id="606" w:author="Muhamad Ridho Zul Khoiri" w:date="2026-07-14T10:44:00Z" w16du:dateUtc="2026-07-14T03:44:00Z">
                  <w:rPr>
                    <w:ins w:id="607" w:author="Muhamad Ridho Zul Khoiri" w:date="2026-07-13T09:15:00Z" w16du:dateUtc="2026-07-13T02:15:00Z"/>
                    <w:rFonts w:ascii="Times New Roman" w:hAnsi="Times New Roman"/>
                    <w:sz w:val="24"/>
                    <w:szCs w:val="24"/>
                  </w:rPr>
                </w:rPrChange>
              </w:rPr>
              <w:pPrChange w:id="608" w:author="Muhamad Ridho Zul Khoiri" w:date="2026-07-13T09:17:00Z" w16du:dateUtc="2026-07-13T02:17:00Z">
                <w:pPr>
                  <w:jc w:val="left"/>
                </w:pPr>
              </w:pPrChange>
            </w:pPr>
            <w:ins w:id="609" w:author="Muhamad Ridho Zul Khoiri" w:date="2026-07-13T09:15:00Z" w16du:dateUtc="2026-07-13T02:15:00Z">
              <w:r w:rsidRPr="00CF42A6">
                <w:rPr>
                  <w:rFonts w:cs="Arial"/>
                  <w:sz w:val="18"/>
                  <w:szCs w:val="18"/>
                  <w:rPrChange w:id="610" w:author="Muhamad Ridho Zul Khoiri" w:date="2026-07-14T10:44:00Z" w16du:dateUtc="2026-07-14T03:44:00Z">
                    <w:rPr>
                      <w:rFonts w:ascii="Times New Roman" w:hAnsi="Times New Roman"/>
                      <w:sz w:val="24"/>
                      <w:szCs w:val="24"/>
                    </w:rPr>
                  </w:rPrChange>
                </w:rPr>
                <w:t>4</w:t>
              </w:r>
            </w:ins>
          </w:p>
        </w:tc>
        <w:tc>
          <w:tcPr>
            <w:tcW w:w="1175" w:type="pct"/>
            <w:tcBorders>
              <w:right w:val="double" w:sz="4" w:space="0" w:color="7F7F7F" w:themeColor="text1" w:themeTint="80"/>
            </w:tcBorders>
            <w:shd w:val="clear" w:color="auto" w:fill="244061" w:themeFill="accent1" w:themeFillShade="80"/>
            <w:vAlign w:val="center"/>
            <w:hideMark/>
            <w:tcPrChange w:id="611" w:author="Muhamad Ridho Zul Khoiri" w:date="2026-07-14T10:48:00Z" w16du:dateUtc="2026-07-14T03:48:00Z">
              <w:tcPr>
                <w:tcW w:w="0" w:type="auto"/>
                <w:gridSpan w:val="3"/>
                <w:vAlign w:val="center"/>
                <w:hideMark/>
              </w:tcPr>
            </w:tcPrChange>
          </w:tcPr>
          <w:p w14:paraId="7D28547B" w14:textId="77777777" w:rsidR="00324312" w:rsidRPr="00CF42A6" w:rsidRDefault="00324312">
            <w:pPr>
              <w:jc w:val="center"/>
              <w:rPr>
                <w:ins w:id="612" w:author="Muhamad Ridho Zul Khoiri" w:date="2026-07-13T09:15:00Z" w16du:dateUtc="2026-07-13T02:15:00Z"/>
                <w:rFonts w:cs="Arial"/>
                <w:sz w:val="18"/>
                <w:szCs w:val="18"/>
                <w:rPrChange w:id="613" w:author="Muhamad Ridho Zul Khoiri" w:date="2026-07-14T10:44:00Z" w16du:dateUtc="2026-07-14T03:44:00Z">
                  <w:rPr>
                    <w:ins w:id="614" w:author="Muhamad Ridho Zul Khoiri" w:date="2026-07-13T09:15:00Z" w16du:dateUtc="2026-07-13T02:15:00Z"/>
                    <w:rFonts w:ascii="Times New Roman" w:hAnsi="Times New Roman"/>
                    <w:sz w:val="24"/>
                    <w:szCs w:val="24"/>
                  </w:rPr>
                </w:rPrChange>
              </w:rPr>
              <w:pPrChange w:id="615" w:author="Muhamad Ridho Zul Khoiri" w:date="2026-07-14T10:06:00Z" w16du:dateUtc="2026-07-14T03:06:00Z">
                <w:pPr>
                  <w:jc w:val="left"/>
                </w:pPr>
              </w:pPrChange>
            </w:pPr>
            <w:ins w:id="616" w:author="Muhamad Ridho Zul Khoiri" w:date="2026-07-13T09:15:00Z" w16du:dateUtc="2026-07-13T02:15:00Z">
              <w:r w:rsidRPr="00CF42A6">
                <w:rPr>
                  <w:rFonts w:cs="Arial"/>
                  <w:sz w:val="18"/>
                  <w:szCs w:val="18"/>
                  <w:rPrChange w:id="617" w:author="Muhamad Ridho Zul Khoiri" w:date="2026-07-14T10:44:00Z" w16du:dateUtc="2026-07-14T03:44:00Z">
                    <w:rPr>
                      <w:rFonts w:ascii="Times New Roman" w:hAnsi="Times New Roman"/>
                      <w:sz w:val="24"/>
                      <w:szCs w:val="24"/>
                    </w:rPr>
                  </w:rPrChange>
                </w:rPr>
                <w:t>Improve Cost and Resource Efficiency</w:t>
              </w:r>
            </w:ins>
          </w:p>
        </w:tc>
        <w:tc>
          <w:tcPr>
            <w:tcW w:w="1878" w:type="pct"/>
            <w:tcBorders>
              <w:left w:val="double" w:sz="4" w:space="0" w:color="7F7F7F" w:themeColor="text1" w:themeTint="80"/>
            </w:tcBorders>
            <w:shd w:val="clear" w:color="auto" w:fill="DBE5F1" w:themeFill="accent1" w:themeFillTint="33"/>
            <w:vAlign w:val="center"/>
            <w:hideMark/>
            <w:tcPrChange w:id="618" w:author="Muhamad Ridho Zul Khoiri" w:date="2026-07-14T10:48:00Z" w16du:dateUtc="2026-07-14T03:48:00Z">
              <w:tcPr>
                <w:tcW w:w="0" w:type="auto"/>
                <w:gridSpan w:val="2"/>
                <w:vAlign w:val="center"/>
                <w:hideMark/>
              </w:tcPr>
            </w:tcPrChange>
          </w:tcPr>
          <w:p w14:paraId="0F3DF596" w14:textId="492D4EEA" w:rsidR="00324312" w:rsidRPr="00CF42A6" w:rsidRDefault="00A56540" w:rsidP="00324312">
            <w:pPr>
              <w:jc w:val="left"/>
              <w:rPr>
                <w:ins w:id="619" w:author="Muhamad Ridho Zul Khoiri" w:date="2026-07-13T09:15:00Z" w16du:dateUtc="2026-07-13T02:15:00Z"/>
                <w:rFonts w:cs="Arial"/>
                <w:sz w:val="18"/>
                <w:szCs w:val="18"/>
                <w:rPrChange w:id="620" w:author="Muhamad Ridho Zul Khoiri" w:date="2026-07-14T10:44:00Z" w16du:dateUtc="2026-07-14T03:44:00Z">
                  <w:rPr>
                    <w:ins w:id="621" w:author="Muhamad Ridho Zul Khoiri" w:date="2026-07-13T09:15:00Z" w16du:dateUtc="2026-07-13T02:15:00Z"/>
                    <w:rFonts w:ascii="Times New Roman" w:hAnsi="Times New Roman"/>
                    <w:sz w:val="24"/>
                    <w:szCs w:val="24"/>
                  </w:rPr>
                </w:rPrChange>
              </w:rPr>
            </w:pPr>
            <w:ins w:id="622" w:author="Muhamad Ridho Zul Khoiri" w:date="2026-07-13T09:45:00Z" w16du:dateUtc="2026-07-13T02:45:00Z">
              <w:r w:rsidRPr="00CF42A6">
                <w:rPr>
                  <w:rFonts w:cs="Arial"/>
                  <w:sz w:val="18"/>
                  <w:szCs w:val="18"/>
                  <w:rPrChange w:id="623" w:author="Muhamad Ridho Zul Khoiri" w:date="2026-07-14T10:44:00Z" w16du:dateUtc="2026-07-14T03:44:00Z">
                    <w:rPr>
                      <w:rFonts w:ascii="Times New Roman" w:hAnsi="Times New Roman"/>
                    </w:rPr>
                  </w:rPrChange>
                </w:rPr>
                <w:t>C</w:t>
              </w:r>
            </w:ins>
            <w:ins w:id="624" w:author="Muhamad Ridho Zul Khoiri" w:date="2026-07-13T09:28:00Z" w16du:dateUtc="2026-07-13T02:28:00Z">
              <w:r w:rsidR="00615891" w:rsidRPr="00CF42A6">
                <w:rPr>
                  <w:rFonts w:cs="Arial"/>
                  <w:sz w:val="18"/>
                  <w:szCs w:val="18"/>
                  <w:rPrChange w:id="625" w:author="Muhamad Ridho Zul Khoiri" w:date="2026-07-14T10:44:00Z" w16du:dateUtc="2026-07-14T03:44:00Z">
                    <w:rPr>
                      <w:rFonts w:ascii="Times New Roman" w:hAnsi="Times New Roman"/>
                    </w:rPr>
                  </w:rPrChange>
                </w:rPr>
                <w:t>oordination of manpower, contractors, equipment, across activities.</w:t>
              </w:r>
            </w:ins>
          </w:p>
        </w:tc>
        <w:tc>
          <w:tcPr>
            <w:tcW w:w="1621" w:type="pct"/>
            <w:shd w:val="clear" w:color="auto" w:fill="DBE5F1" w:themeFill="accent1" w:themeFillTint="33"/>
            <w:vAlign w:val="center"/>
            <w:hideMark/>
            <w:tcPrChange w:id="626" w:author="Muhamad Ridho Zul Khoiri" w:date="2026-07-14T10:48:00Z" w16du:dateUtc="2026-07-14T03:48:00Z">
              <w:tcPr>
                <w:tcW w:w="0" w:type="auto"/>
                <w:gridSpan w:val="3"/>
                <w:vAlign w:val="center"/>
                <w:hideMark/>
              </w:tcPr>
            </w:tcPrChange>
          </w:tcPr>
          <w:p w14:paraId="57033B8E" w14:textId="566A023C" w:rsidR="00324312" w:rsidRPr="00CF42A6" w:rsidRDefault="00615891" w:rsidP="00324312">
            <w:pPr>
              <w:jc w:val="left"/>
              <w:rPr>
                <w:ins w:id="627" w:author="Muhamad Ridho Zul Khoiri" w:date="2026-07-13T09:15:00Z" w16du:dateUtc="2026-07-13T02:15:00Z"/>
                <w:rFonts w:cs="Arial"/>
                <w:sz w:val="18"/>
                <w:szCs w:val="18"/>
                <w:rPrChange w:id="628" w:author="Muhamad Ridho Zul Khoiri" w:date="2026-07-14T10:44:00Z" w16du:dateUtc="2026-07-14T03:44:00Z">
                  <w:rPr>
                    <w:ins w:id="629" w:author="Muhamad Ridho Zul Khoiri" w:date="2026-07-13T09:15:00Z" w16du:dateUtc="2026-07-13T02:15:00Z"/>
                    <w:rFonts w:ascii="Times New Roman" w:hAnsi="Times New Roman"/>
                    <w:sz w:val="24"/>
                    <w:szCs w:val="24"/>
                  </w:rPr>
                </w:rPrChange>
              </w:rPr>
            </w:pPr>
            <w:ins w:id="630" w:author="Muhamad Ridho Zul Khoiri" w:date="2026-07-13T09:28:00Z" w16du:dateUtc="2026-07-13T02:28:00Z">
              <w:r w:rsidRPr="00CF42A6">
                <w:rPr>
                  <w:rFonts w:cs="Arial"/>
                  <w:sz w:val="18"/>
                  <w:szCs w:val="18"/>
                  <w:rPrChange w:id="631" w:author="Muhamad Ridho Zul Khoiri" w:date="2026-07-14T10:44:00Z" w16du:dateUtc="2026-07-14T03:44:00Z">
                    <w:rPr>
                      <w:rFonts w:ascii="Times New Roman" w:hAnsi="Times New Roman"/>
                    </w:rPr>
                  </w:rPrChange>
                </w:rPr>
                <w:t>Improved resource utiliza</w:t>
              </w:r>
            </w:ins>
            <w:ins w:id="632" w:author="Muhamad Ridho Zul Khoiri" w:date="2026-07-13T09:29:00Z" w16du:dateUtc="2026-07-13T02:29:00Z">
              <w:r w:rsidRPr="00CF42A6">
                <w:rPr>
                  <w:rFonts w:cs="Arial"/>
                  <w:sz w:val="18"/>
                  <w:szCs w:val="18"/>
                  <w:rPrChange w:id="633" w:author="Muhamad Ridho Zul Khoiri" w:date="2026-07-14T10:44:00Z" w16du:dateUtc="2026-07-14T03:44:00Z">
                    <w:rPr>
                      <w:rFonts w:ascii="Times New Roman" w:hAnsi="Times New Roman"/>
                    </w:rPr>
                  </w:rPrChange>
                </w:rPr>
                <w:t>tion and costs efficiency</w:t>
              </w:r>
            </w:ins>
          </w:p>
        </w:tc>
      </w:tr>
      <w:tr w:rsidR="00324312" w:rsidRPr="00CF42A6" w14:paraId="0DC2386B" w14:textId="77777777" w:rsidTr="00CF42A6">
        <w:trPr>
          <w:trHeight w:val="544"/>
          <w:ins w:id="634" w:author="Muhamad Ridho Zul Khoiri" w:date="2026-07-13T09:15:00Z"/>
          <w:trPrChange w:id="635" w:author="Muhamad Ridho Zul Khoiri" w:date="2026-07-14T10:48:00Z" w16du:dateUtc="2026-07-14T03:48:00Z">
            <w:trPr>
              <w:tblCellSpacing w:w="15" w:type="dxa"/>
            </w:trPr>
          </w:trPrChange>
        </w:trPr>
        <w:tc>
          <w:tcPr>
            <w:tcW w:w="326" w:type="pct"/>
            <w:shd w:val="clear" w:color="auto" w:fill="0F243E" w:themeFill="text2" w:themeFillShade="80"/>
            <w:vAlign w:val="center"/>
            <w:hideMark/>
            <w:tcPrChange w:id="636" w:author="Muhamad Ridho Zul Khoiri" w:date="2026-07-14T10:48:00Z" w16du:dateUtc="2026-07-14T03:48:00Z">
              <w:tcPr>
                <w:tcW w:w="0" w:type="auto"/>
                <w:vAlign w:val="center"/>
                <w:hideMark/>
              </w:tcPr>
            </w:tcPrChange>
          </w:tcPr>
          <w:p w14:paraId="423F0339" w14:textId="77777777" w:rsidR="00324312" w:rsidRPr="00CF42A6" w:rsidRDefault="00324312">
            <w:pPr>
              <w:jc w:val="center"/>
              <w:rPr>
                <w:ins w:id="637" w:author="Muhamad Ridho Zul Khoiri" w:date="2026-07-13T09:15:00Z" w16du:dateUtc="2026-07-13T02:15:00Z"/>
                <w:rFonts w:cs="Arial"/>
                <w:sz w:val="18"/>
                <w:szCs w:val="18"/>
                <w:rPrChange w:id="638" w:author="Muhamad Ridho Zul Khoiri" w:date="2026-07-14T10:44:00Z" w16du:dateUtc="2026-07-14T03:44:00Z">
                  <w:rPr>
                    <w:ins w:id="639" w:author="Muhamad Ridho Zul Khoiri" w:date="2026-07-13T09:15:00Z" w16du:dateUtc="2026-07-13T02:15:00Z"/>
                    <w:rFonts w:ascii="Times New Roman" w:hAnsi="Times New Roman"/>
                    <w:sz w:val="24"/>
                    <w:szCs w:val="24"/>
                  </w:rPr>
                </w:rPrChange>
              </w:rPr>
              <w:pPrChange w:id="640" w:author="Muhamad Ridho Zul Khoiri" w:date="2026-07-13T09:17:00Z" w16du:dateUtc="2026-07-13T02:17:00Z">
                <w:pPr>
                  <w:jc w:val="left"/>
                </w:pPr>
              </w:pPrChange>
            </w:pPr>
            <w:ins w:id="641" w:author="Muhamad Ridho Zul Khoiri" w:date="2026-07-13T09:15:00Z" w16du:dateUtc="2026-07-13T02:15:00Z">
              <w:r w:rsidRPr="00CF42A6">
                <w:rPr>
                  <w:rFonts w:cs="Arial"/>
                  <w:sz w:val="18"/>
                  <w:szCs w:val="18"/>
                  <w:rPrChange w:id="642" w:author="Muhamad Ridho Zul Khoiri" w:date="2026-07-14T10:44:00Z" w16du:dateUtc="2026-07-14T03:44:00Z">
                    <w:rPr>
                      <w:rFonts w:ascii="Times New Roman" w:hAnsi="Times New Roman"/>
                      <w:sz w:val="24"/>
                      <w:szCs w:val="24"/>
                    </w:rPr>
                  </w:rPrChange>
                </w:rPr>
                <w:t>5</w:t>
              </w:r>
            </w:ins>
          </w:p>
        </w:tc>
        <w:tc>
          <w:tcPr>
            <w:tcW w:w="1175" w:type="pct"/>
            <w:tcBorders>
              <w:right w:val="double" w:sz="4" w:space="0" w:color="7F7F7F" w:themeColor="text1" w:themeTint="80"/>
            </w:tcBorders>
            <w:shd w:val="clear" w:color="auto" w:fill="244061" w:themeFill="accent1" w:themeFillShade="80"/>
            <w:vAlign w:val="center"/>
            <w:hideMark/>
            <w:tcPrChange w:id="643" w:author="Muhamad Ridho Zul Khoiri" w:date="2026-07-14T10:48:00Z" w16du:dateUtc="2026-07-14T03:48:00Z">
              <w:tcPr>
                <w:tcW w:w="0" w:type="auto"/>
                <w:gridSpan w:val="3"/>
                <w:vAlign w:val="center"/>
                <w:hideMark/>
              </w:tcPr>
            </w:tcPrChange>
          </w:tcPr>
          <w:p w14:paraId="066B8883" w14:textId="19BBD100" w:rsidR="00324312" w:rsidRPr="00CF42A6" w:rsidRDefault="00615891">
            <w:pPr>
              <w:jc w:val="center"/>
              <w:rPr>
                <w:ins w:id="644" w:author="Muhamad Ridho Zul Khoiri" w:date="2026-07-13T09:15:00Z" w16du:dateUtc="2026-07-13T02:15:00Z"/>
                <w:rFonts w:cs="Arial"/>
                <w:sz w:val="18"/>
                <w:szCs w:val="18"/>
                <w:rPrChange w:id="645" w:author="Muhamad Ridho Zul Khoiri" w:date="2026-07-14T10:44:00Z" w16du:dateUtc="2026-07-14T03:44:00Z">
                  <w:rPr>
                    <w:ins w:id="646" w:author="Muhamad Ridho Zul Khoiri" w:date="2026-07-13T09:15:00Z" w16du:dateUtc="2026-07-13T02:15:00Z"/>
                    <w:rFonts w:ascii="Times New Roman" w:hAnsi="Times New Roman"/>
                    <w:sz w:val="24"/>
                    <w:szCs w:val="24"/>
                  </w:rPr>
                </w:rPrChange>
              </w:rPr>
              <w:pPrChange w:id="647" w:author="Muhamad Ridho Zul Khoiri" w:date="2026-07-14T10:06:00Z" w16du:dateUtc="2026-07-14T03:06:00Z">
                <w:pPr>
                  <w:jc w:val="left"/>
                </w:pPr>
              </w:pPrChange>
            </w:pPr>
            <w:ins w:id="648" w:author="Muhamad Ridho Zul Khoiri" w:date="2026-07-13T09:29:00Z" w16du:dateUtc="2026-07-13T02:29:00Z">
              <w:r w:rsidRPr="00CF42A6">
                <w:rPr>
                  <w:rFonts w:cs="Arial"/>
                  <w:sz w:val="18"/>
                  <w:szCs w:val="18"/>
                  <w:rPrChange w:id="649" w:author="Muhamad Ridho Zul Khoiri" w:date="2026-07-14T10:44:00Z" w16du:dateUtc="2026-07-14T03:44:00Z">
                    <w:rPr>
                      <w:rFonts w:ascii="Times New Roman" w:hAnsi="Times New Roman"/>
                      <w:i/>
                      <w:iCs/>
                    </w:rPr>
                  </w:rPrChange>
                </w:rPr>
                <w:t>Improve Planning Performance</w:t>
              </w:r>
            </w:ins>
          </w:p>
        </w:tc>
        <w:tc>
          <w:tcPr>
            <w:tcW w:w="1878" w:type="pct"/>
            <w:tcBorders>
              <w:left w:val="double" w:sz="4" w:space="0" w:color="7F7F7F" w:themeColor="text1" w:themeTint="80"/>
            </w:tcBorders>
            <w:shd w:val="clear" w:color="auto" w:fill="DBE5F1" w:themeFill="accent1" w:themeFillTint="33"/>
            <w:vAlign w:val="center"/>
            <w:hideMark/>
            <w:tcPrChange w:id="650" w:author="Muhamad Ridho Zul Khoiri" w:date="2026-07-14T10:48:00Z" w16du:dateUtc="2026-07-14T03:48:00Z">
              <w:tcPr>
                <w:tcW w:w="0" w:type="auto"/>
                <w:gridSpan w:val="2"/>
                <w:vAlign w:val="center"/>
                <w:hideMark/>
              </w:tcPr>
            </w:tcPrChange>
          </w:tcPr>
          <w:p w14:paraId="6660C528" w14:textId="02405E3C" w:rsidR="00324312" w:rsidRPr="00CF42A6" w:rsidRDefault="00B276EC" w:rsidP="00324312">
            <w:pPr>
              <w:jc w:val="left"/>
              <w:rPr>
                <w:ins w:id="651" w:author="Muhamad Ridho Zul Khoiri" w:date="2026-07-13T09:15:00Z" w16du:dateUtc="2026-07-13T02:15:00Z"/>
                <w:rFonts w:cs="Arial"/>
                <w:sz w:val="18"/>
                <w:szCs w:val="18"/>
                <w:rPrChange w:id="652" w:author="Muhamad Ridho Zul Khoiri" w:date="2026-07-14T10:44:00Z" w16du:dateUtc="2026-07-14T03:44:00Z">
                  <w:rPr>
                    <w:ins w:id="653" w:author="Muhamad Ridho Zul Khoiri" w:date="2026-07-13T09:15:00Z" w16du:dateUtc="2026-07-13T02:15:00Z"/>
                    <w:rFonts w:ascii="Times New Roman" w:hAnsi="Times New Roman"/>
                    <w:sz w:val="24"/>
                    <w:szCs w:val="24"/>
                  </w:rPr>
                </w:rPrChange>
              </w:rPr>
            </w:pPr>
            <w:ins w:id="654" w:author="Muhamad Ridho Zul Khoiri" w:date="2026-07-13T09:32:00Z" w16du:dateUtc="2026-07-13T02:32:00Z">
              <w:r w:rsidRPr="00CF42A6">
                <w:rPr>
                  <w:rFonts w:cs="Arial"/>
                  <w:sz w:val="18"/>
                  <w:szCs w:val="18"/>
                  <w:rPrChange w:id="655" w:author="Muhamad Ridho Zul Khoiri" w:date="2026-07-14T10:44:00Z" w16du:dateUtc="2026-07-14T03:44:00Z">
                    <w:rPr>
                      <w:rFonts w:ascii="Times New Roman" w:hAnsi="Times New Roman"/>
                    </w:rPr>
                  </w:rPrChange>
                </w:rPr>
                <w:t>Review planning performance and learn from execution results.</w:t>
              </w:r>
            </w:ins>
          </w:p>
        </w:tc>
        <w:tc>
          <w:tcPr>
            <w:tcW w:w="1621" w:type="pct"/>
            <w:shd w:val="clear" w:color="auto" w:fill="DBE5F1" w:themeFill="accent1" w:themeFillTint="33"/>
            <w:vAlign w:val="center"/>
            <w:hideMark/>
            <w:tcPrChange w:id="656" w:author="Muhamad Ridho Zul Khoiri" w:date="2026-07-14T10:48:00Z" w16du:dateUtc="2026-07-14T03:48:00Z">
              <w:tcPr>
                <w:tcW w:w="0" w:type="auto"/>
                <w:gridSpan w:val="3"/>
                <w:vAlign w:val="center"/>
                <w:hideMark/>
              </w:tcPr>
            </w:tcPrChange>
          </w:tcPr>
          <w:p w14:paraId="297878E2" w14:textId="1789C983" w:rsidR="00324312" w:rsidRPr="00CF42A6" w:rsidRDefault="00615891" w:rsidP="00324312">
            <w:pPr>
              <w:jc w:val="left"/>
              <w:rPr>
                <w:ins w:id="657" w:author="Muhamad Ridho Zul Khoiri" w:date="2026-07-13T09:15:00Z" w16du:dateUtc="2026-07-13T02:15:00Z"/>
                <w:rFonts w:cs="Arial"/>
                <w:sz w:val="18"/>
                <w:szCs w:val="18"/>
                <w:rPrChange w:id="658" w:author="Muhamad Ridho Zul Khoiri" w:date="2026-07-14T10:44:00Z" w16du:dateUtc="2026-07-14T03:44:00Z">
                  <w:rPr>
                    <w:ins w:id="659" w:author="Muhamad Ridho Zul Khoiri" w:date="2026-07-13T09:15:00Z" w16du:dateUtc="2026-07-13T02:15:00Z"/>
                    <w:rFonts w:ascii="Times New Roman" w:hAnsi="Times New Roman"/>
                    <w:sz w:val="24"/>
                    <w:szCs w:val="24"/>
                  </w:rPr>
                </w:rPrChange>
              </w:rPr>
            </w:pPr>
            <w:ins w:id="660" w:author="Muhamad Ridho Zul Khoiri" w:date="2026-07-13T09:30:00Z" w16du:dateUtc="2026-07-13T02:30:00Z">
              <w:r w:rsidRPr="00CF42A6">
                <w:rPr>
                  <w:rFonts w:cs="Arial"/>
                  <w:sz w:val="18"/>
                  <w:szCs w:val="18"/>
                  <w:rPrChange w:id="661" w:author="Muhamad Ridho Zul Khoiri" w:date="2026-07-14T10:44:00Z" w16du:dateUtc="2026-07-14T03:44:00Z">
                    <w:rPr>
                      <w:rFonts w:ascii="Times New Roman" w:hAnsi="Times New Roman"/>
                    </w:rPr>
                  </w:rPrChange>
                </w:rPr>
                <w:t xml:space="preserve">More reliable plans and </w:t>
              </w:r>
            </w:ins>
            <w:ins w:id="662" w:author="Muhamad Ridho Zul Khoiri" w:date="2026-07-13T09:33:00Z" w16du:dateUtc="2026-07-13T02:33:00Z">
              <w:r w:rsidR="00B276EC" w:rsidRPr="00CF42A6">
                <w:rPr>
                  <w:rFonts w:cs="Arial"/>
                  <w:sz w:val="18"/>
                  <w:szCs w:val="18"/>
                  <w:rPrChange w:id="663" w:author="Muhamad Ridho Zul Khoiri" w:date="2026-07-14T10:44:00Z" w16du:dateUtc="2026-07-14T03:44:00Z">
                    <w:rPr>
                      <w:rFonts w:ascii="Times New Roman" w:hAnsi="Times New Roman"/>
                    </w:rPr>
                  </w:rPrChange>
                </w:rPr>
                <w:t>continuous improvement.</w:t>
              </w:r>
            </w:ins>
          </w:p>
        </w:tc>
      </w:tr>
      <w:tr w:rsidR="00324312" w:rsidRPr="00CF42A6" w14:paraId="749B4C62" w14:textId="77777777" w:rsidTr="00CF42A6">
        <w:trPr>
          <w:trHeight w:val="544"/>
          <w:ins w:id="664" w:author="Muhamad Ridho Zul Khoiri" w:date="2026-07-13T09:15:00Z"/>
          <w:trPrChange w:id="665" w:author="Muhamad Ridho Zul Khoiri" w:date="2026-07-14T10:48:00Z" w16du:dateUtc="2026-07-14T03:48:00Z">
            <w:trPr>
              <w:tblCellSpacing w:w="15" w:type="dxa"/>
            </w:trPr>
          </w:trPrChange>
        </w:trPr>
        <w:tc>
          <w:tcPr>
            <w:tcW w:w="326" w:type="pct"/>
            <w:shd w:val="clear" w:color="auto" w:fill="0F243E" w:themeFill="text2" w:themeFillShade="80"/>
            <w:vAlign w:val="center"/>
            <w:hideMark/>
            <w:tcPrChange w:id="666" w:author="Muhamad Ridho Zul Khoiri" w:date="2026-07-14T10:48:00Z" w16du:dateUtc="2026-07-14T03:48:00Z">
              <w:tcPr>
                <w:tcW w:w="0" w:type="auto"/>
                <w:vAlign w:val="center"/>
                <w:hideMark/>
              </w:tcPr>
            </w:tcPrChange>
          </w:tcPr>
          <w:p w14:paraId="6EFB0AD4" w14:textId="77777777" w:rsidR="00324312" w:rsidRPr="00CF42A6" w:rsidRDefault="00324312">
            <w:pPr>
              <w:jc w:val="center"/>
              <w:rPr>
                <w:ins w:id="667" w:author="Muhamad Ridho Zul Khoiri" w:date="2026-07-13T09:15:00Z" w16du:dateUtc="2026-07-13T02:15:00Z"/>
                <w:rFonts w:cs="Arial"/>
                <w:sz w:val="18"/>
                <w:szCs w:val="18"/>
                <w:rPrChange w:id="668" w:author="Muhamad Ridho Zul Khoiri" w:date="2026-07-14T10:44:00Z" w16du:dateUtc="2026-07-14T03:44:00Z">
                  <w:rPr>
                    <w:ins w:id="669" w:author="Muhamad Ridho Zul Khoiri" w:date="2026-07-13T09:15:00Z" w16du:dateUtc="2026-07-13T02:15:00Z"/>
                    <w:rFonts w:ascii="Times New Roman" w:hAnsi="Times New Roman"/>
                    <w:sz w:val="24"/>
                    <w:szCs w:val="24"/>
                  </w:rPr>
                </w:rPrChange>
              </w:rPr>
              <w:pPrChange w:id="670" w:author="Muhamad Ridho Zul Khoiri" w:date="2026-07-13T09:17:00Z" w16du:dateUtc="2026-07-13T02:17:00Z">
                <w:pPr>
                  <w:jc w:val="left"/>
                </w:pPr>
              </w:pPrChange>
            </w:pPr>
            <w:ins w:id="671" w:author="Muhamad Ridho Zul Khoiri" w:date="2026-07-13T09:15:00Z" w16du:dateUtc="2026-07-13T02:15:00Z">
              <w:r w:rsidRPr="00CF42A6">
                <w:rPr>
                  <w:rFonts w:cs="Arial"/>
                  <w:sz w:val="18"/>
                  <w:szCs w:val="18"/>
                  <w:rPrChange w:id="672" w:author="Muhamad Ridho Zul Khoiri" w:date="2026-07-14T10:44:00Z" w16du:dateUtc="2026-07-14T03:44:00Z">
                    <w:rPr>
                      <w:rFonts w:ascii="Times New Roman" w:hAnsi="Times New Roman"/>
                      <w:sz w:val="24"/>
                      <w:szCs w:val="24"/>
                    </w:rPr>
                  </w:rPrChange>
                </w:rPr>
                <w:t>6</w:t>
              </w:r>
            </w:ins>
          </w:p>
        </w:tc>
        <w:tc>
          <w:tcPr>
            <w:tcW w:w="1175" w:type="pct"/>
            <w:tcBorders>
              <w:right w:val="double" w:sz="4" w:space="0" w:color="7F7F7F" w:themeColor="text1" w:themeTint="80"/>
            </w:tcBorders>
            <w:shd w:val="clear" w:color="auto" w:fill="244061" w:themeFill="accent1" w:themeFillShade="80"/>
            <w:vAlign w:val="center"/>
            <w:hideMark/>
            <w:tcPrChange w:id="673" w:author="Muhamad Ridho Zul Khoiri" w:date="2026-07-14T10:48:00Z" w16du:dateUtc="2026-07-14T03:48:00Z">
              <w:tcPr>
                <w:tcW w:w="0" w:type="auto"/>
                <w:gridSpan w:val="3"/>
                <w:vAlign w:val="center"/>
                <w:hideMark/>
              </w:tcPr>
            </w:tcPrChange>
          </w:tcPr>
          <w:p w14:paraId="2FDB5C6E" w14:textId="77777777" w:rsidR="00324312" w:rsidRPr="00CF42A6" w:rsidRDefault="00324312">
            <w:pPr>
              <w:jc w:val="center"/>
              <w:rPr>
                <w:ins w:id="674" w:author="Muhamad Ridho Zul Khoiri" w:date="2026-07-13T09:15:00Z" w16du:dateUtc="2026-07-13T02:15:00Z"/>
                <w:rFonts w:cs="Arial"/>
                <w:sz w:val="18"/>
                <w:szCs w:val="18"/>
                <w:rPrChange w:id="675" w:author="Muhamad Ridho Zul Khoiri" w:date="2026-07-14T10:44:00Z" w16du:dateUtc="2026-07-14T03:44:00Z">
                  <w:rPr>
                    <w:ins w:id="676" w:author="Muhamad Ridho Zul Khoiri" w:date="2026-07-13T09:15:00Z" w16du:dateUtc="2026-07-13T02:15:00Z"/>
                    <w:rFonts w:ascii="Times New Roman" w:hAnsi="Times New Roman"/>
                    <w:sz w:val="24"/>
                    <w:szCs w:val="24"/>
                  </w:rPr>
                </w:rPrChange>
              </w:rPr>
              <w:pPrChange w:id="677" w:author="Muhamad Ridho Zul Khoiri" w:date="2026-07-14T10:06:00Z" w16du:dateUtc="2026-07-14T03:06:00Z">
                <w:pPr>
                  <w:jc w:val="left"/>
                </w:pPr>
              </w:pPrChange>
            </w:pPr>
            <w:ins w:id="678" w:author="Muhamad Ridho Zul Khoiri" w:date="2026-07-13T09:15:00Z" w16du:dateUtc="2026-07-13T02:15:00Z">
              <w:r w:rsidRPr="00CF42A6">
                <w:rPr>
                  <w:rFonts w:cs="Arial"/>
                  <w:sz w:val="18"/>
                  <w:szCs w:val="18"/>
                  <w:rPrChange w:id="679" w:author="Muhamad Ridho Zul Khoiri" w:date="2026-07-14T10:44:00Z" w16du:dateUtc="2026-07-14T03:44:00Z">
                    <w:rPr>
                      <w:rFonts w:ascii="Times New Roman" w:hAnsi="Times New Roman"/>
                      <w:sz w:val="24"/>
                      <w:szCs w:val="24"/>
                    </w:rPr>
                  </w:rPrChange>
                </w:rPr>
                <w:t>Support Production Performance</w:t>
              </w:r>
            </w:ins>
          </w:p>
        </w:tc>
        <w:tc>
          <w:tcPr>
            <w:tcW w:w="1878" w:type="pct"/>
            <w:tcBorders>
              <w:left w:val="double" w:sz="4" w:space="0" w:color="7F7F7F" w:themeColor="text1" w:themeTint="80"/>
            </w:tcBorders>
            <w:shd w:val="clear" w:color="auto" w:fill="DBE5F1" w:themeFill="accent1" w:themeFillTint="33"/>
            <w:vAlign w:val="center"/>
            <w:hideMark/>
            <w:tcPrChange w:id="680" w:author="Muhamad Ridho Zul Khoiri" w:date="2026-07-14T10:48:00Z" w16du:dateUtc="2026-07-14T03:48:00Z">
              <w:tcPr>
                <w:tcW w:w="0" w:type="auto"/>
                <w:gridSpan w:val="2"/>
                <w:vAlign w:val="center"/>
                <w:hideMark/>
              </w:tcPr>
            </w:tcPrChange>
          </w:tcPr>
          <w:p w14:paraId="0D75B3B8" w14:textId="2C96E161" w:rsidR="00324312" w:rsidRPr="00CF42A6" w:rsidRDefault="00CD73D4" w:rsidP="00324312">
            <w:pPr>
              <w:jc w:val="left"/>
              <w:rPr>
                <w:ins w:id="681" w:author="Muhamad Ridho Zul Khoiri" w:date="2026-07-13T09:15:00Z" w16du:dateUtc="2026-07-13T02:15:00Z"/>
                <w:rFonts w:cs="Arial"/>
                <w:sz w:val="18"/>
                <w:szCs w:val="18"/>
                <w:rPrChange w:id="682" w:author="Muhamad Ridho Zul Khoiri" w:date="2026-07-14T10:44:00Z" w16du:dateUtc="2026-07-14T03:44:00Z">
                  <w:rPr>
                    <w:ins w:id="683" w:author="Muhamad Ridho Zul Khoiri" w:date="2026-07-13T09:15:00Z" w16du:dateUtc="2026-07-13T02:15:00Z"/>
                    <w:rFonts w:ascii="Times New Roman" w:hAnsi="Times New Roman"/>
                    <w:sz w:val="24"/>
                    <w:szCs w:val="24"/>
                  </w:rPr>
                </w:rPrChange>
              </w:rPr>
            </w:pPr>
            <w:ins w:id="684" w:author="Muhamad Ridho Zul Khoiri" w:date="2026-07-14T10:48:00Z" w16du:dateUtc="2026-07-14T03:48:00Z">
              <w:r>
                <w:rPr>
                  <w:rFonts w:cs="Arial"/>
                  <w:sz w:val="18"/>
                  <w:szCs w:val="18"/>
                </w:rPr>
                <w:t>Align</w:t>
              </w:r>
            </w:ins>
            <w:ins w:id="685" w:author="Muhamad Ridho Zul Khoiri" w:date="2026-07-13T09:32:00Z" w16du:dateUtc="2026-07-13T02:32:00Z">
              <w:r w:rsidR="00B276EC" w:rsidRPr="00CF42A6">
                <w:rPr>
                  <w:rFonts w:cs="Arial"/>
                  <w:sz w:val="18"/>
                  <w:szCs w:val="18"/>
                  <w:rPrChange w:id="686" w:author="Muhamad Ridho Zul Khoiri" w:date="2026-07-14T10:44:00Z" w16du:dateUtc="2026-07-14T03:44:00Z">
                    <w:rPr>
                      <w:rFonts w:ascii="Times New Roman" w:hAnsi="Times New Roman"/>
                    </w:rPr>
                  </w:rPrChange>
                </w:rPr>
                <w:t xml:space="preserve"> activities</w:t>
              </w:r>
            </w:ins>
            <w:ins w:id="687" w:author="Muhamad Ridho Zul Khoiri" w:date="2026-07-14T10:49:00Z" w16du:dateUtc="2026-07-14T03:49:00Z">
              <w:r>
                <w:rPr>
                  <w:rFonts w:cs="Arial"/>
                  <w:sz w:val="18"/>
                  <w:szCs w:val="18"/>
                </w:rPr>
                <w:t xml:space="preserve"> to</w:t>
              </w:r>
            </w:ins>
            <w:ins w:id="688" w:author="Muhamad Ridho Zul Khoiri" w:date="2026-07-13T09:32:00Z" w16du:dateUtc="2026-07-13T02:32:00Z">
              <w:r w:rsidR="00B276EC" w:rsidRPr="00CF42A6">
                <w:rPr>
                  <w:rFonts w:cs="Arial"/>
                  <w:sz w:val="18"/>
                  <w:szCs w:val="18"/>
                  <w:rPrChange w:id="689" w:author="Muhamad Ridho Zul Khoiri" w:date="2026-07-14T10:44:00Z" w16du:dateUtc="2026-07-14T03:44:00Z">
                    <w:rPr>
                      <w:rFonts w:ascii="Times New Roman" w:hAnsi="Times New Roman"/>
                    </w:rPr>
                  </w:rPrChange>
                </w:rPr>
                <w:t xml:space="preserve"> minimize </w:t>
              </w:r>
            </w:ins>
            <w:ins w:id="690" w:author="Muhamad Ridho Zul Khoiri" w:date="2026-07-14T10:48:00Z" w16du:dateUtc="2026-07-14T03:48:00Z">
              <w:r>
                <w:rPr>
                  <w:rFonts w:cs="Arial"/>
                  <w:sz w:val="18"/>
                  <w:szCs w:val="18"/>
                </w:rPr>
                <w:t>downtime</w:t>
              </w:r>
            </w:ins>
            <w:ins w:id="691" w:author="Muhamad Ridho Zul Khoiri" w:date="2026-07-14T10:49:00Z" w16du:dateUtc="2026-07-14T03:49:00Z">
              <w:r>
                <w:rPr>
                  <w:rFonts w:cs="Arial"/>
                  <w:sz w:val="18"/>
                  <w:szCs w:val="18"/>
                </w:rPr>
                <w:t xml:space="preserve"> and </w:t>
              </w:r>
            </w:ins>
            <w:ins w:id="692" w:author="Muhamad Ridho Zul Khoiri" w:date="2026-07-13T09:32:00Z" w16du:dateUtc="2026-07-13T02:32:00Z">
              <w:r w:rsidR="00B276EC" w:rsidRPr="00CF42A6">
                <w:rPr>
                  <w:rFonts w:cs="Arial"/>
                  <w:sz w:val="18"/>
                  <w:szCs w:val="18"/>
                  <w:rPrChange w:id="693" w:author="Muhamad Ridho Zul Khoiri" w:date="2026-07-14T10:44:00Z" w16du:dateUtc="2026-07-14T03:44:00Z">
                    <w:rPr>
                      <w:rFonts w:ascii="Times New Roman" w:hAnsi="Times New Roman"/>
                    </w:rPr>
                  </w:rPrChange>
                </w:rPr>
                <w:t>capture opportunities.</w:t>
              </w:r>
            </w:ins>
          </w:p>
        </w:tc>
        <w:tc>
          <w:tcPr>
            <w:tcW w:w="1621" w:type="pct"/>
            <w:shd w:val="clear" w:color="auto" w:fill="DBE5F1" w:themeFill="accent1" w:themeFillTint="33"/>
            <w:vAlign w:val="center"/>
            <w:hideMark/>
            <w:tcPrChange w:id="694" w:author="Muhamad Ridho Zul Khoiri" w:date="2026-07-14T10:48:00Z" w16du:dateUtc="2026-07-14T03:48:00Z">
              <w:tcPr>
                <w:tcW w:w="0" w:type="auto"/>
                <w:gridSpan w:val="3"/>
                <w:vAlign w:val="center"/>
                <w:hideMark/>
              </w:tcPr>
            </w:tcPrChange>
          </w:tcPr>
          <w:p w14:paraId="777C3F74" w14:textId="0ABAD0FE" w:rsidR="00324312" w:rsidRPr="00CF42A6" w:rsidRDefault="00B276EC" w:rsidP="00324312">
            <w:pPr>
              <w:jc w:val="left"/>
              <w:rPr>
                <w:ins w:id="695" w:author="Muhamad Ridho Zul Khoiri" w:date="2026-07-13T09:15:00Z" w16du:dateUtc="2026-07-13T02:15:00Z"/>
                <w:rFonts w:cs="Arial"/>
                <w:sz w:val="18"/>
                <w:szCs w:val="18"/>
                <w:rPrChange w:id="696" w:author="Muhamad Ridho Zul Khoiri" w:date="2026-07-14T10:44:00Z" w16du:dateUtc="2026-07-14T03:44:00Z">
                  <w:rPr>
                    <w:ins w:id="697" w:author="Muhamad Ridho Zul Khoiri" w:date="2026-07-13T09:15:00Z" w16du:dateUtc="2026-07-13T02:15:00Z"/>
                    <w:rFonts w:ascii="Times New Roman" w:hAnsi="Times New Roman"/>
                    <w:sz w:val="24"/>
                    <w:szCs w:val="24"/>
                  </w:rPr>
                </w:rPrChange>
              </w:rPr>
            </w:pPr>
            <w:ins w:id="698" w:author="Muhamad Ridho Zul Khoiri" w:date="2026-07-13T09:33:00Z" w16du:dateUtc="2026-07-13T02:33:00Z">
              <w:r w:rsidRPr="00CF42A6">
                <w:rPr>
                  <w:rFonts w:cs="Arial"/>
                  <w:sz w:val="18"/>
                  <w:szCs w:val="18"/>
                  <w:rPrChange w:id="699" w:author="Muhamad Ridho Zul Khoiri" w:date="2026-07-14T10:44:00Z" w16du:dateUtc="2026-07-14T03:44:00Z">
                    <w:rPr>
                      <w:rFonts w:ascii="Times New Roman" w:hAnsi="Times New Roman"/>
                    </w:rPr>
                  </w:rPrChange>
                </w:rPr>
                <w:t xml:space="preserve">Improved production </w:t>
              </w:r>
            </w:ins>
            <w:ins w:id="700" w:author="Muhamad Ridho Zul Khoiri" w:date="2026-07-13T09:34:00Z" w16du:dateUtc="2026-07-13T02:34:00Z">
              <w:r w:rsidRPr="00CF42A6">
                <w:rPr>
                  <w:rFonts w:cs="Arial"/>
                  <w:sz w:val="18"/>
                  <w:szCs w:val="18"/>
                  <w:rPrChange w:id="701" w:author="Muhamad Ridho Zul Khoiri" w:date="2026-07-14T10:44:00Z" w16du:dateUtc="2026-07-14T03:44:00Z">
                    <w:rPr>
                      <w:rFonts w:ascii="Times New Roman" w:hAnsi="Times New Roman"/>
                    </w:rPr>
                  </w:rPrChange>
                </w:rPr>
                <w:t xml:space="preserve">capacity </w:t>
              </w:r>
            </w:ins>
            <w:ins w:id="702" w:author="Muhamad Ridho Zul Khoiri" w:date="2026-07-13T09:33:00Z" w16du:dateUtc="2026-07-13T02:33:00Z">
              <w:r w:rsidRPr="00CF42A6">
                <w:rPr>
                  <w:rFonts w:cs="Arial"/>
                  <w:sz w:val="18"/>
                  <w:szCs w:val="18"/>
                  <w:rPrChange w:id="703" w:author="Muhamad Ridho Zul Khoiri" w:date="2026-07-14T10:44:00Z" w16du:dateUtc="2026-07-14T03:44:00Z">
                    <w:rPr>
                      <w:rFonts w:ascii="Times New Roman" w:hAnsi="Times New Roman"/>
                    </w:rPr>
                  </w:rPrChange>
                </w:rPr>
                <w:t xml:space="preserve">and </w:t>
              </w:r>
            </w:ins>
            <w:ins w:id="704" w:author="Muhamad Ridho Zul Khoiri" w:date="2026-07-13T09:34:00Z" w16du:dateUtc="2026-07-13T02:34:00Z">
              <w:r w:rsidRPr="00CF42A6">
                <w:rPr>
                  <w:rFonts w:cs="Arial"/>
                  <w:sz w:val="18"/>
                  <w:szCs w:val="18"/>
                  <w:rPrChange w:id="705" w:author="Muhamad Ridho Zul Khoiri" w:date="2026-07-14T10:44:00Z" w16du:dateUtc="2026-07-14T03:44:00Z">
                    <w:rPr>
                      <w:rFonts w:ascii="Times New Roman" w:hAnsi="Times New Roman"/>
                    </w:rPr>
                  </w:rPrChange>
                </w:rPr>
                <w:t>delivery to buyer.</w:t>
              </w:r>
            </w:ins>
          </w:p>
        </w:tc>
      </w:tr>
      <w:tr w:rsidR="00324312" w:rsidRPr="00CF42A6" w14:paraId="7151803F" w14:textId="77777777" w:rsidTr="00CF42A6">
        <w:trPr>
          <w:trHeight w:val="544"/>
          <w:ins w:id="706" w:author="Muhamad Ridho Zul Khoiri" w:date="2026-07-13T09:15:00Z"/>
          <w:trPrChange w:id="707" w:author="Muhamad Ridho Zul Khoiri" w:date="2026-07-14T10:48:00Z" w16du:dateUtc="2026-07-14T03:48:00Z">
            <w:trPr>
              <w:tblCellSpacing w:w="15" w:type="dxa"/>
            </w:trPr>
          </w:trPrChange>
        </w:trPr>
        <w:tc>
          <w:tcPr>
            <w:tcW w:w="326" w:type="pct"/>
            <w:shd w:val="clear" w:color="auto" w:fill="0F243E" w:themeFill="text2" w:themeFillShade="80"/>
            <w:vAlign w:val="center"/>
            <w:hideMark/>
            <w:tcPrChange w:id="708" w:author="Muhamad Ridho Zul Khoiri" w:date="2026-07-14T10:48:00Z" w16du:dateUtc="2026-07-14T03:48:00Z">
              <w:tcPr>
                <w:tcW w:w="0" w:type="auto"/>
                <w:vAlign w:val="center"/>
                <w:hideMark/>
              </w:tcPr>
            </w:tcPrChange>
          </w:tcPr>
          <w:p w14:paraId="04CE4690" w14:textId="77777777" w:rsidR="00324312" w:rsidRPr="00CF42A6" w:rsidRDefault="00324312">
            <w:pPr>
              <w:jc w:val="center"/>
              <w:rPr>
                <w:ins w:id="709" w:author="Muhamad Ridho Zul Khoiri" w:date="2026-07-13T09:15:00Z" w16du:dateUtc="2026-07-13T02:15:00Z"/>
                <w:rFonts w:cs="Arial"/>
                <w:sz w:val="18"/>
                <w:szCs w:val="18"/>
                <w:rPrChange w:id="710" w:author="Muhamad Ridho Zul Khoiri" w:date="2026-07-14T10:44:00Z" w16du:dateUtc="2026-07-14T03:44:00Z">
                  <w:rPr>
                    <w:ins w:id="711" w:author="Muhamad Ridho Zul Khoiri" w:date="2026-07-13T09:15:00Z" w16du:dateUtc="2026-07-13T02:15:00Z"/>
                    <w:rFonts w:ascii="Times New Roman" w:hAnsi="Times New Roman"/>
                    <w:sz w:val="24"/>
                    <w:szCs w:val="24"/>
                  </w:rPr>
                </w:rPrChange>
              </w:rPr>
              <w:pPrChange w:id="712" w:author="Muhamad Ridho Zul Khoiri" w:date="2026-07-13T09:17:00Z" w16du:dateUtc="2026-07-13T02:17:00Z">
                <w:pPr>
                  <w:jc w:val="left"/>
                </w:pPr>
              </w:pPrChange>
            </w:pPr>
            <w:ins w:id="713" w:author="Muhamad Ridho Zul Khoiri" w:date="2026-07-13T09:15:00Z" w16du:dateUtc="2026-07-13T02:15:00Z">
              <w:r w:rsidRPr="00CF42A6">
                <w:rPr>
                  <w:rFonts w:cs="Arial"/>
                  <w:sz w:val="18"/>
                  <w:szCs w:val="18"/>
                  <w:rPrChange w:id="714" w:author="Muhamad Ridho Zul Khoiri" w:date="2026-07-14T10:44:00Z" w16du:dateUtc="2026-07-14T03:44:00Z">
                    <w:rPr>
                      <w:rFonts w:ascii="Times New Roman" w:hAnsi="Times New Roman"/>
                      <w:sz w:val="24"/>
                      <w:szCs w:val="24"/>
                    </w:rPr>
                  </w:rPrChange>
                </w:rPr>
                <w:t>7</w:t>
              </w:r>
            </w:ins>
          </w:p>
        </w:tc>
        <w:tc>
          <w:tcPr>
            <w:tcW w:w="1175" w:type="pct"/>
            <w:tcBorders>
              <w:right w:val="double" w:sz="4" w:space="0" w:color="7F7F7F" w:themeColor="text1" w:themeTint="80"/>
            </w:tcBorders>
            <w:shd w:val="clear" w:color="auto" w:fill="244061" w:themeFill="accent1" w:themeFillShade="80"/>
            <w:vAlign w:val="center"/>
            <w:hideMark/>
            <w:tcPrChange w:id="715" w:author="Muhamad Ridho Zul Khoiri" w:date="2026-07-14T10:48:00Z" w16du:dateUtc="2026-07-14T03:48:00Z">
              <w:tcPr>
                <w:tcW w:w="0" w:type="auto"/>
                <w:gridSpan w:val="3"/>
                <w:vAlign w:val="center"/>
                <w:hideMark/>
              </w:tcPr>
            </w:tcPrChange>
          </w:tcPr>
          <w:p w14:paraId="7875B8A2" w14:textId="77777777" w:rsidR="00324312" w:rsidRPr="00CF42A6" w:rsidRDefault="00324312">
            <w:pPr>
              <w:jc w:val="center"/>
              <w:rPr>
                <w:ins w:id="716" w:author="Muhamad Ridho Zul Khoiri" w:date="2026-07-13T09:15:00Z" w16du:dateUtc="2026-07-13T02:15:00Z"/>
                <w:rFonts w:cs="Arial"/>
                <w:sz w:val="18"/>
                <w:szCs w:val="18"/>
                <w:rPrChange w:id="717" w:author="Muhamad Ridho Zul Khoiri" w:date="2026-07-14T10:44:00Z" w16du:dateUtc="2026-07-14T03:44:00Z">
                  <w:rPr>
                    <w:ins w:id="718" w:author="Muhamad Ridho Zul Khoiri" w:date="2026-07-13T09:15:00Z" w16du:dateUtc="2026-07-13T02:15:00Z"/>
                    <w:rFonts w:ascii="Times New Roman" w:hAnsi="Times New Roman"/>
                    <w:sz w:val="24"/>
                    <w:szCs w:val="24"/>
                  </w:rPr>
                </w:rPrChange>
              </w:rPr>
              <w:pPrChange w:id="719" w:author="Muhamad Ridho Zul Khoiri" w:date="2026-07-14T10:06:00Z" w16du:dateUtc="2026-07-14T03:06:00Z">
                <w:pPr>
                  <w:jc w:val="left"/>
                </w:pPr>
              </w:pPrChange>
            </w:pPr>
            <w:ins w:id="720" w:author="Muhamad Ridho Zul Khoiri" w:date="2026-07-13T09:15:00Z" w16du:dateUtc="2026-07-13T02:15:00Z">
              <w:r w:rsidRPr="00CF42A6">
                <w:rPr>
                  <w:rFonts w:cs="Arial"/>
                  <w:sz w:val="18"/>
                  <w:szCs w:val="18"/>
                  <w:rPrChange w:id="721" w:author="Muhamad Ridho Zul Khoiri" w:date="2026-07-14T10:44:00Z" w16du:dateUtc="2026-07-14T03:44:00Z">
                    <w:rPr>
                      <w:rFonts w:ascii="Times New Roman" w:hAnsi="Times New Roman"/>
                      <w:sz w:val="24"/>
                      <w:szCs w:val="24"/>
                    </w:rPr>
                  </w:rPrChange>
                </w:rPr>
                <w:t>Improve Cross-Functional Communication</w:t>
              </w:r>
            </w:ins>
          </w:p>
        </w:tc>
        <w:tc>
          <w:tcPr>
            <w:tcW w:w="1878" w:type="pct"/>
            <w:tcBorders>
              <w:left w:val="double" w:sz="4" w:space="0" w:color="7F7F7F" w:themeColor="text1" w:themeTint="80"/>
            </w:tcBorders>
            <w:shd w:val="clear" w:color="auto" w:fill="DBE5F1" w:themeFill="accent1" w:themeFillTint="33"/>
            <w:vAlign w:val="center"/>
            <w:hideMark/>
            <w:tcPrChange w:id="722" w:author="Muhamad Ridho Zul Khoiri" w:date="2026-07-14T10:48:00Z" w16du:dateUtc="2026-07-14T03:48:00Z">
              <w:tcPr>
                <w:tcW w:w="0" w:type="auto"/>
                <w:gridSpan w:val="2"/>
                <w:vAlign w:val="center"/>
                <w:hideMark/>
              </w:tcPr>
            </w:tcPrChange>
          </w:tcPr>
          <w:p w14:paraId="57391324" w14:textId="07DEFD91" w:rsidR="00324312" w:rsidRPr="00CF42A6" w:rsidRDefault="00B276EC" w:rsidP="00324312">
            <w:pPr>
              <w:jc w:val="left"/>
              <w:rPr>
                <w:ins w:id="723" w:author="Muhamad Ridho Zul Khoiri" w:date="2026-07-13T09:15:00Z" w16du:dateUtc="2026-07-13T02:15:00Z"/>
                <w:rFonts w:cs="Arial"/>
                <w:sz w:val="18"/>
                <w:szCs w:val="18"/>
                <w:rPrChange w:id="724" w:author="Muhamad Ridho Zul Khoiri" w:date="2026-07-14T10:44:00Z" w16du:dateUtc="2026-07-14T03:44:00Z">
                  <w:rPr>
                    <w:ins w:id="725" w:author="Muhamad Ridho Zul Khoiri" w:date="2026-07-13T09:15:00Z" w16du:dateUtc="2026-07-13T02:15:00Z"/>
                    <w:rFonts w:ascii="Times New Roman" w:hAnsi="Times New Roman"/>
                    <w:sz w:val="24"/>
                    <w:szCs w:val="24"/>
                  </w:rPr>
                </w:rPrChange>
              </w:rPr>
            </w:pPr>
            <w:ins w:id="726" w:author="Muhamad Ridho Zul Khoiri" w:date="2026-07-13T09:32:00Z" w16du:dateUtc="2026-07-13T02:32:00Z">
              <w:r w:rsidRPr="00CF42A6">
                <w:rPr>
                  <w:rFonts w:cs="Arial"/>
                  <w:sz w:val="18"/>
                  <w:szCs w:val="18"/>
                  <w:rPrChange w:id="727" w:author="Muhamad Ridho Zul Khoiri" w:date="2026-07-14T10:44:00Z" w16du:dateUtc="2026-07-14T03:44:00Z">
                    <w:rPr>
                      <w:rFonts w:ascii="Times New Roman" w:hAnsi="Times New Roman"/>
                    </w:rPr>
                  </w:rPrChange>
                </w:rPr>
                <w:t xml:space="preserve">Share plans, goals, </w:t>
              </w:r>
            </w:ins>
            <w:ins w:id="728" w:author="Muhamad Ridho Zul Khoiri" w:date="2026-07-13T09:44:00Z" w16du:dateUtc="2026-07-13T02:44:00Z">
              <w:r w:rsidR="009B6A39" w:rsidRPr="00CF42A6">
                <w:rPr>
                  <w:rFonts w:cs="Arial"/>
                  <w:sz w:val="18"/>
                  <w:szCs w:val="18"/>
                  <w:rPrChange w:id="729" w:author="Muhamad Ridho Zul Khoiri" w:date="2026-07-14T10:44:00Z" w16du:dateUtc="2026-07-14T03:44:00Z">
                    <w:rPr>
                      <w:rFonts w:ascii="Times New Roman" w:hAnsi="Times New Roman"/>
                    </w:rPr>
                  </w:rPrChange>
                </w:rPr>
                <w:t>constraints</w:t>
              </w:r>
            </w:ins>
            <w:ins w:id="730" w:author="Muhamad Ridho Zul Khoiri" w:date="2026-07-13T09:32:00Z" w16du:dateUtc="2026-07-13T02:32:00Z">
              <w:r w:rsidRPr="00CF42A6">
                <w:rPr>
                  <w:rFonts w:cs="Arial"/>
                  <w:sz w:val="18"/>
                  <w:szCs w:val="18"/>
                  <w:rPrChange w:id="731" w:author="Muhamad Ridho Zul Khoiri" w:date="2026-07-14T10:44:00Z" w16du:dateUtc="2026-07-14T03:44:00Z">
                    <w:rPr>
                      <w:rFonts w:ascii="Times New Roman" w:hAnsi="Times New Roman"/>
                    </w:rPr>
                  </w:rPrChange>
                </w:rPr>
                <w:t xml:space="preserve"> and changes ac</w:t>
              </w:r>
            </w:ins>
            <w:ins w:id="732" w:author="Muhamad Ridho Zul Khoiri" w:date="2026-07-13T09:33:00Z" w16du:dateUtc="2026-07-13T02:33:00Z">
              <w:r w:rsidRPr="00CF42A6">
                <w:rPr>
                  <w:rFonts w:cs="Arial"/>
                  <w:sz w:val="18"/>
                  <w:szCs w:val="18"/>
                  <w:rPrChange w:id="733" w:author="Muhamad Ridho Zul Khoiri" w:date="2026-07-14T10:44:00Z" w16du:dateUtc="2026-07-14T03:44:00Z">
                    <w:rPr>
                      <w:rFonts w:ascii="Times New Roman" w:hAnsi="Times New Roman"/>
                    </w:rPr>
                  </w:rPrChange>
                </w:rPr>
                <w:t>ross relevant functions.</w:t>
              </w:r>
            </w:ins>
          </w:p>
        </w:tc>
        <w:tc>
          <w:tcPr>
            <w:tcW w:w="1621" w:type="pct"/>
            <w:shd w:val="clear" w:color="auto" w:fill="DBE5F1" w:themeFill="accent1" w:themeFillTint="33"/>
            <w:vAlign w:val="center"/>
            <w:hideMark/>
            <w:tcPrChange w:id="734" w:author="Muhamad Ridho Zul Khoiri" w:date="2026-07-14T10:48:00Z" w16du:dateUtc="2026-07-14T03:48:00Z">
              <w:tcPr>
                <w:tcW w:w="0" w:type="auto"/>
                <w:gridSpan w:val="3"/>
                <w:vAlign w:val="center"/>
                <w:hideMark/>
              </w:tcPr>
            </w:tcPrChange>
          </w:tcPr>
          <w:p w14:paraId="43A02252" w14:textId="62F837B0" w:rsidR="00324312" w:rsidRPr="00CF42A6" w:rsidRDefault="00B276EC" w:rsidP="00324312">
            <w:pPr>
              <w:jc w:val="left"/>
              <w:rPr>
                <w:ins w:id="735" w:author="Muhamad Ridho Zul Khoiri" w:date="2026-07-13T09:15:00Z" w16du:dateUtc="2026-07-13T02:15:00Z"/>
                <w:rFonts w:cs="Arial"/>
                <w:sz w:val="18"/>
                <w:szCs w:val="18"/>
                <w:rPrChange w:id="736" w:author="Muhamad Ridho Zul Khoiri" w:date="2026-07-14T10:44:00Z" w16du:dateUtc="2026-07-14T03:44:00Z">
                  <w:rPr>
                    <w:ins w:id="737" w:author="Muhamad Ridho Zul Khoiri" w:date="2026-07-13T09:15:00Z" w16du:dateUtc="2026-07-13T02:15:00Z"/>
                    <w:rFonts w:ascii="Times New Roman" w:hAnsi="Times New Roman"/>
                    <w:sz w:val="24"/>
                    <w:szCs w:val="24"/>
                  </w:rPr>
                </w:rPrChange>
              </w:rPr>
            </w:pPr>
            <w:ins w:id="738" w:author="Muhamad Ridho Zul Khoiri" w:date="2026-07-13T09:34:00Z" w16du:dateUtc="2026-07-13T02:34:00Z">
              <w:r w:rsidRPr="00CF42A6">
                <w:rPr>
                  <w:rFonts w:cs="Arial"/>
                  <w:sz w:val="18"/>
                  <w:szCs w:val="18"/>
                  <w:rPrChange w:id="739" w:author="Muhamad Ridho Zul Khoiri" w:date="2026-07-14T10:44:00Z" w16du:dateUtc="2026-07-14T03:44:00Z">
                    <w:rPr>
                      <w:rFonts w:ascii="Times New Roman" w:hAnsi="Times New Roman"/>
                    </w:rPr>
                  </w:rPrChange>
                </w:rPr>
                <w:t>Reduced conflicts and improved activity integration</w:t>
              </w:r>
            </w:ins>
          </w:p>
        </w:tc>
      </w:tr>
      <w:tr w:rsidR="00324312" w:rsidRPr="00CF42A6" w14:paraId="4BC4F4FC" w14:textId="77777777" w:rsidTr="00CF42A6">
        <w:trPr>
          <w:trHeight w:val="544"/>
          <w:ins w:id="740" w:author="Muhamad Ridho Zul Khoiri" w:date="2026-07-13T09:15:00Z"/>
          <w:trPrChange w:id="741" w:author="Muhamad Ridho Zul Khoiri" w:date="2026-07-14T10:48:00Z" w16du:dateUtc="2026-07-14T03:48:00Z">
            <w:trPr>
              <w:tblCellSpacing w:w="15" w:type="dxa"/>
            </w:trPr>
          </w:trPrChange>
        </w:trPr>
        <w:tc>
          <w:tcPr>
            <w:tcW w:w="326" w:type="pct"/>
            <w:shd w:val="clear" w:color="auto" w:fill="0F243E" w:themeFill="text2" w:themeFillShade="80"/>
            <w:vAlign w:val="center"/>
            <w:hideMark/>
            <w:tcPrChange w:id="742" w:author="Muhamad Ridho Zul Khoiri" w:date="2026-07-14T10:48:00Z" w16du:dateUtc="2026-07-14T03:48:00Z">
              <w:tcPr>
                <w:tcW w:w="0" w:type="auto"/>
                <w:vAlign w:val="center"/>
                <w:hideMark/>
              </w:tcPr>
            </w:tcPrChange>
          </w:tcPr>
          <w:p w14:paraId="5EB1F6A2" w14:textId="77777777" w:rsidR="00324312" w:rsidRPr="00CF42A6" w:rsidRDefault="00324312">
            <w:pPr>
              <w:jc w:val="center"/>
              <w:rPr>
                <w:ins w:id="743" w:author="Muhamad Ridho Zul Khoiri" w:date="2026-07-13T09:15:00Z" w16du:dateUtc="2026-07-13T02:15:00Z"/>
                <w:rFonts w:cs="Arial"/>
                <w:sz w:val="18"/>
                <w:szCs w:val="18"/>
                <w:rPrChange w:id="744" w:author="Muhamad Ridho Zul Khoiri" w:date="2026-07-14T10:44:00Z" w16du:dateUtc="2026-07-14T03:44:00Z">
                  <w:rPr>
                    <w:ins w:id="745" w:author="Muhamad Ridho Zul Khoiri" w:date="2026-07-13T09:15:00Z" w16du:dateUtc="2026-07-13T02:15:00Z"/>
                    <w:rFonts w:ascii="Times New Roman" w:hAnsi="Times New Roman"/>
                    <w:sz w:val="24"/>
                    <w:szCs w:val="24"/>
                  </w:rPr>
                </w:rPrChange>
              </w:rPr>
              <w:pPrChange w:id="746" w:author="Muhamad Ridho Zul Khoiri" w:date="2026-07-13T09:17:00Z" w16du:dateUtc="2026-07-13T02:17:00Z">
                <w:pPr>
                  <w:jc w:val="left"/>
                </w:pPr>
              </w:pPrChange>
            </w:pPr>
            <w:ins w:id="747" w:author="Muhamad Ridho Zul Khoiri" w:date="2026-07-13T09:15:00Z" w16du:dateUtc="2026-07-13T02:15:00Z">
              <w:r w:rsidRPr="00CF42A6">
                <w:rPr>
                  <w:rFonts w:cs="Arial"/>
                  <w:sz w:val="18"/>
                  <w:szCs w:val="18"/>
                  <w:rPrChange w:id="748" w:author="Muhamad Ridho Zul Khoiri" w:date="2026-07-14T10:44:00Z" w16du:dateUtc="2026-07-14T03:44:00Z">
                    <w:rPr>
                      <w:rFonts w:ascii="Times New Roman" w:hAnsi="Times New Roman"/>
                      <w:sz w:val="24"/>
                      <w:szCs w:val="24"/>
                    </w:rPr>
                  </w:rPrChange>
                </w:rPr>
                <w:t>8</w:t>
              </w:r>
            </w:ins>
          </w:p>
        </w:tc>
        <w:tc>
          <w:tcPr>
            <w:tcW w:w="1175" w:type="pct"/>
            <w:tcBorders>
              <w:right w:val="double" w:sz="4" w:space="0" w:color="7F7F7F" w:themeColor="text1" w:themeTint="80"/>
            </w:tcBorders>
            <w:shd w:val="clear" w:color="auto" w:fill="244061" w:themeFill="accent1" w:themeFillShade="80"/>
            <w:vAlign w:val="center"/>
            <w:hideMark/>
            <w:tcPrChange w:id="749" w:author="Muhamad Ridho Zul Khoiri" w:date="2026-07-14T10:48:00Z" w16du:dateUtc="2026-07-14T03:48:00Z">
              <w:tcPr>
                <w:tcW w:w="0" w:type="auto"/>
                <w:gridSpan w:val="3"/>
                <w:vAlign w:val="center"/>
                <w:hideMark/>
              </w:tcPr>
            </w:tcPrChange>
          </w:tcPr>
          <w:p w14:paraId="6C4F8788" w14:textId="225E2D71" w:rsidR="00324312" w:rsidRPr="00CF42A6" w:rsidRDefault="00A11C3A">
            <w:pPr>
              <w:jc w:val="center"/>
              <w:rPr>
                <w:ins w:id="750" w:author="Muhamad Ridho Zul Khoiri" w:date="2026-07-13T09:15:00Z" w16du:dateUtc="2026-07-13T02:15:00Z"/>
                <w:rFonts w:cs="Arial"/>
                <w:sz w:val="18"/>
                <w:szCs w:val="18"/>
                <w:rPrChange w:id="751" w:author="Muhamad Ridho Zul Khoiri" w:date="2026-07-14T10:44:00Z" w16du:dateUtc="2026-07-14T03:44:00Z">
                  <w:rPr>
                    <w:ins w:id="752" w:author="Muhamad Ridho Zul Khoiri" w:date="2026-07-13T09:15:00Z" w16du:dateUtc="2026-07-13T02:15:00Z"/>
                    <w:rFonts w:ascii="Times New Roman" w:hAnsi="Times New Roman"/>
                    <w:sz w:val="24"/>
                    <w:szCs w:val="24"/>
                  </w:rPr>
                </w:rPrChange>
              </w:rPr>
              <w:pPrChange w:id="753" w:author="Muhamad Ridho Zul Khoiri" w:date="2026-07-14T10:06:00Z" w16du:dateUtc="2026-07-14T03:06:00Z">
                <w:pPr>
                  <w:jc w:val="left"/>
                </w:pPr>
              </w:pPrChange>
            </w:pPr>
            <w:ins w:id="754" w:author="Muhamad Ridho Zul Khoiri" w:date="2026-07-13T14:07:00Z" w16du:dateUtc="2026-07-13T07:07:00Z">
              <w:r w:rsidRPr="00CF42A6">
                <w:rPr>
                  <w:rFonts w:cs="Arial"/>
                  <w:sz w:val="18"/>
                  <w:szCs w:val="18"/>
                  <w:rPrChange w:id="755" w:author="Muhamad Ridho Zul Khoiri" w:date="2026-07-14T10:44:00Z" w16du:dateUtc="2026-07-14T03:44:00Z">
                    <w:rPr>
                      <w:rFonts w:ascii="Times New Roman" w:hAnsi="Times New Roman"/>
                    </w:rPr>
                  </w:rPrChange>
                </w:rPr>
                <w:t>Establishing</w:t>
              </w:r>
            </w:ins>
            <w:ins w:id="756" w:author="Muhamad Ridho Zul Khoiri" w:date="2026-07-13T09:15:00Z" w16du:dateUtc="2026-07-13T02:15:00Z">
              <w:r w:rsidR="00324312" w:rsidRPr="00CF42A6">
                <w:rPr>
                  <w:rFonts w:cs="Arial"/>
                  <w:sz w:val="18"/>
                  <w:szCs w:val="18"/>
                  <w:rPrChange w:id="757" w:author="Muhamad Ridho Zul Khoiri" w:date="2026-07-14T10:44:00Z" w16du:dateUtc="2026-07-14T03:44:00Z">
                    <w:rPr>
                      <w:rFonts w:ascii="Times New Roman" w:hAnsi="Times New Roman"/>
                      <w:sz w:val="24"/>
                      <w:szCs w:val="24"/>
                    </w:rPr>
                  </w:rPrChange>
                </w:rPr>
                <w:t xml:space="preserve"> a Common Planning </w:t>
              </w:r>
            </w:ins>
            <w:ins w:id="758" w:author="Muhamad Ridho Zul Khoiri" w:date="2026-07-13T10:07:00Z" w16du:dateUtc="2026-07-13T03:07:00Z">
              <w:r w:rsidR="00530A68" w:rsidRPr="00CF42A6">
                <w:rPr>
                  <w:rFonts w:cs="Arial"/>
                  <w:sz w:val="18"/>
                  <w:szCs w:val="18"/>
                  <w:rPrChange w:id="759" w:author="Muhamad Ridho Zul Khoiri" w:date="2026-07-14T10:44:00Z" w16du:dateUtc="2026-07-14T03:44:00Z">
                    <w:rPr>
                      <w:rFonts w:ascii="Times New Roman" w:hAnsi="Times New Roman"/>
                    </w:rPr>
                  </w:rPrChange>
                </w:rPr>
                <w:t>Framework</w:t>
              </w:r>
            </w:ins>
          </w:p>
        </w:tc>
        <w:tc>
          <w:tcPr>
            <w:tcW w:w="1878" w:type="pct"/>
            <w:tcBorders>
              <w:left w:val="double" w:sz="4" w:space="0" w:color="7F7F7F" w:themeColor="text1" w:themeTint="80"/>
            </w:tcBorders>
            <w:shd w:val="clear" w:color="auto" w:fill="DBE5F1" w:themeFill="accent1" w:themeFillTint="33"/>
            <w:vAlign w:val="center"/>
            <w:hideMark/>
            <w:tcPrChange w:id="760" w:author="Muhamad Ridho Zul Khoiri" w:date="2026-07-14T10:48:00Z" w16du:dateUtc="2026-07-14T03:48:00Z">
              <w:tcPr>
                <w:tcW w:w="0" w:type="auto"/>
                <w:gridSpan w:val="2"/>
                <w:vAlign w:val="center"/>
                <w:hideMark/>
              </w:tcPr>
            </w:tcPrChange>
          </w:tcPr>
          <w:p w14:paraId="420F4EB6" w14:textId="0FBA89FA" w:rsidR="00324312" w:rsidRPr="00CF42A6" w:rsidRDefault="00B276EC" w:rsidP="00324312">
            <w:pPr>
              <w:jc w:val="left"/>
              <w:rPr>
                <w:ins w:id="761" w:author="Muhamad Ridho Zul Khoiri" w:date="2026-07-13T09:15:00Z" w16du:dateUtc="2026-07-13T02:15:00Z"/>
                <w:rFonts w:cs="Arial"/>
                <w:sz w:val="18"/>
                <w:szCs w:val="18"/>
                <w:rPrChange w:id="762" w:author="Muhamad Ridho Zul Khoiri" w:date="2026-07-14T10:44:00Z" w16du:dateUtc="2026-07-14T03:44:00Z">
                  <w:rPr>
                    <w:ins w:id="763" w:author="Muhamad Ridho Zul Khoiri" w:date="2026-07-13T09:15:00Z" w16du:dateUtc="2026-07-13T02:15:00Z"/>
                    <w:rFonts w:ascii="Times New Roman" w:hAnsi="Times New Roman"/>
                    <w:sz w:val="24"/>
                    <w:szCs w:val="24"/>
                  </w:rPr>
                </w:rPrChange>
              </w:rPr>
            </w:pPr>
            <w:ins w:id="764" w:author="Muhamad Ridho Zul Khoiri" w:date="2026-07-13T09:33:00Z" w16du:dateUtc="2026-07-13T02:33:00Z">
              <w:r w:rsidRPr="00CF42A6">
                <w:rPr>
                  <w:rFonts w:cs="Arial"/>
                  <w:sz w:val="18"/>
                  <w:szCs w:val="18"/>
                  <w:rPrChange w:id="765" w:author="Muhamad Ridho Zul Khoiri" w:date="2026-07-14T10:44:00Z" w16du:dateUtc="2026-07-14T03:44:00Z">
                    <w:rPr>
                      <w:rFonts w:ascii="Times New Roman" w:hAnsi="Times New Roman"/>
                    </w:rPr>
                  </w:rPrChange>
                </w:rPr>
                <w:t>Use the same, agreed upon planning process, accountabilities, and business priorities</w:t>
              </w:r>
            </w:ins>
          </w:p>
        </w:tc>
        <w:tc>
          <w:tcPr>
            <w:tcW w:w="1621" w:type="pct"/>
            <w:shd w:val="clear" w:color="auto" w:fill="DBE5F1" w:themeFill="accent1" w:themeFillTint="33"/>
            <w:vAlign w:val="center"/>
            <w:hideMark/>
            <w:tcPrChange w:id="766" w:author="Muhamad Ridho Zul Khoiri" w:date="2026-07-14T10:48:00Z" w16du:dateUtc="2026-07-14T03:48:00Z">
              <w:tcPr>
                <w:tcW w:w="0" w:type="auto"/>
                <w:gridSpan w:val="3"/>
                <w:vAlign w:val="center"/>
                <w:hideMark/>
              </w:tcPr>
            </w:tcPrChange>
          </w:tcPr>
          <w:p w14:paraId="604B81F1" w14:textId="5F0F4AFE" w:rsidR="00324312" w:rsidRPr="00CF42A6" w:rsidRDefault="00B276EC" w:rsidP="00324312">
            <w:pPr>
              <w:jc w:val="left"/>
              <w:rPr>
                <w:ins w:id="767" w:author="Muhamad Ridho Zul Khoiri" w:date="2026-07-13T09:15:00Z" w16du:dateUtc="2026-07-13T02:15:00Z"/>
                <w:rFonts w:cs="Arial"/>
                <w:sz w:val="18"/>
                <w:szCs w:val="18"/>
                <w:rPrChange w:id="768" w:author="Muhamad Ridho Zul Khoiri" w:date="2026-07-14T10:44:00Z" w16du:dateUtc="2026-07-14T03:44:00Z">
                  <w:rPr>
                    <w:ins w:id="769" w:author="Muhamad Ridho Zul Khoiri" w:date="2026-07-13T09:15:00Z" w16du:dateUtc="2026-07-13T02:15:00Z"/>
                    <w:rFonts w:ascii="Times New Roman" w:hAnsi="Times New Roman"/>
                    <w:sz w:val="24"/>
                    <w:szCs w:val="24"/>
                  </w:rPr>
                </w:rPrChange>
              </w:rPr>
            </w:pPr>
            <w:ins w:id="770" w:author="Muhamad Ridho Zul Khoiri" w:date="2026-07-13T09:34:00Z" w16du:dateUtc="2026-07-13T02:34:00Z">
              <w:r w:rsidRPr="00CF42A6">
                <w:rPr>
                  <w:rFonts w:cs="Arial"/>
                  <w:sz w:val="18"/>
                  <w:szCs w:val="18"/>
                  <w:rPrChange w:id="771" w:author="Muhamad Ridho Zul Khoiri" w:date="2026-07-14T10:44:00Z" w16du:dateUtc="2026-07-14T03:44:00Z">
                    <w:rPr>
                      <w:rFonts w:ascii="Times New Roman" w:hAnsi="Times New Roman"/>
                    </w:rPr>
                  </w:rPrChange>
                </w:rPr>
                <w:t>Consistent planning and shared view across MEPG assets.</w:t>
              </w:r>
            </w:ins>
          </w:p>
        </w:tc>
      </w:tr>
      <w:tr w:rsidR="00324312" w:rsidRPr="00CF42A6" w14:paraId="544C95D4" w14:textId="77777777" w:rsidTr="00CF42A6">
        <w:trPr>
          <w:trHeight w:val="544"/>
          <w:ins w:id="772" w:author="Muhamad Ridho Zul Khoiri" w:date="2026-07-13T09:15:00Z"/>
          <w:trPrChange w:id="773" w:author="Muhamad Ridho Zul Khoiri" w:date="2026-07-14T10:48:00Z" w16du:dateUtc="2026-07-14T03:48:00Z">
            <w:trPr>
              <w:tblCellSpacing w:w="15" w:type="dxa"/>
            </w:trPr>
          </w:trPrChange>
        </w:trPr>
        <w:tc>
          <w:tcPr>
            <w:tcW w:w="326" w:type="pct"/>
            <w:shd w:val="clear" w:color="auto" w:fill="0F243E" w:themeFill="text2" w:themeFillShade="80"/>
            <w:vAlign w:val="center"/>
            <w:hideMark/>
            <w:tcPrChange w:id="774" w:author="Muhamad Ridho Zul Khoiri" w:date="2026-07-14T10:48:00Z" w16du:dateUtc="2026-07-14T03:48:00Z">
              <w:tcPr>
                <w:tcW w:w="0" w:type="auto"/>
                <w:vAlign w:val="center"/>
                <w:hideMark/>
              </w:tcPr>
            </w:tcPrChange>
          </w:tcPr>
          <w:p w14:paraId="5DF739BE" w14:textId="77777777" w:rsidR="00324312" w:rsidRPr="00CF42A6" w:rsidRDefault="00324312">
            <w:pPr>
              <w:jc w:val="center"/>
              <w:rPr>
                <w:ins w:id="775" w:author="Muhamad Ridho Zul Khoiri" w:date="2026-07-13T09:15:00Z" w16du:dateUtc="2026-07-13T02:15:00Z"/>
                <w:rFonts w:cs="Arial"/>
                <w:sz w:val="18"/>
                <w:szCs w:val="18"/>
                <w:rPrChange w:id="776" w:author="Muhamad Ridho Zul Khoiri" w:date="2026-07-14T10:44:00Z" w16du:dateUtc="2026-07-14T03:44:00Z">
                  <w:rPr>
                    <w:ins w:id="777" w:author="Muhamad Ridho Zul Khoiri" w:date="2026-07-13T09:15:00Z" w16du:dateUtc="2026-07-13T02:15:00Z"/>
                    <w:rFonts w:ascii="Times New Roman" w:hAnsi="Times New Roman"/>
                    <w:sz w:val="24"/>
                    <w:szCs w:val="24"/>
                  </w:rPr>
                </w:rPrChange>
              </w:rPr>
              <w:pPrChange w:id="778" w:author="Muhamad Ridho Zul Khoiri" w:date="2026-07-13T09:17:00Z" w16du:dateUtc="2026-07-13T02:17:00Z">
                <w:pPr>
                  <w:jc w:val="left"/>
                </w:pPr>
              </w:pPrChange>
            </w:pPr>
            <w:ins w:id="779" w:author="Muhamad Ridho Zul Khoiri" w:date="2026-07-13T09:15:00Z" w16du:dateUtc="2026-07-13T02:15:00Z">
              <w:r w:rsidRPr="00CF42A6">
                <w:rPr>
                  <w:rFonts w:cs="Arial"/>
                  <w:sz w:val="18"/>
                  <w:szCs w:val="18"/>
                  <w:rPrChange w:id="780" w:author="Muhamad Ridho Zul Khoiri" w:date="2026-07-14T10:44:00Z" w16du:dateUtc="2026-07-14T03:44:00Z">
                    <w:rPr>
                      <w:rFonts w:ascii="Times New Roman" w:hAnsi="Times New Roman"/>
                      <w:sz w:val="24"/>
                      <w:szCs w:val="24"/>
                    </w:rPr>
                  </w:rPrChange>
                </w:rPr>
                <w:t>9</w:t>
              </w:r>
            </w:ins>
          </w:p>
        </w:tc>
        <w:tc>
          <w:tcPr>
            <w:tcW w:w="1175" w:type="pct"/>
            <w:tcBorders>
              <w:right w:val="double" w:sz="4" w:space="0" w:color="7F7F7F" w:themeColor="text1" w:themeTint="80"/>
            </w:tcBorders>
            <w:shd w:val="clear" w:color="auto" w:fill="244061" w:themeFill="accent1" w:themeFillShade="80"/>
            <w:vAlign w:val="center"/>
            <w:hideMark/>
            <w:tcPrChange w:id="781" w:author="Muhamad Ridho Zul Khoiri" w:date="2026-07-14T10:48:00Z" w16du:dateUtc="2026-07-14T03:48:00Z">
              <w:tcPr>
                <w:tcW w:w="0" w:type="auto"/>
                <w:gridSpan w:val="3"/>
                <w:vAlign w:val="center"/>
                <w:hideMark/>
              </w:tcPr>
            </w:tcPrChange>
          </w:tcPr>
          <w:p w14:paraId="706F11D3" w14:textId="77777777" w:rsidR="00324312" w:rsidRPr="00CF42A6" w:rsidRDefault="00324312">
            <w:pPr>
              <w:jc w:val="center"/>
              <w:rPr>
                <w:ins w:id="782" w:author="Muhamad Ridho Zul Khoiri" w:date="2026-07-13T09:15:00Z" w16du:dateUtc="2026-07-13T02:15:00Z"/>
                <w:rFonts w:cs="Arial"/>
                <w:sz w:val="18"/>
                <w:szCs w:val="18"/>
                <w:rPrChange w:id="783" w:author="Muhamad Ridho Zul Khoiri" w:date="2026-07-14T10:44:00Z" w16du:dateUtc="2026-07-14T03:44:00Z">
                  <w:rPr>
                    <w:ins w:id="784" w:author="Muhamad Ridho Zul Khoiri" w:date="2026-07-13T09:15:00Z" w16du:dateUtc="2026-07-13T02:15:00Z"/>
                    <w:rFonts w:ascii="Times New Roman" w:hAnsi="Times New Roman"/>
                    <w:sz w:val="24"/>
                    <w:szCs w:val="24"/>
                  </w:rPr>
                </w:rPrChange>
              </w:rPr>
              <w:pPrChange w:id="785" w:author="Muhamad Ridho Zul Khoiri" w:date="2026-07-14T10:06:00Z" w16du:dateUtc="2026-07-14T03:06:00Z">
                <w:pPr>
                  <w:jc w:val="left"/>
                </w:pPr>
              </w:pPrChange>
            </w:pPr>
            <w:ins w:id="786" w:author="Muhamad Ridho Zul Khoiri" w:date="2026-07-13T09:15:00Z" w16du:dateUtc="2026-07-13T02:15:00Z">
              <w:r w:rsidRPr="00CF42A6">
                <w:rPr>
                  <w:rFonts w:cs="Arial"/>
                  <w:sz w:val="18"/>
                  <w:szCs w:val="18"/>
                  <w:rPrChange w:id="787" w:author="Muhamad Ridho Zul Khoiri" w:date="2026-07-14T10:44:00Z" w16du:dateUtc="2026-07-14T03:44:00Z">
                    <w:rPr>
                      <w:rFonts w:ascii="Times New Roman" w:hAnsi="Times New Roman"/>
                      <w:sz w:val="24"/>
                      <w:szCs w:val="24"/>
                    </w:rPr>
                  </w:rPrChange>
                </w:rPr>
                <w:t>Ensure Workforce and Role Alignment</w:t>
              </w:r>
            </w:ins>
          </w:p>
        </w:tc>
        <w:tc>
          <w:tcPr>
            <w:tcW w:w="1878" w:type="pct"/>
            <w:tcBorders>
              <w:left w:val="double" w:sz="4" w:space="0" w:color="7F7F7F" w:themeColor="text1" w:themeTint="80"/>
            </w:tcBorders>
            <w:shd w:val="clear" w:color="auto" w:fill="DBE5F1" w:themeFill="accent1" w:themeFillTint="33"/>
            <w:vAlign w:val="center"/>
            <w:hideMark/>
            <w:tcPrChange w:id="788" w:author="Muhamad Ridho Zul Khoiri" w:date="2026-07-14T10:48:00Z" w16du:dateUtc="2026-07-14T03:48:00Z">
              <w:tcPr>
                <w:tcW w:w="0" w:type="auto"/>
                <w:gridSpan w:val="2"/>
                <w:vAlign w:val="center"/>
                <w:hideMark/>
              </w:tcPr>
            </w:tcPrChange>
          </w:tcPr>
          <w:p w14:paraId="700BC9C1" w14:textId="77777777" w:rsidR="00324312" w:rsidRPr="00CF42A6" w:rsidRDefault="00324312" w:rsidP="00324312">
            <w:pPr>
              <w:jc w:val="left"/>
              <w:rPr>
                <w:ins w:id="789" w:author="Muhamad Ridho Zul Khoiri" w:date="2026-07-13T09:15:00Z" w16du:dateUtc="2026-07-13T02:15:00Z"/>
                <w:rFonts w:cs="Arial"/>
                <w:sz w:val="18"/>
                <w:szCs w:val="18"/>
                <w:rPrChange w:id="790" w:author="Muhamad Ridho Zul Khoiri" w:date="2026-07-14T10:44:00Z" w16du:dateUtc="2026-07-14T03:44:00Z">
                  <w:rPr>
                    <w:ins w:id="791" w:author="Muhamad Ridho Zul Khoiri" w:date="2026-07-13T09:15:00Z" w16du:dateUtc="2026-07-13T02:15:00Z"/>
                    <w:rFonts w:ascii="Times New Roman" w:hAnsi="Times New Roman"/>
                    <w:sz w:val="24"/>
                    <w:szCs w:val="24"/>
                  </w:rPr>
                </w:rPrChange>
              </w:rPr>
            </w:pPr>
            <w:ins w:id="792" w:author="Muhamad Ridho Zul Khoiri" w:date="2026-07-13T09:15:00Z" w16du:dateUtc="2026-07-13T02:15:00Z">
              <w:r w:rsidRPr="00CF42A6">
                <w:rPr>
                  <w:rFonts w:cs="Arial"/>
                  <w:sz w:val="18"/>
                  <w:szCs w:val="18"/>
                  <w:rPrChange w:id="793" w:author="Muhamad Ridho Zul Khoiri" w:date="2026-07-14T10:44:00Z" w16du:dateUtc="2026-07-14T03:44:00Z">
                    <w:rPr>
                      <w:rFonts w:ascii="Times New Roman" w:hAnsi="Times New Roman"/>
                      <w:sz w:val="24"/>
                      <w:szCs w:val="24"/>
                    </w:rPr>
                  </w:rPrChange>
                </w:rPr>
                <w:t>Understand and execute defined planning roles and accountabilities across planning horizons.</w:t>
              </w:r>
            </w:ins>
          </w:p>
        </w:tc>
        <w:tc>
          <w:tcPr>
            <w:tcW w:w="1621" w:type="pct"/>
            <w:shd w:val="clear" w:color="auto" w:fill="DBE5F1" w:themeFill="accent1" w:themeFillTint="33"/>
            <w:vAlign w:val="center"/>
            <w:hideMark/>
            <w:tcPrChange w:id="794" w:author="Muhamad Ridho Zul Khoiri" w:date="2026-07-14T10:48:00Z" w16du:dateUtc="2026-07-14T03:48:00Z">
              <w:tcPr>
                <w:tcW w:w="0" w:type="auto"/>
                <w:gridSpan w:val="3"/>
                <w:vAlign w:val="center"/>
                <w:hideMark/>
              </w:tcPr>
            </w:tcPrChange>
          </w:tcPr>
          <w:p w14:paraId="0F47E5EE" w14:textId="09527086" w:rsidR="00324312" w:rsidRPr="00CF42A6" w:rsidRDefault="00B276EC" w:rsidP="00324312">
            <w:pPr>
              <w:jc w:val="left"/>
              <w:rPr>
                <w:ins w:id="795" w:author="Muhamad Ridho Zul Khoiri" w:date="2026-07-13T09:15:00Z" w16du:dateUtc="2026-07-13T02:15:00Z"/>
                <w:rFonts w:cs="Arial"/>
                <w:sz w:val="18"/>
                <w:szCs w:val="18"/>
                <w:rPrChange w:id="796" w:author="Muhamad Ridho Zul Khoiri" w:date="2026-07-14T10:44:00Z" w16du:dateUtc="2026-07-14T03:44:00Z">
                  <w:rPr>
                    <w:ins w:id="797" w:author="Muhamad Ridho Zul Khoiri" w:date="2026-07-13T09:15:00Z" w16du:dateUtc="2026-07-13T02:15:00Z"/>
                    <w:rFonts w:ascii="Times New Roman" w:hAnsi="Times New Roman"/>
                    <w:sz w:val="24"/>
                    <w:szCs w:val="24"/>
                  </w:rPr>
                </w:rPrChange>
              </w:rPr>
            </w:pPr>
            <w:ins w:id="798" w:author="Muhamad Ridho Zul Khoiri" w:date="2026-07-13T09:34:00Z" w16du:dateUtc="2026-07-13T02:34:00Z">
              <w:r w:rsidRPr="00CF42A6">
                <w:rPr>
                  <w:rFonts w:cs="Arial"/>
                  <w:sz w:val="18"/>
                  <w:szCs w:val="18"/>
                  <w:rPrChange w:id="799" w:author="Muhamad Ridho Zul Khoiri" w:date="2026-07-14T10:44:00Z" w16du:dateUtc="2026-07-14T03:44:00Z">
                    <w:rPr>
                      <w:rFonts w:ascii="Times New Roman" w:hAnsi="Times New Roman"/>
                    </w:rPr>
                  </w:rPrChange>
                </w:rPr>
                <w:t>Clear ownership and alignment toward Asset objectives</w:t>
              </w:r>
            </w:ins>
          </w:p>
        </w:tc>
      </w:tr>
      <w:tr w:rsidR="00324312" w:rsidRPr="00CF42A6" w14:paraId="3D14AB94" w14:textId="77777777" w:rsidTr="00CF42A6">
        <w:trPr>
          <w:trHeight w:val="544"/>
          <w:ins w:id="800" w:author="Muhamad Ridho Zul Khoiri" w:date="2026-07-13T09:15:00Z"/>
          <w:trPrChange w:id="801" w:author="Muhamad Ridho Zul Khoiri" w:date="2026-07-14T10:48:00Z" w16du:dateUtc="2026-07-14T03:48:00Z">
            <w:trPr>
              <w:tblCellSpacing w:w="15" w:type="dxa"/>
            </w:trPr>
          </w:trPrChange>
        </w:trPr>
        <w:tc>
          <w:tcPr>
            <w:tcW w:w="326" w:type="pct"/>
            <w:shd w:val="clear" w:color="auto" w:fill="0F243E" w:themeFill="text2" w:themeFillShade="80"/>
            <w:vAlign w:val="center"/>
            <w:hideMark/>
            <w:tcPrChange w:id="802" w:author="Muhamad Ridho Zul Khoiri" w:date="2026-07-14T10:48:00Z" w16du:dateUtc="2026-07-14T03:48:00Z">
              <w:tcPr>
                <w:tcW w:w="0" w:type="auto"/>
                <w:vAlign w:val="center"/>
                <w:hideMark/>
              </w:tcPr>
            </w:tcPrChange>
          </w:tcPr>
          <w:p w14:paraId="191CD2F7" w14:textId="77777777" w:rsidR="00324312" w:rsidRPr="00CF42A6" w:rsidRDefault="00324312">
            <w:pPr>
              <w:jc w:val="center"/>
              <w:rPr>
                <w:ins w:id="803" w:author="Muhamad Ridho Zul Khoiri" w:date="2026-07-13T09:15:00Z" w16du:dateUtc="2026-07-13T02:15:00Z"/>
                <w:rFonts w:cs="Arial"/>
                <w:sz w:val="18"/>
                <w:szCs w:val="18"/>
                <w:rPrChange w:id="804" w:author="Muhamad Ridho Zul Khoiri" w:date="2026-07-14T10:44:00Z" w16du:dateUtc="2026-07-14T03:44:00Z">
                  <w:rPr>
                    <w:ins w:id="805" w:author="Muhamad Ridho Zul Khoiri" w:date="2026-07-13T09:15:00Z" w16du:dateUtc="2026-07-13T02:15:00Z"/>
                    <w:rFonts w:ascii="Times New Roman" w:hAnsi="Times New Roman"/>
                    <w:sz w:val="24"/>
                    <w:szCs w:val="24"/>
                  </w:rPr>
                </w:rPrChange>
              </w:rPr>
              <w:pPrChange w:id="806" w:author="Muhamad Ridho Zul Khoiri" w:date="2026-07-13T09:17:00Z" w16du:dateUtc="2026-07-13T02:17:00Z">
                <w:pPr>
                  <w:jc w:val="left"/>
                </w:pPr>
              </w:pPrChange>
            </w:pPr>
            <w:ins w:id="807" w:author="Muhamad Ridho Zul Khoiri" w:date="2026-07-13T09:15:00Z" w16du:dateUtc="2026-07-13T02:15:00Z">
              <w:r w:rsidRPr="00CF42A6">
                <w:rPr>
                  <w:rFonts w:cs="Arial"/>
                  <w:sz w:val="18"/>
                  <w:szCs w:val="18"/>
                  <w:rPrChange w:id="808" w:author="Muhamad Ridho Zul Khoiri" w:date="2026-07-14T10:44:00Z" w16du:dateUtc="2026-07-14T03:44:00Z">
                    <w:rPr>
                      <w:rFonts w:ascii="Times New Roman" w:hAnsi="Times New Roman"/>
                      <w:sz w:val="24"/>
                      <w:szCs w:val="24"/>
                    </w:rPr>
                  </w:rPrChange>
                </w:rPr>
                <w:t>10</w:t>
              </w:r>
            </w:ins>
          </w:p>
        </w:tc>
        <w:tc>
          <w:tcPr>
            <w:tcW w:w="1175" w:type="pct"/>
            <w:tcBorders>
              <w:right w:val="double" w:sz="4" w:space="0" w:color="7F7F7F" w:themeColor="text1" w:themeTint="80"/>
            </w:tcBorders>
            <w:shd w:val="clear" w:color="auto" w:fill="244061" w:themeFill="accent1" w:themeFillShade="80"/>
            <w:vAlign w:val="center"/>
            <w:hideMark/>
            <w:tcPrChange w:id="809" w:author="Muhamad Ridho Zul Khoiri" w:date="2026-07-14T10:48:00Z" w16du:dateUtc="2026-07-14T03:48:00Z">
              <w:tcPr>
                <w:tcW w:w="0" w:type="auto"/>
                <w:gridSpan w:val="3"/>
                <w:vAlign w:val="center"/>
                <w:hideMark/>
              </w:tcPr>
            </w:tcPrChange>
          </w:tcPr>
          <w:p w14:paraId="01D60542" w14:textId="77777777" w:rsidR="00324312" w:rsidRPr="00CF42A6" w:rsidRDefault="00324312">
            <w:pPr>
              <w:jc w:val="center"/>
              <w:rPr>
                <w:ins w:id="810" w:author="Muhamad Ridho Zul Khoiri" w:date="2026-07-13T09:15:00Z" w16du:dateUtc="2026-07-13T02:15:00Z"/>
                <w:rFonts w:cs="Arial"/>
                <w:sz w:val="18"/>
                <w:szCs w:val="18"/>
                <w:rPrChange w:id="811" w:author="Muhamad Ridho Zul Khoiri" w:date="2026-07-14T10:44:00Z" w16du:dateUtc="2026-07-14T03:44:00Z">
                  <w:rPr>
                    <w:ins w:id="812" w:author="Muhamad Ridho Zul Khoiri" w:date="2026-07-13T09:15:00Z" w16du:dateUtc="2026-07-13T02:15:00Z"/>
                    <w:rFonts w:ascii="Times New Roman" w:hAnsi="Times New Roman"/>
                    <w:sz w:val="24"/>
                    <w:szCs w:val="24"/>
                  </w:rPr>
                </w:rPrChange>
              </w:rPr>
              <w:pPrChange w:id="813" w:author="Muhamad Ridho Zul Khoiri" w:date="2026-07-14T10:06:00Z" w16du:dateUtc="2026-07-14T03:06:00Z">
                <w:pPr>
                  <w:jc w:val="left"/>
                </w:pPr>
              </w:pPrChange>
            </w:pPr>
            <w:ins w:id="814" w:author="Muhamad Ridho Zul Khoiri" w:date="2026-07-13T09:15:00Z" w16du:dateUtc="2026-07-13T02:15:00Z">
              <w:r w:rsidRPr="00CF42A6">
                <w:rPr>
                  <w:rFonts w:cs="Arial"/>
                  <w:sz w:val="18"/>
                  <w:szCs w:val="18"/>
                  <w:rPrChange w:id="815" w:author="Muhamad Ridho Zul Khoiri" w:date="2026-07-14T10:44:00Z" w16du:dateUtc="2026-07-14T03:44:00Z">
                    <w:rPr>
                      <w:rFonts w:ascii="Times New Roman" w:hAnsi="Times New Roman"/>
                      <w:sz w:val="24"/>
                      <w:szCs w:val="24"/>
                    </w:rPr>
                  </w:rPrChange>
                </w:rPr>
                <w:t>Improve Execution Readiness and Delivery</w:t>
              </w:r>
            </w:ins>
          </w:p>
        </w:tc>
        <w:tc>
          <w:tcPr>
            <w:tcW w:w="1878" w:type="pct"/>
            <w:tcBorders>
              <w:left w:val="double" w:sz="4" w:space="0" w:color="7F7F7F" w:themeColor="text1" w:themeTint="80"/>
            </w:tcBorders>
            <w:shd w:val="clear" w:color="auto" w:fill="DBE5F1" w:themeFill="accent1" w:themeFillTint="33"/>
            <w:vAlign w:val="center"/>
            <w:hideMark/>
            <w:tcPrChange w:id="816" w:author="Muhamad Ridho Zul Khoiri" w:date="2026-07-14T10:48:00Z" w16du:dateUtc="2026-07-14T03:48:00Z">
              <w:tcPr>
                <w:tcW w:w="0" w:type="auto"/>
                <w:gridSpan w:val="2"/>
                <w:vAlign w:val="center"/>
                <w:hideMark/>
              </w:tcPr>
            </w:tcPrChange>
          </w:tcPr>
          <w:p w14:paraId="0A9458F2" w14:textId="077CB85D" w:rsidR="00324312" w:rsidRPr="00CF42A6" w:rsidRDefault="00B276EC" w:rsidP="00324312">
            <w:pPr>
              <w:jc w:val="left"/>
              <w:rPr>
                <w:ins w:id="817" w:author="Muhamad Ridho Zul Khoiri" w:date="2026-07-13T09:15:00Z" w16du:dateUtc="2026-07-13T02:15:00Z"/>
                <w:rFonts w:cs="Arial"/>
                <w:sz w:val="18"/>
                <w:szCs w:val="18"/>
                <w:rPrChange w:id="818" w:author="Muhamad Ridho Zul Khoiri" w:date="2026-07-14T10:44:00Z" w16du:dateUtc="2026-07-14T03:44:00Z">
                  <w:rPr>
                    <w:ins w:id="819" w:author="Muhamad Ridho Zul Khoiri" w:date="2026-07-13T09:15:00Z" w16du:dateUtc="2026-07-13T02:15:00Z"/>
                    <w:rFonts w:ascii="Times New Roman" w:hAnsi="Times New Roman"/>
                    <w:sz w:val="24"/>
                    <w:szCs w:val="24"/>
                  </w:rPr>
                </w:rPrChange>
              </w:rPr>
            </w:pPr>
            <w:ins w:id="820" w:author="Muhamad Ridho Zul Khoiri" w:date="2026-07-13T09:35:00Z" w16du:dateUtc="2026-07-13T02:35:00Z">
              <w:r w:rsidRPr="00CF42A6">
                <w:rPr>
                  <w:rFonts w:cs="Arial"/>
                  <w:sz w:val="18"/>
                  <w:szCs w:val="18"/>
                  <w:rPrChange w:id="821" w:author="Muhamad Ridho Zul Khoiri" w:date="2026-07-14T10:44:00Z" w16du:dateUtc="2026-07-14T03:44:00Z">
                    <w:rPr>
                      <w:rFonts w:ascii="Times New Roman" w:hAnsi="Times New Roman"/>
                    </w:rPr>
                  </w:rPrChange>
                </w:rPr>
                <w:t>Confirm key scope, materials, contract, and resources before execution.</w:t>
              </w:r>
            </w:ins>
          </w:p>
        </w:tc>
        <w:tc>
          <w:tcPr>
            <w:tcW w:w="1621" w:type="pct"/>
            <w:shd w:val="clear" w:color="auto" w:fill="DBE5F1" w:themeFill="accent1" w:themeFillTint="33"/>
            <w:vAlign w:val="center"/>
            <w:hideMark/>
            <w:tcPrChange w:id="822" w:author="Muhamad Ridho Zul Khoiri" w:date="2026-07-14T10:48:00Z" w16du:dateUtc="2026-07-14T03:48:00Z">
              <w:tcPr>
                <w:tcW w:w="0" w:type="auto"/>
                <w:gridSpan w:val="3"/>
                <w:vAlign w:val="center"/>
                <w:hideMark/>
              </w:tcPr>
            </w:tcPrChange>
          </w:tcPr>
          <w:p w14:paraId="7824F695" w14:textId="2D1C4699" w:rsidR="00324312" w:rsidRPr="00CF42A6" w:rsidRDefault="00B276EC" w:rsidP="00324312">
            <w:pPr>
              <w:jc w:val="left"/>
              <w:rPr>
                <w:ins w:id="823" w:author="Muhamad Ridho Zul Khoiri" w:date="2026-07-13T09:15:00Z" w16du:dateUtc="2026-07-13T02:15:00Z"/>
                <w:rFonts w:cs="Arial"/>
                <w:sz w:val="18"/>
                <w:szCs w:val="18"/>
                <w:rPrChange w:id="824" w:author="Muhamad Ridho Zul Khoiri" w:date="2026-07-14T10:44:00Z" w16du:dateUtc="2026-07-14T03:44:00Z">
                  <w:rPr>
                    <w:ins w:id="825" w:author="Muhamad Ridho Zul Khoiri" w:date="2026-07-13T09:15:00Z" w16du:dateUtc="2026-07-13T02:15:00Z"/>
                    <w:rFonts w:ascii="Times New Roman" w:hAnsi="Times New Roman"/>
                    <w:sz w:val="24"/>
                    <w:szCs w:val="24"/>
                  </w:rPr>
                </w:rPrChange>
              </w:rPr>
            </w:pPr>
            <w:ins w:id="826" w:author="Muhamad Ridho Zul Khoiri" w:date="2026-07-13T09:34:00Z" w16du:dateUtc="2026-07-13T02:34:00Z">
              <w:r w:rsidRPr="00CF42A6">
                <w:rPr>
                  <w:rFonts w:cs="Arial"/>
                  <w:sz w:val="18"/>
                  <w:szCs w:val="18"/>
                  <w:rPrChange w:id="827" w:author="Muhamad Ridho Zul Khoiri" w:date="2026-07-14T10:44:00Z" w16du:dateUtc="2026-07-14T03:44:00Z">
                    <w:rPr>
                      <w:rFonts w:ascii="Times New Roman" w:hAnsi="Times New Roman"/>
                    </w:rPr>
                  </w:rPrChange>
                </w:rPr>
                <w:t>More reliable and on-time field execution for</w:t>
              </w:r>
            </w:ins>
            <w:ins w:id="828" w:author="Muhamad Ridho Zul Khoiri" w:date="2026-07-13T09:35:00Z" w16du:dateUtc="2026-07-13T02:35:00Z">
              <w:r w:rsidRPr="00CF42A6">
                <w:rPr>
                  <w:rFonts w:cs="Arial"/>
                  <w:sz w:val="18"/>
                  <w:szCs w:val="18"/>
                  <w:rPrChange w:id="829" w:author="Muhamad Ridho Zul Khoiri" w:date="2026-07-14T10:44:00Z" w16du:dateUtc="2026-07-14T03:44:00Z">
                    <w:rPr>
                      <w:rFonts w:ascii="Times New Roman" w:hAnsi="Times New Roman"/>
                    </w:rPr>
                  </w:rPrChange>
                </w:rPr>
                <w:t xml:space="preserve"> activities.</w:t>
              </w:r>
            </w:ins>
          </w:p>
        </w:tc>
      </w:tr>
      <w:tr w:rsidR="00324312" w:rsidRPr="00CF42A6" w14:paraId="2E68924E" w14:textId="77777777" w:rsidTr="00CF42A6">
        <w:trPr>
          <w:trHeight w:val="544"/>
          <w:ins w:id="830" w:author="Muhamad Ridho Zul Khoiri" w:date="2026-07-13T09:15:00Z"/>
          <w:trPrChange w:id="831" w:author="Muhamad Ridho Zul Khoiri" w:date="2026-07-14T10:48:00Z" w16du:dateUtc="2026-07-14T03:48:00Z">
            <w:trPr>
              <w:tblCellSpacing w:w="15" w:type="dxa"/>
            </w:trPr>
          </w:trPrChange>
        </w:trPr>
        <w:tc>
          <w:tcPr>
            <w:tcW w:w="326" w:type="pct"/>
            <w:shd w:val="clear" w:color="auto" w:fill="0F243E" w:themeFill="text2" w:themeFillShade="80"/>
            <w:vAlign w:val="center"/>
            <w:hideMark/>
            <w:tcPrChange w:id="832" w:author="Muhamad Ridho Zul Khoiri" w:date="2026-07-14T10:48:00Z" w16du:dateUtc="2026-07-14T03:48:00Z">
              <w:tcPr>
                <w:tcW w:w="0" w:type="auto"/>
                <w:vAlign w:val="center"/>
                <w:hideMark/>
              </w:tcPr>
            </w:tcPrChange>
          </w:tcPr>
          <w:p w14:paraId="5D072840" w14:textId="77777777" w:rsidR="00324312" w:rsidRPr="00CF42A6" w:rsidRDefault="00324312">
            <w:pPr>
              <w:jc w:val="center"/>
              <w:rPr>
                <w:ins w:id="833" w:author="Muhamad Ridho Zul Khoiri" w:date="2026-07-13T09:15:00Z" w16du:dateUtc="2026-07-13T02:15:00Z"/>
                <w:rFonts w:cs="Arial"/>
                <w:sz w:val="18"/>
                <w:szCs w:val="18"/>
                <w:rPrChange w:id="834" w:author="Muhamad Ridho Zul Khoiri" w:date="2026-07-14T10:44:00Z" w16du:dateUtc="2026-07-14T03:44:00Z">
                  <w:rPr>
                    <w:ins w:id="835" w:author="Muhamad Ridho Zul Khoiri" w:date="2026-07-13T09:15:00Z" w16du:dateUtc="2026-07-13T02:15:00Z"/>
                    <w:rFonts w:ascii="Times New Roman" w:hAnsi="Times New Roman"/>
                    <w:sz w:val="24"/>
                    <w:szCs w:val="24"/>
                  </w:rPr>
                </w:rPrChange>
              </w:rPr>
              <w:pPrChange w:id="836" w:author="Muhamad Ridho Zul Khoiri" w:date="2026-07-13T09:17:00Z" w16du:dateUtc="2026-07-13T02:17:00Z">
                <w:pPr>
                  <w:jc w:val="left"/>
                </w:pPr>
              </w:pPrChange>
            </w:pPr>
            <w:ins w:id="837" w:author="Muhamad Ridho Zul Khoiri" w:date="2026-07-13T09:15:00Z" w16du:dateUtc="2026-07-13T02:15:00Z">
              <w:r w:rsidRPr="00CF42A6">
                <w:rPr>
                  <w:rFonts w:cs="Arial"/>
                  <w:sz w:val="18"/>
                  <w:szCs w:val="18"/>
                  <w:rPrChange w:id="838" w:author="Muhamad Ridho Zul Khoiri" w:date="2026-07-14T10:44:00Z" w16du:dateUtc="2026-07-14T03:44:00Z">
                    <w:rPr>
                      <w:rFonts w:ascii="Times New Roman" w:hAnsi="Times New Roman"/>
                      <w:sz w:val="24"/>
                      <w:szCs w:val="24"/>
                    </w:rPr>
                  </w:rPrChange>
                </w:rPr>
                <w:t>11</w:t>
              </w:r>
            </w:ins>
          </w:p>
        </w:tc>
        <w:tc>
          <w:tcPr>
            <w:tcW w:w="1175" w:type="pct"/>
            <w:tcBorders>
              <w:right w:val="double" w:sz="4" w:space="0" w:color="7F7F7F" w:themeColor="text1" w:themeTint="80"/>
            </w:tcBorders>
            <w:shd w:val="clear" w:color="auto" w:fill="244061" w:themeFill="accent1" w:themeFillShade="80"/>
            <w:vAlign w:val="center"/>
            <w:hideMark/>
            <w:tcPrChange w:id="839" w:author="Muhamad Ridho Zul Khoiri" w:date="2026-07-14T10:48:00Z" w16du:dateUtc="2026-07-14T03:48:00Z">
              <w:tcPr>
                <w:tcW w:w="0" w:type="auto"/>
                <w:gridSpan w:val="3"/>
                <w:vAlign w:val="center"/>
                <w:hideMark/>
              </w:tcPr>
            </w:tcPrChange>
          </w:tcPr>
          <w:p w14:paraId="76A01722" w14:textId="69951519" w:rsidR="00324312" w:rsidRPr="00CF42A6" w:rsidRDefault="00324312">
            <w:pPr>
              <w:jc w:val="center"/>
              <w:rPr>
                <w:ins w:id="840" w:author="Muhamad Ridho Zul Khoiri" w:date="2026-07-13T09:15:00Z" w16du:dateUtc="2026-07-13T02:15:00Z"/>
                <w:rFonts w:cs="Arial"/>
                <w:sz w:val="18"/>
                <w:szCs w:val="18"/>
                <w:rPrChange w:id="841" w:author="Muhamad Ridho Zul Khoiri" w:date="2026-07-14T10:44:00Z" w16du:dateUtc="2026-07-14T03:44:00Z">
                  <w:rPr>
                    <w:ins w:id="842" w:author="Muhamad Ridho Zul Khoiri" w:date="2026-07-13T09:15:00Z" w16du:dateUtc="2026-07-13T02:15:00Z"/>
                    <w:rFonts w:ascii="Times New Roman" w:hAnsi="Times New Roman"/>
                    <w:sz w:val="24"/>
                    <w:szCs w:val="24"/>
                  </w:rPr>
                </w:rPrChange>
              </w:rPr>
              <w:pPrChange w:id="843" w:author="Muhamad Ridho Zul Khoiri" w:date="2026-07-14T10:06:00Z" w16du:dateUtc="2026-07-14T03:06:00Z">
                <w:pPr>
                  <w:jc w:val="left"/>
                </w:pPr>
              </w:pPrChange>
            </w:pPr>
            <w:ins w:id="844" w:author="Muhamad Ridho Zul Khoiri" w:date="2026-07-13T09:15:00Z" w16du:dateUtc="2026-07-13T02:15:00Z">
              <w:r w:rsidRPr="00CF42A6">
                <w:rPr>
                  <w:rFonts w:cs="Arial"/>
                  <w:sz w:val="18"/>
                  <w:szCs w:val="18"/>
                  <w:rPrChange w:id="845" w:author="Muhamad Ridho Zul Khoiri" w:date="2026-07-14T10:44:00Z" w16du:dateUtc="2026-07-14T03:44:00Z">
                    <w:rPr>
                      <w:rFonts w:ascii="Times New Roman" w:hAnsi="Times New Roman"/>
                      <w:sz w:val="24"/>
                      <w:szCs w:val="24"/>
                    </w:rPr>
                  </w:rPrChange>
                </w:rPr>
                <w:t>Minimize Non-Productive Time</w:t>
              </w:r>
            </w:ins>
          </w:p>
        </w:tc>
        <w:tc>
          <w:tcPr>
            <w:tcW w:w="1878" w:type="pct"/>
            <w:tcBorders>
              <w:left w:val="double" w:sz="4" w:space="0" w:color="7F7F7F" w:themeColor="text1" w:themeTint="80"/>
            </w:tcBorders>
            <w:shd w:val="clear" w:color="auto" w:fill="DBE5F1" w:themeFill="accent1" w:themeFillTint="33"/>
            <w:vAlign w:val="center"/>
            <w:hideMark/>
            <w:tcPrChange w:id="846" w:author="Muhamad Ridho Zul Khoiri" w:date="2026-07-14T10:48:00Z" w16du:dateUtc="2026-07-14T03:48:00Z">
              <w:tcPr>
                <w:tcW w:w="0" w:type="auto"/>
                <w:gridSpan w:val="2"/>
                <w:vAlign w:val="center"/>
                <w:hideMark/>
              </w:tcPr>
            </w:tcPrChange>
          </w:tcPr>
          <w:p w14:paraId="76A4652A" w14:textId="77777777" w:rsidR="00324312" w:rsidRPr="00CF42A6" w:rsidRDefault="00324312" w:rsidP="00324312">
            <w:pPr>
              <w:jc w:val="left"/>
              <w:rPr>
                <w:ins w:id="847" w:author="Muhamad Ridho Zul Khoiri" w:date="2026-07-13T09:15:00Z" w16du:dateUtc="2026-07-13T02:15:00Z"/>
                <w:rFonts w:cs="Arial"/>
                <w:sz w:val="18"/>
                <w:szCs w:val="18"/>
                <w:rPrChange w:id="848" w:author="Muhamad Ridho Zul Khoiri" w:date="2026-07-14T10:44:00Z" w16du:dateUtc="2026-07-14T03:44:00Z">
                  <w:rPr>
                    <w:ins w:id="849" w:author="Muhamad Ridho Zul Khoiri" w:date="2026-07-13T09:15:00Z" w16du:dateUtc="2026-07-13T02:15:00Z"/>
                    <w:rFonts w:ascii="Times New Roman" w:hAnsi="Times New Roman"/>
                    <w:sz w:val="24"/>
                    <w:szCs w:val="24"/>
                  </w:rPr>
                </w:rPrChange>
              </w:rPr>
            </w:pPr>
            <w:ins w:id="850" w:author="Muhamad Ridho Zul Khoiri" w:date="2026-07-13T09:15:00Z" w16du:dateUtc="2026-07-13T02:15:00Z">
              <w:r w:rsidRPr="00CF42A6">
                <w:rPr>
                  <w:rFonts w:cs="Arial"/>
                  <w:sz w:val="18"/>
                  <w:szCs w:val="18"/>
                  <w:rPrChange w:id="851" w:author="Muhamad Ridho Zul Khoiri" w:date="2026-07-14T10:44:00Z" w16du:dateUtc="2026-07-14T03:44:00Z">
                    <w:rPr>
                      <w:rFonts w:ascii="Times New Roman" w:hAnsi="Times New Roman"/>
                      <w:sz w:val="24"/>
                      <w:szCs w:val="24"/>
                    </w:rPr>
                  </w:rPrChange>
                </w:rPr>
                <w:t>Improve work preparation, sequencing, and manpower coordination.</w:t>
              </w:r>
            </w:ins>
          </w:p>
        </w:tc>
        <w:tc>
          <w:tcPr>
            <w:tcW w:w="1621" w:type="pct"/>
            <w:shd w:val="clear" w:color="auto" w:fill="DBE5F1" w:themeFill="accent1" w:themeFillTint="33"/>
            <w:vAlign w:val="center"/>
            <w:hideMark/>
            <w:tcPrChange w:id="852" w:author="Muhamad Ridho Zul Khoiri" w:date="2026-07-14T10:48:00Z" w16du:dateUtc="2026-07-14T03:48:00Z">
              <w:tcPr>
                <w:tcW w:w="0" w:type="auto"/>
                <w:gridSpan w:val="3"/>
                <w:vAlign w:val="center"/>
                <w:hideMark/>
              </w:tcPr>
            </w:tcPrChange>
          </w:tcPr>
          <w:p w14:paraId="1BC9F92A" w14:textId="77777777" w:rsidR="00324312" w:rsidRPr="00CF42A6" w:rsidRDefault="00324312" w:rsidP="00324312">
            <w:pPr>
              <w:jc w:val="left"/>
              <w:rPr>
                <w:ins w:id="853" w:author="Muhamad Ridho Zul Khoiri" w:date="2026-07-13T09:15:00Z" w16du:dateUtc="2026-07-13T02:15:00Z"/>
                <w:rFonts w:cs="Arial"/>
                <w:sz w:val="18"/>
                <w:szCs w:val="18"/>
                <w:rPrChange w:id="854" w:author="Muhamad Ridho Zul Khoiri" w:date="2026-07-14T10:44:00Z" w16du:dateUtc="2026-07-14T03:44:00Z">
                  <w:rPr>
                    <w:ins w:id="855" w:author="Muhamad Ridho Zul Khoiri" w:date="2026-07-13T09:15:00Z" w16du:dateUtc="2026-07-13T02:15:00Z"/>
                    <w:rFonts w:ascii="Times New Roman" w:hAnsi="Times New Roman"/>
                    <w:sz w:val="24"/>
                    <w:szCs w:val="24"/>
                  </w:rPr>
                </w:rPrChange>
              </w:rPr>
            </w:pPr>
            <w:ins w:id="856" w:author="Muhamad Ridho Zul Khoiri" w:date="2026-07-13T09:15:00Z" w16du:dateUtc="2026-07-13T02:15:00Z">
              <w:r w:rsidRPr="00CF42A6">
                <w:rPr>
                  <w:rFonts w:cs="Arial"/>
                  <w:sz w:val="18"/>
                  <w:szCs w:val="18"/>
                  <w:rPrChange w:id="857" w:author="Muhamad Ridho Zul Khoiri" w:date="2026-07-14T10:44:00Z" w16du:dateUtc="2026-07-14T03:44:00Z">
                    <w:rPr>
                      <w:rFonts w:ascii="Times New Roman" w:hAnsi="Times New Roman"/>
                      <w:sz w:val="24"/>
                      <w:szCs w:val="24"/>
                    </w:rPr>
                  </w:rPrChange>
                </w:rPr>
                <w:t>Reduced waiting time and manpower inefficiency.</w:t>
              </w:r>
            </w:ins>
          </w:p>
        </w:tc>
      </w:tr>
    </w:tbl>
    <w:p w14:paraId="1F293866" w14:textId="77777777" w:rsidR="008F1C4B" w:rsidRPr="00CF42A6" w:rsidRDefault="008F1C4B" w:rsidP="00BE714D">
      <w:pPr>
        <w:pStyle w:val="Paragraph"/>
        <w:spacing w:after="0" w:line="360" w:lineRule="auto"/>
        <w:rPr>
          <w:ins w:id="858" w:author="Muhamad Ridho Zul Khoiri" w:date="2026-07-14T10:09:00Z" w16du:dateUtc="2026-07-14T03:09:00Z"/>
          <w:rFonts w:cs="Arial"/>
          <w:sz w:val="2"/>
          <w:szCs w:val="2"/>
          <w:rPrChange w:id="859" w:author="Muhamad Ridho Zul Khoiri" w:date="2026-07-14T10:44:00Z" w16du:dateUtc="2026-07-14T03:44:00Z">
            <w:rPr>
              <w:ins w:id="860" w:author="Muhamad Ridho Zul Khoiri" w:date="2026-07-14T10:09:00Z" w16du:dateUtc="2026-07-14T03:09:00Z"/>
              <w:rFonts w:ascii="Times New Roman" w:hAnsi="Times New Roman"/>
            </w:rPr>
          </w:rPrChange>
        </w:rPr>
      </w:pPr>
    </w:p>
    <w:p w14:paraId="1CD84421" w14:textId="77777777" w:rsidR="008F1C4B" w:rsidRPr="00CF42A6" w:rsidRDefault="008F1C4B" w:rsidP="00BE714D">
      <w:pPr>
        <w:pStyle w:val="Paragraph"/>
        <w:spacing w:after="0" w:line="360" w:lineRule="auto"/>
        <w:rPr>
          <w:ins w:id="861" w:author="Muhamad Ridho Zul Khoiri" w:date="2026-07-14T10:09:00Z" w16du:dateUtc="2026-07-14T03:09:00Z"/>
          <w:rFonts w:cs="Arial"/>
          <w:sz w:val="10"/>
          <w:szCs w:val="10"/>
          <w:rPrChange w:id="862" w:author="Muhamad Ridho Zul Khoiri" w:date="2026-07-14T10:44:00Z" w16du:dateUtc="2026-07-14T03:44:00Z">
            <w:rPr>
              <w:ins w:id="863" w:author="Muhamad Ridho Zul Khoiri" w:date="2026-07-14T10:09:00Z" w16du:dateUtc="2026-07-14T03:09:00Z"/>
              <w:rFonts w:ascii="Times New Roman" w:hAnsi="Times New Roman"/>
            </w:rPr>
          </w:rPrChange>
        </w:rPr>
      </w:pPr>
    </w:p>
    <w:p w14:paraId="172B887B" w14:textId="77777777" w:rsidR="008F1C4B" w:rsidRPr="00CF42A6" w:rsidRDefault="008F1C4B" w:rsidP="00BE714D">
      <w:pPr>
        <w:pStyle w:val="Paragraph"/>
        <w:spacing w:after="0" w:line="360" w:lineRule="auto"/>
        <w:rPr>
          <w:ins w:id="864" w:author="Muhamad Ridho Zul Khoiri" w:date="2026-07-14T10:10:00Z" w16du:dateUtc="2026-07-14T03:10:00Z"/>
          <w:rFonts w:cs="Arial"/>
          <w:rPrChange w:id="865" w:author="Muhamad Ridho Zul Khoiri" w:date="2026-07-14T10:44:00Z" w16du:dateUtc="2026-07-14T03:44:00Z">
            <w:rPr>
              <w:ins w:id="866" w:author="Muhamad Ridho Zul Khoiri" w:date="2026-07-14T10:10:00Z" w16du:dateUtc="2026-07-14T03:10:00Z"/>
              <w:rFonts w:ascii="Times New Roman" w:hAnsi="Times New Roman"/>
            </w:rPr>
          </w:rPrChange>
        </w:rPr>
      </w:pPr>
    </w:p>
    <w:p w14:paraId="30A079A9" w14:textId="77777777" w:rsidR="008F1C4B" w:rsidRPr="00CF42A6" w:rsidRDefault="008F1C4B" w:rsidP="00BE714D">
      <w:pPr>
        <w:pStyle w:val="Paragraph"/>
        <w:spacing w:after="0" w:line="360" w:lineRule="auto"/>
        <w:rPr>
          <w:ins w:id="867" w:author="Muhamad Ridho Zul Khoiri" w:date="2026-07-14T10:10:00Z" w16du:dateUtc="2026-07-14T03:10:00Z"/>
          <w:rFonts w:cs="Arial"/>
          <w:rPrChange w:id="868" w:author="Muhamad Ridho Zul Khoiri" w:date="2026-07-14T10:44:00Z" w16du:dateUtc="2026-07-14T03:44:00Z">
            <w:rPr>
              <w:ins w:id="869" w:author="Muhamad Ridho Zul Khoiri" w:date="2026-07-14T10:10:00Z" w16du:dateUtc="2026-07-14T03:10:00Z"/>
              <w:rFonts w:ascii="Times New Roman" w:hAnsi="Times New Roman"/>
            </w:rPr>
          </w:rPrChange>
        </w:rPr>
      </w:pPr>
    </w:p>
    <w:p w14:paraId="63C6CD57" w14:textId="77777777" w:rsidR="008F1C4B" w:rsidRPr="00CF42A6" w:rsidRDefault="008F1C4B">
      <w:pPr>
        <w:pStyle w:val="Paragraph"/>
        <w:spacing w:after="0" w:line="360" w:lineRule="auto"/>
        <w:ind w:left="0"/>
        <w:rPr>
          <w:ins w:id="870" w:author="Muhamad Ridho Zul Khoiri" w:date="2026-07-14T10:10:00Z" w16du:dateUtc="2026-07-14T03:10:00Z"/>
          <w:rFonts w:cs="Arial"/>
          <w:rPrChange w:id="871" w:author="Muhamad Ridho Zul Khoiri" w:date="2026-07-14T10:44:00Z" w16du:dateUtc="2026-07-14T03:44:00Z">
            <w:rPr>
              <w:ins w:id="872" w:author="Muhamad Ridho Zul Khoiri" w:date="2026-07-14T10:10:00Z" w16du:dateUtc="2026-07-14T03:10:00Z"/>
              <w:rFonts w:ascii="Times New Roman" w:hAnsi="Times New Roman"/>
            </w:rPr>
          </w:rPrChange>
        </w:rPr>
        <w:pPrChange w:id="873" w:author="Muhamad Ridho Zul Khoiri" w:date="2026-07-14T10:49:00Z" w16du:dateUtc="2026-07-14T03:49:00Z">
          <w:pPr>
            <w:pStyle w:val="Paragraph"/>
            <w:spacing w:after="0" w:line="360" w:lineRule="auto"/>
          </w:pPr>
        </w:pPrChange>
      </w:pPr>
    </w:p>
    <w:p w14:paraId="714ABECC" w14:textId="06A785DB" w:rsidR="00BE714D" w:rsidRPr="00CF42A6" w:rsidRDefault="00BE714D" w:rsidP="00BE714D">
      <w:pPr>
        <w:pStyle w:val="Paragraph"/>
        <w:spacing w:after="0" w:line="360" w:lineRule="auto"/>
        <w:rPr>
          <w:ins w:id="874" w:author="Muhamad Ridho Zul Khoiri" w:date="2026-07-13T09:18:00Z" w16du:dateUtc="2026-07-13T02:18:00Z"/>
          <w:rFonts w:cs="Arial"/>
          <w:i/>
          <w:iCs/>
          <w:rPrChange w:id="875" w:author="Muhamad Ridho Zul Khoiri" w:date="2026-07-14T10:44:00Z" w16du:dateUtc="2026-07-14T03:44:00Z">
            <w:rPr>
              <w:ins w:id="876" w:author="Muhamad Ridho Zul Khoiri" w:date="2026-07-13T09:18:00Z" w16du:dateUtc="2026-07-13T02:18:00Z"/>
              <w:rFonts w:ascii="Times New Roman" w:hAnsi="Times New Roman"/>
            </w:rPr>
          </w:rPrChange>
        </w:rPr>
      </w:pPr>
      <w:ins w:id="877" w:author="Muhamad Ridho Zul Khoiri" w:date="2026-07-13T09:18:00Z" w16du:dateUtc="2026-07-13T02:18:00Z">
        <w:r w:rsidRPr="00CF42A6">
          <w:rPr>
            <w:rFonts w:cs="Arial"/>
            <w:rPrChange w:id="878" w:author="Muhamad Ridho Zul Khoiri" w:date="2026-07-14T10:44:00Z" w16du:dateUtc="2026-07-14T03:44:00Z">
              <w:rPr>
                <w:rFonts w:ascii="Times New Roman" w:hAnsi="Times New Roman"/>
              </w:rPr>
            </w:rPrChange>
          </w:rPr>
          <w:lastRenderedPageBreak/>
          <w:t xml:space="preserve">Achievement of </w:t>
        </w:r>
      </w:ins>
      <w:ins w:id="879" w:author="Muhamad Ridho Zul Khoiri" w:date="2026-07-13T09:19:00Z" w16du:dateUtc="2026-07-13T02:19:00Z">
        <w:r w:rsidRPr="00CF42A6">
          <w:rPr>
            <w:rFonts w:cs="Arial"/>
            <w:rPrChange w:id="880" w:author="Muhamad Ridho Zul Khoiri" w:date="2026-07-14T10:44:00Z" w16du:dateUtc="2026-07-14T03:44:00Z">
              <w:rPr>
                <w:rFonts w:ascii="Times New Roman" w:hAnsi="Times New Roman"/>
              </w:rPr>
            </w:rPrChange>
          </w:rPr>
          <w:t xml:space="preserve">the Integrated Planning objectives shall be monitored through the </w:t>
        </w:r>
      </w:ins>
      <w:ins w:id="881" w:author="Muhamad Ridho Zul Khoiri" w:date="2026-07-13T09:42:00Z" w16du:dateUtc="2026-07-13T02:42:00Z">
        <w:r w:rsidR="004B0626" w:rsidRPr="00CF42A6">
          <w:rPr>
            <w:rFonts w:cs="Arial"/>
            <w:rPrChange w:id="882" w:author="Muhamad Ridho Zul Khoiri" w:date="2026-07-14T10:44:00Z" w16du:dateUtc="2026-07-14T03:44:00Z">
              <w:rPr>
                <w:rFonts w:ascii="Times New Roman" w:hAnsi="Times New Roman"/>
              </w:rPr>
            </w:rPrChange>
          </w:rPr>
          <w:t>applicable</w:t>
        </w:r>
      </w:ins>
      <w:ins w:id="883" w:author="Muhamad Ridho Zul Khoiri" w:date="2026-07-13T09:19:00Z" w16du:dateUtc="2026-07-13T02:19:00Z">
        <w:r w:rsidRPr="00CF42A6">
          <w:rPr>
            <w:rFonts w:cs="Arial"/>
            <w:rPrChange w:id="884" w:author="Muhamad Ridho Zul Khoiri" w:date="2026-07-14T10:44:00Z" w16du:dateUtc="2026-07-14T03:44:00Z">
              <w:rPr>
                <w:rFonts w:ascii="Times New Roman" w:hAnsi="Times New Roman"/>
              </w:rPr>
            </w:rPrChange>
          </w:rPr>
          <w:t xml:space="preserve"> planning and performance indicators as defined in </w:t>
        </w:r>
        <w:r w:rsidRPr="00CF42A6">
          <w:rPr>
            <w:rFonts w:cs="Arial"/>
            <w:i/>
            <w:iCs/>
            <w:rPrChange w:id="885" w:author="Muhamad Ridho Zul Khoiri" w:date="2026-07-14T10:44:00Z" w16du:dateUtc="2026-07-14T03:44:00Z">
              <w:rPr>
                <w:rFonts w:ascii="Times New Roman" w:hAnsi="Times New Roman"/>
              </w:rPr>
            </w:rPrChange>
          </w:rPr>
          <w:t xml:space="preserve">Section </w:t>
        </w:r>
        <w:r w:rsidRPr="00CF42A6">
          <w:rPr>
            <w:rFonts w:cs="Arial"/>
            <w:i/>
            <w:iCs/>
            <w:highlight w:val="yellow"/>
            <w:rPrChange w:id="886" w:author="Muhamad Ridho Zul Khoiri" w:date="2026-07-14T10:44:00Z" w16du:dateUtc="2026-07-14T03:44:00Z">
              <w:rPr>
                <w:rFonts w:ascii="Times New Roman" w:hAnsi="Times New Roman"/>
              </w:rPr>
            </w:rPrChange>
          </w:rPr>
          <w:t>x.x – Key Performance Indicators (KPI).</w:t>
        </w:r>
      </w:ins>
    </w:p>
    <w:p w14:paraId="719C9B76" w14:textId="73EDA055" w:rsidR="00BE714D" w:rsidRPr="00CF42A6" w:rsidRDefault="00A42B37" w:rsidP="00B276EC">
      <w:pPr>
        <w:pStyle w:val="Paragraph"/>
        <w:spacing w:after="0" w:line="360" w:lineRule="auto"/>
        <w:rPr>
          <w:ins w:id="887" w:author="Muhamad Ridho Zul Khoiri" w:date="2026-07-13T09:18:00Z" w16du:dateUtc="2026-07-13T02:18:00Z"/>
          <w:rFonts w:cs="Arial"/>
          <w:rPrChange w:id="888" w:author="Muhamad Ridho Zul Khoiri" w:date="2026-07-14T10:44:00Z" w16du:dateUtc="2026-07-14T03:44:00Z">
            <w:rPr>
              <w:ins w:id="889" w:author="Muhamad Ridho Zul Khoiri" w:date="2026-07-13T09:18:00Z" w16du:dateUtc="2026-07-13T02:18:00Z"/>
              <w:rFonts w:ascii="Times New Roman" w:hAnsi="Times New Roman"/>
              <w:b/>
              <w:bCs/>
              <w:i/>
              <w:iCs/>
              <w:highlight w:val="yellow"/>
            </w:rPr>
          </w:rPrChange>
        </w:rPr>
      </w:pPr>
      <w:ins w:id="890" w:author="Muhamad Ridho Zul Khoiri" w:date="2026-07-13T09:42:00Z" w16du:dateUtc="2026-07-13T02:42:00Z">
        <w:r w:rsidRPr="00CF42A6">
          <w:rPr>
            <w:rFonts w:cs="Arial"/>
            <w:rPrChange w:id="891" w:author="Muhamad Ridho Zul Khoiri" w:date="2026-07-14T10:44:00Z" w16du:dateUtc="2026-07-14T03:44:00Z">
              <w:rPr>
                <w:rFonts w:ascii="Times New Roman" w:hAnsi="Times New Roman"/>
              </w:rPr>
            </w:rPrChange>
          </w:rPr>
          <w:t>The integrated planning processes</w:t>
        </w:r>
      </w:ins>
      <w:ins w:id="892" w:author="Muhamad Ridho Zul Khoiri" w:date="2026-07-13T09:36:00Z" w16du:dateUtc="2026-07-13T02:36:00Z">
        <w:r w:rsidR="00B276EC" w:rsidRPr="00CF42A6">
          <w:rPr>
            <w:rFonts w:cs="Arial"/>
            <w:rPrChange w:id="893" w:author="Muhamad Ridho Zul Khoiri" w:date="2026-07-14T10:44:00Z" w16du:dateUtc="2026-07-14T03:44:00Z">
              <w:rPr>
                <w:rFonts w:ascii="Times New Roman" w:hAnsi="Times New Roman"/>
              </w:rPr>
            </w:rPrChange>
          </w:rPr>
          <w:t xml:space="preserve"> </w:t>
        </w:r>
      </w:ins>
      <w:ins w:id="894" w:author="Muhamad Ridho Zul Khoiri" w:date="2026-07-13T09:42:00Z" w16du:dateUtc="2026-07-13T02:42:00Z">
        <w:r w:rsidRPr="00CF42A6">
          <w:rPr>
            <w:rFonts w:cs="Arial"/>
            <w:rPrChange w:id="895" w:author="Muhamad Ridho Zul Khoiri" w:date="2026-07-14T10:44:00Z" w16du:dateUtc="2026-07-14T03:44:00Z">
              <w:rPr>
                <w:rFonts w:ascii="Times New Roman" w:hAnsi="Times New Roman"/>
              </w:rPr>
            </w:rPrChange>
          </w:rPr>
          <w:t>shall</w:t>
        </w:r>
      </w:ins>
      <w:ins w:id="896" w:author="Muhamad Ridho Zul Khoiri" w:date="2026-07-13T09:36:00Z" w16du:dateUtc="2026-07-13T02:36:00Z">
        <w:r w:rsidR="00B276EC" w:rsidRPr="00CF42A6">
          <w:rPr>
            <w:rFonts w:cs="Arial"/>
            <w:rPrChange w:id="897" w:author="Muhamad Ridho Zul Khoiri" w:date="2026-07-14T10:44:00Z" w16du:dateUtc="2026-07-14T03:44:00Z">
              <w:rPr>
                <w:rFonts w:ascii="Times New Roman" w:hAnsi="Times New Roman"/>
              </w:rPr>
            </w:rPrChange>
          </w:rPr>
          <w:t xml:space="preserve"> be</w:t>
        </w:r>
      </w:ins>
      <w:ins w:id="898" w:author="Muhamad Ridho Zul Khoiri" w:date="2026-07-13T09:43:00Z" w16du:dateUtc="2026-07-13T02:43:00Z">
        <w:r w:rsidRPr="00CF42A6">
          <w:rPr>
            <w:rFonts w:cs="Arial"/>
            <w:rPrChange w:id="899" w:author="Muhamad Ridho Zul Khoiri" w:date="2026-07-14T10:44:00Z" w16du:dateUtc="2026-07-14T03:44:00Z">
              <w:rPr>
                <w:rFonts w:ascii="Times New Roman" w:hAnsi="Times New Roman"/>
              </w:rPr>
            </w:rPrChange>
          </w:rPr>
          <w:t xml:space="preserve"> applied</w:t>
        </w:r>
      </w:ins>
      <w:ins w:id="900" w:author="Muhamad Ridho Zul Khoiri" w:date="2026-07-13T09:36:00Z" w16du:dateUtc="2026-07-13T02:36:00Z">
        <w:r w:rsidR="00B276EC" w:rsidRPr="00CF42A6">
          <w:rPr>
            <w:rFonts w:cs="Arial"/>
            <w:rPrChange w:id="901" w:author="Muhamad Ridho Zul Khoiri" w:date="2026-07-14T10:44:00Z" w16du:dateUtc="2026-07-14T03:44:00Z">
              <w:rPr>
                <w:rFonts w:ascii="Times New Roman" w:hAnsi="Times New Roman"/>
              </w:rPr>
            </w:rPrChange>
          </w:rPr>
          <w:t xml:space="preserve"> consistent</w:t>
        </w:r>
      </w:ins>
      <w:ins w:id="902" w:author="Muhamad Ridho Zul Khoiri" w:date="2026-07-13T09:43:00Z" w16du:dateUtc="2026-07-13T02:43:00Z">
        <w:r w:rsidRPr="00CF42A6">
          <w:rPr>
            <w:rFonts w:cs="Arial"/>
            <w:rPrChange w:id="903" w:author="Muhamad Ridho Zul Khoiri" w:date="2026-07-14T10:44:00Z" w16du:dateUtc="2026-07-14T03:44:00Z">
              <w:rPr>
                <w:rFonts w:ascii="Times New Roman" w:hAnsi="Times New Roman"/>
              </w:rPr>
            </w:rPrChange>
          </w:rPr>
          <w:t>ly</w:t>
        </w:r>
      </w:ins>
      <w:ins w:id="904" w:author="Muhamad Ridho Zul Khoiri" w:date="2026-07-13T09:36:00Z" w16du:dateUtc="2026-07-13T02:36:00Z">
        <w:r w:rsidR="00B276EC" w:rsidRPr="00CF42A6">
          <w:rPr>
            <w:rFonts w:cs="Arial"/>
            <w:rPrChange w:id="905" w:author="Muhamad Ridho Zul Khoiri" w:date="2026-07-14T10:44:00Z" w16du:dateUtc="2026-07-14T03:44:00Z">
              <w:rPr>
                <w:rFonts w:ascii="Times New Roman" w:hAnsi="Times New Roman"/>
              </w:rPr>
            </w:rPrChange>
          </w:rPr>
          <w:t xml:space="preserve"> across all functions and disciplines</w:t>
        </w:r>
      </w:ins>
      <w:ins w:id="906" w:author="Muhamad Ridho Zul Khoiri" w:date="2026-07-13T09:43:00Z" w16du:dateUtc="2026-07-13T02:43:00Z">
        <w:r w:rsidRPr="00CF42A6">
          <w:rPr>
            <w:rFonts w:cs="Arial"/>
            <w:rPrChange w:id="907" w:author="Muhamad Ridho Zul Khoiri" w:date="2026-07-14T10:44:00Z" w16du:dateUtc="2026-07-14T03:44:00Z">
              <w:rPr>
                <w:rFonts w:ascii="Times New Roman" w:hAnsi="Times New Roman"/>
              </w:rPr>
            </w:rPrChange>
          </w:rPr>
          <w:t xml:space="preserve"> within</w:t>
        </w:r>
        <w:r w:rsidR="00FA466F" w:rsidRPr="00CF42A6">
          <w:rPr>
            <w:rFonts w:cs="Arial"/>
            <w:rPrChange w:id="908" w:author="Muhamad Ridho Zul Khoiri" w:date="2026-07-14T10:44:00Z" w16du:dateUtc="2026-07-14T03:44:00Z">
              <w:rPr>
                <w:rFonts w:ascii="Times New Roman" w:hAnsi="Times New Roman"/>
              </w:rPr>
            </w:rPrChange>
          </w:rPr>
          <w:t xml:space="preserve"> </w:t>
        </w:r>
      </w:ins>
      <w:ins w:id="909" w:author="Muhamad Ridho Zul Khoiri" w:date="2026-07-13T09:44:00Z" w16du:dateUtc="2026-07-13T02:44:00Z">
        <w:r w:rsidR="00FA466F" w:rsidRPr="00CF42A6">
          <w:rPr>
            <w:rFonts w:cs="Arial"/>
            <w:rPrChange w:id="910" w:author="Muhamad Ridho Zul Khoiri" w:date="2026-07-14T10:44:00Z" w16du:dateUtc="2026-07-14T03:44:00Z">
              <w:rPr>
                <w:rFonts w:ascii="Times New Roman" w:hAnsi="Times New Roman"/>
              </w:rPr>
            </w:rPrChange>
          </w:rPr>
          <w:t>MEPG</w:t>
        </w:r>
      </w:ins>
      <w:ins w:id="911" w:author="Muhamad Ridho Zul Khoiri" w:date="2026-07-13T09:43:00Z" w16du:dateUtc="2026-07-13T02:43:00Z">
        <w:r w:rsidRPr="00CF42A6">
          <w:rPr>
            <w:rFonts w:cs="Arial"/>
            <w:rPrChange w:id="912" w:author="Muhamad Ridho Zul Khoiri" w:date="2026-07-14T10:44:00Z" w16du:dateUtc="2026-07-14T03:44:00Z">
              <w:rPr>
                <w:rFonts w:ascii="Times New Roman" w:hAnsi="Times New Roman"/>
              </w:rPr>
            </w:rPrChange>
          </w:rPr>
          <w:t xml:space="preserve"> to provide common</w:t>
        </w:r>
      </w:ins>
      <w:ins w:id="913" w:author="Muhamad Ridho Zul Khoiri" w:date="2026-07-13T09:36:00Z" w16du:dateUtc="2026-07-13T02:36:00Z">
        <w:r w:rsidR="00B276EC" w:rsidRPr="00CF42A6">
          <w:rPr>
            <w:rFonts w:cs="Arial"/>
            <w:rPrChange w:id="914" w:author="Muhamad Ridho Zul Khoiri" w:date="2026-07-14T10:44:00Z" w16du:dateUtc="2026-07-14T03:44:00Z">
              <w:rPr>
                <w:rFonts w:ascii="Times New Roman" w:hAnsi="Times New Roman"/>
              </w:rPr>
            </w:rPrChange>
          </w:rPr>
          <w:t xml:space="preserve"> </w:t>
        </w:r>
      </w:ins>
      <w:ins w:id="915" w:author="Muhamad Ridho Zul Khoiri" w:date="2026-07-13T10:06:00Z" w16du:dateUtc="2026-07-13T03:06:00Z">
        <w:r w:rsidR="004B5321" w:rsidRPr="00CF42A6">
          <w:rPr>
            <w:rFonts w:cs="Arial"/>
            <w:rPrChange w:id="916" w:author="Muhamad Ridho Zul Khoiri" w:date="2026-07-14T10:44:00Z" w16du:dateUtc="2026-07-14T03:44:00Z">
              <w:rPr>
                <w:rFonts w:ascii="Times New Roman" w:hAnsi="Times New Roman"/>
              </w:rPr>
            </w:rPrChange>
          </w:rPr>
          <w:t>framework</w:t>
        </w:r>
      </w:ins>
      <w:ins w:id="917" w:author="Muhamad Ridho Zul Khoiri" w:date="2026-07-13T09:36:00Z" w16du:dateUtc="2026-07-13T02:36:00Z">
        <w:r w:rsidR="00B276EC" w:rsidRPr="00CF42A6">
          <w:rPr>
            <w:rFonts w:cs="Arial"/>
            <w:rPrChange w:id="918" w:author="Muhamad Ridho Zul Khoiri" w:date="2026-07-14T10:44:00Z" w16du:dateUtc="2026-07-14T03:44:00Z">
              <w:rPr>
                <w:rFonts w:ascii="Times New Roman" w:hAnsi="Times New Roman"/>
              </w:rPr>
            </w:rPrChange>
          </w:rPr>
          <w:t xml:space="preserve"> for collaboration</w:t>
        </w:r>
      </w:ins>
      <w:ins w:id="919" w:author="Muhamad Ridho Zul Khoiri" w:date="2026-07-13T09:43:00Z" w16du:dateUtc="2026-07-13T02:43:00Z">
        <w:r w:rsidRPr="00CF42A6">
          <w:rPr>
            <w:rFonts w:cs="Arial"/>
            <w:rPrChange w:id="920" w:author="Muhamad Ridho Zul Khoiri" w:date="2026-07-14T10:44:00Z" w16du:dateUtc="2026-07-14T03:44:00Z">
              <w:rPr>
                <w:rFonts w:ascii="Times New Roman" w:hAnsi="Times New Roman"/>
              </w:rPr>
            </w:rPrChange>
          </w:rPr>
          <w:t xml:space="preserve">, establish </w:t>
        </w:r>
        <w:r w:rsidR="00FA466F" w:rsidRPr="00CF42A6">
          <w:rPr>
            <w:rFonts w:cs="Arial"/>
            <w:rPrChange w:id="921" w:author="Muhamad Ridho Zul Khoiri" w:date="2026-07-14T10:44:00Z" w16du:dateUtc="2026-07-14T03:44:00Z">
              <w:rPr>
                <w:rFonts w:ascii="Times New Roman" w:hAnsi="Times New Roman"/>
              </w:rPr>
            </w:rPrChange>
          </w:rPr>
          <w:t>alignment/understanding across planning horizons, and set clear expectations for all stakeholders</w:t>
        </w:r>
      </w:ins>
      <w:ins w:id="922" w:author="Muhamad Ridho Zul Khoiri" w:date="2026-07-13T09:44:00Z" w16du:dateUtc="2026-07-13T02:44:00Z">
        <w:r w:rsidR="00FA466F" w:rsidRPr="00CF42A6">
          <w:rPr>
            <w:rFonts w:cs="Arial"/>
            <w:rPrChange w:id="923" w:author="Muhamad Ridho Zul Khoiri" w:date="2026-07-14T10:44:00Z" w16du:dateUtc="2026-07-14T03:44:00Z">
              <w:rPr>
                <w:rFonts w:ascii="Times New Roman" w:hAnsi="Times New Roman"/>
              </w:rPr>
            </w:rPrChange>
          </w:rPr>
          <w:t xml:space="preserve"> involved.</w:t>
        </w:r>
      </w:ins>
    </w:p>
    <w:p w14:paraId="6F8B038A" w14:textId="3CC9F8B2" w:rsidR="00B005E4" w:rsidRPr="00CF42A6" w:rsidDel="00530A68" w:rsidRDefault="00B005E4">
      <w:pPr>
        <w:pStyle w:val="Paragraph"/>
        <w:spacing w:after="0" w:line="360" w:lineRule="auto"/>
        <w:ind w:left="0"/>
        <w:rPr>
          <w:del w:id="924" w:author="Muhamad Ridho Zul Khoiri" w:date="2026-07-13T10:06:00Z" w16du:dateUtc="2026-07-13T03:06:00Z"/>
          <w:rFonts w:cs="Arial"/>
          <w:highlight w:val="yellow"/>
          <w:rPrChange w:id="925" w:author="Muhamad Ridho Zul Khoiri" w:date="2026-07-14T10:44:00Z" w16du:dateUtc="2026-07-14T03:44:00Z">
            <w:rPr>
              <w:del w:id="926" w:author="Muhamad Ridho Zul Khoiri" w:date="2026-07-13T10:06:00Z" w16du:dateUtc="2026-07-13T03:06:00Z"/>
              <w:rFonts w:ascii="Times New Roman" w:hAnsi="Times New Roman"/>
            </w:rPr>
          </w:rPrChange>
        </w:rPr>
        <w:pPrChange w:id="927" w:author="Muhamad Ridho Zul Khoiri" w:date="2026-07-13T10:06:00Z" w16du:dateUtc="2026-07-13T03:06:00Z">
          <w:pPr>
            <w:pStyle w:val="Paragraph"/>
            <w:spacing w:after="0" w:line="360" w:lineRule="auto"/>
          </w:pPr>
        </w:pPrChange>
      </w:pPr>
      <w:del w:id="928" w:author="Muhamad Ridho Zul Khoiri" w:date="2026-07-13T10:06:00Z" w16du:dateUtc="2026-07-13T03:06:00Z">
        <w:r w:rsidRPr="00CF42A6" w:rsidDel="00530A68">
          <w:rPr>
            <w:rFonts w:cs="Arial"/>
            <w:highlight w:val="yellow"/>
            <w:rPrChange w:id="929" w:author="Muhamad Ridho Zul Khoiri" w:date="2026-07-14T10:44:00Z" w16du:dateUtc="2026-07-14T03:44:00Z">
              <w:rPr>
                <w:rFonts w:ascii="Times New Roman" w:hAnsi="Times New Roman"/>
              </w:rPr>
            </w:rPrChange>
          </w:rPr>
          <w:delText xml:space="preserve">The objectives of effective Integrated Planning are to: </w:delText>
        </w:r>
      </w:del>
    </w:p>
    <w:p w14:paraId="4F95AC91" w14:textId="08D9116E" w:rsidR="007B2275" w:rsidRPr="00CF42A6" w:rsidDel="00530A68" w:rsidRDefault="007B2275">
      <w:pPr>
        <w:pStyle w:val="Paragraph"/>
        <w:numPr>
          <w:ilvl w:val="0"/>
          <w:numId w:val="17"/>
        </w:numPr>
        <w:spacing w:after="0" w:line="360" w:lineRule="auto"/>
        <w:ind w:left="0"/>
        <w:rPr>
          <w:del w:id="930" w:author="Muhamad Ridho Zul Khoiri" w:date="2026-07-13T10:06:00Z" w16du:dateUtc="2026-07-13T03:06:00Z"/>
          <w:rFonts w:cs="Arial"/>
          <w:highlight w:val="yellow"/>
          <w:rPrChange w:id="931" w:author="Muhamad Ridho Zul Khoiri" w:date="2026-07-14T10:44:00Z" w16du:dateUtc="2026-07-14T03:44:00Z">
            <w:rPr>
              <w:del w:id="932" w:author="Muhamad Ridho Zul Khoiri" w:date="2026-07-13T10:06:00Z" w16du:dateUtc="2026-07-13T03:06:00Z"/>
              <w:rFonts w:ascii="Times New Roman" w:hAnsi="Times New Roman"/>
            </w:rPr>
          </w:rPrChange>
        </w:rPr>
        <w:pPrChange w:id="933" w:author="Muhamad Ridho Zul Khoiri" w:date="2026-07-13T10:06:00Z" w16du:dateUtc="2026-07-13T03:06:00Z">
          <w:pPr>
            <w:pStyle w:val="Paragraph"/>
            <w:numPr>
              <w:numId w:val="17"/>
            </w:numPr>
            <w:tabs>
              <w:tab w:val="num" w:pos="1440"/>
            </w:tabs>
            <w:spacing w:after="0" w:line="360" w:lineRule="auto"/>
            <w:ind w:left="1440" w:hanging="360"/>
          </w:pPr>
        </w:pPrChange>
      </w:pPr>
      <w:commentRangeStart w:id="934"/>
      <w:del w:id="935" w:author="Muhamad Ridho Zul Khoiri" w:date="2026-07-13T10:06:00Z" w16du:dateUtc="2026-07-13T03:06:00Z">
        <w:r w:rsidRPr="00CF42A6" w:rsidDel="00530A68">
          <w:rPr>
            <w:rFonts w:cs="Arial"/>
            <w:highlight w:val="yellow"/>
            <w:rPrChange w:id="936" w:author="Muhamad Ridho Zul Khoiri" w:date="2026-07-14T10:44:00Z" w16du:dateUtc="2026-07-14T03:44:00Z">
              <w:rPr>
                <w:rFonts w:ascii="Times New Roman" w:hAnsi="Times New Roman"/>
              </w:rPr>
            </w:rPrChange>
          </w:rPr>
          <w:delText xml:space="preserve">Enhance </w:delText>
        </w:r>
        <w:r w:rsidR="00FC5814" w:rsidRPr="00CF42A6" w:rsidDel="00530A68">
          <w:rPr>
            <w:rFonts w:cs="Arial"/>
            <w:highlight w:val="yellow"/>
            <w:rPrChange w:id="937" w:author="Muhamad Ridho Zul Khoiri" w:date="2026-07-14T10:44:00Z" w16du:dateUtc="2026-07-14T03:44:00Z">
              <w:rPr>
                <w:rFonts w:ascii="Times New Roman" w:hAnsi="Times New Roman"/>
              </w:rPr>
            </w:rPrChange>
          </w:rPr>
          <w:delText>Health Safety and Environment (</w:delText>
        </w:r>
        <w:r w:rsidRPr="00CF42A6" w:rsidDel="00530A68">
          <w:rPr>
            <w:rFonts w:cs="Arial"/>
            <w:highlight w:val="yellow"/>
            <w:rPrChange w:id="938" w:author="Muhamad Ridho Zul Khoiri" w:date="2026-07-14T10:44:00Z" w16du:dateUtc="2026-07-14T03:44:00Z">
              <w:rPr>
                <w:rFonts w:ascii="Times New Roman" w:hAnsi="Times New Roman"/>
              </w:rPr>
            </w:rPrChange>
          </w:rPr>
          <w:delText>HSE</w:delText>
        </w:r>
        <w:r w:rsidR="00FC5814" w:rsidRPr="00CF42A6" w:rsidDel="00530A68">
          <w:rPr>
            <w:rFonts w:cs="Arial"/>
            <w:highlight w:val="yellow"/>
            <w:rPrChange w:id="939" w:author="Muhamad Ridho Zul Khoiri" w:date="2026-07-14T10:44:00Z" w16du:dateUtc="2026-07-14T03:44:00Z">
              <w:rPr>
                <w:rFonts w:ascii="Times New Roman" w:hAnsi="Times New Roman"/>
              </w:rPr>
            </w:rPrChange>
          </w:rPr>
          <w:delText>)</w:delText>
        </w:r>
        <w:r w:rsidRPr="00CF42A6" w:rsidDel="00530A68">
          <w:rPr>
            <w:rFonts w:cs="Arial"/>
            <w:highlight w:val="yellow"/>
            <w:rPrChange w:id="940" w:author="Muhamad Ridho Zul Khoiri" w:date="2026-07-14T10:44:00Z" w16du:dateUtc="2026-07-14T03:44:00Z">
              <w:rPr>
                <w:rFonts w:ascii="Times New Roman" w:hAnsi="Times New Roman"/>
              </w:rPr>
            </w:rPrChange>
          </w:rPr>
          <w:delText xml:space="preserve"> performance through proactive planning and the avoidance of unplanned activities.</w:delText>
        </w:r>
      </w:del>
    </w:p>
    <w:p w14:paraId="3C0A0760" w14:textId="2A7F5F73" w:rsidR="007B2275" w:rsidRPr="00CF42A6" w:rsidDel="00530A68" w:rsidRDefault="007B2275">
      <w:pPr>
        <w:pStyle w:val="Paragraph"/>
        <w:numPr>
          <w:ilvl w:val="0"/>
          <w:numId w:val="17"/>
        </w:numPr>
        <w:spacing w:after="0" w:line="360" w:lineRule="auto"/>
        <w:ind w:left="0"/>
        <w:rPr>
          <w:del w:id="941" w:author="Muhamad Ridho Zul Khoiri" w:date="2026-07-13T10:06:00Z" w16du:dateUtc="2026-07-13T03:06:00Z"/>
          <w:rFonts w:cs="Arial"/>
          <w:highlight w:val="yellow"/>
          <w:rPrChange w:id="942" w:author="Muhamad Ridho Zul Khoiri" w:date="2026-07-14T10:44:00Z" w16du:dateUtc="2026-07-14T03:44:00Z">
            <w:rPr>
              <w:del w:id="943" w:author="Muhamad Ridho Zul Khoiri" w:date="2026-07-13T10:06:00Z" w16du:dateUtc="2026-07-13T03:06:00Z"/>
              <w:rFonts w:ascii="Times New Roman" w:hAnsi="Times New Roman"/>
            </w:rPr>
          </w:rPrChange>
        </w:rPr>
        <w:pPrChange w:id="944" w:author="Muhamad Ridho Zul Khoiri" w:date="2026-07-13T10:06:00Z" w16du:dateUtc="2026-07-13T03:06:00Z">
          <w:pPr>
            <w:pStyle w:val="Paragraph"/>
            <w:numPr>
              <w:numId w:val="17"/>
            </w:numPr>
            <w:tabs>
              <w:tab w:val="num" w:pos="1440"/>
            </w:tabs>
            <w:spacing w:after="0" w:line="360" w:lineRule="auto"/>
            <w:ind w:left="1440" w:hanging="360"/>
          </w:pPr>
        </w:pPrChange>
      </w:pPr>
      <w:del w:id="945" w:author="Muhamad Ridho Zul Khoiri" w:date="2026-07-13T10:06:00Z" w16du:dateUtc="2026-07-13T03:06:00Z">
        <w:r w:rsidRPr="00CF42A6" w:rsidDel="00530A68">
          <w:rPr>
            <w:rFonts w:cs="Arial"/>
            <w:highlight w:val="yellow"/>
            <w:rPrChange w:id="946" w:author="Muhamad Ridho Zul Khoiri" w:date="2026-07-14T10:44:00Z" w16du:dateUtc="2026-07-14T03:44:00Z">
              <w:rPr>
                <w:rFonts w:ascii="Times New Roman" w:hAnsi="Times New Roman"/>
              </w:rPr>
            </w:rPrChange>
          </w:rPr>
          <w:delText>Increase value to the Company by identifying critical activities, resolving potential conflicts between stakeholders, and capturing and prioritizing opportunities.</w:delText>
        </w:r>
      </w:del>
    </w:p>
    <w:p w14:paraId="44C23A73" w14:textId="48CBA0B3" w:rsidR="007B2275" w:rsidRPr="00CF42A6" w:rsidDel="00530A68" w:rsidRDefault="007B2275">
      <w:pPr>
        <w:pStyle w:val="Paragraph"/>
        <w:numPr>
          <w:ilvl w:val="0"/>
          <w:numId w:val="17"/>
        </w:numPr>
        <w:spacing w:after="0" w:line="360" w:lineRule="auto"/>
        <w:ind w:left="0"/>
        <w:rPr>
          <w:del w:id="947" w:author="Muhamad Ridho Zul Khoiri" w:date="2026-07-13T10:06:00Z" w16du:dateUtc="2026-07-13T03:06:00Z"/>
          <w:rFonts w:cs="Arial"/>
          <w:highlight w:val="yellow"/>
          <w:rPrChange w:id="948" w:author="Muhamad Ridho Zul Khoiri" w:date="2026-07-14T10:44:00Z" w16du:dateUtc="2026-07-14T03:44:00Z">
            <w:rPr>
              <w:del w:id="949" w:author="Muhamad Ridho Zul Khoiri" w:date="2026-07-13T10:06:00Z" w16du:dateUtc="2026-07-13T03:06:00Z"/>
              <w:rFonts w:ascii="Times New Roman" w:hAnsi="Times New Roman"/>
            </w:rPr>
          </w:rPrChange>
        </w:rPr>
        <w:pPrChange w:id="950" w:author="Muhamad Ridho Zul Khoiri" w:date="2026-07-13T10:06:00Z" w16du:dateUtc="2026-07-13T03:06:00Z">
          <w:pPr>
            <w:pStyle w:val="Paragraph"/>
            <w:numPr>
              <w:numId w:val="17"/>
            </w:numPr>
            <w:tabs>
              <w:tab w:val="num" w:pos="1440"/>
            </w:tabs>
            <w:spacing w:after="0" w:line="360" w:lineRule="auto"/>
            <w:ind w:left="1440" w:hanging="360"/>
          </w:pPr>
        </w:pPrChange>
      </w:pPr>
      <w:del w:id="951" w:author="Muhamad Ridho Zul Khoiri" w:date="2026-07-13T10:06:00Z" w16du:dateUtc="2026-07-13T03:06:00Z">
        <w:r w:rsidRPr="00CF42A6" w:rsidDel="00530A68">
          <w:rPr>
            <w:rFonts w:cs="Arial"/>
            <w:highlight w:val="yellow"/>
            <w:rPrChange w:id="952" w:author="Muhamad Ridho Zul Khoiri" w:date="2026-07-14T10:44:00Z" w16du:dateUtc="2026-07-14T03:44:00Z">
              <w:rPr>
                <w:rFonts w:ascii="Times New Roman" w:hAnsi="Times New Roman"/>
              </w:rPr>
            </w:rPrChange>
          </w:rPr>
          <w:delText>Transform data into actionable information that supports optimized decision-making</w:delText>
        </w:r>
        <w:r w:rsidR="008C6660" w:rsidRPr="00CF42A6" w:rsidDel="00530A68">
          <w:rPr>
            <w:rFonts w:cs="Arial"/>
            <w:highlight w:val="yellow"/>
            <w:rPrChange w:id="953" w:author="Muhamad Ridho Zul Khoiri" w:date="2026-07-14T10:44:00Z" w16du:dateUtc="2026-07-14T03:44:00Z">
              <w:rPr>
                <w:rFonts w:ascii="Times New Roman" w:hAnsi="Times New Roman"/>
              </w:rPr>
            </w:rPrChange>
          </w:rPr>
          <w:delText>.</w:delText>
        </w:r>
      </w:del>
    </w:p>
    <w:p w14:paraId="4CC6F5D5" w14:textId="3A484500" w:rsidR="007B2275" w:rsidRPr="00CF42A6" w:rsidDel="00530A68" w:rsidRDefault="007B2275">
      <w:pPr>
        <w:pStyle w:val="Paragraph"/>
        <w:numPr>
          <w:ilvl w:val="0"/>
          <w:numId w:val="17"/>
        </w:numPr>
        <w:spacing w:after="0" w:line="360" w:lineRule="auto"/>
        <w:ind w:left="0"/>
        <w:rPr>
          <w:del w:id="954" w:author="Muhamad Ridho Zul Khoiri" w:date="2026-07-13T10:06:00Z" w16du:dateUtc="2026-07-13T03:06:00Z"/>
          <w:rFonts w:cs="Arial"/>
          <w:highlight w:val="yellow"/>
          <w:rPrChange w:id="955" w:author="Muhamad Ridho Zul Khoiri" w:date="2026-07-14T10:44:00Z" w16du:dateUtc="2026-07-14T03:44:00Z">
            <w:rPr>
              <w:del w:id="956" w:author="Muhamad Ridho Zul Khoiri" w:date="2026-07-13T10:06:00Z" w16du:dateUtc="2026-07-13T03:06:00Z"/>
              <w:rFonts w:ascii="Times New Roman" w:hAnsi="Times New Roman"/>
            </w:rPr>
          </w:rPrChange>
        </w:rPr>
        <w:pPrChange w:id="957" w:author="Muhamad Ridho Zul Khoiri" w:date="2026-07-13T10:06:00Z" w16du:dateUtc="2026-07-13T03:06:00Z">
          <w:pPr>
            <w:pStyle w:val="Paragraph"/>
            <w:numPr>
              <w:numId w:val="17"/>
            </w:numPr>
            <w:tabs>
              <w:tab w:val="num" w:pos="1440"/>
            </w:tabs>
            <w:spacing w:after="0" w:line="360" w:lineRule="auto"/>
            <w:ind w:left="1440" w:hanging="360"/>
          </w:pPr>
        </w:pPrChange>
      </w:pPr>
      <w:del w:id="958" w:author="Muhamad Ridho Zul Khoiri" w:date="2026-07-13T10:06:00Z" w16du:dateUtc="2026-07-13T03:06:00Z">
        <w:r w:rsidRPr="00CF42A6" w:rsidDel="00530A68">
          <w:rPr>
            <w:rFonts w:cs="Arial"/>
            <w:highlight w:val="yellow"/>
            <w:rPrChange w:id="959" w:author="Muhamad Ridho Zul Khoiri" w:date="2026-07-14T10:44:00Z" w16du:dateUtc="2026-07-14T03:44:00Z">
              <w:rPr>
                <w:rFonts w:ascii="Times New Roman" w:hAnsi="Times New Roman"/>
              </w:rPr>
            </w:rPrChange>
          </w:rPr>
          <w:delText>Achieve performance improvements and cost savings through better coordination and utilization of both company and contract resources, focusing on high-value work.</w:delText>
        </w:r>
      </w:del>
    </w:p>
    <w:p w14:paraId="07D1C685" w14:textId="6F4CF0D2" w:rsidR="007B2275" w:rsidRPr="00CF42A6" w:rsidDel="00530A68" w:rsidRDefault="007B2275">
      <w:pPr>
        <w:pStyle w:val="Paragraph"/>
        <w:numPr>
          <w:ilvl w:val="0"/>
          <w:numId w:val="17"/>
        </w:numPr>
        <w:spacing w:after="0" w:line="360" w:lineRule="auto"/>
        <w:ind w:left="0"/>
        <w:rPr>
          <w:del w:id="960" w:author="Muhamad Ridho Zul Khoiri" w:date="2026-07-13T10:06:00Z" w16du:dateUtc="2026-07-13T03:06:00Z"/>
          <w:rFonts w:cs="Arial"/>
          <w:highlight w:val="yellow"/>
          <w:rPrChange w:id="961" w:author="Muhamad Ridho Zul Khoiri" w:date="2026-07-14T10:44:00Z" w16du:dateUtc="2026-07-14T03:44:00Z">
            <w:rPr>
              <w:del w:id="962" w:author="Muhamad Ridho Zul Khoiri" w:date="2026-07-13T10:06:00Z" w16du:dateUtc="2026-07-13T03:06:00Z"/>
              <w:rFonts w:ascii="Times New Roman" w:hAnsi="Times New Roman"/>
            </w:rPr>
          </w:rPrChange>
        </w:rPr>
        <w:pPrChange w:id="963" w:author="Muhamad Ridho Zul Khoiri" w:date="2026-07-13T10:06:00Z" w16du:dateUtc="2026-07-13T03:06:00Z">
          <w:pPr>
            <w:pStyle w:val="Paragraph"/>
            <w:numPr>
              <w:numId w:val="17"/>
            </w:numPr>
            <w:tabs>
              <w:tab w:val="num" w:pos="1440"/>
            </w:tabs>
            <w:spacing w:after="0" w:line="360" w:lineRule="auto"/>
            <w:ind w:left="1440" w:hanging="360"/>
          </w:pPr>
        </w:pPrChange>
      </w:pPr>
      <w:del w:id="964" w:author="Muhamad Ridho Zul Khoiri" w:date="2026-07-13T10:06:00Z" w16du:dateUtc="2026-07-13T03:06:00Z">
        <w:r w:rsidRPr="00CF42A6" w:rsidDel="00530A68">
          <w:rPr>
            <w:rFonts w:cs="Arial"/>
            <w:highlight w:val="yellow"/>
            <w:rPrChange w:id="965" w:author="Muhamad Ridho Zul Khoiri" w:date="2026-07-14T10:44:00Z" w16du:dateUtc="2026-07-14T03:44:00Z">
              <w:rPr>
                <w:rFonts w:ascii="Times New Roman" w:hAnsi="Times New Roman"/>
              </w:rPr>
            </w:rPrChange>
          </w:rPr>
          <w:delText>Measure planning performance using metrics to identify opportunities for learning and continuous improvement.</w:delText>
        </w:r>
      </w:del>
    </w:p>
    <w:p w14:paraId="2EC78738" w14:textId="1046A3BC" w:rsidR="007B2275" w:rsidRPr="00CF42A6" w:rsidDel="00530A68" w:rsidRDefault="007B2275">
      <w:pPr>
        <w:pStyle w:val="Paragraph"/>
        <w:numPr>
          <w:ilvl w:val="0"/>
          <w:numId w:val="17"/>
        </w:numPr>
        <w:spacing w:after="0" w:line="360" w:lineRule="auto"/>
        <w:ind w:left="0"/>
        <w:rPr>
          <w:del w:id="966" w:author="Muhamad Ridho Zul Khoiri" w:date="2026-07-13T10:06:00Z" w16du:dateUtc="2026-07-13T03:06:00Z"/>
          <w:rFonts w:cs="Arial"/>
          <w:highlight w:val="yellow"/>
          <w:rPrChange w:id="967" w:author="Muhamad Ridho Zul Khoiri" w:date="2026-07-14T10:44:00Z" w16du:dateUtc="2026-07-14T03:44:00Z">
            <w:rPr>
              <w:del w:id="968" w:author="Muhamad Ridho Zul Khoiri" w:date="2026-07-13T10:06:00Z" w16du:dateUtc="2026-07-13T03:06:00Z"/>
              <w:rFonts w:ascii="Times New Roman" w:hAnsi="Times New Roman"/>
            </w:rPr>
          </w:rPrChange>
        </w:rPr>
        <w:pPrChange w:id="969" w:author="Muhamad Ridho Zul Khoiri" w:date="2026-07-13T10:06:00Z" w16du:dateUtc="2026-07-13T03:06:00Z">
          <w:pPr>
            <w:pStyle w:val="Paragraph"/>
            <w:numPr>
              <w:numId w:val="17"/>
            </w:numPr>
            <w:tabs>
              <w:tab w:val="num" w:pos="1440"/>
            </w:tabs>
            <w:spacing w:after="0" w:line="360" w:lineRule="auto"/>
            <w:ind w:left="1440" w:hanging="360"/>
          </w:pPr>
        </w:pPrChange>
      </w:pPr>
      <w:del w:id="970" w:author="Muhamad Ridho Zul Khoiri" w:date="2026-07-13T10:06:00Z" w16du:dateUtc="2026-07-13T03:06:00Z">
        <w:r w:rsidRPr="00CF42A6" w:rsidDel="00530A68">
          <w:rPr>
            <w:rFonts w:cs="Arial"/>
            <w:highlight w:val="yellow"/>
            <w:rPrChange w:id="971" w:author="Muhamad Ridho Zul Khoiri" w:date="2026-07-14T10:44:00Z" w16du:dateUtc="2026-07-14T03:44:00Z">
              <w:rPr>
                <w:rFonts w:ascii="Times New Roman" w:hAnsi="Times New Roman"/>
              </w:rPr>
            </w:rPrChange>
          </w:rPr>
          <w:delText xml:space="preserve">Increase production by minimizing </w:delText>
        </w:r>
        <w:r w:rsidR="004E0D22" w:rsidRPr="00CF42A6" w:rsidDel="00530A68">
          <w:rPr>
            <w:rFonts w:cs="Arial"/>
            <w:highlight w:val="yellow"/>
            <w:rPrChange w:id="972" w:author="Muhamad Ridho Zul Khoiri" w:date="2026-07-14T10:44:00Z" w16du:dateUtc="2026-07-14T03:44:00Z">
              <w:rPr>
                <w:rFonts w:ascii="Times New Roman" w:hAnsi="Times New Roman"/>
              </w:rPr>
            </w:rPrChange>
          </w:rPr>
          <w:delText xml:space="preserve">down period </w:delText>
        </w:r>
        <w:r w:rsidRPr="00CF42A6" w:rsidDel="00530A68">
          <w:rPr>
            <w:rFonts w:cs="Arial"/>
            <w:highlight w:val="yellow"/>
            <w:rPrChange w:id="973" w:author="Muhamad Ridho Zul Khoiri" w:date="2026-07-14T10:44:00Z" w16du:dateUtc="2026-07-14T03:44:00Z">
              <w:rPr>
                <w:rFonts w:ascii="Times New Roman" w:hAnsi="Times New Roman"/>
              </w:rPr>
            </w:rPrChange>
          </w:rPr>
          <w:delText>and realizing opportunities.</w:delText>
        </w:r>
      </w:del>
    </w:p>
    <w:p w14:paraId="791A405C" w14:textId="130D5113" w:rsidR="004E0D22" w:rsidRPr="00CF42A6" w:rsidDel="00530A68" w:rsidRDefault="004E0D22">
      <w:pPr>
        <w:pStyle w:val="Paragraph"/>
        <w:numPr>
          <w:ilvl w:val="0"/>
          <w:numId w:val="17"/>
        </w:numPr>
        <w:spacing w:after="0" w:line="360" w:lineRule="auto"/>
        <w:ind w:left="0"/>
        <w:rPr>
          <w:del w:id="974" w:author="Muhamad Ridho Zul Khoiri" w:date="2026-07-13T10:06:00Z" w16du:dateUtc="2026-07-13T03:06:00Z"/>
          <w:rFonts w:cs="Arial"/>
          <w:highlight w:val="yellow"/>
          <w:rPrChange w:id="975" w:author="Muhamad Ridho Zul Khoiri" w:date="2026-07-14T10:44:00Z" w16du:dateUtc="2026-07-14T03:44:00Z">
            <w:rPr>
              <w:del w:id="976" w:author="Muhamad Ridho Zul Khoiri" w:date="2026-07-13T10:06:00Z" w16du:dateUtc="2026-07-13T03:06:00Z"/>
              <w:rFonts w:ascii="Times New Roman" w:hAnsi="Times New Roman"/>
            </w:rPr>
          </w:rPrChange>
        </w:rPr>
        <w:pPrChange w:id="977" w:author="Muhamad Ridho Zul Khoiri" w:date="2026-07-13T10:06:00Z" w16du:dateUtc="2026-07-13T03:06:00Z">
          <w:pPr>
            <w:pStyle w:val="Paragraph"/>
            <w:numPr>
              <w:numId w:val="17"/>
            </w:numPr>
            <w:tabs>
              <w:tab w:val="num" w:pos="1440"/>
            </w:tabs>
            <w:spacing w:after="0" w:line="360" w:lineRule="auto"/>
            <w:ind w:left="1440" w:hanging="360"/>
          </w:pPr>
        </w:pPrChange>
      </w:pPr>
      <w:del w:id="978" w:author="Muhamad Ridho Zul Khoiri" w:date="2026-07-13T10:06:00Z" w16du:dateUtc="2026-07-13T03:06:00Z">
        <w:r w:rsidRPr="00CF42A6" w:rsidDel="00530A68">
          <w:rPr>
            <w:rFonts w:cs="Arial"/>
            <w:highlight w:val="yellow"/>
            <w:rPrChange w:id="979" w:author="Muhamad Ridho Zul Khoiri" w:date="2026-07-14T10:44:00Z" w16du:dateUtc="2026-07-14T03:44:00Z">
              <w:rPr>
                <w:rFonts w:ascii="Times New Roman" w:hAnsi="Times New Roman"/>
              </w:rPr>
            </w:rPrChange>
          </w:rPr>
          <w:delText>Improve communication within the business and with supporting functions through effective planning and scheduling processes.</w:delText>
        </w:r>
      </w:del>
    </w:p>
    <w:p w14:paraId="7F23EF3F" w14:textId="76C2674E" w:rsidR="004E0D22" w:rsidRPr="00CF42A6" w:rsidDel="00530A68" w:rsidRDefault="004E0D22">
      <w:pPr>
        <w:pStyle w:val="Paragraph"/>
        <w:numPr>
          <w:ilvl w:val="0"/>
          <w:numId w:val="17"/>
        </w:numPr>
        <w:spacing w:after="0" w:line="360" w:lineRule="auto"/>
        <w:ind w:left="0"/>
        <w:rPr>
          <w:del w:id="980" w:author="Muhamad Ridho Zul Khoiri" w:date="2026-07-13T10:06:00Z" w16du:dateUtc="2026-07-13T03:06:00Z"/>
          <w:rFonts w:cs="Arial"/>
          <w:highlight w:val="yellow"/>
          <w:rPrChange w:id="981" w:author="Muhamad Ridho Zul Khoiri" w:date="2026-07-14T10:44:00Z" w16du:dateUtc="2026-07-14T03:44:00Z">
            <w:rPr>
              <w:del w:id="982" w:author="Muhamad Ridho Zul Khoiri" w:date="2026-07-13T10:06:00Z" w16du:dateUtc="2026-07-13T03:06:00Z"/>
              <w:rFonts w:ascii="Times New Roman" w:hAnsi="Times New Roman"/>
            </w:rPr>
          </w:rPrChange>
        </w:rPr>
        <w:pPrChange w:id="983" w:author="Muhamad Ridho Zul Khoiri" w:date="2026-07-13T10:06:00Z" w16du:dateUtc="2026-07-13T03:06:00Z">
          <w:pPr>
            <w:pStyle w:val="Paragraph"/>
            <w:numPr>
              <w:numId w:val="17"/>
            </w:numPr>
            <w:tabs>
              <w:tab w:val="num" w:pos="1440"/>
            </w:tabs>
            <w:spacing w:after="0" w:line="360" w:lineRule="auto"/>
            <w:ind w:left="1440" w:hanging="360"/>
          </w:pPr>
        </w:pPrChange>
      </w:pPr>
      <w:del w:id="984" w:author="Muhamad Ridho Zul Khoiri" w:date="2026-07-13T10:06:00Z" w16du:dateUtc="2026-07-13T03:06:00Z">
        <w:r w:rsidRPr="00CF42A6" w:rsidDel="00530A68">
          <w:rPr>
            <w:rFonts w:cs="Arial"/>
            <w:highlight w:val="yellow"/>
            <w:rPrChange w:id="985" w:author="Muhamad Ridho Zul Khoiri" w:date="2026-07-14T10:44:00Z" w16du:dateUtc="2026-07-14T03:44:00Z">
              <w:rPr>
                <w:rFonts w:ascii="Times New Roman" w:hAnsi="Times New Roman"/>
              </w:rPr>
            </w:rPrChange>
          </w:rPr>
          <w:delText>Provide a common communication platform for all stakeholders.</w:delText>
        </w:r>
      </w:del>
    </w:p>
    <w:p w14:paraId="72903987" w14:textId="3C5B998F" w:rsidR="004E0D22" w:rsidRPr="00CF42A6" w:rsidDel="00530A68" w:rsidRDefault="004E0D22">
      <w:pPr>
        <w:pStyle w:val="Paragraph"/>
        <w:numPr>
          <w:ilvl w:val="0"/>
          <w:numId w:val="17"/>
        </w:numPr>
        <w:spacing w:after="0" w:line="360" w:lineRule="auto"/>
        <w:ind w:left="0"/>
        <w:rPr>
          <w:del w:id="986" w:author="Muhamad Ridho Zul Khoiri" w:date="2026-07-13T10:06:00Z" w16du:dateUtc="2026-07-13T03:06:00Z"/>
          <w:rFonts w:cs="Arial"/>
          <w:highlight w:val="yellow"/>
          <w:rPrChange w:id="987" w:author="Muhamad Ridho Zul Khoiri" w:date="2026-07-14T10:44:00Z" w16du:dateUtc="2026-07-14T03:44:00Z">
            <w:rPr>
              <w:del w:id="988" w:author="Muhamad Ridho Zul Khoiri" w:date="2026-07-13T10:06:00Z" w16du:dateUtc="2026-07-13T03:06:00Z"/>
              <w:rFonts w:ascii="Times New Roman" w:hAnsi="Times New Roman"/>
            </w:rPr>
          </w:rPrChange>
        </w:rPr>
        <w:pPrChange w:id="989" w:author="Muhamad Ridho Zul Khoiri" w:date="2026-07-13T10:06:00Z" w16du:dateUtc="2026-07-13T03:06:00Z">
          <w:pPr>
            <w:pStyle w:val="Paragraph"/>
            <w:numPr>
              <w:numId w:val="17"/>
            </w:numPr>
            <w:tabs>
              <w:tab w:val="num" w:pos="1440"/>
            </w:tabs>
            <w:spacing w:after="0" w:line="360" w:lineRule="auto"/>
            <w:ind w:left="1440" w:hanging="360"/>
          </w:pPr>
        </w:pPrChange>
      </w:pPr>
      <w:del w:id="990" w:author="Muhamad Ridho Zul Khoiri" w:date="2026-07-13T10:06:00Z" w16du:dateUtc="2026-07-13T03:06:00Z">
        <w:r w:rsidRPr="00CF42A6" w:rsidDel="00530A68">
          <w:rPr>
            <w:rFonts w:cs="Arial"/>
            <w:highlight w:val="yellow"/>
            <w:rPrChange w:id="991" w:author="Muhamad Ridho Zul Khoiri" w:date="2026-07-14T10:44:00Z" w16du:dateUtc="2026-07-14T03:44:00Z">
              <w:rPr>
                <w:rFonts w:ascii="Times New Roman" w:hAnsi="Times New Roman"/>
              </w:rPr>
            </w:rPrChange>
          </w:rPr>
          <w:delText>Ensure workforce alignment, ensuring every member understands their role in achieving short, medium, and long-term business unit goals.</w:delText>
        </w:r>
      </w:del>
    </w:p>
    <w:p w14:paraId="5BDE0BD5" w14:textId="37CCA5C5" w:rsidR="00406FE4" w:rsidRPr="00CF42A6" w:rsidDel="00530A68" w:rsidRDefault="00406FE4">
      <w:pPr>
        <w:pStyle w:val="Paragraph"/>
        <w:numPr>
          <w:ilvl w:val="0"/>
          <w:numId w:val="17"/>
        </w:numPr>
        <w:spacing w:after="0" w:line="360" w:lineRule="auto"/>
        <w:ind w:left="0"/>
        <w:rPr>
          <w:del w:id="992" w:author="Muhamad Ridho Zul Khoiri" w:date="2026-07-13T10:06:00Z" w16du:dateUtc="2026-07-13T03:06:00Z"/>
          <w:rFonts w:cs="Arial"/>
          <w:highlight w:val="yellow"/>
          <w:rPrChange w:id="993" w:author="Muhamad Ridho Zul Khoiri" w:date="2026-07-14T10:44:00Z" w16du:dateUtc="2026-07-14T03:44:00Z">
            <w:rPr>
              <w:del w:id="994" w:author="Muhamad Ridho Zul Khoiri" w:date="2026-07-13T10:06:00Z" w16du:dateUtc="2026-07-13T03:06:00Z"/>
              <w:rFonts w:ascii="Times New Roman" w:hAnsi="Times New Roman"/>
            </w:rPr>
          </w:rPrChange>
        </w:rPr>
        <w:pPrChange w:id="995" w:author="Muhamad Ridho Zul Khoiri" w:date="2026-07-13T10:06:00Z" w16du:dateUtc="2026-07-13T03:06:00Z">
          <w:pPr>
            <w:pStyle w:val="Paragraph"/>
            <w:numPr>
              <w:numId w:val="17"/>
            </w:numPr>
            <w:tabs>
              <w:tab w:val="num" w:pos="1440"/>
            </w:tabs>
            <w:spacing w:after="0" w:line="360" w:lineRule="auto"/>
            <w:ind w:left="1440" w:hanging="360"/>
          </w:pPr>
        </w:pPrChange>
      </w:pPr>
      <w:del w:id="996" w:author="Muhamad Ridho Zul Khoiri" w:date="2026-07-13T10:06:00Z" w16du:dateUtc="2026-07-13T03:06:00Z">
        <w:r w:rsidRPr="00CF42A6" w:rsidDel="00530A68">
          <w:rPr>
            <w:rFonts w:cs="Arial"/>
            <w:highlight w:val="yellow"/>
            <w:rPrChange w:id="997" w:author="Muhamad Ridho Zul Khoiri" w:date="2026-07-14T10:44:00Z" w16du:dateUtc="2026-07-14T03:44:00Z">
              <w:rPr>
                <w:rFonts w:ascii="Times New Roman" w:hAnsi="Times New Roman"/>
              </w:rPr>
            </w:rPrChange>
          </w:rPr>
          <w:delText>Assure project success by guaranteeing timely completion of contracts, delivery of materials, and availability of required resources prior to field execution.</w:delText>
        </w:r>
      </w:del>
    </w:p>
    <w:p w14:paraId="4DC6A68D" w14:textId="4580C74A" w:rsidR="00406FE4" w:rsidRPr="00CF42A6" w:rsidDel="00530A68" w:rsidRDefault="00406FE4">
      <w:pPr>
        <w:pStyle w:val="Paragraph"/>
        <w:numPr>
          <w:ilvl w:val="0"/>
          <w:numId w:val="17"/>
        </w:numPr>
        <w:spacing w:after="0" w:line="360" w:lineRule="auto"/>
        <w:ind w:left="0"/>
        <w:rPr>
          <w:del w:id="998" w:author="Muhamad Ridho Zul Khoiri" w:date="2026-07-13T10:06:00Z" w16du:dateUtc="2026-07-13T03:06:00Z"/>
          <w:rFonts w:cs="Arial"/>
          <w:rPrChange w:id="999" w:author="Muhamad Ridho Zul Khoiri" w:date="2026-07-14T10:44:00Z" w16du:dateUtc="2026-07-14T03:44:00Z">
            <w:rPr>
              <w:del w:id="1000" w:author="Muhamad Ridho Zul Khoiri" w:date="2026-07-13T10:06:00Z" w16du:dateUtc="2026-07-13T03:06:00Z"/>
              <w:rFonts w:ascii="Times New Roman" w:hAnsi="Times New Roman"/>
            </w:rPr>
          </w:rPrChange>
        </w:rPr>
        <w:pPrChange w:id="1001" w:author="Muhamad Ridho Zul Khoiri" w:date="2026-07-13T10:06:00Z" w16du:dateUtc="2026-07-13T03:06:00Z">
          <w:pPr>
            <w:pStyle w:val="Paragraph"/>
            <w:numPr>
              <w:numId w:val="17"/>
            </w:numPr>
            <w:tabs>
              <w:tab w:val="num" w:pos="1440"/>
            </w:tabs>
            <w:spacing w:after="0" w:line="360" w:lineRule="auto"/>
            <w:ind w:left="1440" w:hanging="360"/>
          </w:pPr>
        </w:pPrChange>
      </w:pPr>
      <w:del w:id="1002" w:author="Muhamad Ridho Zul Khoiri" w:date="2026-07-13T10:06:00Z" w16du:dateUtc="2026-07-13T03:06:00Z">
        <w:r w:rsidRPr="00CF42A6" w:rsidDel="00530A68">
          <w:rPr>
            <w:rFonts w:cs="Arial"/>
            <w:highlight w:val="yellow"/>
            <w:rPrChange w:id="1003" w:author="Muhamad Ridho Zul Khoiri" w:date="2026-07-14T10:44:00Z" w16du:dateUtc="2026-07-14T03:44:00Z">
              <w:rPr>
                <w:rFonts w:ascii="Times New Roman" w:hAnsi="Times New Roman"/>
              </w:rPr>
            </w:rPrChange>
          </w:rPr>
          <w:delText>Minimize non-productive labor time through effective planning, leading to manpower cost savings.</w:delText>
        </w:r>
        <w:commentRangeEnd w:id="934"/>
        <w:r w:rsidR="003E2625" w:rsidRPr="00CF42A6" w:rsidDel="00530A68">
          <w:rPr>
            <w:rStyle w:val="CommentReference"/>
            <w:rFonts w:cs="Arial"/>
            <w:sz w:val="20"/>
            <w:szCs w:val="20"/>
            <w:rPrChange w:id="1004" w:author="Muhamad Ridho Zul Khoiri" w:date="2026-07-14T10:44:00Z" w16du:dateUtc="2026-07-14T03:44:00Z">
              <w:rPr>
                <w:rStyle w:val="CommentReference"/>
                <w:rFonts w:ascii="Times New Roman" w:hAnsi="Times New Roman"/>
                <w:sz w:val="20"/>
                <w:szCs w:val="20"/>
              </w:rPr>
            </w:rPrChange>
          </w:rPr>
          <w:commentReference w:id="934"/>
        </w:r>
      </w:del>
    </w:p>
    <w:p w14:paraId="6997ACEB" w14:textId="786A2ADC" w:rsidR="00B005E4" w:rsidRPr="00CF42A6" w:rsidDel="00530A68" w:rsidRDefault="00B005E4">
      <w:pPr>
        <w:pStyle w:val="Paragraph"/>
        <w:spacing w:after="0" w:line="360" w:lineRule="auto"/>
        <w:ind w:left="0"/>
        <w:rPr>
          <w:del w:id="1005" w:author="Muhamad Ridho Zul Khoiri" w:date="2026-07-13T10:06:00Z" w16du:dateUtc="2026-07-13T03:06:00Z"/>
          <w:rFonts w:cs="Arial"/>
          <w:rPrChange w:id="1006" w:author="Muhamad Ridho Zul Khoiri" w:date="2026-07-14T10:44:00Z" w16du:dateUtc="2026-07-14T03:44:00Z">
            <w:rPr>
              <w:del w:id="1007" w:author="Muhamad Ridho Zul Khoiri" w:date="2026-07-13T10:06:00Z" w16du:dateUtc="2026-07-13T03:06:00Z"/>
              <w:rFonts w:ascii="Times New Roman" w:hAnsi="Times New Roman"/>
            </w:rPr>
          </w:rPrChange>
        </w:rPr>
        <w:pPrChange w:id="1008" w:author="Muhamad Ridho Zul Khoiri" w:date="2026-07-13T10:06:00Z" w16du:dateUtc="2026-07-13T03:06:00Z">
          <w:pPr>
            <w:pStyle w:val="Paragraph"/>
            <w:spacing w:after="0" w:line="360" w:lineRule="auto"/>
            <w:ind w:left="1440"/>
          </w:pPr>
        </w:pPrChange>
      </w:pPr>
    </w:p>
    <w:bookmarkEnd w:id="413"/>
    <w:p w14:paraId="217E06FF" w14:textId="0F78F4CF" w:rsidR="00A74B43" w:rsidRPr="00CF42A6" w:rsidDel="00530A68" w:rsidRDefault="00406FE4">
      <w:pPr>
        <w:pStyle w:val="Paragraph"/>
        <w:spacing w:after="0" w:line="360" w:lineRule="auto"/>
        <w:ind w:left="0"/>
        <w:rPr>
          <w:del w:id="1009" w:author="Muhamad Ridho Zul Khoiri" w:date="2026-07-13T10:06:00Z" w16du:dateUtc="2026-07-13T03:06:00Z"/>
          <w:rFonts w:cs="Arial"/>
          <w:rPrChange w:id="1010" w:author="Muhamad Ridho Zul Khoiri" w:date="2026-07-14T10:44:00Z" w16du:dateUtc="2026-07-14T03:44:00Z">
            <w:rPr>
              <w:del w:id="1011" w:author="Muhamad Ridho Zul Khoiri" w:date="2026-07-13T10:06:00Z" w16du:dateUtc="2026-07-13T03:06:00Z"/>
              <w:rFonts w:ascii="Times New Roman" w:hAnsi="Times New Roman"/>
            </w:rPr>
          </w:rPrChange>
        </w:rPr>
        <w:pPrChange w:id="1012" w:author="Muhamad Ridho Zul Khoiri" w:date="2026-07-13T10:06:00Z" w16du:dateUtc="2026-07-13T03:06:00Z">
          <w:pPr>
            <w:pStyle w:val="Paragraph"/>
            <w:spacing w:after="0" w:line="360" w:lineRule="auto"/>
          </w:pPr>
        </w:pPrChange>
      </w:pPr>
      <w:del w:id="1013" w:author="Muhamad Ridho Zul Khoiri" w:date="2026-07-13T10:06:00Z" w16du:dateUtc="2026-07-13T03:06:00Z">
        <w:r w:rsidRPr="00CF42A6" w:rsidDel="00530A68">
          <w:rPr>
            <w:rFonts w:cs="Arial"/>
            <w:rPrChange w:id="1014" w:author="Muhamad Ridho Zul Khoiri" w:date="2026-07-14T10:44:00Z" w16du:dateUtc="2026-07-14T03:44:00Z">
              <w:rPr>
                <w:rFonts w:ascii="Times New Roman" w:hAnsi="Times New Roman"/>
              </w:rPr>
            </w:rPrChange>
          </w:rPr>
          <w:delText>The process should be consistent across all functions and disciplines, providing a unified foundation for collaboration. It should clearly define long-term objectives and goals, while setting clear expectations for all stakeholders.</w:delText>
        </w:r>
      </w:del>
    </w:p>
    <w:p w14:paraId="0B6727E8" w14:textId="77777777" w:rsidR="00406FE4" w:rsidRPr="00CF42A6" w:rsidDel="008F1C4B" w:rsidRDefault="00406FE4">
      <w:pPr>
        <w:pStyle w:val="Paragraph"/>
        <w:spacing w:after="0" w:line="360" w:lineRule="auto"/>
        <w:ind w:left="0"/>
        <w:rPr>
          <w:del w:id="1015" w:author="Muhamad Ridho Zul Khoiri" w:date="2026-07-14T10:08:00Z" w16du:dateUtc="2026-07-14T03:08:00Z"/>
          <w:rFonts w:cs="Arial"/>
          <w:rPrChange w:id="1016" w:author="Muhamad Ridho Zul Khoiri" w:date="2026-07-14T10:44:00Z" w16du:dateUtc="2026-07-14T03:44:00Z">
            <w:rPr>
              <w:del w:id="1017" w:author="Muhamad Ridho Zul Khoiri" w:date="2026-07-14T10:08:00Z" w16du:dateUtc="2026-07-14T03:08:00Z"/>
              <w:rFonts w:ascii="Times New Roman" w:hAnsi="Times New Roman"/>
            </w:rPr>
          </w:rPrChange>
        </w:rPr>
        <w:pPrChange w:id="1018" w:author="Muhamad Ridho Zul Khoiri" w:date="2026-07-13T10:06:00Z" w16du:dateUtc="2026-07-13T03:06:00Z">
          <w:pPr>
            <w:pStyle w:val="Paragraph"/>
            <w:spacing w:after="0" w:line="360" w:lineRule="auto"/>
          </w:pPr>
        </w:pPrChange>
      </w:pPr>
    </w:p>
    <w:p w14:paraId="7A6121A6" w14:textId="77777777" w:rsidR="00406FE4" w:rsidRPr="00CF42A6" w:rsidDel="008F1C4B" w:rsidRDefault="00406FE4">
      <w:pPr>
        <w:pStyle w:val="Paragraph"/>
        <w:spacing w:after="0" w:line="360" w:lineRule="auto"/>
        <w:ind w:left="0"/>
        <w:rPr>
          <w:del w:id="1019" w:author="Muhamad Ridho Zul Khoiri" w:date="2026-07-14T10:08:00Z" w16du:dateUtc="2026-07-14T03:08:00Z"/>
          <w:rFonts w:cs="Arial"/>
          <w:rPrChange w:id="1020" w:author="Muhamad Ridho Zul Khoiri" w:date="2026-07-14T10:44:00Z" w16du:dateUtc="2026-07-14T03:44:00Z">
            <w:rPr>
              <w:del w:id="1021" w:author="Muhamad Ridho Zul Khoiri" w:date="2026-07-14T10:08:00Z" w16du:dateUtc="2026-07-14T03:08:00Z"/>
              <w:rFonts w:ascii="Times New Roman" w:hAnsi="Times New Roman"/>
            </w:rPr>
          </w:rPrChange>
        </w:rPr>
        <w:pPrChange w:id="1022" w:author="Muhamad Ridho Zul Khoiri" w:date="2026-07-14T10:08:00Z" w16du:dateUtc="2026-07-14T03:08:00Z">
          <w:pPr>
            <w:pStyle w:val="Paragraph"/>
            <w:spacing w:after="0" w:line="360" w:lineRule="auto"/>
          </w:pPr>
        </w:pPrChange>
      </w:pPr>
    </w:p>
    <w:p w14:paraId="622FB259" w14:textId="77777777" w:rsidR="0078243A" w:rsidRPr="00CF42A6" w:rsidRDefault="0078243A" w:rsidP="00FC5814">
      <w:pPr>
        <w:pStyle w:val="Paragraph"/>
        <w:spacing w:after="0" w:line="360" w:lineRule="auto"/>
        <w:ind w:left="0"/>
        <w:rPr>
          <w:rFonts w:cs="Arial"/>
          <w:rPrChange w:id="1023" w:author="Muhamad Ridho Zul Khoiri" w:date="2026-07-14T10:44:00Z" w16du:dateUtc="2026-07-14T03:44:00Z">
            <w:rPr>
              <w:rFonts w:ascii="Times New Roman" w:hAnsi="Times New Roman"/>
            </w:rPr>
          </w:rPrChange>
        </w:rPr>
      </w:pPr>
    </w:p>
    <w:p w14:paraId="4E3548D8" w14:textId="388206EF" w:rsidR="008F1C4B" w:rsidRPr="00CF42A6" w:rsidRDefault="008F1C4B" w:rsidP="008F1C4B">
      <w:pPr>
        <w:pStyle w:val="Paragraph"/>
        <w:spacing w:after="0" w:line="360" w:lineRule="auto"/>
        <w:ind w:left="0"/>
        <w:rPr>
          <w:ins w:id="1024" w:author="Muhamad Ridho Zul Khoiri" w:date="2026-07-14T10:08:00Z" w16du:dateUtc="2026-07-14T03:08:00Z"/>
          <w:rFonts w:cs="Arial"/>
          <w:rPrChange w:id="1025" w:author="Muhamad Ridho Zul Khoiri" w:date="2026-07-14T10:44:00Z" w16du:dateUtc="2026-07-14T03:44:00Z">
            <w:rPr>
              <w:ins w:id="1026" w:author="Muhamad Ridho Zul Khoiri" w:date="2026-07-14T10:08:00Z" w16du:dateUtc="2026-07-14T03:08:00Z"/>
              <w:rFonts w:ascii="Times New Roman" w:hAnsi="Times New Roman"/>
            </w:rPr>
          </w:rPrChange>
        </w:rPr>
      </w:pPr>
    </w:p>
    <w:p w14:paraId="29AB13EB" w14:textId="77777777" w:rsidR="008F1C4B" w:rsidRPr="00CF42A6" w:rsidRDefault="008F1C4B" w:rsidP="008F1C4B">
      <w:pPr>
        <w:pStyle w:val="Paragraph"/>
        <w:spacing w:after="0" w:line="360" w:lineRule="auto"/>
        <w:ind w:left="0"/>
        <w:rPr>
          <w:ins w:id="1027" w:author="Muhamad Ridho Zul Khoiri" w:date="2026-07-14T10:08:00Z" w16du:dateUtc="2026-07-14T03:08:00Z"/>
          <w:rFonts w:cs="Arial"/>
          <w:rPrChange w:id="1028" w:author="Muhamad Ridho Zul Khoiri" w:date="2026-07-14T10:44:00Z" w16du:dateUtc="2026-07-14T03:44:00Z">
            <w:rPr>
              <w:ins w:id="1029" w:author="Muhamad Ridho Zul Khoiri" w:date="2026-07-14T10:08:00Z" w16du:dateUtc="2026-07-14T03:08:00Z"/>
              <w:rFonts w:ascii="Times New Roman" w:hAnsi="Times New Roman"/>
            </w:rPr>
          </w:rPrChange>
        </w:rPr>
      </w:pPr>
    </w:p>
    <w:p w14:paraId="7521D04E" w14:textId="77777777" w:rsidR="008F1C4B" w:rsidRPr="00CF42A6" w:rsidRDefault="008F1C4B" w:rsidP="008F1C4B">
      <w:pPr>
        <w:pStyle w:val="Paragraph"/>
        <w:spacing w:after="0" w:line="360" w:lineRule="auto"/>
        <w:ind w:left="0"/>
        <w:rPr>
          <w:ins w:id="1030" w:author="Muhamad Ridho Zul Khoiri" w:date="2026-07-14T10:08:00Z" w16du:dateUtc="2026-07-14T03:08:00Z"/>
          <w:rFonts w:cs="Arial"/>
          <w:rPrChange w:id="1031" w:author="Muhamad Ridho Zul Khoiri" w:date="2026-07-14T10:44:00Z" w16du:dateUtc="2026-07-14T03:44:00Z">
            <w:rPr>
              <w:ins w:id="1032" w:author="Muhamad Ridho Zul Khoiri" w:date="2026-07-14T10:08:00Z" w16du:dateUtc="2026-07-14T03:08:00Z"/>
              <w:rFonts w:ascii="Times New Roman" w:hAnsi="Times New Roman"/>
            </w:rPr>
          </w:rPrChange>
        </w:rPr>
      </w:pPr>
    </w:p>
    <w:p w14:paraId="39A9733A" w14:textId="77777777" w:rsidR="008F1C4B" w:rsidRPr="00CF42A6" w:rsidRDefault="008F1C4B" w:rsidP="008F1C4B">
      <w:pPr>
        <w:pStyle w:val="Paragraph"/>
        <w:spacing w:after="0" w:line="360" w:lineRule="auto"/>
        <w:ind w:left="0"/>
        <w:rPr>
          <w:ins w:id="1033" w:author="Muhamad Ridho Zul Khoiri" w:date="2026-07-14T10:08:00Z" w16du:dateUtc="2026-07-14T03:08:00Z"/>
          <w:rFonts w:cs="Arial"/>
          <w:rPrChange w:id="1034" w:author="Muhamad Ridho Zul Khoiri" w:date="2026-07-14T10:44:00Z" w16du:dateUtc="2026-07-14T03:44:00Z">
            <w:rPr>
              <w:ins w:id="1035" w:author="Muhamad Ridho Zul Khoiri" w:date="2026-07-14T10:08:00Z" w16du:dateUtc="2026-07-14T03:08:00Z"/>
              <w:rFonts w:ascii="Times New Roman" w:hAnsi="Times New Roman"/>
            </w:rPr>
          </w:rPrChange>
        </w:rPr>
      </w:pPr>
    </w:p>
    <w:p w14:paraId="47701242" w14:textId="77777777" w:rsidR="008F1C4B" w:rsidRPr="00CF42A6" w:rsidRDefault="008F1C4B" w:rsidP="008F1C4B">
      <w:pPr>
        <w:pStyle w:val="Paragraph"/>
        <w:spacing w:after="0" w:line="360" w:lineRule="auto"/>
        <w:ind w:left="0"/>
        <w:rPr>
          <w:ins w:id="1036" w:author="Muhamad Ridho Zul Khoiri" w:date="2026-07-14T10:08:00Z" w16du:dateUtc="2026-07-14T03:08:00Z"/>
          <w:rFonts w:cs="Arial"/>
          <w:rPrChange w:id="1037" w:author="Muhamad Ridho Zul Khoiri" w:date="2026-07-14T10:44:00Z" w16du:dateUtc="2026-07-14T03:44:00Z">
            <w:rPr>
              <w:ins w:id="1038" w:author="Muhamad Ridho Zul Khoiri" w:date="2026-07-14T10:08:00Z" w16du:dateUtc="2026-07-14T03:08:00Z"/>
              <w:rFonts w:ascii="Times New Roman" w:hAnsi="Times New Roman"/>
            </w:rPr>
          </w:rPrChange>
        </w:rPr>
      </w:pPr>
    </w:p>
    <w:p w14:paraId="215B56D4" w14:textId="77777777" w:rsidR="008F1C4B" w:rsidRPr="00CF42A6" w:rsidRDefault="008F1C4B" w:rsidP="008F1C4B">
      <w:pPr>
        <w:pStyle w:val="Paragraph"/>
        <w:spacing w:after="0" w:line="360" w:lineRule="auto"/>
        <w:ind w:left="0"/>
        <w:rPr>
          <w:ins w:id="1039" w:author="Muhamad Ridho Zul Khoiri" w:date="2026-07-14T10:08:00Z" w16du:dateUtc="2026-07-14T03:08:00Z"/>
          <w:rFonts w:cs="Arial"/>
          <w:rPrChange w:id="1040" w:author="Muhamad Ridho Zul Khoiri" w:date="2026-07-14T10:44:00Z" w16du:dateUtc="2026-07-14T03:44:00Z">
            <w:rPr>
              <w:ins w:id="1041" w:author="Muhamad Ridho Zul Khoiri" w:date="2026-07-14T10:08:00Z" w16du:dateUtc="2026-07-14T03:08:00Z"/>
              <w:rFonts w:ascii="Times New Roman" w:hAnsi="Times New Roman"/>
            </w:rPr>
          </w:rPrChange>
        </w:rPr>
      </w:pPr>
    </w:p>
    <w:p w14:paraId="7A82C124" w14:textId="28EFA1C9" w:rsidR="008F1C4B" w:rsidRDefault="008F1C4B" w:rsidP="008F1C4B">
      <w:pPr>
        <w:pStyle w:val="Paragraph"/>
        <w:spacing w:after="0" w:line="360" w:lineRule="auto"/>
        <w:ind w:left="0"/>
        <w:rPr>
          <w:ins w:id="1042" w:author="Muhamad Ridho Zul Khoiri" w:date="2026-07-14T10:49:00Z" w16du:dateUtc="2026-07-14T03:49:00Z"/>
          <w:rFonts w:cs="Arial"/>
        </w:rPr>
      </w:pPr>
    </w:p>
    <w:p w14:paraId="279BB418" w14:textId="77777777" w:rsidR="00526DF0" w:rsidRPr="00CF42A6" w:rsidRDefault="00526DF0" w:rsidP="008F1C4B">
      <w:pPr>
        <w:pStyle w:val="Paragraph"/>
        <w:spacing w:after="0" w:line="360" w:lineRule="auto"/>
        <w:ind w:left="0"/>
        <w:rPr>
          <w:ins w:id="1043" w:author="Muhamad Ridho Zul Khoiri" w:date="2026-07-14T10:08:00Z" w16du:dateUtc="2026-07-14T03:08:00Z"/>
          <w:rFonts w:cs="Arial"/>
          <w:rPrChange w:id="1044" w:author="Muhamad Ridho Zul Khoiri" w:date="2026-07-14T10:44:00Z" w16du:dateUtc="2026-07-14T03:44:00Z">
            <w:rPr>
              <w:ins w:id="1045" w:author="Muhamad Ridho Zul Khoiri" w:date="2026-07-14T10:08:00Z" w16du:dateUtc="2026-07-14T03:08:00Z"/>
              <w:rFonts w:ascii="Times New Roman" w:hAnsi="Times New Roman"/>
            </w:rPr>
          </w:rPrChange>
        </w:rPr>
      </w:pPr>
    </w:p>
    <w:p w14:paraId="4E6FDD01" w14:textId="77777777" w:rsidR="008F1C4B" w:rsidRPr="00CF42A6" w:rsidRDefault="008F1C4B" w:rsidP="008F1C4B">
      <w:pPr>
        <w:pStyle w:val="Paragraph"/>
        <w:spacing w:after="0" w:line="360" w:lineRule="auto"/>
        <w:ind w:left="0"/>
        <w:rPr>
          <w:ins w:id="1046" w:author="Muhamad Ridho Zul Khoiri" w:date="2026-07-14T10:08:00Z" w16du:dateUtc="2026-07-14T03:08:00Z"/>
          <w:rFonts w:cs="Arial"/>
          <w:rPrChange w:id="1047" w:author="Muhamad Ridho Zul Khoiri" w:date="2026-07-14T10:44:00Z" w16du:dateUtc="2026-07-14T03:44:00Z">
            <w:rPr>
              <w:ins w:id="1048" w:author="Muhamad Ridho Zul Khoiri" w:date="2026-07-14T10:08:00Z" w16du:dateUtc="2026-07-14T03:08:00Z"/>
              <w:rFonts w:ascii="Times New Roman" w:hAnsi="Times New Roman"/>
            </w:rPr>
          </w:rPrChange>
        </w:rPr>
      </w:pPr>
    </w:p>
    <w:p w14:paraId="498FEAE4" w14:textId="77777777" w:rsidR="008F1C4B" w:rsidRPr="00CF42A6" w:rsidRDefault="008F1C4B" w:rsidP="008F1C4B">
      <w:pPr>
        <w:pStyle w:val="Paragraph"/>
        <w:spacing w:after="0" w:line="360" w:lineRule="auto"/>
        <w:ind w:left="0"/>
        <w:rPr>
          <w:ins w:id="1049" w:author="Muhamad Ridho Zul Khoiri" w:date="2026-07-14T10:08:00Z" w16du:dateUtc="2026-07-14T03:08:00Z"/>
          <w:rFonts w:cs="Arial"/>
          <w:rPrChange w:id="1050" w:author="Muhamad Ridho Zul Khoiri" w:date="2026-07-14T10:44:00Z" w16du:dateUtc="2026-07-14T03:44:00Z">
            <w:rPr>
              <w:ins w:id="1051" w:author="Muhamad Ridho Zul Khoiri" w:date="2026-07-14T10:08:00Z" w16du:dateUtc="2026-07-14T03:08:00Z"/>
              <w:rFonts w:ascii="Times New Roman" w:hAnsi="Times New Roman"/>
            </w:rPr>
          </w:rPrChange>
        </w:rPr>
      </w:pPr>
    </w:p>
    <w:p w14:paraId="2BA855E0" w14:textId="77777777" w:rsidR="008F1C4B" w:rsidRPr="00CF42A6" w:rsidRDefault="008F1C4B" w:rsidP="008F1C4B">
      <w:pPr>
        <w:pStyle w:val="Paragraph"/>
        <w:spacing w:after="0" w:line="360" w:lineRule="auto"/>
        <w:ind w:left="0"/>
        <w:rPr>
          <w:ins w:id="1052" w:author="Muhamad Ridho Zul Khoiri" w:date="2026-07-14T10:08:00Z" w16du:dateUtc="2026-07-14T03:08:00Z"/>
          <w:rFonts w:cs="Arial"/>
          <w:rPrChange w:id="1053" w:author="Muhamad Ridho Zul Khoiri" w:date="2026-07-14T10:44:00Z" w16du:dateUtc="2026-07-14T03:44:00Z">
            <w:rPr>
              <w:ins w:id="1054" w:author="Muhamad Ridho Zul Khoiri" w:date="2026-07-14T10:08:00Z" w16du:dateUtc="2026-07-14T03:08:00Z"/>
              <w:rFonts w:ascii="Times New Roman" w:hAnsi="Times New Roman"/>
            </w:rPr>
          </w:rPrChange>
        </w:rPr>
      </w:pPr>
    </w:p>
    <w:p w14:paraId="13FE633C" w14:textId="77777777" w:rsidR="008F1C4B" w:rsidRPr="00CF42A6" w:rsidRDefault="008F1C4B">
      <w:pPr>
        <w:pStyle w:val="Paragraph"/>
        <w:spacing w:after="0" w:line="360" w:lineRule="auto"/>
        <w:ind w:left="0"/>
        <w:rPr>
          <w:rFonts w:cs="Arial"/>
          <w:rPrChange w:id="1055" w:author="Muhamad Ridho Zul Khoiri" w:date="2026-07-14T10:44:00Z" w16du:dateUtc="2026-07-14T03:44:00Z">
            <w:rPr>
              <w:rFonts w:ascii="Times New Roman" w:hAnsi="Times New Roman"/>
            </w:rPr>
          </w:rPrChange>
        </w:rPr>
        <w:pPrChange w:id="1056" w:author="Muhamad Ridho Zul Khoiri" w:date="2026-07-14T10:07:00Z" w16du:dateUtc="2026-07-14T03:07:00Z">
          <w:pPr>
            <w:pStyle w:val="Paragraph"/>
            <w:spacing w:after="0" w:line="360" w:lineRule="auto"/>
          </w:pPr>
        </w:pPrChange>
      </w:pPr>
    </w:p>
    <w:p w14:paraId="108BDA43" w14:textId="1BE290A7" w:rsidR="00406FE4" w:rsidRPr="00CF42A6" w:rsidRDefault="00406FE4" w:rsidP="00406FE4">
      <w:pPr>
        <w:pStyle w:val="Paragraph"/>
        <w:spacing w:after="0" w:line="360" w:lineRule="auto"/>
        <w:ind w:left="0"/>
        <w:rPr>
          <w:rFonts w:cs="Arial"/>
          <w:rPrChange w:id="1057" w:author="Muhamad Ridho Zul Khoiri" w:date="2026-07-14T10:44:00Z" w16du:dateUtc="2026-07-14T03:44:00Z">
            <w:rPr>
              <w:rFonts w:ascii="Times New Roman" w:hAnsi="Times New Roman"/>
            </w:rPr>
          </w:rPrChange>
        </w:rPr>
      </w:pPr>
      <w:r w:rsidRPr="00CF42A6">
        <w:rPr>
          <w:rFonts w:cs="Arial"/>
          <w:rPrChange w:id="1058" w:author="Muhamad Ridho Zul Khoiri" w:date="2026-07-14T10:44:00Z" w16du:dateUtc="2026-07-14T03:44:00Z">
            <w:rPr>
              <w:rFonts w:ascii="Times New Roman" w:hAnsi="Times New Roman"/>
            </w:rPr>
          </w:rPrChange>
        </w:rPr>
        <w:t>_________________________</w:t>
      </w:r>
    </w:p>
    <w:p w14:paraId="377088C3" w14:textId="5B7BE494" w:rsidR="00406FE4" w:rsidRPr="00CF42A6" w:rsidRDefault="00C474BD" w:rsidP="00FE7166">
      <w:pPr>
        <w:pStyle w:val="Paragraph"/>
        <w:spacing w:after="0"/>
        <w:ind w:left="0"/>
        <w:rPr>
          <w:rFonts w:cs="Arial"/>
          <w:rPrChange w:id="1059" w:author="Muhamad Ridho Zul Khoiri" w:date="2026-07-14T10:44:00Z" w16du:dateUtc="2026-07-14T03:44:00Z">
            <w:rPr>
              <w:rFonts w:ascii="Times New Roman" w:hAnsi="Times New Roman"/>
            </w:rPr>
          </w:rPrChange>
        </w:rPr>
      </w:pPr>
      <w:r w:rsidRPr="00CF42A6">
        <w:rPr>
          <w:rFonts w:cs="Arial"/>
          <w:vertAlign w:val="superscript"/>
          <w:rPrChange w:id="1060" w:author="Muhamad Ridho Zul Khoiri" w:date="2026-07-14T10:44:00Z" w16du:dateUtc="2026-07-14T03:44:00Z">
            <w:rPr>
              <w:rFonts w:ascii="Times New Roman" w:hAnsi="Times New Roman"/>
              <w:vertAlign w:val="superscript"/>
            </w:rPr>
          </w:rPrChange>
        </w:rPr>
        <w:t>1</w:t>
      </w:r>
      <w:r w:rsidR="00406FE4" w:rsidRPr="00CF42A6">
        <w:rPr>
          <w:rFonts w:cs="Arial"/>
          <w:rPrChange w:id="1061" w:author="Muhamad Ridho Zul Khoiri" w:date="2026-07-14T10:44:00Z" w16du:dateUtc="2026-07-14T03:44:00Z">
            <w:rPr>
              <w:rFonts w:ascii="Times New Roman" w:hAnsi="Times New Roman"/>
            </w:rPr>
          </w:rPrChange>
        </w:rPr>
        <w:t xml:space="preserve">Within this document, items are referred to and interchanged as BU life / </w:t>
      </w:r>
      <w:commentRangeStart w:id="1062"/>
      <w:commentRangeStart w:id="1063"/>
      <w:commentRangeStart w:id="1064"/>
      <w:r w:rsidR="00406FE4" w:rsidRPr="00CF42A6">
        <w:rPr>
          <w:rFonts w:cs="Arial"/>
          <w:highlight w:val="yellow"/>
          <w:rPrChange w:id="1065" w:author="Muhamad Ridho Zul Khoiri" w:date="2026-07-14T10:44:00Z" w16du:dateUtc="2026-07-14T03:44:00Z">
            <w:rPr>
              <w:rFonts w:ascii="Times New Roman" w:hAnsi="Times New Roman"/>
              <w:highlight w:val="yellow"/>
            </w:rPr>
          </w:rPrChange>
        </w:rPr>
        <w:t>Asset Development Plan (ADP),</w:t>
      </w:r>
      <w:r w:rsidR="00406FE4" w:rsidRPr="00CF42A6">
        <w:rPr>
          <w:rFonts w:cs="Arial"/>
          <w:rPrChange w:id="1066" w:author="Muhamad Ridho Zul Khoiri" w:date="2026-07-14T10:44:00Z" w16du:dateUtc="2026-07-14T03:44:00Z">
            <w:rPr>
              <w:rFonts w:ascii="Times New Roman" w:hAnsi="Times New Roman"/>
            </w:rPr>
          </w:rPrChange>
        </w:rPr>
        <w:t xml:space="preserve"> </w:t>
      </w:r>
      <w:commentRangeEnd w:id="1062"/>
      <w:r w:rsidR="003E2625" w:rsidRPr="00CF42A6">
        <w:rPr>
          <w:rStyle w:val="CommentReference"/>
          <w:rFonts w:cs="Arial"/>
          <w:sz w:val="20"/>
          <w:szCs w:val="20"/>
          <w:rPrChange w:id="1067" w:author="Muhamad Ridho Zul Khoiri" w:date="2026-07-14T10:44:00Z" w16du:dateUtc="2026-07-14T03:44:00Z">
            <w:rPr>
              <w:rStyle w:val="CommentReference"/>
              <w:rFonts w:ascii="Times New Roman" w:hAnsi="Times New Roman"/>
              <w:sz w:val="20"/>
              <w:szCs w:val="20"/>
            </w:rPr>
          </w:rPrChange>
        </w:rPr>
        <w:commentReference w:id="1062"/>
      </w:r>
      <w:commentRangeEnd w:id="1063"/>
      <w:r w:rsidR="00DC0503" w:rsidRPr="00CF42A6">
        <w:rPr>
          <w:rStyle w:val="CommentReference"/>
          <w:rFonts w:cs="Arial"/>
          <w:sz w:val="20"/>
          <w:szCs w:val="20"/>
          <w:rPrChange w:id="1068" w:author="Muhamad Ridho Zul Khoiri" w:date="2026-07-14T10:44:00Z" w16du:dateUtc="2026-07-14T03:44:00Z">
            <w:rPr>
              <w:rStyle w:val="CommentReference"/>
              <w:rFonts w:ascii="Times New Roman" w:hAnsi="Times New Roman"/>
              <w:sz w:val="20"/>
              <w:szCs w:val="20"/>
            </w:rPr>
          </w:rPrChange>
        </w:rPr>
        <w:commentReference w:id="1063"/>
      </w:r>
      <w:commentRangeEnd w:id="1064"/>
      <w:r w:rsidR="00DC0503" w:rsidRPr="00CF42A6">
        <w:rPr>
          <w:rStyle w:val="CommentReference"/>
          <w:rFonts w:cs="Arial"/>
          <w:sz w:val="20"/>
          <w:szCs w:val="20"/>
          <w:rPrChange w:id="1069" w:author="Muhamad Ridho Zul Khoiri" w:date="2026-07-14T10:44:00Z" w16du:dateUtc="2026-07-14T03:44:00Z">
            <w:rPr>
              <w:rStyle w:val="CommentReference"/>
              <w:rFonts w:ascii="Times New Roman" w:hAnsi="Times New Roman"/>
              <w:sz w:val="20"/>
              <w:szCs w:val="20"/>
            </w:rPr>
          </w:rPrChange>
        </w:rPr>
        <w:commentReference w:id="1064"/>
      </w:r>
      <w:r w:rsidR="008775D4" w:rsidRPr="00CF42A6">
        <w:rPr>
          <w:rFonts w:cs="Arial"/>
          <w:rPrChange w:id="1070" w:author="Muhamad Ridho Zul Khoiri" w:date="2026-07-14T10:44:00Z" w16du:dateUtc="2026-07-14T03:44:00Z">
            <w:rPr>
              <w:rFonts w:ascii="Times New Roman" w:hAnsi="Times New Roman"/>
            </w:rPr>
          </w:rPrChange>
        </w:rPr>
        <w:t>10</w:t>
      </w:r>
      <w:r w:rsidR="00406FE4" w:rsidRPr="00CF42A6">
        <w:rPr>
          <w:rFonts w:cs="Arial"/>
          <w:rPrChange w:id="1071" w:author="Muhamad Ridho Zul Khoiri" w:date="2026-07-14T10:44:00Z" w16du:dateUtc="2026-07-14T03:44:00Z">
            <w:rPr>
              <w:rFonts w:ascii="Times New Roman" w:hAnsi="Times New Roman"/>
            </w:rPr>
          </w:rPrChange>
        </w:rPr>
        <w:t xml:space="preserve">-year plan / Long Term Planning (LTP), </w:t>
      </w:r>
      <w:r w:rsidR="00406FE4" w:rsidRPr="00CF42A6">
        <w:rPr>
          <w:rFonts w:cs="Arial"/>
          <w:highlight w:val="yellow"/>
          <w:rPrChange w:id="1072" w:author="Muhamad Ridho Zul Khoiri" w:date="2026-07-14T10:44:00Z" w16du:dateUtc="2026-07-14T03:44:00Z">
            <w:rPr>
              <w:rFonts w:ascii="Times New Roman" w:hAnsi="Times New Roman"/>
              <w:highlight w:val="yellow"/>
            </w:rPr>
          </w:rPrChange>
        </w:rPr>
        <w:t>Medium or Tactical or 24-Month plan</w:t>
      </w:r>
      <w:r w:rsidR="00406FE4" w:rsidRPr="00CF42A6">
        <w:rPr>
          <w:rFonts w:cs="Arial"/>
          <w:rPrChange w:id="1073" w:author="Muhamad Ridho Zul Khoiri" w:date="2026-07-14T10:44:00Z" w16du:dateUtc="2026-07-14T03:44:00Z">
            <w:rPr>
              <w:rFonts w:ascii="Times New Roman" w:hAnsi="Times New Roman"/>
            </w:rPr>
          </w:rPrChange>
        </w:rPr>
        <w:t xml:space="preserve">, </w:t>
      </w:r>
      <w:r w:rsidR="00FE7166" w:rsidRPr="00CF42A6">
        <w:rPr>
          <w:rFonts w:cs="Arial"/>
          <w:rPrChange w:id="1074" w:author="Muhamad Ridho Zul Khoiri" w:date="2026-07-14T10:44:00Z" w16du:dateUtc="2026-07-14T03:44:00Z">
            <w:rPr>
              <w:rFonts w:ascii="Times New Roman" w:hAnsi="Times New Roman"/>
            </w:rPr>
          </w:rPrChange>
        </w:rPr>
        <w:t xml:space="preserve">Short-Term Production Forecast (STPF) </w:t>
      </w:r>
      <w:r w:rsidR="00406FE4" w:rsidRPr="00CF42A6">
        <w:rPr>
          <w:rFonts w:cs="Arial"/>
          <w:rPrChange w:id="1075" w:author="Muhamad Ridho Zul Khoiri" w:date="2026-07-14T10:44:00Z" w16du:dateUtc="2026-07-14T03:44:00Z">
            <w:rPr>
              <w:rFonts w:ascii="Times New Roman" w:hAnsi="Times New Roman"/>
            </w:rPr>
          </w:rPrChange>
        </w:rPr>
        <w:t xml:space="preserve">and </w:t>
      </w:r>
      <w:r w:rsidR="00FE7166" w:rsidRPr="00CF42A6">
        <w:rPr>
          <w:rFonts w:cs="Arial"/>
          <w:rPrChange w:id="1076" w:author="Muhamad Ridho Zul Khoiri" w:date="2026-07-14T10:44:00Z" w16du:dateUtc="2026-07-14T03:44:00Z">
            <w:rPr>
              <w:rFonts w:ascii="Times New Roman" w:hAnsi="Times New Roman"/>
            </w:rPr>
          </w:rPrChange>
        </w:rPr>
        <w:t xml:space="preserve">the </w:t>
      </w:r>
      <w:r w:rsidR="00406FE4" w:rsidRPr="00CF42A6">
        <w:rPr>
          <w:rFonts w:cs="Arial"/>
          <w:rPrChange w:id="1077" w:author="Muhamad Ridho Zul Khoiri" w:date="2026-07-14T10:44:00Z" w16du:dateUtc="2026-07-14T03:44:00Z">
            <w:rPr>
              <w:rFonts w:ascii="Times New Roman" w:hAnsi="Times New Roman"/>
            </w:rPr>
          </w:rPrChange>
        </w:rPr>
        <w:t>Operational or 30/90-day plan.</w:t>
      </w:r>
      <w:r w:rsidR="00DC0503" w:rsidRPr="00CF42A6">
        <w:rPr>
          <w:rFonts w:cs="Arial"/>
          <w:rPrChange w:id="1078" w:author="Muhamad Ridho Zul Khoiri" w:date="2026-07-14T10:44:00Z" w16du:dateUtc="2026-07-14T03:44:00Z">
            <w:rPr>
              <w:rFonts w:ascii="Times New Roman" w:hAnsi="Times New Roman"/>
            </w:rPr>
          </w:rPrChange>
        </w:rPr>
        <w:t xml:space="preserve"> </w:t>
      </w:r>
    </w:p>
    <w:p w14:paraId="16265702" w14:textId="77777777" w:rsidR="00DC0503" w:rsidRPr="00CF42A6" w:rsidRDefault="00DC0503" w:rsidP="00FE7166">
      <w:pPr>
        <w:pStyle w:val="Paragraph"/>
        <w:spacing w:after="0"/>
        <w:ind w:left="0"/>
        <w:rPr>
          <w:rFonts w:cs="Arial"/>
          <w:rPrChange w:id="1079" w:author="Muhamad Ridho Zul Khoiri" w:date="2026-07-14T10:44:00Z" w16du:dateUtc="2026-07-14T03:44:00Z">
            <w:rPr>
              <w:rFonts w:ascii="Times New Roman" w:hAnsi="Times New Roman"/>
            </w:rPr>
          </w:rPrChange>
        </w:rPr>
      </w:pPr>
    </w:p>
    <w:p w14:paraId="217E0700" w14:textId="77777777" w:rsidR="002E11CC" w:rsidRPr="00CF42A6" w:rsidRDefault="00E62DEA" w:rsidP="00BD290E">
      <w:pPr>
        <w:pStyle w:val="Paragraph"/>
        <w:spacing w:after="0" w:line="360" w:lineRule="auto"/>
        <w:jc w:val="center"/>
        <w:rPr>
          <w:rFonts w:cs="Arial"/>
          <w:rPrChange w:id="1080" w:author="Muhamad Ridho Zul Khoiri" w:date="2026-07-14T10:44:00Z" w16du:dateUtc="2026-07-14T03:44:00Z">
            <w:rPr>
              <w:rFonts w:ascii="Times New Roman" w:hAnsi="Times New Roman"/>
            </w:rPr>
          </w:rPrChange>
        </w:rPr>
      </w:pPr>
      <w:r w:rsidRPr="00CF42A6">
        <w:rPr>
          <w:rFonts w:cs="Arial"/>
          <w:noProof/>
          <w:rPrChange w:id="1081" w:author="Muhamad Ridho Zul Khoiri" w:date="2026-07-14T10:44:00Z" w16du:dateUtc="2026-07-14T03:44:00Z">
            <w:rPr>
              <w:rFonts w:ascii="Times New Roman" w:hAnsi="Times New Roman"/>
              <w:noProof/>
            </w:rPr>
          </w:rPrChange>
        </w:rPr>
        <w:drawing>
          <wp:inline distT="0" distB="0" distL="0" distR="0" wp14:anchorId="217E11FC" wp14:editId="193C8266">
            <wp:extent cx="4922920" cy="34138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36534" cy="3423313"/>
                    </a:xfrm>
                    <a:prstGeom prst="rect">
                      <a:avLst/>
                    </a:prstGeom>
                    <a:noFill/>
                    <a:ln>
                      <a:noFill/>
                    </a:ln>
                  </pic:spPr>
                </pic:pic>
              </a:graphicData>
            </a:graphic>
          </wp:inline>
        </w:drawing>
      </w:r>
    </w:p>
    <w:p w14:paraId="217E0703" w14:textId="505BC4D1" w:rsidR="00E40020" w:rsidRPr="00CF42A6" w:rsidRDefault="00A74B43" w:rsidP="00407DF5">
      <w:pPr>
        <w:pStyle w:val="Paragraph"/>
        <w:spacing w:after="0" w:line="360" w:lineRule="auto"/>
        <w:jc w:val="center"/>
        <w:rPr>
          <w:rFonts w:cs="Arial"/>
          <w:b/>
          <w:rPrChange w:id="1082" w:author="Muhamad Ridho Zul Khoiri" w:date="2026-07-14T10:44:00Z" w16du:dateUtc="2026-07-14T03:44:00Z">
            <w:rPr>
              <w:rFonts w:ascii="Times New Roman" w:hAnsi="Times New Roman"/>
              <w:b/>
            </w:rPr>
          </w:rPrChange>
        </w:rPr>
      </w:pPr>
      <w:commentRangeStart w:id="1083"/>
      <w:commentRangeStart w:id="1084"/>
      <w:commentRangeStart w:id="1085"/>
      <w:commentRangeStart w:id="1086"/>
      <w:r w:rsidRPr="00CF42A6">
        <w:rPr>
          <w:rFonts w:cs="Arial"/>
          <w:b/>
          <w:rPrChange w:id="1087" w:author="Muhamad Ridho Zul Khoiri" w:date="2026-07-14T10:44:00Z" w16du:dateUtc="2026-07-14T03:44:00Z">
            <w:rPr>
              <w:rFonts w:ascii="Times New Roman" w:hAnsi="Times New Roman"/>
              <w:b/>
            </w:rPr>
          </w:rPrChange>
        </w:rPr>
        <w:t>Fig</w:t>
      </w:r>
      <w:r w:rsidR="008C6660" w:rsidRPr="00CF42A6">
        <w:rPr>
          <w:rFonts w:cs="Arial"/>
          <w:b/>
          <w:rPrChange w:id="1088" w:author="Muhamad Ridho Zul Khoiri" w:date="2026-07-14T10:44:00Z" w16du:dateUtc="2026-07-14T03:44:00Z">
            <w:rPr>
              <w:rFonts w:ascii="Times New Roman" w:hAnsi="Times New Roman"/>
              <w:b/>
            </w:rPr>
          </w:rPrChange>
        </w:rPr>
        <w:t>ure</w:t>
      </w:r>
      <w:r w:rsidRPr="00CF42A6">
        <w:rPr>
          <w:rFonts w:cs="Arial"/>
          <w:b/>
          <w:rPrChange w:id="1089" w:author="Muhamad Ridho Zul Khoiri" w:date="2026-07-14T10:44:00Z" w16du:dateUtc="2026-07-14T03:44:00Z">
            <w:rPr>
              <w:rFonts w:ascii="Times New Roman" w:hAnsi="Times New Roman"/>
              <w:b/>
            </w:rPr>
          </w:rPrChange>
        </w:rPr>
        <w:t xml:space="preserve"> 1. </w:t>
      </w:r>
      <w:r w:rsidR="00691567" w:rsidRPr="00CF42A6">
        <w:rPr>
          <w:rFonts w:cs="Arial"/>
          <w:b/>
          <w:rPrChange w:id="1090" w:author="Muhamad Ridho Zul Khoiri" w:date="2026-07-14T10:44:00Z" w16du:dateUtc="2026-07-14T03:44:00Z">
            <w:rPr>
              <w:rFonts w:ascii="Times New Roman" w:hAnsi="Times New Roman"/>
              <w:b/>
            </w:rPr>
          </w:rPrChange>
        </w:rPr>
        <w:t xml:space="preserve">  </w:t>
      </w:r>
      <w:r w:rsidRPr="00CF42A6">
        <w:rPr>
          <w:rFonts w:cs="Arial"/>
          <w:b/>
          <w:rPrChange w:id="1091" w:author="Muhamad Ridho Zul Khoiri" w:date="2026-07-14T10:44:00Z" w16du:dateUtc="2026-07-14T03:44:00Z">
            <w:rPr>
              <w:rFonts w:ascii="Times New Roman" w:hAnsi="Times New Roman"/>
              <w:b/>
            </w:rPr>
          </w:rPrChange>
        </w:rPr>
        <w:t xml:space="preserve">Integrated Planning </w:t>
      </w:r>
      <w:r w:rsidR="00691567" w:rsidRPr="00CF42A6">
        <w:rPr>
          <w:rFonts w:cs="Arial"/>
          <w:b/>
          <w:rPrChange w:id="1092" w:author="Muhamad Ridho Zul Khoiri" w:date="2026-07-14T10:44:00Z" w16du:dateUtc="2026-07-14T03:44:00Z">
            <w:rPr>
              <w:rFonts w:ascii="Times New Roman" w:hAnsi="Times New Roman"/>
              <w:b/>
            </w:rPr>
          </w:rPrChange>
        </w:rPr>
        <w:t>C</w:t>
      </w:r>
      <w:r w:rsidRPr="00CF42A6">
        <w:rPr>
          <w:rFonts w:cs="Arial"/>
          <w:b/>
          <w:rPrChange w:id="1093" w:author="Muhamad Ridho Zul Khoiri" w:date="2026-07-14T10:44:00Z" w16du:dateUtc="2026-07-14T03:44:00Z">
            <w:rPr>
              <w:rFonts w:ascii="Times New Roman" w:hAnsi="Times New Roman"/>
              <w:b/>
            </w:rPr>
          </w:rPrChange>
        </w:rPr>
        <w:t>oncept</w:t>
      </w:r>
      <w:commentRangeEnd w:id="1083"/>
      <w:r w:rsidR="003E2625" w:rsidRPr="00CF42A6">
        <w:rPr>
          <w:rStyle w:val="CommentReference"/>
          <w:rFonts w:cs="Arial"/>
          <w:b/>
          <w:sz w:val="20"/>
          <w:szCs w:val="20"/>
          <w:rPrChange w:id="1094" w:author="Muhamad Ridho Zul Khoiri" w:date="2026-07-14T10:44:00Z" w16du:dateUtc="2026-07-14T03:44:00Z">
            <w:rPr>
              <w:rStyle w:val="CommentReference"/>
              <w:rFonts w:ascii="Times New Roman" w:hAnsi="Times New Roman"/>
              <w:b/>
              <w:sz w:val="20"/>
              <w:szCs w:val="20"/>
            </w:rPr>
          </w:rPrChange>
        </w:rPr>
        <w:commentReference w:id="1083"/>
      </w:r>
      <w:commentRangeEnd w:id="1084"/>
      <w:r w:rsidR="00483775" w:rsidRPr="00CF42A6">
        <w:rPr>
          <w:rStyle w:val="CommentReference"/>
          <w:rFonts w:cs="Arial"/>
          <w:b/>
          <w:sz w:val="20"/>
          <w:szCs w:val="20"/>
          <w:rPrChange w:id="1095" w:author="Muhamad Ridho Zul Khoiri" w:date="2026-07-14T10:44:00Z" w16du:dateUtc="2026-07-14T03:44:00Z">
            <w:rPr>
              <w:rStyle w:val="CommentReference"/>
              <w:rFonts w:ascii="Times New Roman" w:hAnsi="Times New Roman"/>
              <w:b/>
              <w:sz w:val="20"/>
              <w:szCs w:val="20"/>
            </w:rPr>
          </w:rPrChange>
        </w:rPr>
        <w:commentReference w:id="1084"/>
      </w:r>
      <w:commentRangeEnd w:id="1085"/>
      <w:r w:rsidR="002D3B2A" w:rsidRPr="00CF42A6">
        <w:rPr>
          <w:rStyle w:val="CommentReference"/>
          <w:rFonts w:cs="Arial"/>
          <w:b/>
          <w:sz w:val="20"/>
          <w:szCs w:val="20"/>
          <w:rPrChange w:id="1096" w:author="Muhamad Ridho Zul Khoiri" w:date="2026-07-14T10:44:00Z" w16du:dateUtc="2026-07-14T03:44:00Z">
            <w:rPr>
              <w:rStyle w:val="CommentReference"/>
              <w:rFonts w:ascii="Times New Roman" w:hAnsi="Times New Roman"/>
              <w:b/>
              <w:sz w:val="20"/>
              <w:szCs w:val="20"/>
            </w:rPr>
          </w:rPrChange>
        </w:rPr>
        <w:commentReference w:id="1085"/>
      </w:r>
      <w:commentRangeEnd w:id="1086"/>
      <w:r w:rsidR="00DC0503" w:rsidRPr="00CF42A6">
        <w:rPr>
          <w:rStyle w:val="CommentReference"/>
          <w:rFonts w:cs="Arial"/>
          <w:b/>
          <w:sz w:val="20"/>
          <w:szCs w:val="20"/>
          <w:rPrChange w:id="1097" w:author="Muhamad Ridho Zul Khoiri" w:date="2026-07-14T10:44:00Z" w16du:dateUtc="2026-07-14T03:44:00Z">
            <w:rPr>
              <w:rStyle w:val="CommentReference"/>
              <w:rFonts w:ascii="Times New Roman" w:hAnsi="Times New Roman"/>
              <w:b/>
              <w:sz w:val="20"/>
              <w:szCs w:val="20"/>
            </w:rPr>
          </w:rPrChange>
        </w:rPr>
        <w:commentReference w:id="1086"/>
      </w:r>
    </w:p>
    <w:p w14:paraId="380E8EFC" w14:textId="77777777" w:rsidR="00C474BD" w:rsidRPr="00CF42A6" w:rsidRDefault="00C474BD" w:rsidP="00407DF5">
      <w:pPr>
        <w:pStyle w:val="Paragraph"/>
        <w:spacing w:after="0" w:line="360" w:lineRule="auto"/>
        <w:jc w:val="center"/>
        <w:rPr>
          <w:rFonts w:cs="Arial"/>
          <w:b/>
          <w:rPrChange w:id="1098" w:author="Muhamad Ridho Zul Khoiri" w:date="2026-07-14T10:44:00Z" w16du:dateUtc="2026-07-14T03:44:00Z">
            <w:rPr>
              <w:rFonts w:ascii="Times New Roman" w:hAnsi="Times New Roman"/>
              <w:b/>
            </w:rPr>
          </w:rPrChange>
        </w:rPr>
      </w:pPr>
    </w:p>
    <w:p w14:paraId="217E0704" w14:textId="77777777" w:rsidR="005D43F2" w:rsidRPr="00CF42A6" w:rsidRDefault="002E11CC" w:rsidP="00407DF5">
      <w:pPr>
        <w:pStyle w:val="Heading2"/>
        <w:spacing w:before="0" w:line="360" w:lineRule="auto"/>
        <w:rPr>
          <w:rFonts w:cs="Arial"/>
          <w:rPrChange w:id="1099" w:author="Muhamad Ridho Zul Khoiri" w:date="2026-07-14T10:44:00Z" w16du:dateUtc="2026-07-14T03:44:00Z">
            <w:rPr>
              <w:rFonts w:ascii="Times New Roman" w:hAnsi="Times New Roman"/>
            </w:rPr>
          </w:rPrChange>
        </w:rPr>
      </w:pPr>
      <w:bookmarkStart w:id="1100" w:name="_Toc196309689"/>
      <w:r w:rsidRPr="00CF42A6">
        <w:rPr>
          <w:rFonts w:cs="Arial"/>
          <w:rPrChange w:id="1101" w:author="Muhamad Ridho Zul Khoiri" w:date="2026-07-14T10:44:00Z" w16du:dateUtc="2026-07-14T03:44:00Z">
            <w:rPr>
              <w:rFonts w:ascii="Times New Roman" w:hAnsi="Times New Roman"/>
            </w:rPr>
          </w:rPrChange>
        </w:rPr>
        <w:t>Scope</w:t>
      </w:r>
      <w:bookmarkEnd w:id="1100"/>
    </w:p>
    <w:p w14:paraId="72D43B0C" w14:textId="5DC49F91" w:rsidR="002741EA" w:rsidRPr="00CF42A6" w:rsidRDefault="002741EA" w:rsidP="004A1EA4">
      <w:pPr>
        <w:pStyle w:val="Paragraph"/>
        <w:spacing w:after="0" w:line="360" w:lineRule="auto"/>
        <w:rPr>
          <w:ins w:id="1102" w:author="Muhamad Ridho Zul Khoiri" w:date="2026-07-13T09:49:00Z" w16du:dateUtc="2026-07-13T02:49:00Z"/>
          <w:rFonts w:cs="Arial"/>
          <w:rPrChange w:id="1103" w:author="Muhamad Ridho Zul Khoiri" w:date="2026-07-14T10:44:00Z" w16du:dateUtc="2026-07-14T03:44:00Z">
            <w:rPr>
              <w:ins w:id="1104" w:author="Muhamad Ridho Zul Khoiri" w:date="2026-07-13T09:49:00Z" w16du:dateUtc="2026-07-13T02:49:00Z"/>
              <w:rFonts w:ascii="Times New Roman" w:hAnsi="Times New Roman"/>
            </w:rPr>
          </w:rPrChange>
        </w:rPr>
      </w:pPr>
      <w:ins w:id="1105" w:author="Muhamad Ridho Zul Khoiri" w:date="2026-07-13T09:48:00Z" w16du:dateUtc="2026-07-13T02:48:00Z">
        <w:r w:rsidRPr="00CF42A6">
          <w:rPr>
            <w:rFonts w:cs="Arial"/>
            <w:rPrChange w:id="1106" w:author="Muhamad Ridho Zul Khoiri" w:date="2026-07-14T10:44:00Z" w16du:dateUtc="2026-07-14T03:44:00Z">
              <w:rPr>
                <w:rFonts w:ascii="Times New Roman" w:hAnsi="Times New Roman"/>
              </w:rPr>
            </w:rPrChange>
          </w:rPr>
          <w:t xml:space="preserve">The guidelines </w:t>
        </w:r>
      </w:ins>
      <w:ins w:id="1107" w:author="Muhamad Ridho Zul Khoiri" w:date="2026-07-13T10:09:00Z" w16du:dateUtc="2026-07-13T03:09:00Z">
        <w:r w:rsidR="004A1EA4" w:rsidRPr="00CF42A6">
          <w:rPr>
            <w:rFonts w:cs="Arial"/>
            <w:rPrChange w:id="1108" w:author="Muhamad Ridho Zul Khoiri" w:date="2026-07-14T10:44:00Z" w16du:dateUtc="2026-07-14T03:44:00Z">
              <w:rPr>
                <w:rFonts w:ascii="Times New Roman" w:hAnsi="Times New Roman"/>
              </w:rPr>
            </w:rPrChange>
          </w:rPr>
          <w:t>apply</w:t>
        </w:r>
      </w:ins>
      <w:ins w:id="1109" w:author="Muhamad Ridho Zul Khoiri" w:date="2026-07-13T09:48:00Z" w16du:dateUtc="2026-07-13T02:48:00Z">
        <w:r w:rsidRPr="00CF42A6">
          <w:rPr>
            <w:rFonts w:cs="Arial"/>
            <w:rPrChange w:id="1110" w:author="Muhamad Ridho Zul Khoiri" w:date="2026-07-14T10:44:00Z" w16du:dateUtc="2026-07-14T03:44:00Z">
              <w:rPr>
                <w:rFonts w:ascii="Times New Roman" w:hAnsi="Times New Roman"/>
              </w:rPr>
            </w:rPrChange>
          </w:rPr>
          <w:t xml:space="preserve"> to the </w:t>
        </w:r>
        <w:r w:rsidR="00D36980" w:rsidRPr="00CF42A6">
          <w:rPr>
            <w:rFonts w:cs="Arial"/>
            <w:rPrChange w:id="1111" w:author="Muhamad Ridho Zul Khoiri" w:date="2026-07-14T10:44:00Z" w16du:dateUtc="2026-07-14T03:44:00Z">
              <w:rPr>
                <w:rFonts w:ascii="Times New Roman" w:hAnsi="Times New Roman"/>
              </w:rPr>
            </w:rPrChange>
          </w:rPr>
          <w:t xml:space="preserve">Integrated </w:t>
        </w:r>
        <w:r w:rsidRPr="00CF42A6">
          <w:rPr>
            <w:rFonts w:cs="Arial"/>
            <w:rPrChange w:id="1112" w:author="Muhamad Ridho Zul Khoiri" w:date="2026-07-14T10:44:00Z" w16du:dateUtc="2026-07-14T03:44:00Z">
              <w:rPr>
                <w:rFonts w:ascii="Times New Roman" w:hAnsi="Times New Roman"/>
              </w:rPr>
            </w:rPrChange>
          </w:rPr>
          <w:t xml:space="preserve">Planning and Scheduling </w:t>
        </w:r>
        <w:r w:rsidR="00D36980" w:rsidRPr="00CF42A6">
          <w:rPr>
            <w:rFonts w:cs="Arial"/>
            <w:rPrChange w:id="1113" w:author="Muhamad Ridho Zul Khoiri" w:date="2026-07-14T10:44:00Z" w16du:dateUtc="2026-07-14T03:44:00Z">
              <w:rPr>
                <w:rFonts w:ascii="Times New Roman" w:hAnsi="Times New Roman"/>
              </w:rPr>
            </w:rPrChange>
          </w:rPr>
          <w:t xml:space="preserve">(P&amp;S) </w:t>
        </w:r>
        <w:r w:rsidRPr="00CF42A6">
          <w:rPr>
            <w:rFonts w:cs="Arial"/>
            <w:rPrChange w:id="1114" w:author="Muhamad Ridho Zul Khoiri" w:date="2026-07-14T10:44:00Z" w16du:dateUtc="2026-07-14T03:44:00Z">
              <w:rPr>
                <w:rFonts w:ascii="Times New Roman" w:hAnsi="Times New Roman"/>
              </w:rPr>
            </w:rPrChange>
          </w:rPr>
          <w:t xml:space="preserve">activities for MEPG Asset-operated PSCs, Exploration, and Development activities. </w:t>
        </w:r>
      </w:ins>
      <w:ins w:id="1115" w:author="Muhamad Ridho Zul Khoiri" w:date="2026-07-13T10:09:00Z" w16du:dateUtc="2026-07-13T03:09:00Z">
        <w:r w:rsidR="004A1EA4" w:rsidRPr="00CF42A6">
          <w:rPr>
            <w:rFonts w:cs="Arial"/>
            <w:rPrChange w:id="1116" w:author="Muhamad Ridho Zul Khoiri" w:date="2026-07-14T10:44:00Z" w16du:dateUtc="2026-07-14T03:44:00Z">
              <w:rPr>
                <w:rFonts w:ascii="Times New Roman" w:hAnsi="Times New Roman"/>
              </w:rPr>
            </w:rPrChange>
          </w:rPr>
          <w:t>It</w:t>
        </w:r>
      </w:ins>
      <w:ins w:id="1117" w:author="Muhamad Ridho Zul Khoiri" w:date="2026-07-13T09:49:00Z" w16du:dateUtc="2026-07-13T02:49:00Z">
        <w:r w:rsidR="00D36980" w:rsidRPr="00CF42A6">
          <w:rPr>
            <w:rFonts w:cs="Arial"/>
            <w:rPrChange w:id="1118" w:author="Muhamad Ridho Zul Khoiri" w:date="2026-07-14T10:44:00Z" w16du:dateUtc="2026-07-14T03:44:00Z">
              <w:rPr>
                <w:rFonts w:ascii="Times New Roman" w:hAnsi="Times New Roman"/>
              </w:rPr>
            </w:rPrChange>
          </w:rPr>
          <w:t xml:space="preserve"> </w:t>
        </w:r>
      </w:ins>
      <w:ins w:id="1119" w:author="Muhamad Ridho Zul Khoiri" w:date="2026-07-13T10:09:00Z" w16du:dateUtc="2026-07-13T03:09:00Z">
        <w:r w:rsidR="004A1EA4" w:rsidRPr="00CF42A6">
          <w:rPr>
            <w:rFonts w:cs="Arial"/>
            <w:rPrChange w:id="1120" w:author="Muhamad Ridho Zul Khoiri" w:date="2026-07-14T10:44:00Z" w16du:dateUtc="2026-07-14T03:44:00Z">
              <w:rPr>
                <w:rFonts w:ascii="Times New Roman" w:hAnsi="Times New Roman"/>
              </w:rPr>
            </w:rPrChange>
          </w:rPr>
          <w:t>covers</w:t>
        </w:r>
      </w:ins>
      <w:ins w:id="1121" w:author="Muhamad Ridho Zul Khoiri" w:date="2026-07-13T09:49:00Z" w16du:dateUtc="2026-07-13T02:49:00Z">
        <w:r w:rsidR="00D36980" w:rsidRPr="00CF42A6">
          <w:rPr>
            <w:rFonts w:cs="Arial"/>
            <w:rPrChange w:id="1122" w:author="Muhamad Ridho Zul Khoiri" w:date="2026-07-14T10:44:00Z" w16du:dateUtc="2026-07-14T03:44:00Z">
              <w:rPr>
                <w:rFonts w:ascii="Times New Roman" w:hAnsi="Times New Roman"/>
              </w:rPr>
            </w:rPrChange>
          </w:rPr>
          <w:t xml:space="preserve"> the integration and alignment of planning activities across the following planning horizons and processes:</w:t>
        </w:r>
      </w:ins>
    </w:p>
    <w:p w14:paraId="7A5CCAD2" w14:textId="5FD65C32" w:rsidR="00D36980" w:rsidRPr="00CF42A6" w:rsidRDefault="00D36980" w:rsidP="00D36980">
      <w:pPr>
        <w:pStyle w:val="Paragraph"/>
        <w:numPr>
          <w:ilvl w:val="0"/>
          <w:numId w:val="73"/>
        </w:numPr>
        <w:spacing w:after="0" w:line="360" w:lineRule="auto"/>
        <w:rPr>
          <w:ins w:id="1123" w:author="Muhamad Ridho Zul Khoiri" w:date="2026-07-13T09:49:00Z" w16du:dateUtc="2026-07-13T02:49:00Z"/>
          <w:rFonts w:cs="Arial"/>
          <w:rPrChange w:id="1124" w:author="Muhamad Ridho Zul Khoiri" w:date="2026-07-14T10:44:00Z" w16du:dateUtc="2026-07-14T03:44:00Z">
            <w:rPr>
              <w:ins w:id="1125" w:author="Muhamad Ridho Zul Khoiri" w:date="2026-07-13T09:49:00Z" w16du:dateUtc="2026-07-13T02:49:00Z"/>
              <w:rFonts w:ascii="Times New Roman" w:hAnsi="Times New Roman"/>
            </w:rPr>
          </w:rPrChange>
        </w:rPr>
      </w:pPr>
      <w:ins w:id="1126" w:author="Muhamad Ridho Zul Khoiri" w:date="2026-07-13T09:49:00Z" w16du:dateUtc="2026-07-13T02:49:00Z">
        <w:r w:rsidRPr="00CF42A6">
          <w:rPr>
            <w:rFonts w:cs="Arial"/>
            <w:rPrChange w:id="1127" w:author="Muhamad Ridho Zul Khoiri" w:date="2026-07-14T10:44:00Z" w16du:dateUtc="2026-07-14T03:44:00Z">
              <w:rPr>
                <w:rFonts w:ascii="Times New Roman" w:hAnsi="Times New Roman"/>
              </w:rPr>
            </w:rPrChange>
          </w:rPr>
          <w:t>Asset Development Plan (ADP)</w:t>
        </w:r>
      </w:ins>
      <w:ins w:id="1128" w:author="Muhamad Ridho Zul Khoiri" w:date="2026-07-13T10:09:00Z" w16du:dateUtc="2026-07-13T03:09:00Z">
        <w:r w:rsidR="007D3982" w:rsidRPr="00CF42A6">
          <w:rPr>
            <w:rFonts w:cs="Arial"/>
            <w:rPrChange w:id="1129" w:author="Muhamad Ridho Zul Khoiri" w:date="2026-07-14T10:44:00Z" w16du:dateUtc="2026-07-14T03:44:00Z">
              <w:rPr>
                <w:rFonts w:ascii="Times New Roman" w:hAnsi="Times New Roman"/>
              </w:rPr>
            </w:rPrChange>
          </w:rPr>
          <w:t>;</w:t>
        </w:r>
      </w:ins>
    </w:p>
    <w:p w14:paraId="37995B22" w14:textId="418A58B1" w:rsidR="00D36980" w:rsidRPr="00CF42A6" w:rsidRDefault="00D36980" w:rsidP="00D36980">
      <w:pPr>
        <w:pStyle w:val="Paragraph"/>
        <w:numPr>
          <w:ilvl w:val="0"/>
          <w:numId w:val="73"/>
        </w:numPr>
        <w:spacing w:after="0" w:line="360" w:lineRule="auto"/>
        <w:rPr>
          <w:ins w:id="1130" w:author="Muhamad Ridho Zul Khoiri" w:date="2026-07-13T09:49:00Z" w16du:dateUtc="2026-07-13T02:49:00Z"/>
          <w:rFonts w:cs="Arial"/>
          <w:rPrChange w:id="1131" w:author="Muhamad Ridho Zul Khoiri" w:date="2026-07-14T10:44:00Z" w16du:dateUtc="2026-07-14T03:44:00Z">
            <w:rPr>
              <w:ins w:id="1132" w:author="Muhamad Ridho Zul Khoiri" w:date="2026-07-13T09:49:00Z" w16du:dateUtc="2026-07-13T02:49:00Z"/>
              <w:rFonts w:ascii="Times New Roman" w:hAnsi="Times New Roman"/>
            </w:rPr>
          </w:rPrChange>
        </w:rPr>
      </w:pPr>
      <w:ins w:id="1133" w:author="Muhamad Ridho Zul Khoiri" w:date="2026-07-13T09:49:00Z" w16du:dateUtc="2026-07-13T02:49:00Z">
        <w:r w:rsidRPr="00CF42A6">
          <w:rPr>
            <w:rFonts w:cs="Arial"/>
            <w:rPrChange w:id="1134" w:author="Muhamad Ridho Zul Khoiri" w:date="2026-07-14T10:44:00Z" w16du:dateUtc="2026-07-14T03:44:00Z">
              <w:rPr>
                <w:rFonts w:ascii="Times New Roman" w:hAnsi="Times New Roman"/>
              </w:rPr>
            </w:rPrChange>
          </w:rPr>
          <w:t>Field Depletion Plan (FDP)</w:t>
        </w:r>
      </w:ins>
      <w:ins w:id="1135" w:author="Muhamad Ridho Zul Khoiri" w:date="2026-07-13T10:09:00Z" w16du:dateUtc="2026-07-13T03:09:00Z">
        <w:r w:rsidR="007D3982" w:rsidRPr="00CF42A6">
          <w:rPr>
            <w:rFonts w:cs="Arial"/>
            <w:rPrChange w:id="1136" w:author="Muhamad Ridho Zul Khoiri" w:date="2026-07-14T10:44:00Z" w16du:dateUtc="2026-07-14T03:44:00Z">
              <w:rPr>
                <w:rFonts w:ascii="Times New Roman" w:hAnsi="Times New Roman"/>
              </w:rPr>
            </w:rPrChange>
          </w:rPr>
          <w:t>;</w:t>
        </w:r>
      </w:ins>
    </w:p>
    <w:p w14:paraId="672E8012" w14:textId="4CEB95A1" w:rsidR="00D36980" w:rsidRPr="00CF42A6" w:rsidRDefault="00D36980" w:rsidP="00D36980">
      <w:pPr>
        <w:pStyle w:val="Paragraph"/>
        <w:numPr>
          <w:ilvl w:val="0"/>
          <w:numId w:val="73"/>
        </w:numPr>
        <w:spacing w:after="0" w:line="360" w:lineRule="auto"/>
        <w:rPr>
          <w:ins w:id="1137" w:author="Muhamad Ridho Zul Khoiri" w:date="2026-07-13T09:50:00Z" w16du:dateUtc="2026-07-13T02:50:00Z"/>
          <w:rFonts w:cs="Arial"/>
          <w:rPrChange w:id="1138" w:author="Muhamad Ridho Zul Khoiri" w:date="2026-07-14T10:44:00Z" w16du:dateUtc="2026-07-14T03:44:00Z">
            <w:rPr>
              <w:ins w:id="1139" w:author="Muhamad Ridho Zul Khoiri" w:date="2026-07-13T09:50:00Z" w16du:dateUtc="2026-07-13T02:50:00Z"/>
              <w:rFonts w:ascii="Times New Roman" w:hAnsi="Times New Roman"/>
            </w:rPr>
          </w:rPrChange>
        </w:rPr>
      </w:pPr>
      <w:ins w:id="1140" w:author="Muhamad Ridho Zul Khoiri" w:date="2026-07-13T09:49:00Z" w16du:dateUtc="2026-07-13T02:49:00Z">
        <w:r w:rsidRPr="00CF42A6">
          <w:rPr>
            <w:rFonts w:cs="Arial"/>
            <w:rPrChange w:id="1141" w:author="Muhamad Ridho Zul Khoiri" w:date="2026-07-14T10:44:00Z" w16du:dateUtc="2026-07-14T03:44:00Z">
              <w:rPr>
                <w:rFonts w:ascii="Times New Roman" w:hAnsi="Times New Roman"/>
              </w:rPr>
            </w:rPrChange>
          </w:rPr>
          <w:t xml:space="preserve">Long-Term Plan (LTP), </w:t>
        </w:r>
      </w:ins>
      <w:ins w:id="1142" w:author="Muhamad Ridho Zul Khoiri" w:date="2026-07-13T09:50:00Z" w16du:dateUtc="2026-07-13T02:50:00Z">
        <w:r w:rsidRPr="00CF42A6">
          <w:rPr>
            <w:rFonts w:cs="Arial"/>
            <w:rPrChange w:id="1143" w:author="Muhamad Ridho Zul Khoiri" w:date="2026-07-14T10:44:00Z" w16du:dateUtc="2026-07-14T03:44:00Z">
              <w:rPr>
                <w:rFonts w:ascii="Times New Roman" w:hAnsi="Times New Roman"/>
              </w:rPr>
            </w:rPrChange>
          </w:rPr>
          <w:t>which includes the 24-month and outer-years</w:t>
        </w:r>
      </w:ins>
      <w:ins w:id="1144" w:author="Muhamad Ridho Zul Khoiri" w:date="2026-07-13T09:51:00Z" w16du:dateUtc="2026-07-13T02:51:00Z">
        <w:r w:rsidRPr="00CF42A6">
          <w:rPr>
            <w:rFonts w:cs="Arial"/>
            <w:rPrChange w:id="1145" w:author="Muhamad Ridho Zul Khoiri" w:date="2026-07-14T10:44:00Z" w16du:dateUtc="2026-07-14T03:44:00Z">
              <w:rPr>
                <w:rFonts w:ascii="Times New Roman" w:hAnsi="Times New Roman"/>
              </w:rPr>
            </w:rPrChange>
          </w:rPr>
          <w:t xml:space="preserve"> planning processes</w:t>
        </w:r>
      </w:ins>
      <w:ins w:id="1146" w:author="Muhamad Ridho Zul Khoiri" w:date="2026-07-13T10:09:00Z" w16du:dateUtc="2026-07-13T03:09:00Z">
        <w:r w:rsidR="007D3982" w:rsidRPr="00CF42A6">
          <w:rPr>
            <w:rFonts w:cs="Arial"/>
            <w:rPrChange w:id="1147" w:author="Muhamad Ridho Zul Khoiri" w:date="2026-07-14T10:44:00Z" w16du:dateUtc="2026-07-14T03:44:00Z">
              <w:rPr>
                <w:rFonts w:ascii="Times New Roman" w:hAnsi="Times New Roman"/>
              </w:rPr>
            </w:rPrChange>
          </w:rPr>
          <w:t>;</w:t>
        </w:r>
      </w:ins>
    </w:p>
    <w:p w14:paraId="419F66FC" w14:textId="0D334B41" w:rsidR="002741EA" w:rsidRPr="00CF42A6" w:rsidRDefault="00D36980">
      <w:pPr>
        <w:pStyle w:val="Paragraph"/>
        <w:numPr>
          <w:ilvl w:val="0"/>
          <w:numId w:val="73"/>
        </w:numPr>
        <w:spacing w:after="0" w:line="360" w:lineRule="auto"/>
        <w:rPr>
          <w:ins w:id="1148" w:author="Muhamad Ridho Zul Khoiri" w:date="2026-07-13T09:51:00Z" w16du:dateUtc="2026-07-13T02:51:00Z"/>
          <w:rFonts w:cs="Arial"/>
          <w:rPrChange w:id="1149" w:author="Muhamad Ridho Zul Khoiri" w:date="2026-07-14T10:44:00Z" w16du:dateUtc="2026-07-14T03:44:00Z">
            <w:rPr>
              <w:ins w:id="1150" w:author="Muhamad Ridho Zul Khoiri" w:date="2026-07-13T09:51:00Z" w16du:dateUtc="2026-07-13T02:51:00Z"/>
              <w:rFonts w:ascii="Times New Roman" w:hAnsi="Times New Roman"/>
            </w:rPr>
          </w:rPrChange>
        </w:rPr>
        <w:pPrChange w:id="1151" w:author="Muhamad Ridho Zul Khoiri" w:date="2026-07-13T09:55:00Z" w16du:dateUtc="2026-07-13T02:55:00Z">
          <w:pPr>
            <w:pStyle w:val="Paragraph"/>
            <w:spacing w:after="0" w:line="360" w:lineRule="auto"/>
          </w:pPr>
        </w:pPrChange>
      </w:pPr>
      <w:ins w:id="1152" w:author="Muhamad Ridho Zul Khoiri" w:date="2026-07-13T09:50:00Z" w16du:dateUtc="2026-07-13T02:50:00Z">
        <w:r w:rsidRPr="00CF42A6">
          <w:rPr>
            <w:rFonts w:cs="Arial"/>
            <w:rPrChange w:id="1153" w:author="Muhamad Ridho Zul Khoiri" w:date="2026-07-14T10:44:00Z" w16du:dateUtc="2026-07-14T03:44:00Z">
              <w:rPr>
                <w:rFonts w:ascii="Times New Roman" w:hAnsi="Times New Roman"/>
              </w:rPr>
            </w:rPrChange>
          </w:rPr>
          <w:t xml:space="preserve">Short-term Planning, which includes 12-month, 90-day, 30-day </w:t>
        </w:r>
      </w:ins>
      <w:ins w:id="1154" w:author="Muhamad Ridho Zul Khoiri" w:date="2026-07-13T10:10:00Z" w16du:dateUtc="2026-07-13T03:10:00Z">
        <w:r w:rsidR="001F7490" w:rsidRPr="00CF42A6">
          <w:rPr>
            <w:rFonts w:cs="Arial"/>
            <w:rPrChange w:id="1155" w:author="Muhamad Ridho Zul Khoiri" w:date="2026-07-14T10:44:00Z" w16du:dateUtc="2026-07-14T03:44:00Z">
              <w:rPr>
                <w:rFonts w:ascii="Times New Roman" w:hAnsi="Times New Roman"/>
              </w:rPr>
            </w:rPrChange>
          </w:rPr>
          <w:t>and 7</w:t>
        </w:r>
      </w:ins>
      <w:ins w:id="1156" w:author="Muhamad Ridho Zul Khoiri" w:date="2026-07-13T09:50:00Z" w16du:dateUtc="2026-07-13T02:50:00Z">
        <w:r w:rsidRPr="00CF42A6">
          <w:rPr>
            <w:rFonts w:cs="Arial"/>
            <w:rPrChange w:id="1157" w:author="Muhamad Ridho Zul Khoiri" w:date="2026-07-14T10:44:00Z" w16du:dateUtc="2026-07-14T03:44:00Z">
              <w:rPr>
                <w:rFonts w:ascii="Times New Roman" w:hAnsi="Times New Roman"/>
              </w:rPr>
            </w:rPrChange>
          </w:rPr>
          <w:t>-day p</w:t>
        </w:r>
      </w:ins>
      <w:ins w:id="1158" w:author="Muhamad Ridho Zul Khoiri" w:date="2026-07-13T09:51:00Z" w16du:dateUtc="2026-07-13T02:51:00Z">
        <w:r w:rsidRPr="00CF42A6">
          <w:rPr>
            <w:rFonts w:cs="Arial"/>
            <w:rPrChange w:id="1159" w:author="Muhamad Ridho Zul Khoiri" w:date="2026-07-14T10:44:00Z" w16du:dateUtc="2026-07-14T03:44:00Z">
              <w:rPr>
                <w:rFonts w:ascii="Times New Roman" w:hAnsi="Times New Roman"/>
              </w:rPr>
            </w:rPrChange>
          </w:rPr>
          <w:t>lanning processes.</w:t>
        </w:r>
      </w:ins>
    </w:p>
    <w:p w14:paraId="2B3FAC90" w14:textId="225F0C39" w:rsidR="00D36980" w:rsidRPr="00CF42A6" w:rsidRDefault="001F7490" w:rsidP="00407DF5">
      <w:pPr>
        <w:pStyle w:val="Paragraph"/>
        <w:spacing w:after="0" w:line="360" w:lineRule="auto"/>
        <w:rPr>
          <w:ins w:id="1160" w:author="Muhamad Ridho Zul Khoiri" w:date="2026-07-13T09:51:00Z" w16du:dateUtc="2026-07-13T02:51:00Z"/>
          <w:rFonts w:cs="Arial"/>
          <w:rPrChange w:id="1161" w:author="Muhamad Ridho Zul Khoiri" w:date="2026-07-14T10:44:00Z" w16du:dateUtc="2026-07-14T03:44:00Z">
            <w:rPr>
              <w:ins w:id="1162" w:author="Muhamad Ridho Zul Khoiri" w:date="2026-07-13T09:51:00Z" w16du:dateUtc="2026-07-13T02:51:00Z"/>
              <w:rFonts w:ascii="Times New Roman" w:hAnsi="Times New Roman"/>
            </w:rPr>
          </w:rPrChange>
        </w:rPr>
      </w:pPr>
      <w:ins w:id="1163" w:author="Muhamad Ridho Zul Khoiri" w:date="2026-07-13T10:10:00Z" w16du:dateUtc="2026-07-13T03:10:00Z">
        <w:r w:rsidRPr="00CF42A6">
          <w:rPr>
            <w:rFonts w:cs="Arial"/>
            <w:rPrChange w:id="1164" w:author="Muhamad Ridho Zul Khoiri" w:date="2026-07-14T10:44:00Z" w16du:dateUtc="2026-07-14T03:44:00Z">
              <w:rPr>
                <w:rFonts w:ascii="Times New Roman" w:hAnsi="Times New Roman"/>
              </w:rPr>
            </w:rPrChange>
          </w:rPr>
          <w:t>This guideline is meant to establish</w:t>
        </w:r>
      </w:ins>
      <w:ins w:id="1165" w:author="Muhamad Ridho Zul Khoiri" w:date="2026-07-13T09:52:00Z" w16du:dateUtc="2026-07-13T02:52:00Z">
        <w:r w:rsidR="00D36980" w:rsidRPr="00CF42A6">
          <w:rPr>
            <w:rFonts w:cs="Arial"/>
            <w:rPrChange w:id="1166" w:author="Muhamad Ridho Zul Khoiri" w:date="2026-07-14T10:44:00Z" w16du:dateUtc="2026-07-14T03:44:00Z">
              <w:rPr>
                <w:rFonts w:ascii="Times New Roman" w:hAnsi="Times New Roman"/>
              </w:rPr>
            </w:rPrChange>
          </w:rPr>
          <w:t xml:space="preserve"> </w:t>
        </w:r>
      </w:ins>
      <w:ins w:id="1167" w:author="Muhamad Ridho Zul Khoiri" w:date="2026-07-13T09:51:00Z" w16du:dateUtc="2026-07-13T02:51:00Z">
        <w:r w:rsidR="00D36980" w:rsidRPr="00CF42A6">
          <w:rPr>
            <w:rFonts w:cs="Arial"/>
            <w:rPrChange w:id="1168" w:author="Muhamad Ridho Zul Khoiri" w:date="2026-07-14T10:44:00Z" w16du:dateUtc="2026-07-14T03:44:00Z">
              <w:rPr>
                <w:rFonts w:ascii="Times New Roman" w:hAnsi="Times New Roman"/>
              </w:rPr>
            </w:rPrChange>
          </w:rPr>
          <w:t xml:space="preserve">the </w:t>
        </w:r>
      </w:ins>
      <w:ins w:id="1169" w:author="Muhamad Ridho Zul Khoiri" w:date="2026-07-13T09:52:00Z" w16du:dateUtc="2026-07-13T02:52:00Z">
        <w:r w:rsidR="00D36980" w:rsidRPr="00CF42A6">
          <w:rPr>
            <w:rFonts w:cs="Arial"/>
            <w:rPrChange w:id="1170" w:author="Muhamad Ridho Zul Khoiri" w:date="2026-07-14T10:44:00Z" w16du:dateUtc="2026-07-14T03:44:00Z">
              <w:rPr>
                <w:rFonts w:ascii="Times New Roman" w:hAnsi="Times New Roman"/>
              </w:rPr>
            </w:rPrChange>
          </w:rPr>
          <w:t>planning principles, processes,</w:t>
        </w:r>
        <w:r w:rsidR="00CB61A3" w:rsidRPr="00CF42A6">
          <w:rPr>
            <w:rFonts w:cs="Arial"/>
            <w:rPrChange w:id="1171" w:author="Muhamad Ridho Zul Khoiri" w:date="2026-07-14T10:44:00Z" w16du:dateUtc="2026-07-14T03:44:00Z">
              <w:rPr>
                <w:rFonts w:ascii="Times New Roman" w:hAnsi="Times New Roman"/>
              </w:rPr>
            </w:rPrChange>
          </w:rPr>
          <w:t xml:space="preserve"> and governance required to integrate activities across relevant MEPG functi</w:t>
        </w:r>
      </w:ins>
      <w:ins w:id="1172" w:author="Muhamad Ridho Zul Khoiri" w:date="2026-07-13T09:53:00Z" w16du:dateUtc="2026-07-13T02:53:00Z">
        <w:r w:rsidR="00CB61A3" w:rsidRPr="00CF42A6">
          <w:rPr>
            <w:rFonts w:cs="Arial"/>
            <w:rPrChange w:id="1173" w:author="Muhamad Ridho Zul Khoiri" w:date="2026-07-14T10:44:00Z" w16du:dateUtc="2026-07-14T03:44:00Z">
              <w:rPr>
                <w:rFonts w:ascii="Times New Roman" w:hAnsi="Times New Roman"/>
              </w:rPr>
            </w:rPrChange>
          </w:rPr>
          <w:t xml:space="preserve">ons and disciplines. </w:t>
        </w:r>
      </w:ins>
      <w:ins w:id="1174" w:author="Muhamad Ridho Zul Khoiri" w:date="2026-07-13T09:54:00Z" w16du:dateUtc="2026-07-13T02:54:00Z">
        <w:r w:rsidR="00826CED" w:rsidRPr="00CF42A6">
          <w:rPr>
            <w:rFonts w:cs="Arial"/>
            <w:rPrChange w:id="1175" w:author="Muhamad Ridho Zul Khoiri" w:date="2026-07-14T10:44:00Z" w16du:dateUtc="2026-07-14T03:44:00Z">
              <w:rPr>
                <w:rFonts w:ascii="Times New Roman" w:hAnsi="Times New Roman"/>
              </w:rPr>
            </w:rPrChange>
          </w:rPr>
          <w:t>Function</w:t>
        </w:r>
      </w:ins>
      <w:ins w:id="1176" w:author="Muhamad Ridho Zul Khoiri" w:date="2026-07-13T09:53:00Z" w16du:dateUtc="2026-07-13T02:53:00Z">
        <w:r w:rsidR="00CB61A3" w:rsidRPr="00CF42A6">
          <w:rPr>
            <w:rFonts w:cs="Arial"/>
            <w:rPrChange w:id="1177" w:author="Muhamad Ridho Zul Khoiri" w:date="2026-07-14T10:44:00Z" w16du:dateUtc="2026-07-14T03:44:00Z">
              <w:rPr>
                <w:rFonts w:ascii="Times New Roman" w:hAnsi="Times New Roman"/>
              </w:rPr>
            </w:rPrChange>
          </w:rPr>
          <w:t>-specific planning</w:t>
        </w:r>
      </w:ins>
      <w:ins w:id="1178" w:author="Muhamad Ridho Zul Khoiri" w:date="2026-07-13T09:54:00Z" w16du:dateUtc="2026-07-13T02:54:00Z">
        <w:r w:rsidR="00871DB9" w:rsidRPr="00CF42A6">
          <w:rPr>
            <w:rFonts w:cs="Arial"/>
            <w:rPrChange w:id="1179" w:author="Muhamad Ridho Zul Khoiri" w:date="2026-07-14T10:44:00Z" w16du:dateUtc="2026-07-14T03:44:00Z">
              <w:rPr>
                <w:rFonts w:ascii="Times New Roman" w:hAnsi="Times New Roman"/>
              </w:rPr>
            </w:rPrChange>
          </w:rPr>
          <w:t xml:space="preserve"> and </w:t>
        </w:r>
      </w:ins>
      <w:ins w:id="1180" w:author="Muhamad Ridho Zul Khoiri" w:date="2026-07-13T09:53:00Z" w16du:dateUtc="2026-07-13T02:53:00Z">
        <w:r w:rsidR="00CB61A3" w:rsidRPr="00CF42A6">
          <w:rPr>
            <w:rFonts w:cs="Arial"/>
            <w:rPrChange w:id="1181" w:author="Muhamad Ridho Zul Khoiri" w:date="2026-07-14T10:44:00Z" w16du:dateUtc="2026-07-14T03:44:00Z">
              <w:rPr>
                <w:rFonts w:ascii="Times New Roman" w:hAnsi="Times New Roman"/>
              </w:rPr>
            </w:rPrChange>
          </w:rPr>
          <w:t xml:space="preserve">execution practices shall </w:t>
        </w:r>
      </w:ins>
      <w:ins w:id="1182" w:author="Muhamad Ridho Zul Khoiri" w:date="2026-07-13T09:54:00Z" w16du:dateUtc="2026-07-13T02:54:00Z">
        <w:r w:rsidR="00871DB9" w:rsidRPr="00CF42A6">
          <w:rPr>
            <w:rFonts w:cs="Arial"/>
            <w:rPrChange w:id="1183" w:author="Muhamad Ridho Zul Khoiri" w:date="2026-07-14T10:44:00Z" w16du:dateUtc="2026-07-14T03:44:00Z">
              <w:rPr>
                <w:rFonts w:ascii="Times New Roman" w:hAnsi="Times New Roman"/>
              </w:rPr>
            </w:rPrChange>
          </w:rPr>
          <w:t>remain</w:t>
        </w:r>
      </w:ins>
      <w:ins w:id="1184" w:author="Muhamad Ridho Zul Khoiri" w:date="2026-07-13T09:53:00Z" w16du:dateUtc="2026-07-13T02:53:00Z">
        <w:r w:rsidR="00CB61A3" w:rsidRPr="00CF42A6">
          <w:rPr>
            <w:rFonts w:cs="Arial"/>
            <w:rPrChange w:id="1185" w:author="Muhamad Ridho Zul Khoiri" w:date="2026-07-14T10:44:00Z" w16du:dateUtc="2026-07-14T03:44:00Z">
              <w:rPr>
                <w:rFonts w:ascii="Times New Roman" w:hAnsi="Times New Roman"/>
              </w:rPr>
            </w:rPrChange>
          </w:rPr>
          <w:t xml:space="preserve"> governed by their respective applicable procedures and guidelines</w:t>
        </w:r>
      </w:ins>
      <w:ins w:id="1186" w:author="Muhamad Ridho Zul Khoiri" w:date="2026-07-13T09:54:00Z" w16du:dateUtc="2026-07-13T02:54:00Z">
        <w:r w:rsidR="00826CED" w:rsidRPr="00CF42A6">
          <w:rPr>
            <w:rFonts w:cs="Arial"/>
            <w:rPrChange w:id="1187" w:author="Muhamad Ridho Zul Khoiri" w:date="2026-07-14T10:44:00Z" w16du:dateUtc="2026-07-14T03:44:00Z">
              <w:rPr>
                <w:rFonts w:ascii="Times New Roman" w:hAnsi="Times New Roman"/>
              </w:rPr>
            </w:rPrChange>
          </w:rPr>
          <w:t xml:space="preserve">, while maintaining </w:t>
        </w:r>
      </w:ins>
      <w:ins w:id="1188" w:author="Muhamad Ridho Zul Khoiri" w:date="2026-07-13T09:55:00Z" w16du:dateUtc="2026-07-13T02:55:00Z">
        <w:r w:rsidR="00871DB9" w:rsidRPr="00CF42A6">
          <w:rPr>
            <w:rFonts w:cs="Arial"/>
            <w:rPrChange w:id="1189" w:author="Muhamad Ridho Zul Khoiri" w:date="2026-07-14T10:44:00Z" w16du:dateUtc="2026-07-14T03:44:00Z">
              <w:rPr>
                <w:rFonts w:ascii="Times New Roman" w:hAnsi="Times New Roman"/>
              </w:rPr>
            </w:rPrChange>
          </w:rPr>
          <w:t>alignment with relevant scope of requirements established in this guideline.</w:t>
        </w:r>
      </w:ins>
    </w:p>
    <w:p w14:paraId="7E5A62EC" w14:textId="77777777" w:rsidR="00D36980" w:rsidRPr="00CF42A6" w:rsidRDefault="00D36980" w:rsidP="00407DF5">
      <w:pPr>
        <w:pStyle w:val="Paragraph"/>
        <w:spacing w:after="0" w:line="360" w:lineRule="auto"/>
        <w:rPr>
          <w:ins w:id="1190" w:author="Muhamad Ridho Zul Khoiri" w:date="2026-07-13T09:48:00Z" w16du:dateUtc="2026-07-13T02:48:00Z"/>
          <w:rFonts w:cs="Arial"/>
          <w:strike/>
          <w:rPrChange w:id="1191" w:author="Muhamad Ridho Zul Khoiri" w:date="2026-07-14T10:44:00Z" w16du:dateUtc="2026-07-14T03:44:00Z">
            <w:rPr>
              <w:ins w:id="1192" w:author="Muhamad Ridho Zul Khoiri" w:date="2026-07-13T09:48:00Z" w16du:dateUtc="2026-07-13T02:48:00Z"/>
              <w:rFonts w:ascii="Times New Roman" w:hAnsi="Times New Roman"/>
            </w:rPr>
          </w:rPrChange>
        </w:rPr>
      </w:pPr>
    </w:p>
    <w:p w14:paraId="4CCEF1A5" w14:textId="64A5B9A8" w:rsidR="00414663" w:rsidRPr="00CF42A6" w:rsidDel="00CF42A6" w:rsidRDefault="00C474BD">
      <w:pPr>
        <w:pStyle w:val="Paragraph"/>
        <w:numPr>
          <w:ilvl w:val="0"/>
          <w:numId w:val="63"/>
        </w:numPr>
        <w:spacing w:after="0" w:line="360" w:lineRule="auto"/>
        <w:ind w:left="0"/>
        <w:rPr>
          <w:del w:id="1193" w:author="Muhamad Ridho Zul Khoiri" w:date="2026-07-14T10:46:00Z" w16du:dateUtc="2026-07-14T03:46:00Z"/>
          <w:rFonts w:cs="Arial"/>
          <w:strike/>
          <w:highlight w:val="yellow"/>
          <w:rPrChange w:id="1194" w:author="Muhamad Ridho Zul Khoiri" w:date="2026-07-14T10:44:00Z" w16du:dateUtc="2026-07-14T03:44:00Z">
            <w:rPr>
              <w:del w:id="1195" w:author="Muhamad Ridho Zul Khoiri" w:date="2026-07-14T10:46:00Z" w16du:dateUtc="2026-07-14T03:46:00Z"/>
              <w:rFonts w:ascii="Times New Roman" w:hAnsi="Times New Roman"/>
            </w:rPr>
          </w:rPrChange>
        </w:rPr>
        <w:pPrChange w:id="1196" w:author="Muhamad Ridho Zul Khoiri" w:date="2026-07-14T10:46:00Z" w16du:dateUtc="2026-07-14T03:46:00Z">
          <w:pPr>
            <w:pStyle w:val="Paragraph"/>
            <w:spacing w:after="0" w:line="360" w:lineRule="auto"/>
          </w:pPr>
        </w:pPrChange>
      </w:pPr>
      <w:del w:id="1197" w:author="Muhamad Ridho Zul Khoiri" w:date="2026-07-14T10:46:00Z" w16du:dateUtc="2026-07-14T03:46:00Z">
        <w:r w:rsidRPr="00CF42A6" w:rsidDel="00CF42A6">
          <w:rPr>
            <w:rFonts w:cs="Arial"/>
            <w:strike/>
            <w:rPrChange w:id="1198" w:author="Muhamad Ridho Zul Khoiri" w:date="2026-07-14T10:44:00Z" w16du:dateUtc="2026-07-14T03:44:00Z">
              <w:rPr>
                <w:rFonts w:ascii="Times New Roman" w:hAnsi="Times New Roman"/>
              </w:rPr>
            </w:rPrChange>
          </w:rPr>
          <w:delText>The processes outlined in this guideline apply to the Planning and Scheduling activities for MEPG</w:delText>
        </w:r>
        <w:r w:rsidR="00CB603C" w:rsidRPr="00CF42A6" w:rsidDel="00CF42A6">
          <w:rPr>
            <w:rFonts w:cs="Arial"/>
            <w:strike/>
            <w:rPrChange w:id="1199" w:author="Muhamad Ridho Zul Khoiri" w:date="2026-07-14T10:44:00Z" w16du:dateUtc="2026-07-14T03:44:00Z">
              <w:rPr>
                <w:rFonts w:ascii="Times New Roman" w:hAnsi="Times New Roman"/>
              </w:rPr>
            </w:rPrChange>
          </w:rPr>
          <w:delText xml:space="preserve"> Asset</w:delText>
        </w:r>
        <w:r w:rsidRPr="00CF42A6" w:rsidDel="00CF42A6">
          <w:rPr>
            <w:rFonts w:cs="Arial"/>
            <w:strike/>
            <w:rPrChange w:id="1200" w:author="Muhamad Ridho Zul Khoiri" w:date="2026-07-14T10:44:00Z" w16du:dateUtc="2026-07-14T03:44:00Z">
              <w:rPr>
                <w:rFonts w:ascii="Times New Roman" w:hAnsi="Times New Roman"/>
              </w:rPr>
            </w:rPrChange>
          </w:rPr>
          <w:delText xml:space="preserve">-operated PSCs, Exploration, and Development activities. This includes the BU Life/Asset Development Plan (ADP), </w:delText>
        </w:r>
        <w:r w:rsidR="00F83695" w:rsidRPr="00CF42A6" w:rsidDel="00CF42A6">
          <w:rPr>
            <w:rFonts w:cs="Arial"/>
            <w:strike/>
            <w:rPrChange w:id="1201" w:author="Muhamad Ridho Zul Khoiri" w:date="2026-07-14T10:44:00Z" w16du:dateUtc="2026-07-14T03:44:00Z">
              <w:rPr>
                <w:rFonts w:ascii="Times New Roman" w:hAnsi="Times New Roman"/>
              </w:rPr>
            </w:rPrChange>
          </w:rPr>
          <w:delText>10</w:delText>
        </w:r>
        <w:r w:rsidRPr="00CF42A6" w:rsidDel="00CF42A6">
          <w:rPr>
            <w:rFonts w:cs="Arial"/>
            <w:strike/>
            <w:rPrChange w:id="1202" w:author="Muhamad Ridho Zul Khoiri" w:date="2026-07-14T10:44:00Z" w16du:dateUtc="2026-07-14T03:44:00Z">
              <w:rPr>
                <w:rFonts w:ascii="Times New Roman" w:hAnsi="Times New Roman"/>
              </w:rPr>
            </w:rPrChange>
          </w:rPr>
          <w:delText xml:space="preserve">-Year/Long-Term Plan (LTP), </w:delText>
        </w:r>
        <w:r w:rsidRPr="00CF42A6" w:rsidDel="00CF42A6">
          <w:rPr>
            <w:rFonts w:cs="Arial"/>
            <w:strike/>
            <w:highlight w:val="yellow"/>
            <w:rPrChange w:id="1203" w:author="Muhamad Ridho Zul Khoiri" w:date="2026-07-14T10:44:00Z" w16du:dateUtc="2026-07-14T03:44:00Z">
              <w:rPr>
                <w:rFonts w:ascii="Times New Roman" w:hAnsi="Times New Roman"/>
                <w:highlight w:val="yellow"/>
              </w:rPr>
            </w:rPrChange>
          </w:rPr>
          <w:delText>Medium/Tactical/24-Month Plan</w:delText>
        </w:r>
        <w:r w:rsidRPr="00CF42A6" w:rsidDel="00CF42A6">
          <w:rPr>
            <w:rFonts w:cs="Arial"/>
            <w:strike/>
            <w:rPrChange w:id="1204" w:author="Muhamad Ridho Zul Khoiri" w:date="2026-07-14T10:44:00Z" w16du:dateUtc="2026-07-14T03:44:00Z">
              <w:rPr>
                <w:rFonts w:ascii="Times New Roman" w:hAnsi="Times New Roman"/>
              </w:rPr>
            </w:rPrChange>
          </w:rPr>
          <w:delText>, Short-Term/Operational/30-90 Day Plan, and detailed operational-level planning for individual functions</w:delText>
        </w:r>
        <w:r w:rsidR="00CB603C" w:rsidRPr="00CF42A6" w:rsidDel="00CF42A6">
          <w:rPr>
            <w:rFonts w:cs="Arial"/>
            <w:strike/>
            <w:rPrChange w:id="1205" w:author="Muhamad Ridho Zul Khoiri" w:date="2026-07-14T10:44:00Z" w16du:dateUtc="2026-07-14T03:44:00Z">
              <w:rPr>
                <w:rFonts w:ascii="Times New Roman" w:hAnsi="Times New Roman"/>
              </w:rPr>
            </w:rPrChange>
          </w:rPr>
          <w:delText>.</w:delText>
        </w:r>
      </w:del>
    </w:p>
    <w:p w14:paraId="567ABF87" w14:textId="77777777" w:rsidR="00407DF5" w:rsidRPr="00CF42A6" w:rsidRDefault="00407DF5">
      <w:pPr>
        <w:pStyle w:val="Paragraph"/>
        <w:spacing w:line="360" w:lineRule="auto"/>
        <w:ind w:left="0"/>
        <w:rPr>
          <w:rFonts w:cs="Arial"/>
          <w:rPrChange w:id="1206" w:author="Muhamad Ridho Zul Khoiri" w:date="2026-07-14T10:44:00Z" w16du:dateUtc="2026-07-14T03:44:00Z">
            <w:rPr>
              <w:rFonts w:ascii="Times New Roman" w:hAnsi="Times New Roman"/>
            </w:rPr>
          </w:rPrChange>
        </w:rPr>
        <w:pPrChange w:id="1207" w:author="Muhamad Ridho Zul Khoiri" w:date="2026-07-14T10:46:00Z" w16du:dateUtc="2026-07-14T03:46:00Z">
          <w:pPr>
            <w:pStyle w:val="Paragraph"/>
            <w:spacing w:line="360" w:lineRule="auto"/>
          </w:pPr>
        </w:pPrChange>
      </w:pPr>
    </w:p>
    <w:p w14:paraId="68562558" w14:textId="77777777" w:rsidR="009E5B00" w:rsidRPr="00CF42A6" w:rsidRDefault="009E5B00">
      <w:pPr>
        <w:jc w:val="left"/>
        <w:rPr>
          <w:rFonts w:cs="Arial"/>
          <w:b/>
          <w:kern w:val="28"/>
          <w:sz w:val="28"/>
          <w:rPrChange w:id="1208" w:author="Muhamad Ridho Zul Khoiri" w:date="2026-07-14T10:44:00Z" w16du:dateUtc="2026-07-14T03:44:00Z">
            <w:rPr>
              <w:rFonts w:ascii="Times New Roman" w:hAnsi="Times New Roman"/>
              <w:b/>
              <w:kern w:val="28"/>
              <w:sz w:val="28"/>
            </w:rPr>
          </w:rPrChange>
        </w:rPr>
      </w:pPr>
      <w:r w:rsidRPr="00CF42A6">
        <w:rPr>
          <w:rFonts w:cs="Arial"/>
          <w:rPrChange w:id="1209" w:author="Muhamad Ridho Zul Khoiri" w:date="2026-07-14T10:44:00Z" w16du:dateUtc="2026-07-14T03:44:00Z">
            <w:rPr>
              <w:rFonts w:ascii="Times New Roman" w:hAnsi="Times New Roman"/>
            </w:rPr>
          </w:rPrChange>
        </w:rPr>
        <w:br w:type="page"/>
      </w:r>
    </w:p>
    <w:p w14:paraId="217E0707" w14:textId="5D33446C" w:rsidR="002E11CC" w:rsidRPr="00CF42A6" w:rsidRDefault="002E11CC" w:rsidP="00BD290E">
      <w:pPr>
        <w:pStyle w:val="Heading1"/>
        <w:spacing w:before="0" w:after="0" w:line="360" w:lineRule="auto"/>
        <w:rPr>
          <w:rFonts w:cs="Arial"/>
          <w:highlight w:val="yellow"/>
          <w:rPrChange w:id="1210" w:author="Muhamad Ridho Zul Khoiri" w:date="2026-07-14T10:44:00Z" w16du:dateUtc="2026-07-14T03:44:00Z">
            <w:rPr>
              <w:rFonts w:ascii="Times New Roman" w:hAnsi="Times New Roman"/>
            </w:rPr>
          </w:rPrChange>
        </w:rPr>
      </w:pPr>
      <w:bookmarkStart w:id="1211" w:name="_Toc196309690"/>
      <w:del w:id="1212" w:author="Muhamad Ridho Zul Khoiri" w:date="2026-07-10T14:19:00Z" w16du:dateUtc="2026-07-10T07:19:00Z">
        <w:r w:rsidRPr="00CF42A6" w:rsidDel="00414663">
          <w:rPr>
            <w:rFonts w:cs="Arial"/>
            <w:highlight w:val="yellow"/>
            <w:rPrChange w:id="1213" w:author="Muhamad Ridho Zul Khoiri" w:date="2026-07-14T10:44:00Z" w16du:dateUtc="2026-07-14T03:44:00Z">
              <w:rPr>
                <w:rFonts w:ascii="Times New Roman" w:hAnsi="Times New Roman"/>
              </w:rPr>
            </w:rPrChange>
          </w:rPr>
          <w:lastRenderedPageBreak/>
          <w:delText>Planning System</w:delText>
        </w:r>
      </w:del>
      <w:bookmarkEnd w:id="1211"/>
      <w:ins w:id="1214" w:author="Muhamad Ridho Zul Khoiri" w:date="2026-07-10T14:19:00Z" w16du:dateUtc="2026-07-10T07:19:00Z">
        <w:r w:rsidR="00414663" w:rsidRPr="00CF42A6">
          <w:rPr>
            <w:rFonts w:cs="Arial"/>
            <w:highlight w:val="yellow"/>
            <w:rPrChange w:id="1215" w:author="Muhamad Ridho Zul Khoiri" w:date="2026-07-14T10:44:00Z" w16du:dateUtc="2026-07-14T03:44:00Z">
              <w:rPr>
                <w:rFonts w:ascii="Times New Roman" w:hAnsi="Times New Roman"/>
              </w:rPr>
            </w:rPrChange>
          </w:rPr>
          <w:t xml:space="preserve">Philosophy &amp; </w:t>
        </w:r>
      </w:ins>
      <w:ins w:id="1216" w:author="Muhamad Ridho Zul Khoiri" w:date="2026-07-13T10:15:00Z" w16du:dateUtc="2026-07-13T03:15:00Z">
        <w:r w:rsidR="00E71ED6" w:rsidRPr="00CF42A6">
          <w:rPr>
            <w:rFonts w:cs="Arial"/>
            <w:highlight w:val="yellow"/>
            <w:rPrChange w:id="1217" w:author="Muhamad Ridho Zul Khoiri" w:date="2026-07-14T10:44:00Z" w16du:dateUtc="2026-07-14T03:44:00Z">
              <w:rPr>
                <w:rFonts w:ascii="Times New Roman" w:hAnsi="Times New Roman"/>
                <w:highlight w:val="yellow"/>
              </w:rPr>
            </w:rPrChange>
          </w:rPr>
          <w:t>Principles</w:t>
        </w:r>
      </w:ins>
    </w:p>
    <w:p w14:paraId="217E0708" w14:textId="77777777" w:rsidR="009D674B" w:rsidRPr="00CF42A6" w:rsidRDefault="00F00438" w:rsidP="00A81EE5">
      <w:pPr>
        <w:pStyle w:val="Heading2"/>
        <w:spacing w:before="0" w:line="360" w:lineRule="auto"/>
        <w:rPr>
          <w:rFonts w:cs="Arial"/>
          <w:rPrChange w:id="1218" w:author="Muhamad Ridho Zul Khoiri" w:date="2026-07-14T10:44:00Z" w16du:dateUtc="2026-07-14T03:44:00Z">
            <w:rPr>
              <w:rFonts w:ascii="Times New Roman" w:hAnsi="Times New Roman"/>
            </w:rPr>
          </w:rPrChange>
        </w:rPr>
      </w:pPr>
      <w:bookmarkStart w:id="1219" w:name="_Toc196309691"/>
      <w:r w:rsidRPr="00CF42A6">
        <w:rPr>
          <w:rFonts w:cs="Arial"/>
          <w:rPrChange w:id="1220" w:author="Muhamad Ridho Zul Khoiri" w:date="2026-07-14T10:44:00Z" w16du:dateUtc="2026-07-14T03:44:00Z">
            <w:rPr>
              <w:rFonts w:ascii="Times New Roman" w:hAnsi="Times New Roman"/>
            </w:rPr>
          </w:rPrChange>
        </w:rPr>
        <w:t xml:space="preserve">Integrated Planning </w:t>
      </w:r>
      <w:r w:rsidR="009D674B" w:rsidRPr="00CF42A6">
        <w:rPr>
          <w:rFonts w:cs="Arial"/>
          <w:rPrChange w:id="1221" w:author="Muhamad Ridho Zul Khoiri" w:date="2026-07-14T10:44:00Z" w16du:dateUtc="2026-07-14T03:44:00Z">
            <w:rPr>
              <w:rFonts w:ascii="Times New Roman" w:hAnsi="Times New Roman"/>
            </w:rPr>
          </w:rPrChange>
        </w:rPr>
        <w:t>Philosophy</w:t>
      </w:r>
      <w:bookmarkEnd w:id="1219"/>
    </w:p>
    <w:p w14:paraId="7D1918C2" w14:textId="36BA13FA" w:rsidR="001161EC" w:rsidRPr="00CF42A6" w:rsidRDefault="001161EC" w:rsidP="001161EC">
      <w:pPr>
        <w:spacing w:after="240" w:line="360" w:lineRule="auto"/>
        <w:ind w:left="1080"/>
        <w:rPr>
          <w:ins w:id="1222" w:author="Muhamad Ridho Zul Khoiri" w:date="2026-07-13T10:03:00Z" w16du:dateUtc="2026-07-13T03:03:00Z"/>
          <w:rFonts w:cs="Arial"/>
          <w:rPrChange w:id="1223" w:author="Muhamad Ridho Zul Khoiri" w:date="2026-07-14T10:44:00Z" w16du:dateUtc="2026-07-14T03:44:00Z">
            <w:rPr>
              <w:ins w:id="1224" w:author="Muhamad Ridho Zul Khoiri" w:date="2026-07-13T10:03:00Z" w16du:dateUtc="2026-07-13T03:03:00Z"/>
              <w:rFonts w:ascii="Times New Roman" w:hAnsi="Times New Roman"/>
            </w:rPr>
          </w:rPrChange>
        </w:rPr>
      </w:pPr>
      <w:ins w:id="1225" w:author="Muhamad Ridho Zul Khoiri" w:date="2026-07-13T10:02:00Z" w16du:dateUtc="2026-07-13T03:02:00Z">
        <w:r w:rsidRPr="00CF42A6">
          <w:rPr>
            <w:rFonts w:cs="Arial"/>
            <w:rPrChange w:id="1226" w:author="Muhamad Ridho Zul Khoiri" w:date="2026-07-14T10:44:00Z" w16du:dateUtc="2026-07-14T03:44:00Z">
              <w:rPr>
                <w:rFonts w:ascii="Times New Roman" w:hAnsi="Times New Roman"/>
              </w:rPr>
            </w:rPrChange>
          </w:rPr>
          <w:t>At MEPG, Integrated Planning uses a cross-functional and collaborative approach to align activities across three planning horizons: (1) Strategic, (2) Tactical, and (3) Operational. Activities are integrated and prioritized based on risk, business value, readiness, and available resources to support informed decision-making and effective execution.</w:t>
        </w:r>
      </w:ins>
    </w:p>
    <w:p w14:paraId="39907BA3" w14:textId="53A5F6AD" w:rsidR="008903D7" w:rsidRPr="00CF42A6" w:rsidRDefault="0062116C" w:rsidP="00486080">
      <w:pPr>
        <w:spacing w:after="240" w:line="360" w:lineRule="auto"/>
        <w:ind w:left="1080"/>
        <w:rPr>
          <w:ins w:id="1227" w:author="Muhamad Ridho Zul Khoiri" w:date="2026-07-13T09:57:00Z" w16du:dateUtc="2026-07-13T02:57:00Z"/>
          <w:rFonts w:cs="Arial"/>
          <w:rPrChange w:id="1228" w:author="Muhamad Ridho Zul Khoiri" w:date="2026-07-14T10:44:00Z" w16du:dateUtc="2026-07-14T03:44:00Z">
            <w:rPr>
              <w:ins w:id="1229" w:author="Muhamad Ridho Zul Khoiri" w:date="2026-07-13T09:57:00Z" w16du:dateUtc="2026-07-13T02:57:00Z"/>
              <w:rFonts w:ascii="Times New Roman" w:hAnsi="Times New Roman"/>
            </w:rPr>
          </w:rPrChange>
        </w:rPr>
      </w:pPr>
      <w:ins w:id="1230" w:author="Muhamad Ridho Zul Khoiri" w:date="2026-07-13T10:03:00Z" w16du:dateUtc="2026-07-13T03:03:00Z">
        <w:r w:rsidRPr="00CF42A6">
          <w:rPr>
            <w:rFonts w:cs="Arial"/>
            <w:rPrChange w:id="1231" w:author="Muhamad Ridho Zul Khoiri" w:date="2026-07-14T10:44:00Z" w16du:dateUtc="2026-07-14T03:44:00Z">
              <w:rPr>
                <w:rFonts w:ascii="Times New Roman" w:hAnsi="Times New Roman"/>
              </w:rPr>
            </w:rPrChange>
          </w:rPr>
          <w:t xml:space="preserve">Integrated Planning provides a common framework to align functions and identify constraints, opportunities, and ownership early in the planning process. The process </w:t>
        </w:r>
      </w:ins>
      <w:ins w:id="1232" w:author="Muhamad Ridho Zul Khoiri" w:date="2026-07-13T10:04:00Z" w16du:dateUtc="2026-07-13T03:04:00Z">
        <w:r w:rsidR="00486080" w:rsidRPr="00CF42A6">
          <w:rPr>
            <w:rFonts w:cs="Arial"/>
            <w:rPrChange w:id="1233" w:author="Muhamad Ridho Zul Khoiri" w:date="2026-07-14T10:44:00Z" w16du:dateUtc="2026-07-14T03:44:00Z">
              <w:rPr>
                <w:rFonts w:ascii="Times New Roman" w:hAnsi="Times New Roman"/>
              </w:rPr>
            </w:rPrChange>
          </w:rPr>
          <w:t>aims</w:t>
        </w:r>
      </w:ins>
      <w:ins w:id="1234" w:author="Muhamad Ridho Zul Khoiri" w:date="2026-07-13T10:03:00Z" w16du:dateUtc="2026-07-13T03:03:00Z">
        <w:r w:rsidRPr="00CF42A6">
          <w:rPr>
            <w:rFonts w:cs="Arial"/>
            <w:rPrChange w:id="1235" w:author="Muhamad Ridho Zul Khoiri" w:date="2026-07-14T10:44:00Z" w16du:dateUtc="2026-07-14T03:44:00Z">
              <w:rPr>
                <w:rFonts w:ascii="Times New Roman" w:hAnsi="Times New Roman"/>
              </w:rPr>
            </w:rPrChange>
          </w:rPr>
          <w:t xml:space="preserve"> to produce coordinated, resourced, prioritized, and approved plans and schedules, while continuously improving planning and execution performance.</w:t>
        </w:r>
      </w:ins>
    </w:p>
    <w:p w14:paraId="4F4B1FF4" w14:textId="4157844B" w:rsidR="00C474BD" w:rsidRPr="00CF42A6" w:rsidDel="00987FCB" w:rsidRDefault="00C474BD" w:rsidP="00B950F3">
      <w:pPr>
        <w:spacing w:after="240" w:line="360" w:lineRule="auto"/>
        <w:ind w:left="1080"/>
        <w:rPr>
          <w:del w:id="1236" w:author="Muhamad Ridho Zul Khoiri" w:date="2026-07-13T15:09:00Z" w16du:dateUtc="2026-07-13T08:09:00Z"/>
          <w:rFonts w:cs="Arial"/>
          <w:strike/>
          <w:rPrChange w:id="1237" w:author="Muhamad Ridho Zul Khoiri" w:date="2026-07-14T10:44:00Z" w16du:dateUtc="2026-07-14T03:44:00Z">
            <w:rPr>
              <w:del w:id="1238" w:author="Muhamad Ridho Zul Khoiri" w:date="2026-07-13T15:09:00Z" w16du:dateUtc="2026-07-13T08:09:00Z"/>
              <w:rFonts w:ascii="Times New Roman" w:hAnsi="Times New Roman"/>
            </w:rPr>
          </w:rPrChange>
        </w:rPr>
      </w:pPr>
      <w:del w:id="1239" w:author="Muhamad Ridho Zul Khoiri" w:date="2026-07-13T15:09:00Z" w16du:dateUtc="2026-07-13T08:09:00Z">
        <w:r w:rsidRPr="00CF42A6" w:rsidDel="00987FCB">
          <w:rPr>
            <w:rFonts w:cs="Arial"/>
            <w:strike/>
            <w:rPrChange w:id="1240" w:author="Muhamad Ridho Zul Khoiri" w:date="2026-07-14T10:44:00Z" w16du:dateUtc="2026-07-14T03:44:00Z">
              <w:rPr>
                <w:rFonts w:ascii="Times New Roman" w:hAnsi="Times New Roman"/>
              </w:rPr>
            </w:rPrChange>
          </w:rPr>
          <w:delText xml:space="preserve">At MEPG, we employ a cross-functional Integrated Planning process to plan and schedule activities across operational, tactical, and strategic horizons. This approach ensures the development of </w:delText>
        </w:r>
      </w:del>
      <w:del w:id="1241" w:author="Muhamad Ridho Zul Khoiri" w:date="2026-07-13T09:56:00Z" w16du:dateUtc="2026-07-13T02:56:00Z">
        <w:r w:rsidRPr="00CF42A6" w:rsidDel="00195799">
          <w:rPr>
            <w:rFonts w:cs="Arial"/>
            <w:strike/>
            <w:rPrChange w:id="1242" w:author="Muhamad Ridho Zul Khoiri" w:date="2026-07-14T10:44:00Z" w16du:dateUtc="2026-07-14T03:44:00Z">
              <w:rPr>
                <w:rFonts w:ascii="Times New Roman" w:hAnsi="Times New Roman"/>
              </w:rPr>
            </w:rPrChange>
          </w:rPr>
          <w:delText>resourced</w:delText>
        </w:r>
      </w:del>
      <w:del w:id="1243" w:author="Muhamad Ridho Zul Khoiri" w:date="2026-07-13T15:09:00Z" w16du:dateUtc="2026-07-13T08:09:00Z">
        <w:r w:rsidRPr="00CF42A6" w:rsidDel="00987FCB">
          <w:rPr>
            <w:rFonts w:cs="Arial"/>
            <w:strike/>
            <w:rPrChange w:id="1244" w:author="Muhamad Ridho Zul Khoiri" w:date="2026-07-14T10:44:00Z" w16du:dateUtc="2026-07-14T03:44:00Z">
              <w:rPr>
                <w:rFonts w:ascii="Times New Roman" w:hAnsi="Times New Roman"/>
              </w:rPr>
            </w:rPrChange>
          </w:rPr>
          <w:delText>, prioritized, and approved plans and schedules.</w:delText>
        </w:r>
      </w:del>
    </w:p>
    <w:p w14:paraId="217E070B" w14:textId="69FED600" w:rsidR="005F2D31" w:rsidRPr="00CF42A6" w:rsidRDefault="00F00438" w:rsidP="00BD290E">
      <w:pPr>
        <w:pStyle w:val="Heading2"/>
        <w:spacing w:line="360" w:lineRule="auto"/>
        <w:rPr>
          <w:rFonts w:cs="Arial"/>
          <w:rPrChange w:id="1245" w:author="Muhamad Ridho Zul Khoiri" w:date="2026-07-14T10:44:00Z" w16du:dateUtc="2026-07-14T03:44:00Z">
            <w:rPr>
              <w:rFonts w:ascii="Times New Roman" w:hAnsi="Times New Roman"/>
            </w:rPr>
          </w:rPrChange>
        </w:rPr>
      </w:pPr>
      <w:bookmarkStart w:id="1246" w:name="_Toc196309692"/>
      <w:commentRangeStart w:id="1247"/>
      <w:r w:rsidRPr="00CF42A6">
        <w:rPr>
          <w:rFonts w:cs="Arial"/>
          <w:rPrChange w:id="1248" w:author="Muhamad Ridho Zul Khoiri" w:date="2026-07-14T10:44:00Z" w16du:dateUtc="2026-07-14T03:44:00Z">
            <w:rPr>
              <w:rFonts w:ascii="Times New Roman" w:hAnsi="Times New Roman"/>
            </w:rPr>
          </w:rPrChange>
        </w:rPr>
        <w:t xml:space="preserve">Integrated Planning </w:t>
      </w:r>
      <w:del w:id="1249" w:author="Muhamad Ridho Zul Khoiri" w:date="2026-07-13T10:13:00Z" w16du:dateUtc="2026-07-13T03:13:00Z">
        <w:r w:rsidR="005F2D31" w:rsidRPr="00CF42A6" w:rsidDel="0040088E">
          <w:rPr>
            <w:rFonts w:cs="Arial"/>
            <w:highlight w:val="yellow"/>
            <w:rPrChange w:id="1250" w:author="Muhamad Ridho Zul Khoiri" w:date="2026-07-14T10:44:00Z" w16du:dateUtc="2026-07-14T03:44:00Z">
              <w:rPr>
                <w:rFonts w:ascii="Times New Roman" w:hAnsi="Times New Roman"/>
              </w:rPr>
            </w:rPrChange>
          </w:rPr>
          <w:delText>Strategy</w:delText>
        </w:r>
        <w:bookmarkEnd w:id="1246"/>
        <w:commentRangeEnd w:id="1247"/>
        <w:r w:rsidR="003E2625" w:rsidDel="0040088E">
          <w:rPr>
            <w:rStyle w:val="CommentReference"/>
            <w:rFonts w:cs="Arial"/>
            <w:sz w:val="24"/>
            <w:szCs w:val="20"/>
          </w:rPr>
          <w:commentReference w:id="1247"/>
        </w:r>
      </w:del>
      <w:ins w:id="1251" w:author="Muhamad Ridho Zul Khoiri" w:date="2026-07-15T07:58:00Z" w16du:dateUtc="2026-07-15T00:58:00Z">
        <w:r w:rsidR="00AF5327">
          <w:rPr>
            <w:rFonts w:cs="Arial"/>
          </w:rPr>
          <w:t>Strategy</w:t>
        </w:r>
      </w:ins>
    </w:p>
    <w:p w14:paraId="253CE9D4" w14:textId="51E6FD0E" w:rsidR="00306F8C" w:rsidRPr="00CF42A6" w:rsidRDefault="009A6EDD">
      <w:pPr>
        <w:pStyle w:val="ListParagraph"/>
        <w:numPr>
          <w:ilvl w:val="0"/>
          <w:numId w:val="36"/>
        </w:numPr>
        <w:spacing w:line="360" w:lineRule="auto"/>
        <w:rPr>
          <w:rPrChange w:id="1252" w:author="Muhamad Ridho Zul Khoiri" w:date="2026-07-14T10:44:00Z" w16du:dateUtc="2026-07-14T03:44:00Z">
            <w:rPr>
              <w:rFonts w:ascii="Times New Roman" w:hAnsi="Times New Roman" w:cs="Times New Roman"/>
            </w:rPr>
          </w:rPrChange>
        </w:rPr>
      </w:pPr>
      <w:r w:rsidRPr="00CF42A6">
        <w:rPr>
          <w:b/>
          <w:bCs/>
          <w:rPrChange w:id="1253" w:author="Muhamad Ridho Zul Khoiri" w:date="2026-07-14T10:44:00Z" w16du:dateUtc="2026-07-14T03:44:00Z">
            <w:rPr>
              <w:rFonts w:ascii="Times New Roman" w:hAnsi="Times New Roman" w:cs="Times New Roman"/>
              <w:b/>
              <w:bCs/>
            </w:rPr>
          </w:rPrChange>
        </w:rPr>
        <w:t>Organization</w:t>
      </w:r>
      <w:ins w:id="1254" w:author="Muhamad Ridho Zul Khoiri" w:date="2026-07-13T10:16:00Z" w16du:dateUtc="2026-07-13T03:16:00Z">
        <w:r w:rsidR="00366259" w:rsidRPr="00CF42A6">
          <w:rPr>
            <w:b/>
            <w:bCs/>
            <w:rPrChange w:id="1255" w:author="Muhamad Ridho Zul Khoiri" w:date="2026-07-14T10:44:00Z" w16du:dateUtc="2026-07-14T03:44:00Z">
              <w:rPr>
                <w:rFonts w:ascii="Times New Roman" w:hAnsi="Times New Roman" w:cs="Times New Roman"/>
                <w:b/>
                <w:bCs/>
              </w:rPr>
            </w:rPrChange>
          </w:rPr>
          <w:t xml:space="preserve"> and Ownership</w:t>
        </w:r>
      </w:ins>
      <w:r w:rsidRPr="00CF42A6">
        <w:rPr>
          <w:rPrChange w:id="1256" w:author="Muhamad Ridho Zul Khoiri" w:date="2026-07-14T10:44:00Z" w16du:dateUtc="2026-07-14T03:44:00Z">
            <w:rPr>
              <w:rFonts w:ascii="Times New Roman" w:hAnsi="Times New Roman" w:cs="Times New Roman"/>
            </w:rPr>
          </w:rPrChange>
        </w:rPr>
        <w:t xml:space="preserve">. </w:t>
      </w:r>
    </w:p>
    <w:p w14:paraId="3E913E67" w14:textId="2D29A3D5" w:rsidR="00D12F25" w:rsidRPr="00CF42A6" w:rsidRDefault="00D12F25" w:rsidP="00D12F25">
      <w:pPr>
        <w:spacing w:line="360" w:lineRule="auto"/>
        <w:ind w:left="1440"/>
        <w:rPr>
          <w:ins w:id="1257" w:author="Muhamad Ridho Zul Khoiri" w:date="2026-07-13T10:16:00Z" w16du:dateUtc="2026-07-13T03:16:00Z"/>
          <w:rFonts w:cs="Arial"/>
          <w:rPrChange w:id="1258" w:author="Muhamad Ridho Zul Khoiri" w:date="2026-07-14T10:44:00Z" w16du:dateUtc="2026-07-14T03:44:00Z">
            <w:rPr>
              <w:ins w:id="1259" w:author="Muhamad Ridho Zul Khoiri" w:date="2026-07-13T10:16:00Z" w16du:dateUtc="2026-07-13T03:16:00Z"/>
              <w:rFonts w:ascii="Times New Roman" w:hAnsi="Times New Roman"/>
            </w:rPr>
          </w:rPrChange>
        </w:rPr>
      </w:pPr>
      <w:ins w:id="1260" w:author="Muhamad Ridho Zul Khoiri" w:date="2026-07-13T10:16:00Z" w16du:dateUtc="2026-07-13T03:16:00Z">
        <w:r w:rsidRPr="00CF42A6">
          <w:rPr>
            <w:rFonts w:cs="Arial"/>
            <w:highlight w:val="yellow"/>
            <w:rPrChange w:id="1261" w:author="Muhamad Ridho Zul Khoiri" w:date="2026-07-14T10:44:00Z" w16du:dateUtc="2026-07-14T03:44:00Z">
              <w:rPr>
                <w:rFonts w:ascii="Times New Roman" w:hAnsi="Times New Roman"/>
              </w:rPr>
            </w:rPrChange>
          </w:rPr>
          <w:t>Planning process</w:t>
        </w:r>
      </w:ins>
      <w:ins w:id="1262" w:author="Muhamad Ridho Zul Khoiri" w:date="2026-07-13T10:17:00Z" w16du:dateUtc="2026-07-13T03:17:00Z">
        <w:r w:rsidR="00295F00" w:rsidRPr="00CF42A6">
          <w:rPr>
            <w:rFonts w:cs="Arial"/>
            <w:highlight w:val="yellow"/>
            <w:rPrChange w:id="1263" w:author="Muhamad Ridho Zul Khoiri" w:date="2026-07-14T10:44:00Z" w16du:dateUtc="2026-07-14T03:44:00Z">
              <w:rPr>
                <w:rFonts w:ascii="Times New Roman" w:hAnsi="Times New Roman"/>
              </w:rPr>
            </w:rPrChange>
          </w:rPr>
          <w:t xml:space="preserve"> in MEPG</w:t>
        </w:r>
      </w:ins>
      <w:ins w:id="1264" w:author="Muhamad Ridho Zul Khoiri" w:date="2026-07-13T10:16:00Z" w16du:dateUtc="2026-07-13T03:16:00Z">
        <w:r w:rsidRPr="00CF42A6">
          <w:rPr>
            <w:rFonts w:cs="Arial"/>
            <w:highlight w:val="yellow"/>
            <w:rPrChange w:id="1265" w:author="Muhamad Ridho Zul Khoiri" w:date="2026-07-14T10:44:00Z" w16du:dateUtc="2026-07-14T03:44:00Z">
              <w:rPr>
                <w:rFonts w:ascii="Times New Roman" w:hAnsi="Times New Roman"/>
              </w:rPr>
            </w:rPrChange>
          </w:rPr>
          <w:t xml:space="preserve"> shall be supported by competent planning resources at both the Asset and Functional levels. Each planning </w:t>
        </w:r>
      </w:ins>
      <w:ins w:id="1266" w:author="Muhamad Ridho Zul Khoiri" w:date="2026-07-13T10:17:00Z" w16du:dateUtc="2026-07-13T03:17:00Z">
        <w:r w:rsidR="00295F00" w:rsidRPr="00CF42A6">
          <w:rPr>
            <w:rFonts w:cs="Arial"/>
            <w:highlight w:val="yellow"/>
            <w:rPrChange w:id="1267" w:author="Muhamad Ridho Zul Khoiri" w:date="2026-07-14T10:44:00Z" w16du:dateUtc="2026-07-14T03:44:00Z">
              <w:rPr>
                <w:rFonts w:ascii="Times New Roman" w:hAnsi="Times New Roman"/>
              </w:rPr>
            </w:rPrChange>
          </w:rPr>
          <w:t>time horizon (strategic, tactical, and operational)</w:t>
        </w:r>
      </w:ins>
      <w:ins w:id="1268" w:author="Muhamad Ridho Zul Khoiri" w:date="2026-07-13T10:16:00Z" w16du:dateUtc="2026-07-13T03:16:00Z">
        <w:r w:rsidRPr="00CF42A6">
          <w:rPr>
            <w:rFonts w:cs="Arial"/>
            <w:highlight w:val="yellow"/>
            <w:rPrChange w:id="1269" w:author="Muhamad Ridho Zul Khoiri" w:date="2026-07-14T10:44:00Z" w16du:dateUtc="2026-07-14T03:44:00Z">
              <w:rPr>
                <w:rFonts w:ascii="Times New Roman" w:hAnsi="Times New Roman"/>
              </w:rPr>
            </w:rPrChange>
          </w:rPr>
          <w:t xml:space="preserve"> </w:t>
        </w:r>
      </w:ins>
      <w:ins w:id="1270" w:author="Muhamad Ridho Zul Khoiri" w:date="2026-07-13T10:25:00Z" w16du:dateUtc="2026-07-13T03:25:00Z">
        <w:r w:rsidR="00C22E0D" w:rsidRPr="00CF42A6">
          <w:rPr>
            <w:rFonts w:cs="Arial"/>
            <w:highlight w:val="yellow"/>
            <w:rPrChange w:id="1271" w:author="Muhamad Ridho Zul Khoiri" w:date="2026-07-14T10:44:00Z" w16du:dateUtc="2026-07-14T03:44:00Z">
              <w:rPr>
                <w:rFonts w:ascii="Times New Roman" w:hAnsi="Times New Roman"/>
                <w:highlight w:val="yellow"/>
              </w:rPr>
            </w:rPrChange>
          </w:rPr>
          <w:t>shall</w:t>
        </w:r>
      </w:ins>
      <w:ins w:id="1272" w:author="Muhamad Ridho Zul Khoiri" w:date="2026-07-13T10:16:00Z" w16du:dateUtc="2026-07-13T03:16:00Z">
        <w:r w:rsidRPr="00CF42A6">
          <w:rPr>
            <w:rFonts w:cs="Arial"/>
            <w:highlight w:val="yellow"/>
            <w:rPrChange w:id="1273" w:author="Muhamad Ridho Zul Khoiri" w:date="2026-07-14T10:44:00Z" w16du:dateUtc="2026-07-14T03:44:00Z">
              <w:rPr>
                <w:rFonts w:ascii="Times New Roman" w:hAnsi="Times New Roman"/>
              </w:rPr>
            </w:rPrChange>
          </w:rPr>
          <w:t xml:space="preserve"> have clearly defined ownership, responsibilities, and authority</w:t>
        </w:r>
      </w:ins>
      <w:ins w:id="1274" w:author="Muhamad Ridho Zul Khoiri" w:date="2026-07-13T10:23:00Z" w16du:dateUtc="2026-07-13T03:23:00Z">
        <w:r w:rsidR="00705897" w:rsidRPr="00CF42A6">
          <w:rPr>
            <w:rFonts w:cs="Arial"/>
            <w:highlight w:val="yellow"/>
            <w:rPrChange w:id="1275" w:author="Muhamad Ridho Zul Khoiri" w:date="2026-07-14T10:44:00Z" w16du:dateUtc="2026-07-14T03:44:00Z">
              <w:rPr>
                <w:rFonts w:ascii="Times New Roman" w:hAnsi="Times New Roman"/>
              </w:rPr>
            </w:rPrChange>
          </w:rPr>
          <w:t xml:space="preserve"> of approvals</w:t>
        </w:r>
      </w:ins>
      <w:ins w:id="1276" w:author="Muhamad Ridho Zul Khoiri" w:date="2026-07-13T10:16:00Z" w16du:dateUtc="2026-07-13T03:16:00Z">
        <w:r w:rsidRPr="00CF42A6">
          <w:rPr>
            <w:rFonts w:cs="Arial"/>
            <w:highlight w:val="yellow"/>
            <w:rPrChange w:id="1277" w:author="Muhamad Ridho Zul Khoiri" w:date="2026-07-14T10:44:00Z" w16du:dateUtc="2026-07-14T03:44:00Z">
              <w:rPr>
                <w:rFonts w:ascii="Times New Roman" w:hAnsi="Times New Roman"/>
              </w:rPr>
            </w:rPrChange>
          </w:rPr>
          <w:t>.</w:t>
        </w:r>
      </w:ins>
    </w:p>
    <w:p w14:paraId="77A15ED0" w14:textId="2F6F3ACE" w:rsidR="00CB603C" w:rsidRPr="00CF42A6" w:rsidDel="00D12F25" w:rsidRDefault="00B950F3" w:rsidP="00CB603C">
      <w:pPr>
        <w:spacing w:line="360" w:lineRule="auto"/>
        <w:ind w:left="1440"/>
        <w:rPr>
          <w:del w:id="1278" w:author="Muhamad Ridho Zul Khoiri" w:date="2026-07-13T10:16:00Z" w16du:dateUtc="2026-07-13T03:16:00Z"/>
          <w:rFonts w:cs="Arial"/>
          <w:rPrChange w:id="1279" w:author="Muhamad Ridho Zul Khoiri" w:date="2026-07-14T10:44:00Z" w16du:dateUtc="2026-07-14T03:44:00Z">
            <w:rPr>
              <w:del w:id="1280" w:author="Muhamad Ridho Zul Khoiri" w:date="2026-07-13T10:16:00Z" w16du:dateUtc="2026-07-13T03:16:00Z"/>
              <w:rFonts w:ascii="Times New Roman" w:hAnsi="Times New Roman"/>
            </w:rPr>
          </w:rPrChange>
        </w:rPr>
      </w:pPr>
      <w:del w:id="1281" w:author="Muhamad Ridho Zul Khoiri" w:date="2026-07-13T10:16:00Z" w16du:dateUtc="2026-07-13T03:16:00Z">
        <w:r w:rsidRPr="00CF42A6" w:rsidDel="00D12F25">
          <w:rPr>
            <w:rFonts w:cs="Arial"/>
            <w:rPrChange w:id="1282" w:author="Muhamad Ridho Zul Khoiri" w:date="2026-07-14T10:44:00Z" w16du:dateUtc="2026-07-14T03:44:00Z">
              <w:rPr>
                <w:rFonts w:ascii="Times New Roman" w:hAnsi="Times New Roman"/>
              </w:rPr>
            </w:rPrChange>
          </w:rPr>
          <w:delText xml:space="preserve">Adequate and competent planning resources will be allocated at both the Functional and Asset levels. Each planning horizon will be managed and owned by the corresponding level of </w:delText>
        </w:r>
        <w:r w:rsidR="00CB603C" w:rsidRPr="00CF42A6" w:rsidDel="00D12F25">
          <w:rPr>
            <w:rFonts w:cs="Arial"/>
            <w:rPrChange w:id="1283" w:author="Muhamad Ridho Zul Khoiri" w:date="2026-07-14T10:44:00Z" w16du:dateUtc="2026-07-14T03:44:00Z">
              <w:rPr>
                <w:rFonts w:ascii="Times New Roman" w:hAnsi="Times New Roman"/>
              </w:rPr>
            </w:rPrChange>
          </w:rPr>
          <w:delText>Asset</w:delText>
        </w:r>
        <w:r w:rsidRPr="00CF42A6" w:rsidDel="00D12F25">
          <w:rPr>
            <w:rFonts w:cs="Arial"/>
            <w:rPrChange w:id="1284" w:author="Muhamad Ridho Zul Khoiri" w:date="2026-07-14T10:44:00Z" w16du:dateUtc="2026-07-14T03:44:00Z">
              <w:rPr>
                <w:rFonts w:ascii="Times New Roman" w:hAnsi="Times New Roman"/>
              </w:rPr>
            </w:rPrChange>
          </w:rPr>
          <w:delText xml:space="preserve"> leadership.</w:delText>
        </w:r>
      </w:del>
    </w:p>
    <w:p w14:paraId="2555DE3E" w14:textId="03E681FB" w:rsidR="00306F8C" w:rsidRPr="00CF42A6" w:rsidRDefault="009A6EDD">
      <w:pPr>
        <w:pStyle w:val="ListParagraph"/>
        <w:numPr>
          <w:ilvl w:val="0"/>
          <w:numId w:val="36"/>
        </w:numPr>
        <w:spacing w:line="360" w:lineRule="auto"/>
        <w:rPr>
          <w:rPrChange w:id="1285" w:author="Muhamad Ridho Zul Khoiri" w:date="2026-07-14T10:44:00Z" w16du:dateUtc="2026-07-14T03:44:00Z">
            <w:rPr>
              <w:rFonts w:ascii="Times New Roman" w:hAnsi="Times New Roman" w:cs="Times New Roman"/>
            </w:rPr>
          </w:rPrChange>
        </w:rPr>
      </w:pPr>
      <w:del w:id="1286" w:author="Muhamad Ridho Zul Khoiri" w:date="2026-07-13T10:16:00Z" w16du:dateUtc="2026-07-13T03:16:00Z">
        <w:r w:rsidRPr="00CF42A6" w:rsidDel="00D12F25">
          <w:rPr>
            <w:b/>
            <w:bCs/>
            <w:rPrChange w:id="1287" w:author="Muhamad Ridho Zul Khoiri" w:date="2026-07-14T10:44:00Z" w16du:dateUtc="2026-07-14T03:44:00Z">
              <w:rPr>
                <w:rFonts w:ascii="Times New Roman" w:hAnsi="Times New Roman" w:cs="Times New Roman"/>
                <w:b/>
                <w:bCs/>
              </w:rPr>
            </w:rPrChange>
          </w:rPr>
          <w:delText>Planning Goals and Objective</w:delText>
        </w:r>
        <w:r w:rsidRPr="00CF42A6" w:rsidDel="00D12F25">
          <w:rPr>
            <w:rPrChange w:id="1288" w:author="Muhamad Ridho Zul Khoiri" w:date="2026-07-14T10:44:00Z" w16du:dateUtc="2026-07-14T03:44:00Z">
              <w:rPr>
                <w:rFonts w:ascii="Times New Roman" w:hAnsi="Times New Roman" w:cs="Times New Roman"/>
              </w:rPr>
            </w:rPrChange>
          </w:rPr>
          <w:delText xml:space="preserve">.  </w:delText>
        </w:r>
      </w:del>
      <w:ins w:id="1289" w:author="Muhamad Ridho Zul Khoiri" w:date="2026-07-13T10:16:00Z" w16du:dateUtc="2026-07-13T03:16:00Z">
        <w:r w:rsidR="00D12F25" w:rsidRPr="00CF42A6">
          <w:rPr>
            <w:b/>
            <w:bCs/>
            <w:rPrChange w:id="1290" w:author="Muhamad Ridho Zul Khoiri" w:date="2026-07-14T10:44:00Z" w16du:dateUtc="2026-07-14T03:44:00Z">
              <w:rPr>
                <w:rFonts w:ascii="Times New Roman" w:hAnsi="Times New Roman" w:cs="Times New Roman"/>
                <w:b/>
                <w:bCs/>
              </w:rPr>
            </w:rPrChange>
          </w:rPr>
          <w:t>Goal Alignment</w:t>
        </w:r>
      </w:ins>
    </w:p>
    <w:p w14:paraId="76433D31" w14:textId="2EA099D2" w:rsidR="00353850" w:rsidRPr="00CF42A6" w:rsidRDefault="00705897">
      <w:pPr>
        <w:pStyle w:val="ListParagraph"/>
        <w:spacing w:line="360" w:lineRule="auto"/>
        <w:ind w:left="1440"/>
        <w:rPr>
          <w:rFonts w:eastAsia="Times New Roman"/>
          <w:rPrChange w:id="1291" w:author="Muhamad Ridho Zul Khoiri" w:date="2026-07-14T10:44:00Z" w16du:dateUtc="2026-07-14T03:44:00Z">
            <w:rPr/>
          </w:rPrChange>
        </w:rPr>
        <w:pPrChange w:id="1292" w:author="Muhamad Ridho Zul Khoiri" w:date="2026-07-13T10:23:00Z" w16du:dateUtc="2026-07-13T03:23:00Z">
          <w:pPr>
            <w:pStyle w:val="ListParagraph"/>
            <w:numPr>
              <w:numId w:val="36"/>
            </w:numPr>
            <w:spacing w:line="360" w:lineRule="auto"/>
            <w:ind w:left="1440" w:hanging="360"/>
          </w:pPr>
        </w:pPrChange>
      </w:pPr>
      <w:ins w:id="1293" w:author="Muhamad Ridho Zul Khoiri" w:date="2026-07-13T10:23:00Z" w16du:dateUtc="2026-07-13T03:23:00Z">
        <w:r w:rsidRPr="00CF42A6">
          <w:rPr>
            <w:rFonts w:eastAsia="Times New Roman"/>
            <w:highlight w:val="yellow"/>
            <w:rPrChange w:id="1294" w:author="Muhamad Ridho Zul Khoiri" w:date="2026-07-14T10:44:00Z" w16du:dateUtc="2026-07-14T03:44:00Z">
              <w:rPr>
                <w:rFonts w:ascii="Times New Roman" w:eastAsia="Times New Roman" w:hAnsi="Times New Roman" w:cs="Times New Roman"/>
              </w:rPr>
            </w:rPrChange>
          </w:rPr>
          <w:t xml:space="preserve">All </w:t>
        </w:r>
        <w:r w:rsidR="00353850" w:rsidRPr="00CF42A6">
          <w:rPr>
            <w:rFonts w:eastAsia="Times New Roman"/>
            <w:highlight w:val="yellow"/>
            <w:rPrChange w:id="1295" w:author="Muhamad Ridho Zul Khoiri" w:date="2026-07-14T10:44:00Z" w16du:dateUtc="2026-07-14T03:44:00Z">
              <w:rPr>
                <w:rFonts w:ascii="Times New Roman" w:eastAsia="Times New Roman" w:hAnsi="Times New Roman" w:cs="Times New Roman"/>
              </w:rPr>
            </w:rPrChange>
          </w:rPr>
          <w:t>MEPG Assets, Functions, and relevant stakeholders shall align their activities with agreed short,</w:t>
        </w:r>
        <w:r w:rsidRPr="00CF42A6">
          <w:rPr>
            <w:rFonts w:eastAsia="Times New Roman"/>
            <w:highlight w:val="yellow"/>
            <w:rPrChange w:id="1296" w:author="Muhamad Ridho Zul Khoiri" w:date="2026-07-14T10:44:00Z" w16du:dateUtc="2026-07-14T03:44:00Z">
              <w:rPr>
                <w:rFonts w:ascii="Times New Roman" w:eastAsia="Times New Roman" w:hAnsi="Times New Roman" w:cs="Times New Roman"/>
              </w:rPr>
            </w:rPrChange>
          </w:rPr>
          <w:t xml:space="preserve"> </w:t>
        </w:r>
        <w:r w:rsidR="00353850" w:rsidRPr="00CF42A6">
          <w:rPr>
            <w:rFonts w:eastAsia="Times New Roman"/>
            <w:highlight w:val="yellow"/>
            <w:rPrChange w:id="1297" w:author="Muhamad Ridho Zul Khoiri" w:date="2026-07-14T10:44:00Z" w16du:dateUtc="2026-07-14T03:44:00Z">
              <w:rPr>
                <w:rFonts w:ascii="Times New Roman" w:eastAsia="Times New Roman" w:hAnsi="Times New Roman" w:cs="Times New Roman"/>
              </w:rPr>
            </w:rPrChange>
          </w:rPr>
          <w:t>medium, and long-term</w:t>
        </w:r>
      </w:ins>
      <w:ins w:id="1298" w:author="Muhamad Ridho Zul Khoiri" w:date="2026-07-13T10:24:00Z" w16du:dateUtc="2026-07-13T03:24:00Z">
        <w:r w:rsidRPr="00CF42A6">
          <w:rPr>
            <w:rFonts w:eastAsia="Times New Roman"/>
            <w:highlight w:val="yellow"/>
            <w:rPrChange w:id="1299" w:author="Muhamad Ridho Zul Khoiri" w:date="2026-07-14T10:44:00Z" w16du:dateUtc="2026-07-14T03:44:00Z">
              <w:rPr>
                <w:rFonts w:ascii="Times New Roman" w:eastAsia="Times New Roman" w:hAnsi="Times New Roman" w:cs="Times New Roman"/>
              </w:rPr>
            </w:rPrChange>
          </w:rPr>
          <w:t xml:space="preserve"> agreed-upon</w:t>
        </w:r>
      </w:ins>
      <w:ins w:id="1300" w:author="Muhamad Ridho Zul Khoiri" w:date="2026-07-13T10:23:00Z" w16du:dateUtc="2026-07-13T03:23:00Z">
        <w:r w:rsidR="00353850" w:rsidRPr="00CF42A6">
          <w:rPr>
            <w:rFonts w:eastAsia="Times New Roman"/>
            <w:highlight w:val="yellow"/>
            <w:rPrChange w:id="1301" w:author="Muhamad Ridho Zul Khoiri" w:date="2026-07-14T10:44:00Z" w16du:dateUtc="2026-07-14T03:44:00Z">
              <w:rPr>
                <w:rFonts w:ascii="Times New Roman" w:eastAsia="Times New Roman" w:hAnsi="Times New Roman" w:cs="Times New Roman"/>
              </w:rPr>
            </w:rPrChange>
          </w:rPr>
          <w:t xml:space="preserve"> business goals and Planning and Scheduling (P&amp;S) objectives.</w:t>
        </w:r>
      </w:ins>
      <w:del w:id="1302" w:author="Muhamad Ridho Zul Khoiri" w:date="2026-07-13T10:22:00Z" w16du:dateUtc="2026-07-13T03:22:00Z">
        <w:r w:rsidR="00CB603C" w:rsidRPr="00CF42A6" w:rsidDel="0057527F">
          <w:rPr>
            <w:highlight w:val="yellow"/>
            <w:rPrChange w:id="1303" w:author="Muhamad Ridho Zul Khoiri" w:date="2026-07-14T10:44:00Z" w16du:dateUtc="2026-07-14T03:44:00Z">
              <w:rPr>
                <w:rFonts w:ascii="Times New Roman" w:hAnsi="Times New Roman"/>
              </w:rPr>
            </w:rPrChange>
          </w:rPr>
          <w:delText xml:space="preserve">MEPG’s Assets, Functions, and relevant individuals will collaborate to establish aligned goals aimed at achieving the short-, medium-, and long-term </w:delText>
        </w:r>
        <w:r w:rsidR="001E2ED6" w:rsidRPr="00CF42A6" w:rsidDel="0057527F">
          <w:rPr>
            <w:highlight w:val="yellow"/>
            <w:rPrChange w:id="1304" w:author="Muhamad Ridho Zul Khoiri" w:date="2026-07-14T10:44:00Z" w16du:dateUtc="2026-07-14T03:44:00Z">
              <w:rPr>
                <w:rFonts w:ascii="Times New Roman" w:hAnsi="Times New Roman"/>
              </w:rPr>
            </w:rPrChange>
          </w:rPr>
          <w:delText>P</w:delText>
        </w:r>
        <w:r w:rsidR="00CB603C" w:rsidRPr="00CF42A6" w:rsidDel="0057527F">
          <w:rPr>
            <w:highlight w:val="yellow"/>
            <w:rPrChange w:id="1305" w:author="Muhamad Ridho Zul Khoiri" w:date="2026-07-14T10:44:00Z" w16du:dateUtc="2026-07-14T03:44:00Z">
              <w:rPr>
                <w:rFonts w:ascii="Times New Roman" w:hAnsi="Times New Roman"/>
              </w:rPr>
            </w:rPrChange>
          </w:rPr>
          <w:delText xml:space="preserve">lanning and </w:delText>
        </w:r>
        <w:r w:rsidR="001E2ED6" w:rsidRPr="00CF42A6" w:rsidDel="0057527F">
          <w:rPr>
            <w:highlight w:val="yellow"/>
            <w:rPrChange w:id="1306" w:author="Muhamad Ridho Zul Khoiri" w:date="2026-07-14T10:44:00Z" w16du:dateUtc="2026-07-14T03:44:00Z">
              <w:rPr>
                <w:rFonts w:ascii="Times New Roman" w:hAnsi="Times New Roman"/>
              </w:rPr>
            </w:rPrChange>
          </w:rPr>
          <w:delText>S</w:delText>
        </w:r>
        <w:r w:rsidR="00CB603C" w:rsidRPr="00CF42A6" w:rsidDel="0057527F">
          <w:rPr>
            <w:highlight w:val="yellow"/>
            <w:rPrChange w:id="1307" w:author="Muhamad Ridho Zul Khoiri" w:date="2026-07-14T10:44:00Z" w16du:dateUtc="2026-07-14T03:44:00Z">
              <w:rPr>
                <w:rFonts w:ascii="Times New Roman" w:hAnsi="Times New Roman"/>
              </w:rPr>
            </w:rPrChange>
          </w:rPr>
          <w:delText>cheduling (P&amp;S) objectives.</w:delText>
        </w:r>
      </w:del>
    </w:p>
    <w:p w14:paraId="0EE3F098" w14:textId="77777777" w:rsidR="00306F8C" w:rsidRPr="00CF42A6" w:rsidRDefault="009A6EDD">
      <w:pPr>
        <w:numPr>
          <w:ilvl w:val="0"/>
          <w:numId w:val="36"/>
        </w:numPr>
        <w:spacing w:line="360" w:lineRule="auto"/>
        <w:rPr>
          <w:rFonts w:cs="Arial"/>
          <w:rPrChange w:id="1308" w:author="Muhamad Ridho Zul Khoiri" w:date="2026-07-14T10:44:00Z" w16du:dateUtc="2026-07-14T03:44:00Z">
            <w:rPr>
              <w:rFonts w:ascii="Times New Roman" w:hAnsi="Times New Roman"/>
            </w:rPr>
          </w:rPrChange>
        </w:rPr>
      </w:pPr>
      <w:r w:rsidRPr="00CF42A6">
        <w:rPr>
          <w:rFonts w:cs="Arial"/>
          <w:b/>
          <w:bCs/>
          <w:rPrChange w:id="1309" w:author="Muhamad Ridho Zul Khoiri" w:date="2026-07-14T10:44:00Z" w16du:dateUtc="2026-07-14T03:44:00Z">
            <w:rPr>
              <w:rFonts w:ascii="Times New Roman" w:hAnsi="Times New Roman"/>
              <w:b/>
              <w:bCs/>
            </w:rPr>
          </w:rPrChange>
        </w:rPr>
        <w:t>Integrated Planning and Scheduling</w:t>
      </w:r>
      <w:r w:rsidRPr="00CF42A6">
        <w:rPr>
          <w:rFonts w:cs="Arial"/>
          <w:rPrChange w:id="1310" w:author="Muhamad Ridho Zul Khoiri" w:date="2026-07-14T10:44:00Z" w16du:dateUtc="2026-07-14T03:44:00Z">
            <w:rPr>
              <w:rFonts w:ascii="Times New Roman" w:hAnsi="Times New Roman"/>
            </w:rPr>
          </w:rPrChange>
        </w:rPr>
        <w:t xml:space="preserve">.  </w:t>
      </w:r>
    </w:p>
    <w:p w14:paraId="179AB923" w14:textId="4A68A2F4" w:rsidR="00B950F3" w:rsidRPr="00CF42A6" w:rsidRDefault="00B950F3" w:rsidP="00BD290E">
      <w:pPr>
        <w:spacing w:line="360" w:lineRule="auto"/>
        <w:ind w:left="1440"/>
        <w:rPr>
          <w:rFonts w:cs="Arial"/>
          <w:rPrChange w:id="1311" w:author="Muhamad Ridho Zul Khoiri" w:date="2026-07-14T10:44:00Z" w16du:dateUtc="2026-07-14T03:44:00Z">
            <w:rPr>
              <w:rFonts w:ascii="Times New Roman" w:hAnsi="Times New Roman"/>
            </w:rPr>
          </w:rPrChange>
        </w:rPr>
      </w:pPr>
      <w:r w:rsidRPr="00CF42A6">
        <w:rPr>
          <w:rFonts w:cs="Arial"/>
          <w:rPrChange w:id="1312" w:author="Muhamad Ridho Zul Khoiri" w:date="2026-07-14T10:44:00Z" w16du:dateUtc="2026-07-14T03:44:00Z">
            <w:rPr>
              <w:rFonts w:ascii="Times New Roman" w:hAnsi="Times New Roman"/>
            </w:rPr>
          </w:rPrChange>
        </w:rPr>
        <w:t>All activities</w:t>
      </w:r>
      <w:r w:rsidR="003B4BB5">
        <w:rPr>
          <w:rFonts w:cs="Arial"/>
        </w:rPr>
        <w:t xml:space="preserve"> within MEPG asset</w:t>
      </w:r>
      <w:r w:rsidRPr="00CF42A6">
        <w:rPr>
          <w:rFonts w:cs="Arial"/>
          <w:rPrChange w:id="1313" w:author="Muhamad Ridho Zul Khoiri" w:date="2026-07-14T10:44:00Z" w16du:dateUtc="2026-07-14T03:44:00Z">
            <w:rPr>
              <w:rFonts w:ascii="Times New Roman" w:hAnsi="Times New Roman"/>
            </w:rPr>
          </w:rPrChange>
        </w:rPr>
        <w:t xml:space="preserve">, including contractors, </w:t>
      </w:r>
      <w:del w:id="1314" w:author="Muhamad Ridho Zul Khoiri" w:date="2026-07-13T10:25:00Z" w16du:dateUtc="2026-07-13T03:25:00Z">
        <w:r w:rsidRPr="00CF42A6" w:rsidDel="00C22E0D">
          <w:rPr>
            <w:rFonts w:cs="Arial"/>
            <w:highlight w:val="yellow"/>
            <w:rPrChange w:id="1315" w:author="Muhamad Ridho Zul Khoiri" w:date="2026-07-14T10:44:00Z" w16du:dateUtc="2026-07-14T03:44:00Z">
              <w:rPr>
                <w:rFonts w:ascii="Times New Roman" w:hAnsi="Times New Roman"/>
              </w:rPr>
            </w:rPrChange>
          </w:rPr>
          <w:delText xml:space="preserve">will </w:delText>
        </w:r>
      </w:del>
      <w:ins w:id="1316" w:author="Muhamad Ridho Zul Khoiri" w:date="2026-07-13T10:25:00Z" w16du:dateUtc="2026-07-13T03:25:00Z">
        <w:r w:rsidR="00C22E0D" w:rsidRPr="00CF42A6">
          <w:rPr>
            <w:rFonts w:cs="Arial"/>
            <w:highlight w:val="yellow"/>
            <w:rPrChange w:id="1317" w:author="Muhamad Ridho Zul Khoiri" w:date="2026-07-14T10:44:00Z" w16du:dateUtc="2026-07-14T03:44:00Z">
              <w:rPr>
                <w:rFonts w:ascii="Times New Roman" w:hAnsi="Times New Roman"/>
              </w:rPr>
            </w:rPrChange>
          </w:rPr>
          <w:t>shall</w:t>
        </w:r>
        <w:r w:rsidR="00C22E0D" w:rsidRPr="00CF42A6">
          <w:rPr>
            <w:rFonts w:cs="Arial"/>
            <w:rPrChange w:id="1318" w:author="Muhamad Ridho Zul Khoiri" w:date="2026-07-14T10:44:00Z" w16du:dateUtc="2026-07-14T03:44:00Z">
              <w:rPr>
                <w:rFonts w:ascii="Times New Roman" w:hAnsi="Times New Roman"/>
              </w:rPr>
            </w:rPrChange>
          </w:rPr>
          <w:t xml:space="preserve"> </w:t>
        </w:r>
      </w:ins>
      <w:r w:rsidRPr="00CF42A6">
        <w:rPr>
          <w:rFonts w:cs="Arial"/>
          <w:rPrChange w:id="1319" w:author="Muhamad Ridho Zul Khoiri" w:date="2026-07-14T10:44:00Z" w16du:dateUtc="2026-07-14T03:44:00Z">
            <w:rPr>
              <w:rFonts w:ascii="Times New Roman" w:hAnsi="Times New Roman"/>
            </w:rPr>
          </w:rPrChange>
        </w:rPr>
        <w:t>be planned, scheduled, and assessed in alignment with the Integrated Planning process.</w:t>
      </w:r>
    </w:p>
    <w:p w14:paraId="15219F98" w14:textId="7A47AF2B" w:rsidR="00621CDF" w:rsidRPr="00CF42A6" w:rsidRDefault="00532BC0">
      <w:pPr>
        <w:numPr>
          <w:ilvl w:val="0"/>
          <w:numId w:val="36"/>
        </w:numPr>
        <w:spacing w:line="360" w:lineRule="auto"/>
        <w:rPr>
          <w:rFonts w:cs="Arial"/>
          <w:rPrChange w:id="1320" w:author="Muhamad Ridho Zul Khoiri" w:date="2026-07-14T10:44:00Z" w16du:dateUtc="2026-07-14T03:44:00Z">
            <w:rPr>
              <w:rFonts w:ascii="Times New Roman" w:hAnsi="Times New Roman"/>
            </w:rPr>
          </w:rPrChange>
        </w:rPr>
      </w:pPr>
      <w:del w:id="1321" w:author="Muhamad Ridho Zul Khoiri" w:date="2026-07-13T10:25:00Z" w16du:dateUtc="2026-07-13T03:25:00Z">
        <w:r w:rsidRPr="00CF42A6" w:rsidDel="00C22E0D">
          <w:rPr>
            <w:rFonts w:cs="Arial"/>
            <w:b/>
            <w:bCs/>
            <w:rPrChange w:id="1322" w:author="Muhamad Ridho Zul Khoiri" w:date="2026-07-14T10:44:00Z" w16du:dateUtc="2026-07-14T03:44:00Z">
              <w:rPr>
                <w:rFonts w:ascii="Times New Roman" w:hAnsi="Times New Roman"/>
                <w:b/>
                <w:bCs/>
              </w:rPr>
            </w:rPrChange>
          </w:rPr>
          <w:delText>Planning Integration</w:delText>
        </w:r>
        <w:r w:rsidR="009A6EDD" w:rsidRPr="00CF42A6" w:rsidDel="00C22E0D">
          <w:rPr>
            <w:rFonts w:cs="Arial"/>
            <w:rPrChange w:id="1323" w:author="Muhamad Ridho Zul Khoiri" w:date="2026-07-14T10:44:00Z" w16du:dateUtc="2026-07-14T03:44:00Z">
              <w:rPr>
                <w:rFonts w:ascii="Times New Roman" w:hAnsi="Times New Roman"/>
              </w:rPr>
            </w:rPrChange>
          </w:rPr>
          <w:delText xml:space="preserve">.  </w:delText>
        </w:r>
      </w:del>
      <w:ins w:id="1324" w:author="Muhamad Ridho Zul Khoiri" w:date="2026-07-13T10:25:00Z" w16du:dateUtc="2026-07-13T03:25:00Z">
        <w:r w:rsidR="00C22E0D" w:rsidRPr="00CF42A6">
          <w:rPr>
            <w:rFonts w:cs="Arial"/>
            <w:b/>
            <w:bCs/>
            <w:rPrChange w:id="1325" w:author="Muhamad Ridho Zul Khoiri" w:date="2026-07-14T10:44:00Z" w16du:dateUtc="2026-07-14T03:44:00Z">
              <w:rPr>
                <w:rFonts w:ascii="Times New Roman" w:hAnsi="Times New Roman"/>
                <w:b/>
                <w:bCs/>
              </w:rPr>
            </w:rPrChange>
          </w:rPr>
          <w:t>Integration Across Planning Horizon</w:t>
        </w:r>
      </w:ins>
    </w:p>
    <w:p w14:paraId="129146CD" w14:textId="7296BB82" w:rsidR="00B950F3" w:rsidRPr="00CF42A6" w:rsidRDefault="00B950F3" w:rsidP="00BD290E">
      <w:pPr>
        <w:spacing w:line="360" w:lineRule="auto"/>
        <w:ind w:left="1440"/>
        <w:rPr>
          <w:rFonts w:cs="Arial"/>
          <w:rPrChange w:id="1326" w:author="Muhamad Ridho Zul Khoiri" w:date="2026-07-14T10:44:00Z" w16du:dateUtc="2026-07-14T03:44:00Z">
            <w:rPr>
              <w:rFonts w:ascii="Times New Roman" w:hAnsi="Times New Roman"/>
            </w:rPr>
          </w:rPrChange>
        </w:rPr>
      </w:pPr>
      <w:r w:rsidRPr="00CF42A6">
        <w:rPr>
          <w:rFonts w:cs="Arial"/>
          <w:rPrChange w:id="1327" w:author="Muhamad Ridho Zul Khoiri" w:date="2026-07-14T10:44:00Z" w16du:dateUtc="2026-07-14T03:44:00Z">
            <w:rPr>
              <w:rFonts w:ascii="Times New Roman" w:hAnsi="Times New Roman"/>
            </w:rPr>
          </w:rPrChange>
        </w:rPr>
        <w:t xml:space="preserve">The Strategic, Tactical, and Operational horizons </w:t>
      </w:r>
      <w:del w:id="1328" w:author="Muhamad Ridho Zul Khoiri" w:date="2026-07-13T10:25:00Z" w16du:dateUtc="2026-07-13T03:25:00Z">
        <w:r w:rsidRPr="00CF42A6" w:rsidDel="00C22E0D">
          <w:rPr>
            <w:rFonts w:cs="Arial"/>
            <w:rPrChange w:id="1329" w:author="Muhamad Ridho Zul Khoiri" w:date="2026-07-14T10:44:00Z" w16du:dateUtc="2026-07-14T03:44:00Z">
              <w:rPr>
                <w:rFonts w:ascii="Times New Roman" w:hAnsi="Times New Roman"/>
              </w:rPr>
            </w:rPrChange>
          </w:rPr>
          <w:delText xml:space="preserve">will </w:delText>
        </w:r>
      </w:del>
      <w:ins w:id="1330" w:author="Muhamad Ridho Zul Khoiri" w:date="2026-07-13T10:25:00Z" w16du:dateUtc="2026-07-13T03:25:00Z">
        <w:r w:rsidR="00C22E0D" w:rsidRPr="00CF42A6">
          <w:rPr>
            <w:rFonts w:cs="Arial"/>
            <w:rPrChange w:id="1331" w:author="Muhamad Ridho Zul Khoiri" w:date="2026-07-14T10:44:00Z" w16du:dateUtc="2026-07-14T03:44:00Z">
              <w:rPr>
                <w:rFonts w:ascii="Times New Roman" w:hAnsi="Times New Roman"/>
              </w:rPr>
            </w:rPrChange>
          </w:rPr>
          <w:t xml:space="preserve">shall </w:t>
        </w:r>
      </w:ins>
      <w:del w:id="1332" w:author="Muhamad Ridho Zul Khoiri" w:date="2026-07-13T10:25:00Z" w16du:dateUtc="2026-07-13T03:25:00Z">
        <w:r w:rsidRPr="00CF42A6" w:rsidDel="00C22E0D">
          <w:rPr>
            <w:rFonts w:cs="Arial"/>
            <w:rPrChange w:id="1333" w:author="Muhamad Ridho Zul Khoiri" w:date="2026-07-14T10:44:00Z" w16du:dateUtc="2026-07-14T03:44:00Z">
              <w:rPr>
                <w:rFonts w:ascii="Times New Roman" w:hAnsi="Times New Roman"/>
              </w:rPr>
            </w:rPrChange>
          </w:rPr>
          <w:delText xml:space="preserve">be </w:delText>
        </w:r>
      </w:del>
      <w:ins w:id="1334" w:author="Muhamad Ridho Zul Khoiri" w:date="2026-07-13T10:25:00Z" w16du:dateUtc="2026-07-13T03:25:00Z">
        <w:r w:rsidR="00C22E0D" w:rsidRPr="00CF42A6">
          <w:rPr>
            <w:rFonts w:cs="Arial"/>
            <w:rPrChange w:id="1335" w:author="Muhamad Ridho Zul Khoiri" w:date="2026-07-14T10:44:00Z" w16du:dateUtc="2026-07-14T03:44:00Z">
              <w:rPr>
                <w:rFonts w:ascii="Times New Roman" w:hAnsi="Times New Roman"/>
              </w:rPr>
            </w:rPrChange>
          </w:rPr>
          <w:t xml:space="preserve">remained </w:t>
        </w:r>
      </w:ins>
      <w:r w:rsidRPr="00CF42A6">
        <w:rPr>
          <w:rFonts w:cs="Arial"/>
          <w:rPrChange w:id="1336" w:author="Muhamad Ridho Zul Khoiri" w:date="2026-07-14T10:44:00Z" w16du:dateUtc="2026-07-14T03:44:00Z">
            <w:rPr>
              <w:rFonts w:ascii="Times New Roman" w:hAnsi="Times New Roman"/>
            </w:rPr>
          </w:rPrChange>
        </w:rPr>
        <w:t>aligned</w:t>
      </w:r>
      <w:ins w:id="1337" w:author="Muhamad Ridho Zul Khoiri" w:date="2026-07-13T10:25:00Z" w16du:dateUtc="2026-07-13T03:25:00Z">
        <w:r w:rsidR="00C22E0D" w:rsidRPr="00CF42A6">
          <w:rPr>
            <w:rFonts w:cs="Arial"/>
            <w:rPrChange w:id="1338" w:author="Muhamad Ridho Zul Khoiri" w:date="2026-07-14T10:44:00Z" w16du:dateUtc="2026-07-14T03:44:00Z">
              <w:rPr>
                <w:rFonts w:ascii="Times New Roman" w:hAnsi="Times New Roman"/>
              </w:rPr>
            </w:rPrChange>
          </w:rPr>
          <w:t xml:space="preserve">. Any changes of plan, priorities, and decisions shall be communicated </w:t>
        </w:r>
      </w:ins>
      <w:ins w:id="1339" w:author="Muhamad Ridho Zul Khoiri" w:date="2026-07-13T10:26:00Z" w16du:dateUtc="2026-07-13T03:26:00Z">
        <w:r w:rsidR="00C22E0D" w:rsidRPr="00CF42A6">
          <w:rPr>
            <w:rFonts w:cs="Arial"/>
            <w:rPrChange w:id="1340" w:author="Muhamad Ridho Zul Khoiri" w:date="2026-07-14T10:44:00Z" w16du:dateUtc="2026-07-14T03:44:00Z">
              <w:rPr>
                <w:rFonts w:ascii="Times New Roman" w:hAnsi="Times New Roman"/>
              </w:rPr>
            </w:rPrChange>
          </w:rPr>
          <w:t>and assessed between horizon</w:t>
        </w:r>
      </w:ins>
      <w:r w:rsidRPr="00CF42A6">
        <w:rPr>
          <w:rFonts w:cs="Arial"/>
          <w:rPrChange w:id="1341" w:author="Muhamad Ridho Zul Khoiri" w:date="2026-07-14T10:44:00Z" w16du:dateUtc="2026-07-14T03:44:00Z">
            <w:rPr>
              <w:rFonts w:ascii="Times New Roman" w:hAnsi="Times New Roman"/>
            </w:rPr>
          </w:rPrChange>
        </w:rPr>
        <w:t xml:space="preserve"> to </w:t>
      </w:r>
      <w:ins w:id="1342" w:author="Muhamad Ridho Zul Khoiri" w:date="2026-07-13T10:26:00Z" w16du:dateUtc="2026-07-13T03:26:00Z">
        <w:r w:rsidR="00C22E0D" w:rsidRPr="00CF42A6">
          <w:rPr>
            <w:rFonts w:cs="Arial"/>
            <w:rPrChange w:id="1343" w:author="Muhamad Ridho Zul Khoiri" w:date="2026-07-14T10:44:00Z" w16du:dateUtc="2026-07-14T03:44:00Z">
              <w:rPr>
                <w:rFonts w:ascii="Times New Roman" w:hAnsi="Times New Roman"/>
              </w:rPr>
            </w:rPrChange>
          </w:rPr>
          <w:t>maintain consistency from long-term planning to field execution.</w:t>
        </w:r>
      </w:ins>
      <w:del w:id="1344" w:author="Muhamad Ridho Zul Khoiri" w:date="2026-07-13T10:26:00Z" w16du:dateUtc="2026-07-13T03:26:00Z">
        <w:r w:rsidRPr="00CF42A6" w:rsidDel="00C22E0D">
          <w:rPr>
            <w:rFonts w:cs="Arial"/>
            <w:rPrChange w:id="1345" w:author="Muhamad Ridho Zul Khoiri" w:date="2026-07-14T10:44:00Z" w16du:dateUtc="2026-07-14T03:44:00Z">
              <w:rPr>
                <w:rFonts w:ascii="Times New Roman" w:hAnsi="Times New Roman"/>
              </w:rPr>
            </w:rPrChange>
          </w:rPr>
          <w:delText>support goals at each level, ensuring a cohesive approach to planning.</w:delText>
        </w:r>
      </w:del>
    </w:p>
    <w:p w14:paraId="48064F48" w14:textId="77777777" w:rsidR="00621CDF" w:rsidRPr="00CF42A6" w:rsidRDefault="009A6EDD">
      <w:pPr>
        <w:numPr>
          <w:ilvl w:val="0"/>
          <w:numId w:val="36"/>
        </w:numPr>
        <w:spacing w:line="360" w:lineRule="auto"/>
        <w:rPr>
          <w:rFonts w:cs="Arial"/>
          <w:rPrChange w:id="1346" w:author="Muhamad Ridho Zul Khoiri" w:date="2026-07-14T10:44:00Z" w16du:dateUtc="2026-07-14T03:44:00Z">
            <w:rPr>
              <w:rFonts w:ascii="Times New Roman" w:hAnsi="Times New Roman"/>
            </w:rPr>
          </w:rPrChange>
        </w:rPr>
      </w:pPr>
      <w:r w:rsidRPr="00CF42A6">
        <w:rPr>
          <w:rFonts w:cs="Arial"/>
          <w:b/>
          <w:bCs/>
          <w:rPrChange w:id="1347" w:author="Muhamad Ridho Zul Khoiri" w:date="2026-07-14T10:44:00Z" w16du:dateUtc="2026-07-14T03:44:00Z">
            <w:rPr>
              <w:rFonts w:ascii="Times New Roman" w:hAnsi="Times New Roman"/>
              <w:b/>
              <w:bCs/>
            </w:rPr>
          </w:rPrChange>
        </w:rPr>
        <w:t>Planning tools, visualization and communication</w:t>
      </w:r>
      <w:r w:rsidRPr="00CF42A6">
        <w:rPr>
          <w:rFonts w:cs="Arial"/>
          <w:rPrChange w:id="1348" w:author="Muhamad Ridho Zul Khoiri" w:date="2026-07-14T10:44:00Z" w16du:dateUtc="2026-07-14T03:44:00Z">
            <w:rPr>
              <w:rFonts w:ascii="Times New Roman" w:hAnsi="Times New Roman"/>
            </w:rPr>
          </w:rPrChange>
        </w:rPr>
        <w:t xml:space="preserve">.  </w:t>
      </w:r>
    </w:p>
    <w:p w14:paraId="20F054C2" w14:textId="6C646EF9" w:rsidR="00C657F6" w:rsidRPr="00CF42A6" w:rsidRDefault="00C657F6" w:rsidP="00BD290E">
      <w:pPr>
        <w:spacing w:line="360" w:lineRule="auto"/>
        <w:ind w:left="1440"/>
        <w:rPr>
          <w:ins w:id="1349" w:author="Muhamad Ridho Zul Khoiri" w:date="2026-07-13T10:26:00Z" w16du:dateUtc="2026-07-13T03:26:00Z"/>
          <w:rFonts w:cs="Arial"/>
          <w:rPrChange w:id="1350" w:author="Muhamad Ridho Zul Khoiri" w:date="2026-07-14T10:44:00Z" w16du:dateUtc="2026-07-14T03:44:00Z">
            <w:rPr>
              <w:ins w:id="1351" w:author="Muhamad Ridho Zul Khoiri" w:date="2026-07-13T10:26:00Z" w16du:dateUtc="2026-07-13T03:26:00Z"/>
              <w:rFonts w:ascii="Times New Roman" w:hAnsi="Times New Roman"/>
            </w:rPr>
          </w:rPrChange>
        </w:rPr>
      </w:pPr>
      <w:ins w:id="1352" w:author="Muhamad Ridho Zul Khoiri" w:date="2026-07-13T10:26:00Z" w16du:dateUtc="2026-07-13T03:26:00Z">
        <w:r w:rsidRPr="00CF42A6">
          <w:rPr>
            <w:rFonts w:cs="Arial"/>
            <w:rPrChange w:id="1353" w:author="Muhamad Ridho Zul Khoiri" w:date="2026-07-14T10:44:00Z" w16du:dateUtc="2026-07-14T03:44:00Z">
              <w:rPr>
                <w:rFonts w:ascii="Times New Roman" w:hAnsi="Times New Roman"/>
              </w:rPr>
            </w:rPrChange>
          </w:rPr>
          <w:t>Planning tools, visualization and communication methods shall provide clear and consistent planning information. The metho</w:t>
        </w:r>
      </w:ins>
      <w:ins w:id="1354" w:author="Muhamad Ridho Zul Khoiri" w:date="2026-07-13T10:27:00Z" w16du:dateUtc="2026-07-13T03:27:00Z">
        <w:r w:rsidRPr="00CF42A6">
          <w:rPr>
            <w:rFonts w:cs="Arial"/>
            <w:rPrChange w:id="1355" w:author="Muhamad Ridho Zul Khoiri" w:date="2026-07-14T10:44:00Z" w16du:dateUtc="2026-07-14T03:44:00Z">
              <w:rPr>
                <w:rFonts w:ascii="Times New Roman" w:hAnsi="Times New Roman"/>
              </w:rPr>
            </w:rPrChange>
          </w:rPr>
          <w:t xml:space="preserve">ds use may be adjusted to meet stakeholders needs while maintaining </w:t>
        </w:r>
        <w:r w:rsidR="00EC09A3" w:rsidRPr="00CF42A6">
          <w:rPr>
            <w:rFonts w:cs="Arial"/>
            <w:rPrChange w:id="1356" w:author="Muhamad Ridho Zul Khoiri" w:date="2026-07-14T10:44:00Z" w16du:dateUtc="2026-07-14T03:44:00Z">
              <w:rPr>
                <w:rFonts w:ascii="Times New Roman" w:hAnsi="Times New Roman"/>
              </w:rPr>
            </w:rPrChange>
          </w:rPr>
          <w:t>a common view of the Planning &amp; Scheduling (P&amp;S) objectives.</w:t>
        </w:r>
      </w:ins>
    </w:p>
    <w:p w14:paraId="2E61D5EC" w14:textId="487BC495" w:rsidR="00B950F3" w:rsidRPr="00CF42A6" w:rsidDel="00EC09A3" w:rsidRDefault="00B950F3" w:rsidP="00BD290E">
      <w:pPr>
        <w:spacing w:line="360" w:lineRule="auto"/>
        <w:ind w:left="1440"/>
        <w:rPr>
          <w:del w:id="1357" w:author="Muhamad Ridho Zul Khoiri" w:date="2026-07-13T10:27:00Z" w16du:dateUtc="2026-07-13T03:27:00Z"/>
          <w:rFonts w:cs="Arial"/>
          <w:rPrChange w:id="1358" w:author="Muhamad Ridho Zul Khoiri" w:date="2026-07-14T10:44:00Z" w16du:dateUtc="2026-07-14T03:44:00Z">
            <w:rPr>
              <w:del w:id="1359" w:author="Muhamad Ridho Zul Khoiri" w:date="2026-07-13T10:27:00Z" w16du:dateUtc="2026-07-13T03:27:00Z"/>
              <w:rFonts w:ascii="Times New Roman" w:hAnsi="Times New Roman"/>
            </w:rPr>
          </w:rPrChange>
        </w:rPr>
      </w:pPr>
      <w:del w:id="1360" w:author="Muhamad Ridho Zul Khoiri" w:date="2026-07-13T10:27:00Z" w16du:dateUtc="2026-07-13T03:27:00Z">
        <w:r w:rsidRPr="00CF42A6" w:rsidDel="00EC09A3">
          <w:rPr>
            <w:rFonts w:cs="Arial"/>
            <w:rPrChange w:id="1361" w:author="Muhamad Ridho Zul Khoiri" w:date="2026-07-14T10:44:00Z" w16du:dateUtc="2026-07-14T03:44:00Z">
              <w:rPr>
                <w:rFonts w:ascii="Times New Roman" w:hAnsi="Times New Roman"/>
              </w:rPr>
            </w:rPrChange>
          </w:rPr>
          <w:delText>Planning processes and communication methods will be tailored to meet the specific needs of stakeholders, enhancing understanding and collaboration.</w:delText>
        </w:r>
      </w:del>
    </w:p>
    <w:p w14:paraId="1B4DC5CB" w14:textId="77777777" w:rsidR="00621CDF" w:rsidRPr="00CF42A6" w:rsidRDefault="009A6EDD">
      <w:pPr>
        <w:numPr>
          <w:ilvl w:val="0"/>
          <w:numId w:val="36"/>
        </w:numPr>
        <w:spacing w:line="360" w:lineRule="auto"/>
        <w:rPr>
          <w:rFonts w:cs="Arial"/>
          <w:rPrChange w:id="1362" w:author="Muhamad Ridho Zul Khoiri" w:date="2026-07-14T10:44:00Z" w16du:dateUtc="2026-07-14T03:44:00Z">
            <w:rPr>
              <w:rFonts w:ascii="Times New Roman" w:hAnsi="Times New Roman"/>
            </w:rPr>
          </w:rPrChange>
        </w:rPr>
      </w:pPr>
      <w:r w:rsidRPr="00CF42A6">
        <w:rPr>
          <w:rFonts w:cs="Arial"/>
          <w:b/>
          <w:bCs/>
          <w:rPrChange w:id="1363" w:author="Muhamad Ridho Zul Khoiri" w:date="2026-07-14T10:44:00Z" w16du:dateUtc="2026-07-14T03:44:00Z">
            <w:rPr>
              <w:rFonts w:ascii="Times New Roman" w:hAnsi="Times New Roman"/>
              <w:b/>
              <w:bCs/>
            </w:rPr>
          </w:rPrChange>
        </w:rPr>
        <w:t>Continuous Improvement</w:t>
      </w:r>
      <w:r w:rsidRPr="00CF42A6">
        <w:rPr>
          <w:rFonts w:cs="Arial"/>
          <w:rPrChange w:id="1364" w:author="Muhamad Ridho Zul Khoiri" w:date="2026-07-14T10:44:00Z" w16du:dateUtc="2026-07-14T03:44:00Z">
            <w:rPr>
              <w:rFonts w:ascii="Times New Roman" w:hAnsi="Times New Roman"/>
            </w:rPr>
          </w:rPrChange>
        </w:rPr>
        <w:t xml:space="preserve">.  </w:t>
      </w:r>
    </w:p>
    <w:p w14:paraId="2A22198E" w14:textId="330824C2" w:rsidR="00B950F3" w:rsidRPr="00CF42A6" w:rsidRDefault="00B950F3" w:rsidP="00BD290E">
      <w:pPr>
        <w:spacing w:line="360" w:lineRule="auto"/>
        <w:ind w:left="1440"/>
        <w:rPr>
          <w:rFonts w:cs="Arial"/>
          <w:rPrChange w:id="1365" w:author="Muhamad Ridho Zul Khoiri" w:date="2026-07-14T10:44:00Z" w16du:dateUtc="2026-07-14T03:44:00Z">
            <w:rPr>
              <w:rFonts w:ascii="Times New Roman" w:hAnsi="Times New Roman"/>
            </w:rPr>
          </w:rPrChange>
        </w:rPr>
      </w:pPr>
      <w:r w:rsidRPr="00CF42A6">
        <w:rPr>
          <w:rFonts w:cs="Arial"/>
          <w:rPrChange w:id="1366" w:author="Muhamad Ridho Zul Khoiri" w:date="2026-07-14T10:44:00Z" w16du:dateUtc="2026-07-14T03:44:00Z">
            <w:rPr>
              <w:rFonts w:ascii="Times New Roman" w:hAnsi="Times New Roman"/>
            </w:rPr>
          </w:rPrChange>
        </w:rPr>
        <w:t xml:space="preserve">Regular and consistent reviews of planning performance </w:t>
      </w:r>
      <w:del w:id="1367" w:author="Muhamad Ridho Zul Khoiri" w:date="2026-07-13T10:27:00Z" w16du:dateUtc="2026-07-13T03:27:00Z">
        <w:r w:rsidRPr="00CF42A6" w:rsidDel="00EC09A3">
          <w:rPr>
            <w:rFonts w:cs="Arial"/>
            <w:rPrChange w:id="1368" w:author="Muhamad Ridho Zul Khoiri" w:date="2026-07-14T10:44:00Z" w16du:dateUtc="2026-07-14T03:44:00Z">
              <w:rPr>
                <w:rFonts w:ascii="Times New Roman" w:hAnsi="Times New Roman"/>
              </w:rPr>
            </w:rPrChange>
          </w:rPr>
          <w:delText xml:space="preserve">will </w:delText>
        </w:r>
      </w:del>
      <w:ins w:id="1369" w:author="Muhamad Ridho Zul Khoiri" w:date="2026-07-13T10:27:00Z" w16du:dateUtc="2026-07-13T03:27:00Z">
        <w:r w:rsidR="00EC09A3" w:rsidRPr="00CF42A6">
          <w:rPr>
            <w:rFonts w:cs="Arial"/>
            <w:rPrChange w:id="1370" w:author="Muhamad Ridho Zul Khoiri" w:date="2026-07-14T10:44:00Z" w16du:dateUtc="2026-07-14T03:44:00Z">
              <w:rPr>
                <w:rFonts w:ascii="Times New Roman" w:hAnsi="Times New Roman"/>
              </w:rPr>
            </w:rPrChange>
          </w:rPr>
          <w:t xml:space="preserve">shall </w:t>
        </w:r>
      </w:ins>
      <w:r w:rsidRPr="00CF42A6">
        <w:rPr>
          <w:rFonts w:cs="Arial"/>
          <w:rPrChange w:id="1371" w:author="Muhamad Ridho Zul Khoiri" w:date="2026-07-14T10:44:00Z" w16du:dateUtc="2026-07-14T03:44:00Z">
            <w:rPr>
              <w:rFonts w:ascii="Times New Roman" w:hAnsi="Times New Roman"/>
            </w:rPr>
          </w:rPrChange>
        </w:rPr>
        <w:t xml:space="preserve">be conducted to </w:t>
      </w:r>
      <w:ins w:id="1372" w:author="Muhamad Ridho Zul Khoiri" w:date="2026-07-13T10:27:00Z" w16du:dateUtc="2026-07-13T03:27:00Z">
        <w:r w:rsidR="00B538D3" w:rsidRPr="00CF42A6">
          <w:rPr>
            <w:rFonts w:cs="Arial"/>
            <w:rPrChange w:id="1373" w:author="Muhamad Ridho Zul Khoiri" w:date="2026-07-14T10:44:00Z" w16du:dateUtc="2026-07-14T03:44:00Z">
              <w:rPr>
                <w:rFonts w:ascii="Times New Roman" w:hAnsi="Times New Roman"/>
              </w:rPr>
            </w:rPrChange>
          </w:rPr>
          <w:t>identif</w:t>
        </w:r>
      </w:ins>
      <w:ins w:id="1374" w:author="Muhamad Ridho Zul Khoiri" w:date="2026-07-13T10:28:00Z" w16du:dateUtc="2026-07-13T03:28:00Z">
        <w:r w:rsidR="00B538D3" w:rsidRPr="00CF42A6">
          <w:rPr>
            <w:rFonts w:cs="Arial"/>
            <w:rPrChange w:id="1375" w:author="Muhamad Ridho Zul Khoiri" w:date="2026-07-14T10:44:00Z" w16du:dateUtc="2026-07-14T03:44:00Z">
              <w:rPr>
                <w:rFonts w:ascii="Times New Roman" w:hAnsi="Times New Roman"/>
              </w:rPr>
            </w:rPrChange>
          </w:rPr>
          <w:t xml:space="preserve">y gaps, capture lesson learned, </w:t>
        </w:r>
      </w:ins>
      <w:r w:rsidRPr="00CF42A6">
        <w:rPr>
          <w:rFonts w:cs="Arial"/>
          <w:rPrChange w:id="1376" w:author="Muhamad Ridho Zul Khoiri" w:date="2026-07-14T10:44:00Z" w16du:dateUtc="2026-07-14T03:44:00Z">
            <w:rPr>
              <w:rFonts w:ascii="Times New Roman" w:hAnsi="Times New Roman"/>
            </w:rPr>
          </w:rPrChange>
        </w:rPr>
        <w:t xml:space="preserve">refine </w:t>
      </w:r>
      <w:del w:id="1377" w:author="Muhamad Ridho Zul Khoiri" w:date="2026-07-13T10:28:00Z" w16du:dateUtc="2026-07-13T03:28:00Z">
        <w:r w:rsidRPr="00CF42A6" w:rsidDel="00AA444F">
          <w:rPr>
            <w:rFonts w:cs="Arial"/>
            <w:rPrChange w:id="1378" w:author="Muhamad Ridho Zul Khoiri" w:date="2026-07-14T10:44:00Z" w16du:dateUtc="2026-07-14T03:44:00Z">
              <w:rPr>
                <w:rFonts w:ascii="Times New Roman" w:hAnsi="Times New Roman"/>
              </w:rPr>
            </w:rPrChange>
          </w:rPr>
          <w:delText xml:space="preserve">practices </w:delText>
        </w:r>
      </w:del>
      <w:ins w:id="1379" w:author="Muhamad Ridho Zul Khoiri" w:date="2026-07-13T10:28:00Z" w16du:dateUtc="2026-07-13T03:28:00Z">
        <w:r w:rsidR="00AA444F" w:rsidRPr="00CF42A6">
          <w:rPr>
            <w:rFonts w:cs="Arial"/>
            <w:rPrChange w:id="1380" w:author="Muhamad Ridho Zul Khoiri" w:date="2026-07-14T10:44:00Z" w16du:dateUtc="2026-07-14T03:44:00Z">
              <w:rPr>
                <w:rFonts w:ascii="Times New Roman" w:hAnsi="Times New Roman"/>
              </w:rPr>
            </w:rPrChange>
          </w:rPr>
          <w:t xml:space="preserve">and </w:t>
        </w:r>
      </w:ins>
      <w:del w:id="1381" w:author="Muhamad Ridho Zul Khoiri" w:date="2026-07-13T10:28:00Z" w16du:dateUtc="2026-07-13T03:28:00Z">
        <w:r w:rsidRPr="00CF42A6" w:rsidDel="00AA444F">
          <w:rPr>
            <w:rFonts w:cs="Arial"/>
            <w:rPrChange w:id="1382" w:author="Muhamad Ridho Zul Khoiri" w:date="2026-07-14T10:44:00Z" w16du:dateUtc="2026-07-14T03:44:00Z">
              <w:rPr>
                <w:rFonts w:ascii="Times New Roman" w:hAnsi="Times New Roman"/>
              </w:rPr>
            </w:rPrChange>
          </w:rPr>
          <w:delText xml:space="preserve">and </w:delText>
        </w:r>
      </w:del>
      <w:r w:rsidRPr="00CF42A6">
        <w:rPr>
          <w:rFonts w:cs="Arial"/>
          <w:rPrChange w:id="1383" w:author="Muhamad Ridho Zul Khoiri" w:date="2026-07-14T10:44:00Z" w16du:dateUtc="2026-07-14T03:44:00Z">
            <w:rPr>
              <w:rFonts w:ascii="Times New Roman" w:hAnsi="Times New Roman"/>
            </w:rPr>
          </w:rPrChange>
        </w:rPr>
        <w:t>maintain the relevancy of business processes.</w:t>
      </w:r>
    </w:p>
    <w:p w14:paraId="39106764" w14:textId="46C668D4" w:rsidR="00621CDF" w:rsidRPr="00CF42A6" w:rsidRDefault="00AA444F">
      <w:pPr>
        <w:numPr>
          <w:ilvl w:val="0"/>
          <w:numId w:val="36"/>
        </w:numPr>
        <w:spacing w:line="360" w:lineRule="auto"/>
        <w:rPr>
          <w:rFonts w:cs="Arial"/>
          <w:rPrChange w:id="1384" w:author="Muhamad Ridho Zul Khoiri" w:date="2026-07-14T10:44:00Z" w16du:dateUtc="2026-07-14T03:44:00Z">
            <w:rPr>
              <w:rFonts w:ascii="Times New Roman" w:hAnsi="Times New Roman"/>
            </w:rPr>
          </w:rPrChange>
        </w:rPr>
      </w:pPr>
      <w:ins w:id="1385" w:author="Muhamad Ridho Zul Khoiri" w:date="2026-07-13T10:28:00Z" w16du:dateUtc="2026-07-13T03:28:00Z">
        <w:r w:rsidRPr="00CF42A6">
          <w:rPr>
            <w:rFonts w:cs="Arial"/>
            <w:b/>
            <w:bCs/>
            <w:rPrChange w:id="1386" w:author="Muhamad Ridho Zul Khoiri" w:date="2026-07-14T10:44:00Z" w16du:dateUtc="2026-07-14T03:44:00Z">
              <w:rPr>
                <w:rFonts w:ascii="Times New Roman" w:hAnsi="Times New Roman"/>
                <w:b/>
                <w:bCs/>
              </w:rPr>
            </w:rPrChange>
          </w:rPr>
          <w:t xml:space="preserve">Structured </w:t>
        </w:r>
      </w:ins>
      <w:r w:rsidR="009A6EDD" w:rsidRPr="00CF42A6">
        <w:rPr>
          <w:rFonts w:cs="Arial"/>
          <w:b/>
          <w:bCs/>
          <w:rPrChange w:id="1387" w:author="Muhamad Ridho Zul Khoiri" w:date="2026-07-14T10:44:00Z" w16du:dateUtc="2026-07-14T03:44:00Z">
            <w:rPr>
              <w:rFonts w:ascii="Times New Roman" w:hAnsi="Times New Roman"/>
              <w:b/>
              <w:bCs/>
            </w:rPr>
          </w:rPrChange>
        </w:rPr>
        <w:t>Planning Process</w:t>
      </w:r>
      <w:r w:rsidR="009A6EDD" w:rsidRPr="00CF42A6">
        <w:rPr>
          <w:rFonts w:cs="Arial"/>
          <w:rPrChange w:id="1388" w:author="Muhamad Ridho Zul Khoiri" w:date="2026-07-14T10:44:00Z" w16du:dateUtc="2026-07-14T03:44:00Z">
            <w:rPr>
              <w:rFonts w:ascii="Times New Roman" w:hAnsi="Times New Roman"/>
            </w:rPr>
          </w:rPrChange>
        </w:rPr>
        <w:t xml:space="preserve">.  </w:t>
      </w:r>
    </w:p>
    <w:p w14:paraId="1F69AF02" w14:textId="6A5EC7E5" w:rsidR="00B950F3" w:rsidRPr="00CF42A6" w:rsidRDefault="00B950F3" w:rsidP="00BD290E">
      <w:pPr>
        <w:spacing w:line="360" w:lineRule="auto"/>
        <w:ind w:left="1440"/>
        <w:rPr>
          <w:rFonts w:cs="Arial"/>
          <w:rPrChange w:id="1389" w:author="Muhamad Ridho Zul Khoiri" w:date="2026-07-14T10:44:00Z" w16du:dateUtc="2026-07-14T03:44:00Z">
            <w:rPr>
              <w:rFonts w:ascii="Times New Roman" w:hAnsi="Times New Roman"/>
            </w:rPr>
          </w:rPrChange>
        </w:rPr>
      </w:pPr>
      <w:r w:rsidRPr="00CF42A6">
        <w:rPr>
          <w:rFonts w:cs="Arial"/>
          <w:rPrChange w:id="1390" w:author="Muhamad Ridho Zul Khoiri" w:date="2026-07-14T10:44:00Z" w16du:dateUtc="2026-07-14T03:44:00Z">
            <w:rPr>
              <w:rFonts w:ascii="Times New Roman" w:hAnsi="Times New Roman"/>
            </w:rPr>
          </w:rPrChange>
        </w:rPr>
        <w:t xml:space="preserve">Each planning horizon </w:t>
      </w:r>
      <w:del w:id="1391" w:author="Muhamad Ridho Zul Khoiri" w:date="2026-07-13T10:28:00Z" w16du:dateUtc="2026-07-13T03:28:00Z">
        <w:r w:rsidRPr="00CF42A6" w:rsidDel="00AA444F">
          <w:rPr>
            <w:rFonts w:cs="Arial"/>
            <w:rPrChange w:id="1392" w:author="Muhamad Ridho Zul Khoiri" w:date="2026-07-14T10:44:00Z" w16du:dateUtc="2026-07-14T03:44:00Z">
              <w:rPr>
                <w:rFonts w:ascii="Times New Roman" w:hAnsi="Times New Roman"/>
              </w:rPr>
            </w:rPrChange>
          </w:rPr>
          <w:delText xml:space="preserve">will </w:delText>
        </w:r>
      </w:del>
      <w:ins w:id="1393" w:author="Muhamad Ridho Zul Khoiri" w:date="2026-07-13T10:28:00Z" w16du:dateUtc="2026-07-13T03:28:00Z">
        <w:r w:rsidR="00AA444F" w:rsidRPr="00CF42A6">
          <w:rPr>
            <w:rFonts w:cs="Arial"/>
            <w:rPrChange w:id="1394" w:author="Muhamad Ridho Zul Khoiri" w:date="2026-07-14T10:44:00Z" w16du:dateUtc="2026-07-14T03:44:00Z">
              <w:rPr>
                <w:rFonts w:ascii="Times New Roman" w:hAnsi="Times New Roman"/>
              </w:rPr>
            </w:rPrChange>
          </w:rPr>
          <w:t xml:space="preserve">shall </w:t>
        </w:r>
      </w:ins>
      <w:del w:id="1395" w:author="Muhamad Ridho Zul Khoiri" w:date="2026-07-13T10:28:00Z" w16du:dateUtc="2026-07-13T03:28:00Z">
        <w:r w:rsidRPr="00CF42A6" w:rsidDel="00AA444F">
          <w:rPr>
            <w:rFonts w:cs="Arial"/>
            <w:rPrChange w:id="1396" w:author="Muhamad Ridho Zul Khoiri" w:date="2026-07-14T10:44:00Z" w16du:dateUtc="2026-07-14T03:44:00Z">
              <w:rPr>
                <w:rFonts w:ascii="Times New Roman" w:hAnsi="Times New Roman"/>
              </w:rPr>
            </w:rPrChange>
          </w:rPr>
          <w:delText xml:space="preserve">adhere </w:delText>
        </w:r>
      </w:del>
      <w:ins w:id="1397" w:author="Muhamad Ridho Zul Khoiri" w:date="2026-07-13T10:28:00Z" w16du:dateUtc="2026-07-13T03:28:00Z">
        <w:r w:rsidR="00AA444F" w:rsidRPr="00CF42A6">
          <w:rPr>
            <w:rFonts w:cs="Arial"/>
            <w:rPrChange w:id="1398" w:author="Muhamad Ridho Zul Khoiri" w:date="2026-07-14T10:44:00Z" w16du:dateUtc="2026-07-14T03:44:00Z">
              <w:rPr>
                <w:rFonts w:ascii="Times New Roman" w:hAnsi="Times New Roman"/>
              </w:rPr>
            </w:rPrChange>
          </w:rPr>
          <w:t xml:space="preserve">adhere </w:t>
        </w:r>
      </w:ins>
      <w:r w:rsidRPr="00CF42A6">
        <w:rPr>
          <w:rFonts w:cs="Arial"/>
          <w:rPrChange w:id="1399" w:author="Muhamad Ridho Zul Khoiri" w:date="2026-07-14T10:44:00Z" w16du:dateUtc="2026-07-14T03:44:00Z">
            <w:rPr>
              <w:rFonts w:ascii="Times New Roman" w:hAnsi="Times New Roman"/>
            </w:rPr>
          </w:rPrChange>
        </w:rPr>
        <w:t>to a structured business process, which includes:</w:t>
      </w:r>
    </w:p>
    <w:p w14:paraId="326CCE3F" w14:textId="77777777" w:rsidR="006F08AE" w:rsidRPr="00CF42A6" w:rsidRDefault="006F08AE" w:rsidP="006F08AE">
      <w:pPr>
        <w:pStyle w:val="ListParagraph"/>
        <w:numPr>
          <w:ilvl w:val="0"/>
          <w:numId w:val="35"/>
        </w:numPr>
        <w:spacing w:line="360" w:lineRule="auto"/>
        <w:rPr>
          <w:ins w:id="1400" w:author="Muhamad Ridho Zul Khoiri" w:date="2026-07-13T10:33:00Z" w16du:dateUtc="2026-07-13T03:33:00Z"/>
          <w:rPrChange w:id="1401" w:author="Muhamad Ridho Zul Khoiri" w:date="2026-07-14T10:44:00Z" w16du:dateUtc="2026-07-14T03:44:00Z">
            <w:rPr>
              <w:ins w:id="1402" w:author="Muhamad Ridho Zul Khoiri" w:date="2026-07-13T10:33:00Z" w16du:dateUtc="2026-07-13T03:33:00Z"/>
              <w:rFonts w:ascii="Times New Roman" w:hAnsi="Times New Roman" w:cs="Times New Roman"/>
            </w:rPr>
          </w:rPrChange>
        </w:rPr>
      </w:pPr>
      <w:ins w:id="1403" w:author="Muhamad Ridho Zul Khoiri" w:date="2026-07-13T10:33:00Z" w16du:dateUtc="2026-07-13T03:33:00Z">
        <w:r w:rsidRPr="00CF42A6">
          <w:rPr>
            <w:rPrChange w:id="1404" w:author="Muhamad Ridho Zul Khoiri" w:date="2026-07-14T10:44:00Z" w16du:dateUtc="2026-07-14T03:44:00Z">
              <w:rPr>
                <w:rFonts w:ascii="Times New Roman" w:hAnsi="Times New Roman" w:cs="Times New Roman"/>
              </w:rPr>
            </w:rPrChange>
          </w:rPr>
          <w:t>Integration of activities across different functions to ensure a unified approach.</w:t>
        </w:r>
      </w:ins>
    </w:p>
    <w:p w14:paraId="6E40B32E" w14:textId="18AE9B75" w:rsidR="00CF1D86" w:rsidRPr="00CF42A6" w:rsidRDefault="00CF1D86" w:rsidP="00CF1D86">
      <w:pPr>
        <w:pStyle w:val="ListParagraph"/>
        <w:numPr>
          <w:ilvl w:val="0"/>
          <w:numId w:val="35"/>
        </w:numPr>
        <w:spacing w:line="360" w:lineRule="auto"/>
        <w:rPr>
          <w:ins w:id="1405" w:author="Muhamad Ridho Zul Khoiri" w:date="2026-07-13T10:33:00Z" w16du:dateUtc="2026-07-13T03:33:00Z"/>
          <w:rPrChange w:id="1406" w:author="Muhamad Ridho Zul Khoiri" w:date="2026-07-14T10:44:00Z" w16du:dateUtc="2026-07-14T03:44:00Z">
            <w:rPr>
              <w:ins w:id="1407" w:author="Muhamad Ridho Zul Khoiri" w:date="2026-07-13T10:33:00Z" w16du:dateUtc="2026-07-13T03:33:00Z"/>
              <w:rFonts w:ascii="Times New Roman" w:hAnsi="Times New Roman" w:cs="Times New Roman"/>
            </w:rPr>
          </w:rPrChange>
        </w:rPr>
      </w:pPr>
      <w:ins w:id="1408" w:author="Muhamad Ridho Zul Khoiri" w:date="2026-07-13T10:33:00Z" w16du:dateUtc="2026-07-13T03:33:00Z">
        <w:r w:rsidRPr="00CF42A6">
          <w:rPr>
            <w:rPrChange w:id="1409" w:author="Muhamad Ridho Zul Khoiri" w:date="2026-07-14T10:44:00Z" w16du:dateUtc="2026-07-14T03:44:00Z">
              <w:rPr>
                <w:rFonts w:ascii="Times New Roman" w:hAnsi="Times New Roman" w:cs="Times New Roman"/>
              </w:rPr>
            </w:rPrChange>
          </w:rPr>
          <w:lastRenderedPageBreak/>
          <w:t>Establishment of a baseline plan that accounts for key constraints, synergies, and potential conflicts for each time horizon.</w:t>
        </w:r>
      </w:ins>
    </w:p>
    <w:p w14:paraId="42DEF918" w14:textId="36BC5E61" w:rsidR="00B950F3" w:rsidRPr="00CF42A6" w:rsidDel="006F08AE" w:rsidRDefault="00CF1D86">
      <w:pPr>
        <w:pStyle w:val="ListParagraph"/>
        <w:numPr>
          <w:ilvl w:val="0"/>
          <w:numId w:val="35"/>
        </w:numPr>
        <w:spacing w:line="360" w:lineRule="auto"/>
        <w:rPr>
          <w:del w:id="1410" w:author="Muhamad Ridho Zul Khoiri" w:date="2026-07-13T10:33:00Z" w16du:dateUtc="2026-07-13T03:33:00Z"/>
          <w:rPrChange w:id="1411" w:author="Muhamad Ridho Zul Khoiri" w:date="2026-07-14T10:44:00Z" w16du:dateUtc="2026-07-14T03:44:00Z">
            <w:rPr>
              <w:del w:id="1412" w:author="Muhamad Ridho Zul Khoiri" w:date="2026-07-13T10:33:00Z" w16du:dateUtc="2026-07-13T03:33:00Z"/>
              <w:rFonts w:ascii="Times New Roman" w:hAnsi="Times New Roman" w:cs="Times New Roman"/>
            </w:rPr>
          </w:rPrChange>
        </w:rPr>
      </w:pPr>
      <w:ins w:id="1413" w:author="Muhamad Ridho Zul Khoiri" w:date="2026-07-13T10:33:00Z" w16du:dateUtc="2026-07-13T03:33:00Z">
        <w:r w:rsidRPr="00CF42A6">
          <w:rPr>
            <w:rPrChange w:id="1414" w:author="Muhamad Ridho Zul Khoiri" w:date="2026-07-14T10:44:00Z" w16du:dateUtc="2026-07-14T03:44:00Z">
              <w:rPr>
                <w:rFonts w:ascii="Times New Roman" w:hAnsi="Times New Roman"/>
              </w:rPr>
            </w:rPrChange>
          </w:rPr>
          <w:t xml:space="preserve">Differentiation between activities </w:t>
        </w:r>
      </w:ins>
      <w:ins w:id="1415" w:author="Muhamad Ridho Zul Khoiri" w:date="2026-07-13T10:34:00Z" w16du:dateUtc="2026-07-13T03:34:00Z">
        <w:r w:rsidR="000F6D27" w:rsidRPr="00CF42A6">
          <w:rPr>
            <w:rPrChange w:id="1416" w:author="Muhamad Ridho Zul Khoiri" w:date="2026-07-14T10:44:00Z" w16du:dateUtc="2026-07-14T03:44:00Z">
              <w:rPr>
                <w:rFonts w:ascii="Times New Roman" w:hAnsi="Times New Roman"/>
              </w:rPr>
            </w:rPrChange>
          </w:rPr>
          <w:t>requires</w:t>
        </w:r>
      </w:ins>
      <w:ins w:id="1417" w:author="Muhamad Ridho Zul Khoiri" w:date="2026-07-13T10:33:00Z" w16du:dateUtc="2026-07-13T03:33:00Z">
        <w:r w:rsidRPr="00CF42A6">
          <w:rPr>
            <w:rPrChange w:id="1418" w:author="Muhamad Ridho Zul Khoiri" w:date="2026-07-14T10:44:00Z" w16du:dateUtc="2026-07-14T03:44:00Z">
              <w:rPr>
                <w:rFonts w:ascii="Times New Roman" w:hAnsi="Times New Roman"/>
              </w:rPr>
            </w:rPrChange>
          </w:rPr>
          <w:t xml:space="preserve"> high certainty and strict control from activities that can remain flexible for futur</w:t>
        </w:r>
      </w:ins>
      <w:ins w:id="1419" w:author="Muhamad Ridho Zul Khoiri" w:date="2026-07-13T10:34:00Z" w16du:dateUtc="2026-07-13T03:34:00Z">
        <w:r w:rsidR="005414E7" w:rsidRPr="00CF42A6">
          <w:rPr>
            <w:rPrChange w:id="1420" w:author="Muhamad Ridho Zul Khoiri" w:date="2026-07-14T10:44:00Z" w16du:dateUtc="2026-07-14T03:44:00Z">
              <w:rPr>
                <w:rFonts w:ascii="Times New Roman" w:hAnsi="Times New Roman"/>
              </w:rPr>
            </w:rPrChange>
          </w:rPr>
          <w:t>e adjustments</w:t>
        </w:r>
      </w:ins>
      <w:ins w:id="1421" w:author="Muhamad Ridho Zul Khoiri" w:date="2026-07-13T10:33:00Z" w16du:dateUtc="2026-07-13T03:33:00Z">
        <w:r w:rsidRPr="00CF42A6">
          <w:rPr>
            <w:rPrChange w:id="1422" w:author="Muhamad Ridho Zul Khoiri" w:date="2026-07-14T10:44:00Z" w16du:dateUtc="2026-07-14T03:44:00Z">
              <w:rPr>
                <w:rFonts w:ascii="Times New Roman" w:hAnsi="Times New Roman"/>
              </w:rPr>
            </w:rPrChange>
          </w:rPr>
          <w:t>.</w:t>
        </w:r>
      </w:ins>
      <w:del w:id="1423" w:author="Muhamad Ridho Zul Khoiri" w:date="2026-07-13T10:32:00Z" w16du:dateUtc="2026-07-13T03:32:00Z">
        <w:r w:rsidR="00B950F3" w:rsidRPr="00CF42A6" w:rsidDel="00C37EDF">
          <w:rPr>
            <w:rPrChange w:id="1424" w:author="Muhamad Ridho Zul Khoiri" w:date="2026-07-14T10:44:00Z" w16du:dateUtc="2026-07-14T03:44:00Z">
              <w:rPr>
                <w:rFonts w:ascii="Times New Roman" w:hAnsi="Times New Roman"/>
              </w:rPr>
            </w:rPrChange>
          </w:rPr>
          <w:delText xml:space="preserve">Integration </w:delText>
        </w:r>
      </w:del>
      <w:del w:id="1425" w:author="Muhamad Ridho Zul Khoiri" w:date="2026-07-13T10:33:00Z" w16du:dateUtc="2026-07-13T03:33:00Z">
        <w:r w:rsidR="00B950F3" w:rsidRPr="00CF42A6" w:rsidDel="006F08AE">
          <w:rPr>
            <w:rPrChange w:id="1426" w:author="Muhamad Ridho Zul Khoiri" w:date="2026-07-14T10:44:00Z" w16du:dateUtc="2026-07-14T03:44:00Z">
              <w:rPr>
                <w:rFonts w:ascii="Times New Roman" w:hAnsi="Times New Roman"/>
              </w:rPr>
            </w:rPrChange>
          </w:rPr>
          <w:delText xml:space="preserve">of activities across different functions </w:delText>
        </w:r>
      </w:del>
      <w:del w:id="1427" w:author="Muhamad Ridho Zul Khoiri" w:date="2026-07-13T10:29:00Z" w16du:dateUtc="2026-07-13T03:29:00Z">
        <w:r w:rsidR="00B950F3" w:rsidRPr="00CF42A6" w:rsidDel="0039193D">
          <w:rPr>
            <w:rPrChange w:id="1428" w:author="Muhamad Ridho Zul Khoiri" w:date="2026-07-14T10:44:00Z" w16du:dateUtc="2026-07-14T03:44:00Z">
              <w:rPr>
                <w:rFonts w:ascii="Times New Roman" w:hAnsi="Times New Roman"/>
              </w:rPr>
            </w:rPrChange>
          </w:rPr>
          <w:delText>to ensure a unified approach.</w:delText>
        </w:r>
      </w:del>
    </w:p>
    <w:p w14:paraId="7F06E502" w14:textId="4A16F84E" w:rsidR="00B950F3" w:rsidRPr="00CF42A6" w:rsidDel="00CF1D86" w:rsidRDefault="00B950F3">
      <w:pPr>
        <w:pStyle w:val="ListParagraph"/>
        <w:numPr>
          <w:ilvl w:val="0"/>
          <w:numId w:val="35"/>
        </w:numPr>
        <w:spacing w:line="360" w:lineRule="auto"/>
        <w:rPr>
          <w:del w:id="1429" w:author="Muhamad Ridho Zul Khoiri" w:date="2026-07-13T10:33:00Z" w16du:dateUtc="2026-07-13T03:33:00Z"/>
          <w:rPrChange w:id="1430" w:author="Muhamad Ridho Zul Khoiri" w:date="2026-07-14T10:44:00Z" w16du:dateUtc="2026-07-14T03:44:00Z">
            <w:rPr>
              <w:del w:id="1431" w:author="Muhamad Ridho Zul Khoiri" w:date="2026-07-13T10:33:00Z" w16du:dateUtc="2026-07-13T03:33:00Z"/>
              <w:rFonts w:ascii="Times New Roman" w:hAnsi="Times New Roman" w:cs="Times New Roman"/>
            </w:rPr>
          </w:rPrChange>
        </w:rPr>
      </w:pPr>
      <w:del w:id="1432" w:author="Muhamad Ridho Zul Khoiri" w:date="2026-07-13T10:29:00Z" w16du:dateUtc="2026-07-13T03:29:00Z">
        <w:r w:rsidRPr="00CF42A6" w:rsidDel="0039193D">
          <w:rPr>
            <w:rPrChange w:id="1433" w:author="Muhamad Ridho Zul Khoiri" w:date="2026-07-14T10:44:00Z" w16du:dateUtc="2026-07-14T03:44:00Z">
              <w:rPr>
                <w:rFonts w:ascii="Times New Roman" w:hAnsi="Times New Roman"/>
              </w:rPr>
            </w:rPrChange>
          </w:rPr>
          <w:delText>Establishment of a baseline plan that accounts for key constraints, synergies, and potential conflicts.</w:delText>
        </w:r>
      </w:del>
    </w:p>
    <w:p w14:paraId="4962A653" w14:textId="77777777" w:rsidR="00CF1D86" w:rsidRPr="00CF42A6" w:rsidRDefault="00CF1D86">
      <w:pPr>
        <w:pStyle w:val="ListParagraph"/>
        <w:numPr>
          <w:ilvl w:val="0"/>
          <w:numId w:val="35"/>
        </w:numPr>
        <w:spacing w:line="360" w:lineRule="auto"/>
        <w:rPr>
          <w:ins w:id="1434" w:author="Muhamad Ridho Zul Khoiri" w:date="2026-07-13T10:33:00Z" w16du:dateUtc="2026-07-13T03:33:00Z"/>
          <w:rPrChange w:id="1435" w:author="Muhamad Ridho Zul Khoiri" w:date="2026-07-14T10:44:00Z" w16du:dateUtc="2026-07-14T03:44:00Z">
            <w:rPr>
              <w:ins w:id="1436" w:author="Muhamad Ridho Zul Khoiri" w:date="2026-07-13T10:33:00Z" w16du:dateUtc="2026-07-13T03:33:00Z"/>
              <w:rFonts w:ascii="Times New Roman" w:hAnsi="Times New Roman" w:cs="Times New Roman"/>
            </w:rPr>
          </w:rPrChange>
        </w:rPr>
      </w:pPr>
    </w:p>
    <w:p w14:paraId="77C4748D" w14:textId="6BF00248" w:rsidR="00B950F3" w:rsidRPr="00CF42A6" w:rsidDel="000F6D27" w:rsidRDefault="00961BC3">
      <w:pPr>
        <w:pStyle w:val="ListParagraph"/>
        <w:numPr>
          <w:ilvl w:val="0"/>
          <w:numId w:val="35"/>
        </w:numPr>
        <w:spacing w:line="360" w:lineRule="auto"/>
        <w:rPr>
          <w:del w:id="1437" w:author="Muhamad Ridho Zul Khoiri" w:date="2026-07-13T10:35:00Z" w16du:dateUtc="2026-07-13T03:35:00Z"/>
          <w:rPrChange w:id="1438" w:author="Muhamad Ridho Zul Khoiri" w:date="2026-07-14T10:44:00Z" w16du:dateUtc="2026-07-14T03:44:00Z">
            <w:rPr>
              <w:del w:id="1439" w:author="Muhamad Ridho Zul Khoiri" w:date="2026-07-13T10:35:00Z" w16du:dateUtc="2026-07-13T03:35:00Z"/>
              <w:rFonts w:ascii="Times New Roman" w:hAnsi="Times New Roman" w:cs="Times New Roman"/>
            </w:rPr>
          </w:rPrChange>
        </w:rPr>
      </w:pPr>
      <w:ins w:id="1440" w:author="Muhamad Ridho Zul Khoiri" w:date="2026-07-13T10:35:00Z" w16du:dateUtc="2026-07-13T03:35:00Z">
        <w:r w:rsidRPr="00CF42A6">
          <w:rPr>
            <w:rPrChange w:id="1441" w:author="Muhamad Ridho Zul Khoiri" w:date="2026-07-14T10:44:00Z" w16du:dateUtc="2026-07-14T03:44:00Z">
              <w:rPr>
                <w:rFonts w:ascii="Times New Roman" w:hAnsi="Times New Roman"/>
              </w:rPr>
            </w:rPrChange>
          </w:rPr>
          <w:t xml:space="preserve">Formal </w:t>
        </w:r>
      </w:ins>
      <w:del w:id="1442" w:author="Muhamad Ridho Zul Khoiri" w:date="2026-07-13T10:35:00Z" w16du:dateUtc="2026-07-13T03:35:00Z">
        <w:r w:rsidR="00B950F3" w:rsidRPr="00CF42A6" w:rsidDel="000F6D27">
          <w:rPr>
            <w:rPrChange w:id="1443" w:author="Muhamad Ridho Zul Khoiri" w:date="2026-07-14T10:44:00Z" w16du:dateUtc="2026-07-14T03:44:00Z">
              <w:rPr>
                <w:rFonts w:ascii="Times New Roman" w:hAnsi="Times New Roman"/>
              </w:rPr>
            </w:rPrChange>
          </w:rPr>
          <w:delText>Differentiation between activities requiring high certainty and strict control versus those allowing future flexibility.</w:delText>
        </w:r>
      </w:del>
    </w:p>
    <w:p w14:paraId="1757E482" w14:textId="5C950752" w:rsidR="00B163F5" w:rsidRPr="00CF42A6" w:rsidRDefault="00961BC3">
      <w:pPr>
        <w:pStyle w:val="ListParagraph"/>
        <w:numPr>
          <w:ilvl w:val="0"/>
          <w:numId w:val="35"/>
        </w:numPr>
        <w:spacing w:line="360" w:lineRule="auto"/>
        <w:rPr>
          <w:rPrChange w:id="1444" w:author="Muhamad Ridho Zul Khoiri" w:date="2026-07-14T10:44:00Z" w16du:dateUtc="2026-07-14T03:44:00Z">
            <w:rPr>
              <w:rFonts w:ascii="Times New Roman" w:hAnsi="Times New Roman" w:cs="Times New Roman"/>
            </w:rPr>
          </w:rPrChange>
        </w:rPr>
      </w:pPr>
      <w:ins w:id="1445" w:author="Muhamad Ridho Zul Khoiri" w:date="2026-07-13T10:35:00Z" w16du:dateUtc="2026-07-13T03:35:00Z">
        <w:r w:rsidRPr="00CF42A6">
          <w:rPr>
            <w:rPrChange w:id="1446" w:author="Muhamad Ridho Zul Khoiri" w:date="2026-07-14T10:44:00Z" w16du:dateUtc="2026-07-14T03:44:00Z">
              <w:rPr>
                <w:rFonts w:ascii="Times New Roman" w:hAnsi="Times New Roman" w:cs="Times New Roman"/>
              </w:rPr>
            </w:rPrChange>
          </w:rPr>
          <w:t>a</w:t>
        </w:r>
      </w:ins>
      <w:del w:id="1447" w:author="Muhamad Ridho Zul Khoiri" w:date="2026-07-13T10:35:00Z" w16du:dateUtc="2026-07-13T03:35:00Z">
        <w:r w:rsidR="00B163F5" w:rsidRPr="00CF42A6" w:rsidDel="00961BC3">
          <w:rPr>
            <w:rPrChange w:id="1448" w:author="Muhamad Ridho Zul Khoiri" w:date="2026-07-14T10:44:00Z" w16du:dateUtc="2026-07-14T03:44:00Z">
              <w:rPr>
                <w:rFonts w:ascii="Times New Roman" w:hAnsi="Times New Roman" w:cs="Times New Roman"/>
              </w:rPr>
            </w:rPrChange>
          </w:rPr>
          <w:delText>A</w:delText>
        </w:r>
      </w:del>
      <w:r w:rsidR="00B163F5" w:rsidRPr="00CF42A6">
        <w:rPr>
          <w:rPrChange w:id="1449" w:author="Muhamad Ridho Zul Khoiri" w:date="2026-07-14T10:44:00Z" w16du:dateUtc="2026-07-14T03:44:00Z">
            <w:rPr>
              <w:rFonts w:ascii="Times New Roman" w:hAnsi="Times New Roman" w:cs="Times New Roman"/>
            </w:rPr>
          </w:rPrChange>
        </w:rPr>
        <w:t xml:space="preserve">pproval of </w:t>
      </w:r>
      <w:ins w:id="1450" w:author="Muhamad Ridho Zul Khoiri" w:date="2026-07-13T10:35:00Z" w16du:dateUtc="2026-07-13T03:35:00Z">
        <w:r w:rsidRPr="00CF42A6">
          <w:rPr>
            <w:rPrChange w:id="1451" w:author="Muhamad Ridho Zul Khoiri" w:date="2026-07-14T10:44:00Z" w16du:dateUtc="2026-07-14T03:44:00Z">
              <w:rPr>
                <w:rFonts w:ascii="Times New Roman" w:hAnsi="Times New Roman" w:cs="Times New Roman"/>
              </w:rPr>
            </w:rPrChange>
          </w:rPr>
          <w:t xml:space="preserve">the </w:t>
        </w:r>
      </w:ins>
      <w:r w:rsidR="00B163F5" w:rsidRPr="00CF42A6">
        <w:rPr>
          <w:rPrChange w:id="1452" w:author="Muhamad Ridho Zul Khoiri" w:date="2026-07-14T10:44:00Z" w16du:dateUtc="2026-07-14T03:44:00Z">
            <w:rPr>
              <w:rFonts w:ascii="Times New Roman" w:hAnsi="Times New Roman" w:cs="Times New Roman"/>
            </w:rPr>
          </w:rPrChange>
        </w:rPr>
        <w:t>integrated plan</w:t>
      </w:r>
      <w:del w:id="1453" w:author="Muhamad Ridho Zul Khoiri" w:date="2026-07-13T10:35:00Z" w16du:dateUtc="2026-07-13T03:35:00Z">
        <w:r w:rsidR="00B163F5" w:rsidRPr="00CF42A6" w:rsidDel="00961BC3">
          <w:rPr>
            <w:rPrChange w:id="1454" w:author="Muhamad Ridho Zul Khoiri" w:date="2026-07-14T10:44:00Z" w16du:dateUtc="2026-07-14T03:44:00Z">
              <w:rPr>
                <w:rFonts w:ascii="Times New Roman" w:hAnsi="Times New Roman" w:cs="Times New Roman"/>
              </w:rPr>
            </w:rPrChange>
          </w:rPr>
          <w:delText>s</w:delText>
        </w:r>
      </w:del>
      <w:r w:rsidR="00B163F5" w:rsidRPr="00CF42A6">
        <w:rPr>
          <w:rPrChange w:id="1455" w:author="Muhamad Ridho Zul Khoiri" w:date="2026-07-14T10:44:00Z" w16du:dateUtc="2026-07-14T03:44:00Z">
            <w:rPr>
              <w:rFonts w:ascii="Times New Roman" w:hAnsi="Times New Roman" w:cs="Times New Roman"/>
            </w:rPr>
          </w:rPrChange>
        </w:rPr>
        <w:t xml:space="preserve"> by the designated ownership level for each planning horizon.</w:t>
      </w:r>
    </w:p>
    <w:p w14:paraId="5230764D" w14:textId="7E335078" w:rsidR="0076107A" w:rsidRPr="00CF42A6" w:rsidRDefault="0076107A">
      <w:pPr>
        <w:pStyle w:val="ListParagraph"/>
        <w:numPr>
          <w:ilvl w:val="0"/>
          <w:numId w:val="35"/>
        </w:numPr>
        <w:spacing w:line="360" w:lineRule="auto"/>
        <w:rPr>
          <w:ins w:id="1456" w:author="Muhamad Ridho Zul Khoiri" w:date="2026-07-13T10:36:00Z" w16du:dateUtc="2026-07-13T03:36:00Z"/>
          <w:rPrChange w:id="1457" w:author="Muhamad Ridho Zul Khoiri" w:date="2026-07-14T10:44:00Z" w16du:dateUtc="2026-07-14T03:44:00Z">
            <w:rPr>
              <w:ins w:id="1458" w:author="Muhamad Ridho Zul Khoiri" w:date="2026-07-13T10:36:00Z" w16du:dateUtc="2026-07-13T03:36:00Z"/>
              <w:rFonts w:ascii="Times New Roman" w:hAnsi="Times New Roman" w:cs="Times New Roman"/>
            </w:rPr>
          </w:rPrChange>
        </w:rPr>
      </w:pPr>
      <w:ins w:id="1459" w:author="Muhamad Ridho Zul Khoiri" w:date="2026-07-13T10:36:00Z" w16du:dateUtc="2026-07-13T03:36:00Z">
        <w:r w:rsidRPr="00CF42A6">
          <w:rPr>
            <w:rPrChange w:id="1460" w:author="Muhamad Ridho Zul Khoiri" w:date="2026-07-14T10:44:00Z" w16du:dateUtc="2026-07-14T03:44:00Z">
              <w:rPr>
                <w:rFonts w:ascii="Times New Roman" w:hAnsi="Times New Roman" w:cs="Times New Roman"/>
              </w:rPr>
            </w:rPrChange>
          </w:rPr>
          <w:t>Feedback and alignment mechanisms between planning horizons to ensure changes in one horizon are reflected in the others where needed.</w:t>
        </w:r>
      </w:ins>
    </w:p>
    <w:p w14:paraId="21E5FF1C" w14:textId="2D8DF799" w:rsidR="00B163F5" w:rsidRPr="00CF42A6" w:rsidDel="0076107A" w:rsidRDefault="00B163F5">
      <w:pPr>
        <w:pStyle w:val="ListParagraph"/>
        <w:numPr>
          <w:ilvl w:val="0"/>
          <w:numId w:val="35"/>
        </w:numPr>
        <w:spacing w:line="360" w:lineRule="auto"/>
        <w:rPr>
          <w:del w:id="1461" w:author="Muhamad Ridho Zul Khoiri" w:date="2026-07-13T10:36:00Z" w16du:dateUtc="2026-07-13T03:36:00Z"/>
          <w:rPrChange w:id="1462" w:author="Muhamad Ridho Zul Khoiri" w:date="2026-07-14T10:44:00Z" w16du:dateUtc="2026-07-14T03:44:00Z">
            <w:rPr>
              <w:del w:id="1463" w:author="Muhamad Ridho Zul Khoiri" w:date="2026-07-13T10:36:00Z" w16du:dateUtc="2026-07-13T03:36:00Z"/>
              <w:rFonts w:ascii="Times New Roman" w:hAnsi="Times New Roman" w:cs="Times New Roman"/>
            </w:rPr>
          </w:rPrChange>
        </w:rPr>
      </w:pPr>
      <w:del w:id="1464" w:author="Muhamad Ridho Zul Khoiri" w:date="2026-07-13T10:36:00Z" w16du:dateUtc="2026-07-13T03:36:00Z">
        <w:r w:rsidRPr="00CF42A6" w:rsidDel="0076107A">
          <w:rPr>
            <w:rPrChange w:id="1465" w:author="Muhamad Ridho Zul Khoiri" w:date="2026-07-14T10:44:00Z" w16du:dateUtc="2026-07-14T03:44:00Z">
              <w:rPr>
                <w:rFonts w:ascii="Times New Roman" w:hAnsi="Times New Roman"/>
              </w:rPr>
            </w:rPrChange>
          </w:rPr>
          <w:delText>Implementation of defined processes to facilitate feedback and alignment between planning horizons.</w:delText>
        </w:r>
      </w:del>
    </w:p>
    <w:p w14:paraId="71161FE7" w14:textId="41BDDD2E" w:rsidR="00B163F5" w:rsidRPr="00CF42A6" w:rsidDel="00526DF0" w:rsidRDefault="00B163F5">
      <w:pPr>
        <w:pStyle w:val="ListParagraph"/>
        <w:numPr>
          <w:ilvl w:val="0"/>
          <w:numId w:val="35"/>
        </w:numPr>
        <w:spacing w:line="360" w:lineRule="auto"/>
        <w:rPr>
          <w:del w:id="1466" w:author="Muhamad Ridho Zul Khoiri" w:date="2026-07-14T10:49:00Z" w16du:dateUtc="2026-07-14T03:49:00Z"/>
          <w:rPrChange w:id="1467" w:author="Muhamad Ridho Zul Khoiri" w:date="2026-07-14T10:44:00Z" w16du:dateUtc="2026-07-14T03:44:00Z">
            <w:rPr>
              <w:del w:id="1468" w:author="Muhamad Ridho Zul Khoiri" w:date="2026-07-14T10:49:00Z" w16du:dateUtc="2026-07-14T03:49:00Z"/>
              <w:rFonts w:ascii="Times New Roman" w:hAnsi="Times New Roman" w:cs="Times New Roman"/>
            </w:rPr>
          </w:rPrChange>
        </w:rPr>
      </w:pPr>
      <w:r w:rsidRPr="00CF42A6">
        <w:rPr>
          <w:rPrChange w:id="1469" w:author="Muhamad Ridho Zul Khoiri" w:date="2026-07-14T10:44:00Z" w16du:dateUtc="2026-07-14T03:44:00Z">
            <w:rPr>
              <w:rFonts w:ascii="Times New Roman" w:hAnsi="Times New Roman"/>
            </w:rPr>
          </w:rPrChange>
        </w:rPr>
        <w:t xml:space="preserve">Regular review of planning performance to identify </w:t>
      </w:r>
      <w:ins w:id="1470" w:author="Muhamad Ridho Zul Khoiri" w:date="2026-07-13T10:36:00Z" w16du:dateUtc="2026-07-13T03:36:00Z">
        <w:r w:rsidR="0076107A" w:rsidRPr="00CF42A6">
          <w:rPr>
            <w:rPrChange w:id="1471" w:author="Muhamad Ridho Zul Khoiri" w:date="2026-07-14T10:44:00Z" w16du:dateUtc="2026-07-14T03:44:00Z">
              <w:rPr>
                <w:rFonts w:ascii="Times New Roman" w:hAnsi="Times New Roman"/>
              </w:rPr>
            </w:rPrChange>
          </w:rPr>
          <w:t>gaps,</w:t>
        </w:r>
      </w:ins>
      <w:ins w:id="1472" w:author="Muhamad Ridho Zul Khoiri" w:date="2026-07-13T10:37:00Z" w16du:dateUtc="2026-07-13T03:37:00Z">
        <w:r w:rsidR="00E7144A" w:rsidRPr="00CF42A6">
          <w:rPr>
            <w:rPrChange w:id="1473" w:author="Muhamad Ridho Zul Khoiri" w:date="2026-07-14T10:44:00Z" w16du:dateUtc="2026-07-14T03:44:00Z">
              <w:rPr>
                <w:rFonts w:ascii="Times New Roman" w:hAnsi="Times New Roman"/>
              </w:rPr>
            </w:rPrChange>
          </w:rPr>
          <w:t xml:space="preserve"> and </w:t>
        </w:r>
      </w:ins>
      <w:r w:rsidRPr="00CF42A6">
        <w:rPr>
          <w:rPrChange w:id="1474" w:author="Muhamad Ridho Zul Khoiri" w:date="2026-07-14T10:44:00Z" w16du:dateUtc="2026-07-14T03:44:00Z">
            <w:rPr>
              <w:rFonts w:ascii="Times New Roman" w:hAnsi="Times New Roman"/>
            </w:rPr>
          </w:rPrChange>
        </w:rPr>
        <w:t>opportunities for continuous improvement.</w:t>
      </w:r>
    </w:p>
    <w:p w14:paraId="217E071A" w14:textId="77777777" w:rsidR="009A6EDD" w:rsidRPr="00526DF0" w:rsidRDefault="009A6EDD">
      <w:pPr>
        <w:pStyle w:val="ListParagraph"/>
        <w:numPr>
          <w:ilvl w:val="0"/>
          <w:numId w:val="35"/>
        </w:numPr>
        <w:spacing w:line="360" w:lineRule="auto"/>
        <w:rPr>
          <w:rPrChange w:id="1475" w:author="Muhamad Ridho Zul Khoiri" w:date="2026-07-14T10:49:00Z" w16du:dateUtc="2026-07-14T03:49:00Z">
            <w:rPr>
              <w:rFonts w:ascii="Times New Roman" w:hAnsi="Times New Roman"/>
            </w:rPr>
          </w:rPrChange>
        </w:rPr>
        <w:pPrChange w:id="1476" w:author="Muhamad Ridho Zul Khoiri" w:date="2026-07-14T10:49:00Z" w16du:dateUtc="2026-07-14T03:49:00Z">
          <w:pPr>
            <w:spacing w:line="360" w:lineRule="auto"/>
            <w:ind w:left="2160"/>
          </w:pPr>
        </w:pPrChange>
      </w:pPr>
    </w:p>
    <w:p w14:paraId="1C923A5E" w14:textId="77777777" w:rsidR="00F25F42" w:rsidRPr="00CF42A6" w:rsidDel="003D36EE" w:rsidRDefault="00F25F42">
      <w:pPr>
        <w:spacing w:line="360" w:lineRule="auto"/>
        <w:rPr>
          <w:del w:id="1477" w:author="Muhamad Ridho Zul Khoiri" w:date="2026-07-10T14:20:00Z" w16du:dateUtc="2026-07-10T07:20:00Z"/>
          <w:rFonts w:cs="Arial"/>
          <w:rPrChange w:id="1478" w:author="Muhamad Ridho Zul Khoiri" w:date="2026-07-14T10:44:00Z" w16du:dateUtc="2026-07-14T03:44:00Z">
            <w:rPr>
              <w:del w:id="1479" w:author="Muhamad Ridho Zul Khoiri" w:date="2026-07-10T14:20:00Z" w16du:dateUtc="2026-07-10T07:20:00Z"/>
              <w:rFonts w:ascii="Times New Roman" w:hAnsi="Times New Roman"/>
            </w:rPr>
          </w:rPrChange>
        </w:rPr>
        <w:pPrChange w:id="1480" w:author="Muhamad Ridho Zul Khoiri" w:date="2026-07-10T14:20:00Z" w16du:dateUtc="2026-07-10T07:20:00Z">
          <w:pPr>
            <w:spacing w:line="360" w:lineRule="auto"/>
            <w:ind w:left="2160"/>
          </w:pPr>
        </w:pPrChange>
      </w:pPr>
    </w:p>
    <w:p w14:paraId="266C633D" w14:textId="228011AB" w:rsidR="003D36EE" w:rsidRPr="00CF42A6" w:rsidRDefault="003D36EE">
      <w:pPr>
        <w:pStyle w:val="Heading2"/>
        <w:spacing w:before="0" w:line="360" w:lineRule="auto"/>
        <w:rPr>
          <w:ins w:id="1481" w:author="Muhamad Ridho Zul Khoiri" w:date="2026-07-10T14:19:00Z" w16du:dateUtc="2026-07-10T07:19:00Z"/>
          <w:rFonts w:cs="Arial"/>
          <w:highlight w:val="yellow"/>
          <w:rPrChange w:id="1482" w:author="Muhamad Ridho Zul Khoiri" w:date="2026-07-14T10:44:00Z" w16du:dateUtc="2026-07-14T03:44:00Z">
            <w:rPr>
              <w:ins w:id="1483" w:author="Muhamad Ridho Zul Khoiri" w:date="2026-07-10T14:19:00Z" w16du:dateUtc="2026-07-10T07:19:00Z"/>
            </w:rPr>
          </w:rPrChange>
        </w:rPr>
        <w:pPrChange w:id="1484" w:author="Muhamad Ridho Zul Khoiri" w:date="2026-07-10T14:20:00Z" w16du:dateUtc="2026-07-10T07:20:00Z">
          <w:pPr>
            <w:spacing w:line="360" w:lineRule="auto"/>
            <w:ind w:left="1080"/>
          </w:pPr>
        </w:pPrChange>
      </w:pPr>
      <w:ins w:id="1485" w:author="Muhamad Ridho Zul Khoiri" w:date="2026-07-10T14:19:00Z" w16du:dateUtc="2026-07-10T07:19:00Z">
        <w:r w:rsidRPr="00CF42A6">
          <w:rPr>
            <w:rFonts w:cs="Arial"/>
            <w:highlight w:val="yellow"/>
            <w:rPrChange w:id="1486" w:author="Muhamad Ridho Zul Khoiri" w:date="2026-07-14T10:44:00Z" w16du:dateUtc="2026-07-14T03:44:00Z">
              <w:rPr>
                <w:rFonts w:ascii="Times New Roman" w:hAnsi="Times New Roman"/>
                <w:b/>
              </w:rPr>
            </w:rPrChange>
          </w:rPr>
          <w:t>Function-</w:t>
        </w:r>
      </w:ins>
      <w:ins w:id="1487" w:author="Muhamad Ridho Zul Khoiri" w:date="2026-07-10T14:20:00Z" w16du:dateUtc="2026-07-10T07:20:00Z">
        <w:r w:rsidRPr="00CF42A6">
          <w:rPr>
            <w:rFonts w:cs="Arial"/>
            <w:highlight w:val="yellow"/>
            <w:rPrChange w:id="1488" w:author="Muhamad Ridho Zul Khoiri" w:date="2026-07-14T10:44:00Z" w16du:dateUtc="2026-07-14T03:44:00Z">
              <w:rPr>
                <w:rFonts w:ascii="Times New Roman" w:hAnsi="Times New Roman"/>
                <w:b/>
              </w:rPr>
            </w:rPrChange>
          </w:rPr>
          <w:t>S</w:t>
        </w:r>
      </w:ins>
      <w:ins w:id="1489" w:author="Muhamad Ridho Zul Khoiri" w:date="2026-07-10T14:19:00Z" w16du:dateUtc="2026-07-10T07:19:00Z">
        <w:r w:rsidRPr="00CF42A6">
          <w:rPr>
            <w:rFonts w:cs="Arial"/>
            <w:highlight w:val="yellow"/>
            <w:rPrChange w:id="1490" w:author="Muhamad Ridho Zul Khoiri" w:date="2026-07-14T10:44:00Z" w16du:dateUtc="2026-07-14T03:44:00Z">
              <w:rPr>
                <w:rFonts w:ascii="Times New Roman" w:hAnsi="Times New Roman"/>
                <w:b/>
              </w:rPr>
            </w:rPrChange>
          </w:rPr>
          <w:t xml:space="preserve">pecific </w:t>
        </w:r>
      </w:ins>
      <w:ins w:id="1491" w:author="Muhamad Ridho Zul Khoiri" w:date="2026-07-10T14:20:00Z" w16du:dateUtc="2026-07-10T07:20:00Z">
        <w:r w:rsidRPr="00CF42A6">
          <w:rPr>
            <w:rFonts w:cs="Arial"/>
            <w:highlight w:val="yellow"/>
            <w:rPrChange w:id="1492" w:author="Muhamad Ridho Zul Khoiri" w:date="2026-07-14T10:44:00Z" w16du:dateUtc="2026-07-14T03:44:00Z">
              <w:rPr>
                <w:rFonts w:ascii="Times New Roman" w:hAnsi="Times New Roman"/>
                <w:b/>
              </w:rPr>
            </w:rPrChange>
          </w:rPr>
          <w:t>Practices</w:t>
        </w:r>
      </w:ins>
    </w:p>
    <w:p w14:paraId="1C069F22" w14:textId="2727B16C" w:rsidR="00871B00" w:rsidRPr="00CF42A6" w:rsidRDefault="00871B00" w:rsidP="00B02547">
      <w:pPr>
        <w:spacing w:line="360" w:lineRule="auto"/>
        <w:ind w:left="1080"/>
        <w:rPr>
          <w:ins w:id="1493" w:author="Muhamad Ridho Zul Khoiri" w:date="2026-07-13T10:39:00Z" w16du:dateUtc="2026-07-13T03:39:00Z"/>
          <w:rFonts w:cs="Arial"/>
          <w:rPrChange w:id="1494" w:author="Muhamad Ridho Zul Khoiri" w:date="2026-07-14T10:44:00Z" w16du:dateUtc="2026-07-14T03:44:00Z">
            <w:rPr>
              <w:ins w:id="1495" w:author="Muhamad Ridho Zul Khoiri" w:date="2026-07-13T10:39:00Z" w16du:dateUtc="2026-07-13T03:39:00Z"/>
              <w:rFonts w:ascii="Times New Roman" w:hAnsi="Times New Roman"/>
            </w:rPr>
          </w:rPrChange>
        </w:rPr>
      </w:pPr>
      <w:ins w:id="1496" w:author="Muhamad Ridho Zul Khoiri" w:date="2026-07-13T10:39:00Z" w16du:dateUtc="2026-07-13T03:39:00Z">
        <w:r w:rsidRPr="00CF42A6">
          <w:rPr>
            <w:rFonts w:cs="Arial"/>
            <w:rPrChange w:id="1497" w:author="Muhamad Ridho Zul Khoiri" w:date="2026-07-14T10:44:00Z" w16du:dateUtc="2026-07-14T03:44:00Z">
              <w:rPr>
                <w:rFonts w:ascii="Times New Roman" w:hAnsi="Times New Roman"/>
              </w:rPr>
            </w:rPrChange>
          </w:rPr>
          <w:t xml:space="preserve">In addition to Integrated Planning Principles mentioned in section </w:t>
        </w:r>
        <w:r w:rsidR="00F56927" w:rsidRPr="00CF42A6">
          <w:rPr>
            <w:rFonts w:cs="Arial"/>
            <w:rPrChange w:id="1498" w:author="Muhamad Ridho Zul Khoiri" w:date="2026-07-14T10:44:00Z" w16du:dateUtc="2026-07-14T03:44:00Z">
              <w:rPr>
                <w:rFonts w:ascii="Times New Roman" w:hAnsi="Times New Roman"/>
              </w:rPr>
            </w:rPrChange>
          </w:rPr>
          <w:t>2.2 that apply across MEPG, certain functions may apply tailored pr</w:t>
        </w:r>
      </w:ins>
      <w:ins w:id="1499" w:author="Muhamad Ridho Zul Khoiri" w:date="2026-07-13T10:40:00Z" w16du:dateUtc="2026-07-13T03:40:00Z">
        <w:r w:rsidR="00F56927" w:rsidRPr="00CF42A6">
          <w:rPr>
            <w:rFonts w:cs="Arial"/>
            <w:rPrChange w:id="1500" w:author="Muhamad Ridho Zul Khoiri" w:date="2026-07-14T10:44:00Z" w16du:dateUtc="2026-07-14T03:44:00Z">
              <w:rPr>
                <w:rFonts w:ascii="Times New Roman" w:hAnsi="Times New Roman"/>
              </w:rPr>
            </w:rPrChange>
          </w:rPr>
          <w:t xml:space="preserve">actices for P&amp;S. These practices shall </w:t>
        </w:r>
      </w:ins>
      <w:ins w:id="1501" w:author="Muhamad Ridho Zul Khoiri" w:date="2026-07-13T15:09:00Z" w16du:dateUtc="2026-07-13T08:09:00Z">
        <w:r w:rsidR="00846D6E" w:rsidRPr="00CF42A6">
          <w:rPr>
            <w:rFonts w:cs="Arial"/>
            <w:rPrChange w:id="1502" w:author="Muhamad Ridho Zul Khoiri" w:date="2026-07-14T10:44:00Z" w16du:dateUtc="2026-07-14T03:44:00Z">
              <w:rPr>
                <w:rFonts w:ascii="Times New Roman" w:hAnsi="Times New Roman"/>
              </w:rPr>
            </w:rPrChange>
          </w:rPr>
          <w:t>remain</w:t>
        </w:r>
      </w:ins>
      <w:ins w:id="1503" w:author="Muhamad Ridho Zul Khoiri" w:date="2026-07-13T10:40:00Z" w16du:dateUtc="2026-07-13T03:40:00Z">
        <w:r w:rsidR="00F56927" w:rsidRPr="00CF42A6">
          <w:rPr>
            <w:rFonts w:cs="Arial"/>
            <w:rPrChange w:id="1504" w:author="Muhamad Ridho Zul Khoiri" w:date="2026-07-14T10:44:00Z" w16du:dateUtc="2026-07-14T03:44:00Z">
              <w:rPr>
                <w:rFonts w:ascii="Times New Roman" w:hAnsi="Times New Roman"/>
              </w:rPr>
            </w:rPrChange>
          </w:rPr>
          <w:t xml:space="preserve"> aligned with this guideline and </w:t>
        </w:r>
        <w:r w:rsidR="00B02547" w:rsidRPr="00CF42A6">
          <w:rPr>
            <w:rFonts w:cs="Arial"/>
            <w:rPrChange w:id="1505" w:author="Muhamad Ridho Zul Khoiri" w:date="2026-07-14T10:44:00Z" w16du:dateUtc="2026-07-14T03:44:00Z">
              <w:rPr>
                <w:rFonts w:ascii="Times New Roman" w:hAnsi="Times New Roman"/>
              </w:rPr>
            </w:rPrChange>
          </w:rPr>
          <w:t>function’s own procedures and standards.</w:t>
        </w:r>
      </w:ins>
    </w:p>
    <w:p w14:paraId="520658B8" w14:textId="76A9CC18" w:rsidR="00B163F5" w:rsidRPr="00CF42A6" w:rsidDel="00B02547" w:rsidRDefault="00B163F5" w:rsidP="00BD290E">
      <w:pPr>
        <w:spacing w:line="360" w:lineRule="auto"/>
        <w:ind w:left="1080"/>
        <w:rPr>
          <w:del w:id="1506" w:author="Muhamad Ridho Zul Khoiri" w:date="2026-07-13T10:40:00Z" w16du:dateUtc="2026-07-13T03:40:00Z"/>
          <w:rFonts w:cs="Arial"/>
          <w:rPrChange w:id="1507" w:author="Muhamad Ridho Zul Khoiri" w:date="2026-07-14T10:44:00Z" w16du:dateUtc="2026-07-14T03:44:00Z">
            <w:rPr>
              <w:del w:id="1508" w:author="Muhamad Ridho Zul Khoiri" w:date="2026-07-13T10:40:00Z" w16du:dateUtc="2026-07-13T03:40:00Z"/>
              <w:rFonts w:ascii="Times New Roman" w:hAnsi="Times New Roman"/>
            </w:rPr>
          </w:rPrChange>
        </w:rPr>
      </w:pPr>
      <w:del w:id="1509" w:author="Muhamad Ridho Zul Khoiri" w:date="2026-07-13T10:40:00Z" w16du:dateUtc="2026-07-13T03:40:00Z">
        <w:r w:rsidRPr="00CF42A6" w:rsidDel="00B02547">
          <w:rPr>
            <w:rFonts w:cs="Arial"/>
            <w:rPrChange w:id="1510" w:author="Muhamad Ridho Zul Khoiri" w:date="2026-07-14T10:44:00Z" w16du:dateUtc="2026-07-14T03:44:00Z">
              <w:rPr>
                <w:rFonts w:ascii="Times New Roman" w:hAnsi="Times New Roman"/>
              </w:rPr>
            </w:rPrChange>
          </w:rPr>
          <w:delText xml:space="preserve">Other than the common </w:delText>
        </w:r>
      </w:del>
      <w:del w:id="1511" w:author="Muhamad Ridho Zul Khoiri" w:date="2026-07-13T10:37:00Z" w16du:dateUtc="2026-07-13T03:37:00Z">
        <w:r w:rsidRPr="00CF42A6" w:rsidDel="00E7144A">
          <w:rPr>
            <w:rFonts w:cs="Arial"/>
            <w:rPrChange w:id="1512" w:author="Muhamad Ridho Zul Khoiri" w:date="2026-07-14T10:44:00Z" w16du:dateUtc="2026-07-14T03:44:00Z">
              <w:rPr>
                <w:rFonts w:ascii="Times New Roman" w:hAnsi="Times New Roman"/>
              </w:rPr>
            </w:rPrChange>
          </w:rPr>
          <w:delText xml:space="preserve">strategies </w:delText>
        </w:r>
      </w:del>
      <w:del w:id="1513" w:author="Muhamad Ridho Zul Khoiri" w:date="2026-07-13T10:40:00Z" w16du:dateUtc="2026-07-13T03:40:00Z">
        <w:r w:rsidRPr="00CF42A6" w:rsidDel="00B02547">
          <w:rPr>
            <w:rFonts w:cs="Arial"/>
            <w:rPrChange w:id="1514" w:author="Muhamad Ridho Zul Khoiri" w:date="2026-07-14T10:44:00Z" w16du:dateUtc="2026-07-14T03:44:00Z">
              <w:rPr>
                <w:rFonts w:ascii="Times New Roman" w:hAnsi="Times New Roman"/>
              </w:rPr>
            </w:rPrChange>
          </w:rPr>
          <w:delText xml:space="preserve">applicable across all functions, specific functions may incorporate tailored practices for </w:delText>
        </w:r>
        <w:r w:rsidR="001E2ED6" w:rsidRPr="00CF42A6" w:rsidDel="00B02547">
          <w:rPr>
            <w:rFonts w:cs="Arial"/>
            <w:rPrChange w:id="1515" w:author="Muhamad Ridho Zul Khoiri" w:date="2026-07-14T10:44:00Z" w16du:dateUtc="2026-07-14T03:44:00Z">
              <w:rPr>
                <w:rFonts w:ascii="Times New Roman" w:hAnsi="Times New Roman"/>
              </w:rPr>
            </w:rPrChange>
          </w:rPr>
          <w:delText>P&amp;S</w:delText>
        </w:r>
        <w:r w:rsidRPr="00CF42A6" w:rsidDel="00B02547">
          <w:rPr>
            <w:rFonts w:cs="Arial"/>
            <w:rPrChange w:id="1516" w:author="Muhamad Ridho Zul Khoiri" w:date="2026-07-14T10:44:00Z" w16du:dateUtc="2026-07-14T03:44:00Z">
              <w:rPr>
                <w:rFonts w:ascii="Times New Roman" w:hAnsi="Times New Roman"/>
              </w:rPr>
            </w:rPrChange>
          </w:rPr>
          <w:delText>. Examples include:</w:delText>
        </w:r>
      </w:del>
    </w:p>
    <w:p w14:paraId="3E60F6D2" w14:textId="77777777" w:rsidR="00BA2ABC" w:rsidRPr="00CF42A6" w:rsidRDefault="009A6EDD">
      <w:pPr>
        <w:pStyle w:val="ListParagraph"/>
        <w:numPr>
          <w:ilvl w:val="0"/>
          <w:numId w:val="26"/>
        </w:numPr>
        <w:spacing w:line="360" w:lineRule="auto"/>
        <w:rPr>
          <w:color w:val="000000"/>
          <w:rPrChange w:id="1517" w:author="Muhamad Ridho Zul Khoiri" w:date="2026-07-14T10:44:00Z" w16du:dateUtc="2026-07-14T03:44:00Z">
            <w:rPr>
              <w:rFonts w:ascii="Times New Roman" w:hAnsi="Times New Roman" w:cs="Times New Roman"/>
              <w:color w:val="000000"/>
            </w:rPr>
          </w:rPrChange>
        </w:rPr>
      </w:pPr>
      <w:r w:rsidRPr="00CF42A6">
        <w:rPr>
          <w:b/>
          <w:bCs/>
          <w:color w:val="000000"/>
          <w:rPrChange w:id="1518" w:author="Muhamad Ridho Zul Khoiri" w:date="2026-07-14T10:44:00Z" w16du:dateUtc="2026-07-14T03:44:00Z">
            <w:rPr>
              <w:rFonts w:ascii="Times New Roman" w:hAnsi="Times New Roman" w:cs="Times New Roman"/>
              <w:b/>
              <w:bCs/>
              <w:color w:val="000000"/>
            </w:rPr>
          </w:rPrChange>
        </w:rPr>
        <w:t>Operations</w:t>
      </w:r>
    </w:p>
    <w:p w14:paraId="1DCECA03" w14:textId="10887657" w:rsidR="00CB3BCE" w:rsidRPr="00CF42A6" w:rsidRDefault="009A6EDD">
      <w:pPr>
        <w:pStyle w:val="ListParagraph"/>
        <w:numPr>
          <w:ilvl w:val="0"/>
          <w:numId w:val="37"/>
        </w:numPr>
        <w:spacing w:line="360" w:lineRule="auto"/>
        <w:rPr>
          <w:color w:val="000000"/>
          <w:rPrChange w:id="1519" w:author="Muhamad Ridho Zul Khoiri" w:date="2026-07-14T10:44:00Z" w16du:dateUtc="2026-07-14T03:44:00Z">
            <w:rPr>
              <w:rFonts w:ascii="Times New Roman" w:hAnsi="Times New Roman" w:cs="Times New Roman"/>
              <w:color w:val="000000"/>
            </w:rPr>
          </w:rPrChange>
        </w:rPr>
      </w:pPr>
      <w:r w:rsidRPr="00CF42A6">
        <w:rPr>
          <w:b/>
          <w:bCs/>
          <w:color w:val="000000"/>
          <w:rPrChange w:id="1520" w:author="Muhamad Ridho Zul Khoiri" w:date="2026-07-14T10:44:00Z" w16du:dateUtc="2026-07-14T03:44:00Z">
            <w:rPr>
              <w:rFonts w:ascii="Times New Roman" w:hAnsi="Times New Roman" w:cs="Times New Roman"/>
              <w:b/>
              <w:bCs/>
              <w:color w:val="000000"/>
            </w:rPr>
          </w:rPrChange>
        </w:rPr>
        <w:t>Shutdown Planning</w:t>
      </w:r>
      <w:r w:rsidRPr="00CF42A6">
        <w:rPr>
          <w:color w:val="000000"/>
          <w:rPrChange w:id="1521" w:author="Muhamad Ridho Zul Khoiri" w:date="2026-07-14T10:44:00Z" w16du:dateUtc="2026-07-14T03:44:00Z">
            <w:rPr>
              <w:rFonts w:ascii="Times New Roman" w:hAnsi="Times New Roman" w:cs="Times New Roman"/>
              <w:color w:val="000000"/>
            </w:rPr>
          </w:rPrChange>
        </w:rPr>
        <w:t xml:space="preserve">.  </w:t>
      </w:r>
      <w:r w:rsidR="00CB3BCE" w:rsidRPr="00CF42A6">
        <w:rPr>
          <w:color w:val="000000"/>
          <w:rPrChange w:id="1522" w:author="Muhamad Ridho Zul Khoiri" w:date="2026-07-14T10:44:00Z" w16du:dateUtc="2026-07-14T03:44:00Z">
            <w:rPr>
              <w:rFonts w:ascii="Times New Roman" w:hAnsi="Times New Roman" w:cs="Times New Roman"/>
              <w:color w:val="000000"/>
            </w:rPr>
          </w:rPrChange>
        </w:rPr>
        <w:t xml:space="preserve">Shutdown activities </w:t>
      </w:r>
      <w:del w:id="1523" w:author="Muhamad Ridho Zul Khoiri" w:date="2026-07-13T10:40:00Z" w16du:dateUtc="2026-07-13T03:40:00Z">
        <w:r w:rsidR="00CB3BCE" w:rsidRPr="00CF42A6" w:rsidDel="00B02547">
          <w:rPr>
            <w:color w:val="000000"/>
            <w:rPrChange w:id="1524" w:author="Muhamad Ridho Zul Khoiri" w:date="2026-07-14T10:44:00Z" w16du:dateUtc="2026-07-14T03:44:00Z">
              <w:rPr>
                <w:rFonts w:ascii="Times New Roman" w:hAnsi="Times New Roman" w:cs="Times New Roman"/>
                <w:color w:val="000000"/>
              </w:rPr>
            </w:rPrChange>
          </w:rPr>
          <w:delText xml:space="preserve">will </w:delText>
        </w:r>
      </w:del>
      <w:ins w:id="1525" w:author="Muhamad Ridho Zul Khoiri" w:date="2026-07-13T10:40:00Z" w16du:dateUtc="2026-07-13T03:40:00Z">
        <w:r w:rsidR="00B02547" w:rsidRPr="00CF42A6">
          <w:rPr>
            <w:color w:val="000000"/>
            <w:rPrChange w:id="1526" w:author="Muhamad Ridho Zul Khoiri" w:date="2026-07-14T10:44:00Z" w16du:dateUtc="2026-07-14T03:44:00Z">
              <w:rPr>
                <w:rFonts w:ascii="Times New Roman" w:hAnsi="Times New Roman" w:cs="Times New Roman"/>
                <w:color w:val="000000"/>
                <w:highlight w:val="yellow"/>
              </w:rPr>
            </w:rPrChange>
          </w:rPr>
          <w:t>shall</w:t>
        </w:r>
        <w:r w:rsidR="00B02547" w:rsidRPr="00CF42A6">
          <w:rPr>
            <w:color w:val="000000"/>
            <w:rPrChange w:id="1527" w:author="Muhamad Ridho Zul Khoiri" w:date="2026-07-14T10:44:00Z" w16du:dateUtc="2026-07-14T03:44:00Z">
              <w:rPr>
                <w:rFonts w:ascii="Times New Roman" w:hAnsi="Times New Roman" w:cs="Times New Roman"/>
                <w:color w:val="000000"/>
              </w:rPr>
            </w:rPrChange>
          </w:rPr>
          <w:t xml:space="preserve"> </w:t>
        </w:r>
      </w:ins>
      <w:r w:rsidR="00CB3BCE" w:rsidRPr="00CF42A6">
        <w:rPr>
          <w:color w:val="000000"/>
          <w:rPrChange w:id="1528" w:author="Muhamad Ridho Zul Khoiri" w:date="2026-07-14T10:44:00Z" w16du:dateUtc="2026-07-14T03:44:00Z">
            <w:rPr>
              <w:rFonts w:ascii="Times New Roman" w:hAnsi="Times New Roman" w:cs="Times New Roman"/>
              <w:color w:val="000000"/>
            </w:rPr>
          </w:rPrChange>
        </w:rPr>
        <w:t xml:space="preserve">be coordinated with </w:t>
      </w:r>
      <w:ins w:id="1529" w:author="Muhamad Ridho Zul Khoiri" w:date="2026-07-13T10:41:00Z" w16du:dateUtc="2026-07-13T03:41:00Z">
        <w:r w:rsidR="00135703" w:rsidRPr="00CF42A6">
          <w:rPr>
            <w:color w:val="000000"/>
            <w:rPrChange w:id="1530" w:author="Muhamad Ridho Zul Khoiri" w:date="2026-07-14T10:44:00Z" w16du:dateUtc="2026-07-14T03:44:00Z">
              <w:rPr>
                <w:rFonts w:ascii="Times New Roman" w:hAnsi="Times New Roman" w:cs="Times New Roman"/>
                <w:color w:val="000000"/>
              </w:rPr>
            </w:rPrChange>
          </w:rPr>
          <w:t xml:space="preserve">other </w:t>
        </w:r>
      </w:ins>
      <w:r w:rsidR="00CB3BCE" w:rsidRPr="00CF42A6">
        <w:rPr>
          <w:color w:val="000000"/>
          <w:rPrChange w:id="1531" w:author="Muhamad Ridho Zul Khoiri" w:date="2026-07-14T10:44:00Z" w16du:dateUtc="2026-07-14T03:44:00Z">
            <w:rPr>
              <w:rFonts w:ascii="Times New Roman" w:hAnsi="Times New Roman" w:cs="Times New Roman"/>
              <w:color w:val="000000"/>
            </w:rPr>
          </w:rPrChange>
        </w:rPr>
        <w:t>functional activities and aligned with the maintenance schedules of both internal and external stakeholders, including buyers.</w:t>
      </w:r>
    </w:p>
    <w:p w14:paraId="217E071E" w14:textId="77777777" w:rsidR="009A6EDD" w:rsidRPr="00CF42A6" w:rsidRDefault="009A6EDD">
      <w:pPr>
        <w:numPr>
          <w:ilvl w:val="0"/>
          <w:numId w:val="26"/>
        </w:numPr>
        <w:spacing w:line="360" w:lineRule="auto"/>
        <w:rPr>
          <w:rFonts w:cs="Arial"/>
          <w:color w:val="000000"/>
          <w:rPrChange w:id="1532" w:author="Muhamad Ridho Zul Khoiri" w:date="2026-07-14T10:44:00Z" w16du:dateUtc="2026-07-14T03:44:00Z">
            <w:rPr>
              <w:rFonts w:ascii="Times New Roman" w:hAnsi="Times New Roman"/>
              <w:color w:val="000000"/>
            </w:rPr>
          </w:rPrChange>
        </w:rPr>
      </w:pPr>
      <w:r w:rsidRPr="00CF42A6">
        <w:rPr>
          <w:rFonts w:cs="Arial"/>
          <w:b/>
          <w:bCs/>
          <w:color w:val="000000"/>
          <w:rPrChange w:id="1533" w:author="Muhamad Ridho Zul Khoiri" w:date="2026-07-14T10:44:00Z" w16du:dateUtc="2026-07-14T03:44:00Z">
            <w:rPr>
              <w:rFonts w:ascii="Times New Roman" w:hAnsi="Times New Roman"/>
              <w:b/>
              <w:bCs/>
              <w:color w:val="000000"/>
            </w:rPr>
          </w:rPrChange>
        </w:rPr>
        <w:t xml:space="preserve">Projects </w:t>
      </w:r>
    </w:p>
    <w:p w14:paraId="3321E266" w14:textId="0A6EEC52" w:rsidR="00D370B6" w:rsidRPr="00CF42A6" w:rsidRDefault="009A6EDD">
      <w:pPr>
        <w:pStyle w:val="ListParagraph"/>
        <w:numPr>
          <w:ilvl w:val="0"/>
          <w:numId w:val="38"/>
        </w:numPr>
        <w:tabs>
          <w:tab w:val="num" w:pos="1800"/>
        </w:tabs>
        <w:spacing w:line="360" w:lineRule="auto"/>
        <w:rPr>
          <w:color w:val="000000"/>
          <w:rPrChange w:id="1534" w:author="Muhamad Ridho Zul Khoiri" w:date="2026-07-14T10:44:00Z" w16du:dateUtc="2026-07-14T03:44:00Z">
            <w:rPr>
              <w:rFonts w:ascii="Times New Roman" w:hAnsi="Times New Roman" w:cs="Times New Roman"/>
              <w:color w:val="000000"/>
            </w:rPr>
          </w:rPrChange>
        </w:rPr>
      </w:pPr>
      <w:r w:rsidRPr="00CF42A6">
        <w:rPr>
          <w:b/>
          <w:bCs/>
          <w:color w:val="000000"/>
          <w:rPrChange w:id="1535" w:author="Muhamad Ridho Zul Khoiri" w:date="2026-07-14T10:44:00Z" w16du:dateUtc="2026-07-14T03:44:00Z">
            <w:rPr>
              <w:rFonts w:ascii="Times New Roman" w:hAnsi="Times New Roman" w:cs="Times New Roman"/>
              <w:b/>
              <w:bCs/>
              <w:color w:val="000000"/>
            </w:rPr>
          </w:rPrChange>
        </w:rPr>
        <w:t>Portfolio Management and Operability Execution</w:t>
      </w:r>
      <w:r w:rsidRPr="00CF42A6">
        <w:rPr>
          <w:color w:val="000000"/>
          <w:rPrChange w:id="1536" w:author="Muhamad Ridho Zul Khoiri" w:date="2026-07-14T10:44:00Z" w16du:dateUtc="2026-07-14T03:44:00Z">
            <w:rPr>
              <w:rFonts w:ascii="Times New Roman" w:hAnsi="Times New Roman" w:cs="Times New Roman"/>
              <w:color w:val="000000"/>
            </w:rPr>
          </w:rPrChange>
        </w:rPr>
        <w:t xml:space="preserve">.  </w:t>
      </w:r>
      <w:r w:rsidR="00D370B6" w:rsidRPr="00CF42A6">
        <w:rPr>
          <w:color w:val="000000"/>
          <w:rPrChange w:id="1537" w:author="Muhamad Ridho Zul Khoiri" w:date="2026-07-14T10:44:00Z" w16du:dateUtc="2026-07-14T03:44:00Z">
            <w:rPr>
              <w:rFonts w:ascii="Times New Roman" w:hAnsi="Times New Roman"/>
              <w:color w:val="000000"/>
            </w:rPr>
          </w:rPrChange>
        </w:rPr>
        <w:t>The portfolio management of facilities and wells</w:t>
      </w:r>
      <w:ins w:id="1538" w:author="Muhamad Ridho Zul Khoiri" w:date="2026-07-13T10:42:00Z" w16du:dateUtc="2026-07-13T03:42:00Z">
        <w:r w:rsidR="00135703" w:rsidRPr="00CF42A6">
          <w:rPr>
            <w:color w:val="000000"/>
            <w:rPrChange w:id="1539" w:author="Muhamad Ridho Zul Khoiri" w:date="2026-07-14T10:44:00Z" w16du:dateUtc="2026-07-14T03:44:00Z">
              <w:rPr>
                <w:rFonts w:ascii="Times New Roman" w:hAnsi="Times New Roman"/>
                <w:color w:val="000000"/>
              </w:rPr>
            </w:rPrChange>
          </w:rPr>
          <w:t xml:space="preserve">, </w:t>
        </w:r>
      </w:ins>
      <w:del w:id="1540" w:author="Muhamad Ridho Zul Khoiri" w:date="2026-07-13T10:42:00Z" w16du:dateUtc="2026-07-13T03:42:00Z">
        <w:r w:rsidR="00D370B6" w:rsidRPr="00CF42A6" w:rsidDel="00135703">
          <w:rPr>
            <w:color w:val="000000"/>
            <w:rPrChange w:id="1541" w:author="Muhamad Ridho Zul Khoiri" w:date="2026-07-14T10:44:00Z" w16du:dateUtc="2026-07-14T03:44:00Z">
              <w:rPr>
                <w:rFonts w:ascii="Times New Roman" w:hAnsi="Times New Roman"/>
                <w:color w:val="000000"/>
              </w:rPr>
            </w:rPrChange>
          </w:rPr>
          <w:delText>—</w:delText>
        </w:r>
      </w:del>
      <w:r w:rsidR="00D370B6" w:rsidRPr="00CF42A6">
        <w:rPr>
          <w:color w:val="000000"/>
          <w:rPrChange w:id="1542" w:author="Muhamad Ridho Zul Khoiri" w:date="2026-07-14T10:44:00Z" w16du:dateUtc="2026-07-14T03:44:00Z">
            <w:rPr>
              <w:rFonts w:ascii="Times New Roman" w:hAnsi="Times New Roman"/>
              <w:color w:val="000000"/>
            </w:rPr>
          </w:rPrChange>
        </w:rPr>
        <w:t xml:space="preserve">from the </w:t>
      </w:r>
      <w:del w:id="1543" w:author="Muhamad Ridho Zul Khoiri" w:date="2026-07-13T10:41:00Z" w16du:dateUtc="2026-07-13T03:41:00Z">
        <w:r w:rsidR="00D370B6" w:rsidRPr="00CF42A6" w:rsidDel="00135703">
          <w:rPr>
            <w:color w:val="000000"/>
            <w:rPrChange w:id="1544" w:author="Muhamad Ridho Zul Khoiri" w:date="2026-07-14T10:44:00Z" w16du:dateUtc="2026-07-14T03:44:00Z">
              <w:rPr>
                <w:rFonts w:ascii="Times New Roman" w:hAnsi="Times New Roman"/>
                <w:color w:val="000000"/>
              </w:rPr>
            </w:rPrChange>
          </w:rPr>
          <w:delText>Pre-Development</w:delText>
        </w:r>
      </w:del>
      <w:ins w:id="1545" w:author="Muhamad Ridho Zul Khoiri" w:date="2026-07-13T10:41:00Z" w16du:dateUtc="2026-07-13T03:41:00Z">
        <w:r w:rsidR="00135703" w:rsidRPr="00CF42A6">
          <w:rPr>
            <w:color w:val="000000"/>
            <w:rPrChange w:id="1546" w:author="Muhamad Ridho Zul Khoiri" w:date="2026-07-14T10:44:00Z" w16du:dateUtc="2026-07-14T03:44:00Z">
              <w:rPr>
                <w:rFonts w:ascii="Times New Roman" w:hAnsi="Times New Roman"/>
                <w:color w:val="000000"/>
              </w:rPr>
            </w:rPrChange>
          </w:rPr>
          <w:t>pre-development</w:t>
        </w:r>
      </w:ins>
      <w:r w:rsidR="00D370B6" w:rsidRPr="00CF42A6">
        <w:rPr>
          <w:color w:val="000000"/>
          <w:rPrChange w:id="1547" w:author="Muhamad Ridho Zul Khoiri" w:date="2026-07-14T10:44:00Z" w16du:dateUtc="2026-07-14T03:44:00Z">
            <w:rPr>
              <w:rFonts w:ascii="Times New Roman" w:hAnsi="Times New Roman"/>
              <w:color w:val="000000"/>
            </w:rPr>
          </w:rPrChange>
        </w:rPr>
        <w:t xml:space="preserve"> </w:t>
      </w:r>
      <w:del w:id="1548" w:author="Muhamad Ridho Zul Khoiri" w:date="2026-07-13T10:42:00Z" w16du:dateUtc="2026-07-13T03:42:00Z">
        <w:r w:rsidR="00D370B6" w:rsidRPr="00CF42A6" w:rsidDel="00135703">
          <w:rPr>
            <w:color w:val="000000"/>
            <w:rPrChange w:id="1549" w:author="Muhamad Ridho Zul Khoiri" w:date="2026-07-14T10:44:00Z" w16du:dateUtc="2026-07-14T03:44:00Z">
              <w:rPr>
                <w:rFonts w:ascii="Times New Roman" w:hAnsi="Times New Roman"/>
                <w:color w:val="000000"/>
              </w:rPr>
            </w:rPrChange>
          </w:rPr>
          <w:delText xml:space="preserve">stage </w:delText>
        </w:r>
      </w:del>
      <w:r w:rsidR="00D370B6" w:rsidRPr="00CF42A6">
        <w:rPr>
          <w:color w:val="000000"/>
          <w:rPrChange w:id="1550" w:author="Muhamad Ridho Zul Khoiri" w:date="2026-07-14T10:44:00Z" w16du:dateUtc="2026-07-14T03:44:00Z">
            <w:rPr>
              <w:rFonts w:ascii="Times New Roman" w:hAnsi="Times New Roman"/>
              <w:color w:val="000000"/>
            </w:rPr>
          </w:rPrChange>
        </w:rPr>
        <w:t>through to execution, including contractor activities</w:t>
      </w:r>
      <w:ins w:id="1551" w:author="Muhamad Ridho Zul Khoiri" w:date="2026-07-13T10:42:00Z" w16du:dateUtc="2026-07-13T03:42:00Z">
        <w:r w:rsidR="00135703" w:rsidRPr="00CF42A6">
          <w:rPr>
            <w:color w:val="000000"/>
            <w:rPrChange w:id="1552" w:author="Muhamad Ridho Zul Khoiri" w:date="2026-07-14T10:44:00Z" w16du:dateUtc="2026-07-14T03:44:00Z">
              <w:rPr>
                <w:rFonts w:ascii="Times New Roman" w:hAnsi="Times New Roman"/>
                <w:color w:val="000000"/>
              </w:rPr>
            </w:rPrChange>
          </w:rPr>
          <w:t xml:space="preserve">, </w:t>
        </w:r>
      </w:ins>
      <w:del w:id="1553" w:author="Muhamad Ridho Zul Khoiri" w:date="2026-07-13T10:42:00Z" w16du:dateUtc="2026-07-13T03:42:00Z">
        <w:r w:rsidR="00D370B6" w:rsidRPr="00CF42A6" w:rsidDel="00135703">
          <w:rPr>
            <w:color w:val="000000"/>
            <w:rPrChange w:id="1554" w:author="Muhamad Ridho Zul Khoiri" w:date="2026-07-14T10:44:00Z" w16du:dateUtc="2026-07-14T03:44:00Z">
              <w:rPr>
                <w:rFonts w:ascii="Times New Roman" w:hAnsi="Times New Roman"/>
                <w:color w:val="000000"/>
              </w:rPr>
            </w:rPrChange>
          </w:rPr>
          <w:delText>—will</w:delText>
        </w:r>
      </w:del>
      <w:ins w:id="1555" w:author="Muhamad Ridho Zul Khoiri" w:date="2026-07-13T10:42:00Z" w16du:dateUtc="2026-07-13T03:42:00Z">
        <w:r w:rsidR="00135703" w:rsidRPr="00CF42A6">
          <w:rPr>
            <w:color w:val="000000"/>
            <w:rPrChange w:id="1556" w:author="Muhamad Ridho Zul Khoiri" w:date="2026-07-14T10:44:00Z" w16du:dateUtc="2026-07-14T03:44:00Z">
              <w:rPr>
                <w:rFonts w:ascii="Times New Roman" w:hAnsi="Times New Roman"/>
                <w:color w:val="000000"/>
              </w:rPr>
            </w:rPrChange>
          </w:rPr>
          <w:t>shall</w:t>
        </w:r>
        <w:r w:rsidR="00FB0583" w:rsidRPr="00CF42A6">
          <w:rPr>
            <w:color w:val="000000"/>
            <w:rPrChange w:id="1557" w:author="Muhamad Ridho Zul Khoiri" w:date="2026-07-14T10:44:00Z" w16du:dateUtc="2026-07-14T03:44:00Z">
              <w:rPr>
                <w:rFonts w:ascii="Times New Roman" w:hAnsi="Times New Roman"/>
                <w:color w:val="000000"/>
              </w:rPr>
            </w:rPrChange>
          </w:rPr>
          <w:t xml:space="preserve"> follow </w:t>
        </w:r>
      </w:ins>
      <w:del w:id="1558" w:author="Muhamad Ridho Zul Khoiri" w:date="2026-07-13T10:42:00Z" w16du:dateUtc="2026-07-13T03:42:00Z">
        <w:r w:rsidR="00D370B6" w:rsidRPr="00CF42A6" w:rsidDel="00FB0583">
          <w:rPr>
            <w:color w:val="000000"/>
            <w:rPrChange w:id="1559" w:author="Muhamad Ridho Zul Khoiri" w:date="2026-07-14T10:44:00Z" w16du:dateUtc="2026-07-14T03:44:00Z">
              <w:rPr>
                <w:rFonts w:ascii="Times New Roman" w:hAnsi="Times New Roman"/>
                <w:color w:val="000000"/>
              </w:rPr>
            </w:rPrChange>
          </w:rPr>
          <w:delText xml:space="preserve"> adhere to </w:delText>
        </w:r>
      </w:del>
      <w:r w:rsidR="00D370B6" w:rsidRPr="00CF42A6">
        <w:rPr>
          <w:color w:val="000000"/>
          <w:rPrChange w:id="1560" w:author="Muhamad Ridho Zul Khoiri" w:date="2026-07-14T10:44:00Z" w16du:dateUtc="2026-07-14T03:44:00Z">
            <w:rPr>
              <w:rFonts w:ascii="Times New Roman" w:hAnsi="Times New Roman"/>
              <w:color w:val="000000"/>
            </w:rPr>
          </w:rPrChange>
        </w:rPr>
        <w:t>the Integrated Planning process and comply with the</w:t>
      </w:r>
      <w:ins w:id="1561" w:author="Muhamad Ridho Zul Khoiri" w:date="2026-07-13T10:42:00Z" w16du:dateUtc="2026-07-13T03:42:00Z">
        <w:r w:rsidR="00FB0583" w:rsidRPr="00CF42A6">
          <w:rPr>
            <w:color w:val="000000"/>
            <w:rPrChange w:id="1562" w:author="Muhamad Ridho Zul Khoiri" w:date="2026-07-14T10:44:00Z" w16du:dateUtc="2026-07-14T03:44:00Z">
              <w:rPr>
                <w:rFonts w:ascii="Times New Roman" w:hAnsi="Times New Roman"/>
                <w:color w:val="000000"/>
              </w:rPr>
            </w:rPrChange>
          </w:rPr>
          <w:t xml:space="preserve"> applicable</w:t>
        </w:r>
      </w:ins>
      <w:r w:rsidR="00D370B6" w:rsidRPr="00CF42A6">
        <w:rPr>
          <w:color w:val="000000"/>
          <w:rPrChange w:id="1563" w:author="Muhamad Ridho Zul Khoiri" w:date="2026-07-14T10:44:00Z" w16du:dateUtc="2026-07-14T03:44:00Z">
            <w:rPr>
              <w:rFonts w:ascii="Times New Roman" w:hAnsi="Times New Roman"/>
              <w:color w:val="000000"/>
            </w:rPr>
          </w:rPrChange>
        </w:rPr>
        <w:t xml:space="preserve"> Medco Project Excellence Process (MPEP)</w:t>
      </w:r>
    </w:p>
    <w:p w14:paraId="11387180" w14:textId="1F8D20AF" w:rsidR="00801BBA" w:rsidRPr="00CF42A6" w:rsidRDefault="009A6EDD" w:rsidP="00FB0583">
      <w:pPr>
        <w:numPr>
          <w:ilvl w:val="0"/>
          <w:numId w:val="38"/>
        </w:numPr>
        <w:spacing w:line="360" w:lineRule="auto"/>
        <w:rPr>
          <w:rFonts w:cs="Arial"/>
          <w:color w:val="000000"/>
          <w:rPrChange w:id="1564" w:author="Muhamad Ridho Zul Khoiri" w:date="2026-07-14T10:44:00Z" w16du:dateUtc="2026-07-14T03:44:00Z">
            <w:rPr>
              <w:rFonts w:ascii="Times New Roman" w:hAnsi="Times New Roman"/>
              <w:color w:val="000000"/>
            </w:rPr>
          </w:rPrChange>
        </w:rPr>
      </w:pPr>
      <w:r w:rsidRPr="00CF42A6">
        <w:rPr>
          <w:rFonts w:cs="Arial"/>
          <w:b/>
          <w:bCs/>
          <w:color w:val="000000"/>
          <w:rPrChange w:id="1565" w:author="Muhamad Ridho Zul Khoiri" w:date="2026-07-14T10:44:00Z" w16du:dateUtc="2026-07-14T03:44:00Z">
            <w:rPr>
              <w:rFonts w:ascii="Times New Roman" w:hAnsi="Times New Roman"/>
              <w:b/>
              <w:bCs/>
              <w:color w:val="000000"/>
            </w:rPr>
          </w:rPrChange>
        </w:rPr>
        <w:t xml:space="preserve">Operability </w:t>
      </w:r>
      <w:del w:id="1566" w:author="Muhamad Ridho Zul Khoiri" w:date="2026-07-13T10:42:00Z" w16du:dateUtc="2026-07-13T03:42:00Z">
        <w:r w:rsidRPr="00CF42A6" w:rsidDel="00FB0583">
          <w:rPr>
            <w:rFonts w:cs="Arial"/>
            <w:b/>
            <w:bCs/>
            <w:color w:val="000000"/>
            <w:rPrChange w:id="1567" w:author="Muhamad Ridho Zul Khoiri" w:date="2026-07-14T10:44:00Z" w16du:dateUtc="2026-07-14T03:44:00Z">
              <w:rPr>
                <w:rFonts w:ascii="Times New Roman" w:hAnsi="Times New Roman"/>
                <w:b/>
                <w:bCs/>
                <w:color w:val="000000"/>
              </w:rPr>
            </w:rPrChange>
          </w:rPr>
          <w:delText xml:space="preserve">assurance </w:delText>
        </w:r>
      </w:del>
      <w:ins w:id="1568" w:author="Muhamad Ridho Zul Khoiri" w:date="2026-07-13T10:42:00Z" w16du:dateUtc="2026-07-13T03:42:00Z">
        <w:r w:rsidR="00FB0583" w:rsidRPr="00CF42A6">
          <w:rPr>
            <w:rFonts w:cs="Arial"/>
            <w:b/>
            <w:bCs/>
            <w:color w:val="000000"/>
            <w:rPrChange w:id="1569" w:author="Muhamad Ridho Zul Khoiri" w:date="2026-07-14T10:44:00Z" w16du:dateUtc="2026-07-14T03:44:00Z">
              <w:rPr>
                <w:rFonts w:ascii="Times New Roman" w:hAnsi="Times New Roman"/>
                <w:b/>
                <w:bCs/>
                <w:color w:val="000000"/>
              </w:rPr>
            </w:rPrChange>
          </w:rPr>
          <w:t>Assurance</w:t>
        </w:r>
      </w:ins>
      <w:ins w:id="1570" w:author="Muhamad Ridho Zul Khoiri" w:date="2026-07-13T10:45:00Z" w16du:dateUtc="2026-07-13T03:45:00Z">
        <w:r w:rsidR="008A05E4" w:rsidRPr="00CF42A6">
          <w:rPr>
            <w:rFonts w:cs="Arial"/>
            <w:b/>
            <w:bCs/>
            <w:color w:val="000000"/>
            <w:rPrChange w:id="1571" w:author="Muhamad Ridho Zul Khoiri" w:date="2026-07-14T10:44:00Z" w16du:dateUtc="2026-07-14T03:44:00Z">
              <w:rPr>
                <w:rFonts w:ascii="Times New Roman" w:hAnsi="Times New Roman"/>
                <w:b/>
                <w:bCs/>
                <w:color w:val="000000"/>
              </w:rPr>
            </w:rPrChange>
          </w:rPr>
          <w:t xml:space="preserve"> (OA</w:t>
        </w:r>
        <w:r w:rsidR="008A05E4" w:rsidRPr="00CF42A6">
          <w:rPr>
            <w:rFonts w:cs="Arial"/>
            <w:color w:val="000000"/>
            <w:rPrChange w:id="1572" w:author="Muhamad Ridho Zul Khoiri" w:date="2026-07-14T10:44:00Z" w16du:dateUtc="2026-07-14T03:44:00Z">
              <w:rPr>
                <w:rFonts w:ascii="Times New Roman" w:hAnsi="Times New Roman"/>
                <w:color w:val="000000"/>
              </w:rPr>
            </w:rPrChange>
          </w:rPr>
          <w:t xml:space="preserve">). Operability assurance </w:t>
        </w:r>
      </w:ins>
      <w:del w:id="1573" w:author="Muhamad Ridho Zul Khoiri" w:date="2026-07-13T10:43:00Z" w16du:dateUtc="2026-07-13T03:43:00Z">
        <w:r w:rsidRPr="00CF42A6" w:rsidDel="00FB0583">
          <w:rPr>
            <w:rFonts w:cs="Arial"/>
            <w:color w:val="000000"/>
            <w:rPrChange w:id="1574" w:author="Muhamad Ridho Zul Khoiri" w:date="2026-07-14T10:44:00Z" w16du:dateUtc="2026-07-14T03:44:00Z">
              <w:rPr>
                <w:rFonts w:ascii="Times New Roman" w:hAnsi="Times New Roman"/>
                <w:b/>
                <w:bCs/>
                <w:color w:val="000000"/>
              </w:rPr>
            </w:rPrChange>
          </w:rPr>
          <w:delText xml:space="preserve">process will </w:delText>
        </w:r>
      </w:del>
      <w:ins w:id="1575" w:author="Muhamad Ridho Zul Khoiri" w:date="2026-07-13T10:43:00Z" w16du:dateUtc="2026-07-13T03:43:00Z">
        <w:r w:rsidR="00FB0583" w:rsidRPr="00CF42A6">
          <w:rPr>
            <w:rFonts w:cs="Arial"/>
            <w:color w:val="000000"/>
            <w:rPrChange w:id="1576" w:author="Muhamad Ridho Zul Khoiri" w:date="2026-07-14T10:44:00Z" w16du:dateUtc="2026-07-14T03:44:00Z">
              <w:rPr>
                <w:rFonts w:ascii="Times New Roman" w:hAnsi="Times New Roman"/>
                <w:b/>
                <w:bCs/>
                <w:color w:val="000000"/>
              </w:rPr>
            </w:rPrChange>
          </w:rPr>
          <w:t xml:space="preserve">shall </w:t>
        </w:r>
      </w:ins>
      <w:r w:rsidRPr="00CF42A6">
        <w:rPr>
          <w:rFonts w:cs="Arial"/>
          <w:color w:val="000000"/>
          <w:rPrChange w:id="1577" w:author="Muhamad Ridho Zul Khoiri" w:date="2026-07-14T10:44:00Z" w16du:dateUtc="2026-07-14T03:44:00Z">
            <w:rPr>
              <w:rFonts w:ascii="Times New Roman" w:hAnsi="Times New Roman"/>
              <w:b/>
              <w:bCs/>
              <w:color w:val="000000"/>
            </w:rPr>
          </w:rPrChange>
        </w:rPr>
        <w:t xml:space="preserve">support </w:t>
      </w:r>
      <w:r w:rsidR="00CB3BCE" w:rsidRPr="00CF42A6">
        <w:rPr>
          <w:rFonts w:cs="Arial"/>
          <w:color w:val="000000"/>
          <w:rPrChange w:id="1578" w:author="Muhamad Ridho Zul Khoiri" w:date="2026-07-14T10:44:00Z" w16du:dateUtc="2026-07-14T03:44:00Z">
            <w:rPr>
              <w:rFonts w:ascii="Times New Roman" w:hAnsi="Times New Roman"/>
              <w:color w:val="000000"/>
            </w:rPr>
          </w:rPrChange>
        </w:rPr>
        <w:t>operations engagement in portfolio management, facilitating adequate input during project development. During execution, the Operations Readiness Review process will support operations teams in preparation for startup, ensuring seamless handover and project closeout phases.</w:t>
      </w:r>
    </w:p>
    <w:p w14:paraId="217E0723" w14:textId="77777777" w:rsidR="009A6EDD" w:rsidRPr="00CF42A6" w:rsidRDefault="009A6EDD">
      <w:pPr>
        <w:numPr>
          <w:ilvl w:val="0"/>
          <w:numId w:val="26"/>
        </w:numPr>
        <w:spacing w:line="360" w:lineRule="auto"/>
        <w:rPr>
          <w:rFonts w:cs="Arial"/>
          <w:color w:val="000000"/>
          <w:rPrChange w:id="1579" w:author="Muhamad Ridho Zul Khoiri" w:date="2026-07-14T10:44:00Z" w16du:dateUtc="2026-07-14T03:44:00Z">
            <w:rPr>
              <w:rFonts w:ascii="Times New Roman" w:hAnsi="Times New Roman"/>
              <w:color w:val="000000"/>
            </w:rPr>
          </w:rPrChange>
        </w:rPr>
      </w:pPr>
      <w:r w:rsidRPr="00CF42A6">
        <w:rPr>
          <w:rFonts w:cs="Arial"/>
          <w:b/>
          <w:bCs/>
          <w:color w:val="000000"/>
          <w:rPrChange w:id="1580" w:author="Muhamad Ridho Zul Khoiri" w:date="2026-07-14T10:44:00Z" w16du:dateUtc="2026-07-14T03:44:00Z">
            <w:rPr>
              <w:rFonts w:ascii="Times New Roman" w:hAnsi="Times New Roman"/>
              <w:b/>
              <w:bCs/>
              <w:color w:val="000000"/>
            </w:rPr>
          </w:rPrChange>
        </w:rPr>
        <w:t>Well Operations and Services</w:t>
      </w:r>
    </w:p>
    <w:p w14:paraId="167F96D5" w14:textId="462FC56D" w:rsidR="00CB3BCE" w:rsidRPr="00CF42A6" w:rsidRDefault="008A05E4">
      <w:pPr>
        <w:pStyle w:val="ListParagraph"/>
        <w:numPr>
          <w:ilvl w:val="0"/>
          <w:numId w:val="39"/>
        </w:numPr>
        <w:tabs>
          <w:tab w:val="num" w:pos="1800"/>
        </w:tabs>
        <w:spacing w:line="360" w:lineRule="auto"/>
        <w:rPr>
          <w:color w:val="000000"/>
          <w:rPrChange w:id="1581" w:author="Muhamad Ridho Zul Khoiri" w:date="2026-07-14T10:44:00Z" w16du:dateUtc="2026-07-14T03:44:00Z">
            <w:rPr>
              <w:rFonts w:ascii="Times New Roman" w:hAnsi="Times New Roman" w:cs="Times New Roman"/>
              <w:color w:val="000000"/>
            </w:rPr>
          </w:rPrChange>
        </w:rPr>
      </w:pPr>
      <w:ins w:id="1582" w:author="Muhamad Ridho Zul Khoiri" w:date="2026-07-13T10:45:00Z" w16du:dateUtc="2026-07-13T03:45:00Z">
        <w:r w:rsidRPr="00CF42A6">
          <w:rPr>
            <w:b/>
            <w:bCs/>
            <w:color w:val="000000"/>
            <w:rPrChange w:id="1583" w:author="Muhamad Ridho Zul Khoiri" w:date="2026-07-14T10:44:00Z" w16du:dateUtc="2026-07-14T03:44:00Z">
              <w:rPr>
                <w:rFonts w:ascii="Times New Roman" w:hAnsi="Times New Roman" w:cs="Times New Roman"/>
                <w:color w:val="000000"/>
              </w:rPr>
            </w:rPrChange>
          </w:rPr>
          <w:t>Procurement</w:t>
        </w:r>
        <w:r w:rsidRPr="00CF42A6">
          <w:rPr>
            <w:color w:val="000000"/>
            <w:rPrChange w:id="1584" w:author="Muhamad Ridho Zul Khoiri" w:date="2026-07-14T10:44:00Z" w16du:dateUtc="2026-07-14T03:44:00Z">
              <w:rPr>
                <w:rFonts w:ascii="Times New Roman" w:hAnsi="Times New Roman" w:cs="Times New Roman"/>
                <w:color w:val="000000"/>
              </w:rPr>
            </w:rPrChange>
          </w:rPr>
          <w:t xml:space="preserve"> </w:t>
        </w:r>
        <w:r w:rsidRPr="00CF42A6">
          <w:rPr>
            <w:b/>
            <w:bCs/>
            <w:color w:val="000000"/>
            <w:rPrChange w:id="1585" w:author="Muhamad Ridho Zul Khoiri" w:date="2026-07-14T10:44:00Z" w16du:dateUtc="2026-07-14T03:44:00Z">
              <w:rPr>
                <w:rFonts w:ascii="Times New Roman" w:hAnsi="Times New Roman" w:cs="Times New Roman"/>
                <w:color w:val="000000"/>
              </w:rPr>
            </w:rPrChange>
          </w:rPr>
          <w:t>Planning</w:t>
        </w:r>
        <w:r w:rsidRPr="00CF42A6">
          <w:rPr>
            <w:color w:val="000000"/>
            <w:rPrChange w:id="1586" w:author="Muhamad Ridho Zul Khoiri" w:date="2026-07-14T10:44:00Z" w16du:dateUtc="2026-07-14T03:44:00Z">
              <w:rPr>
                <w:rFonts w:ascii="Times New Roman" w:hAnsi="Times New Roman" w:cs="Times New Roman"/>
                <w:color w:val="000000"/>
              </w:rPr>
            </w:rPrChange>
          </w:rPr>
          <w:t xml:space="preserve">. </w:t>
        </w:r>
      </w:ins>
      <w:r w:rsidR="00CB3BCE" w:rsidRPr="00CF42A6">
        <w:rPr>
          <w:color w:val="000000"/>
          <w:rPrChange w:id="1587" w:author="Muhamad Ridho Zul Khoiri" w:date="2026-07-14T10:44:00Z" w16du:dateUtc="2026-07-14T03:44:00Z">
            <w:rPr>
              <w:rFonts w:ascii="Times New Roman" w:hAnsi="Times New Roman" w:cs="Times New Roman"/>
              <w:color w:val="000000"/>
            </w:rPr>
          </w:rPrChange>
        </w:rPr>
        <w:t xml:space="preserve">Procurement activities </w:t>
      </w:r>
      <w:del w:id="1588" w:author="Muhamad Ridho Zul Khoiri" w:date="2026-07-13T10:43:00Z" w16du:dateUtc="2026-07-13T03:43:00Z">
        <w:r w:rsidR="00CB3BCE" w:rsidRPr="00CF42A6" w:rsidDel="005619ED">
          <w:rPr>
            <w:color w:val="000000"/>
            <w:rPrChange w:id="1589" w:author="Muhamad Ridho Zul Khoiri" w:date="2026-07-14T10:44:00Z" w16du:dateUtc="2026-07-14T03:44:00Z">
              <w:rPr>
                <w:rFonts w:ascii="Times New Roman" w:hAnsi="Times New Roman" w:cs="Times New Roman"/>
                <w:color w:val="000000"/>
              </w:rPr>
            </w:rPrChange>
          </w:rPr>
          <w:delText xml:space="preserve">will </w:delText>
        </w:r>
      </w:del>
      <w:ins w:id="1590" w:author="Muhamad Ridho Zul Khoiri" w:date="2026-07-13T10:43:00Z" w16du:dateUtc="2026-07-13T03:43:00Z">
        <w:r w:rsidR="005619ED" w:rsidRPr="00CF42A6">
          <w:rPr>
            <w:color w:val="000000"/>
            <w:rPrChange w:id="1591" w:author="Muhamad Ridho Zul Khoiri" w:date="2026-07-14T10:44:00Z" w16du:dateUtc="2026-07-14T03:44:00Z">
              <w:rPr>
                <w:rFonts w:ascii="Times New Roman" w:hAnsi="Times New Roman" w:cs="Times New Roman"/>
                <w:color w:val="000000"/>
              </w:rPr>
            </w:rPrChange>
          </w:rPr>
          <w:t xml:space="preserve">shall </w:t>
        </w:r>
      </w:ins>
      <w:r w:rsidR="00CB3BCE" w:rsidRPr="00CF42A6">
        <w:rPr>
          <w:color w:val="000000"/>
          <w:rPrChange w:id="1592" w:author="Muhamad Ridho Zul Khoiri" w:date="2026-07-14T10:44:00Z" w16du:dateUtc="2026-07-14T03:44:00Z">
            <w:rPr>
              <w:rFonts w:ascii="Times New Roman" w:hAnsi="Times New Roman" w:cs="Times New Roman"/>
              <w:color w:val="000000"/>
            </w:rPr>
          </w:rPrChange>
        </w:rPr>
        <w:t xml:space="preserve">commence </w:t>
      </w:r>
      <w:ins w:id="1593" w:author="Muhamad Ridho Zul Khoiri" w:date="2026-07-13T10:43:00Z" w16du:dateUtc="2026-07-13T03:43:00Z">
        <w:r w:rsidR="005619ED" w:rsidRPr="00CF42A6">
          <w:rPr>
            <w:color w:val="000000"/>
            <w:rPrChange w:id="1594" w:author="Muhamad Ridho Zul Khoiri" w:date="2026-07-14T10:44:00Z" w16du:dateUtc="2026-07-14T03:44:00Z">
              <w:rPr>
                <w:rFonts w:ascii="Times New Roman" w:hAnsi="Times New Roman" w:cs="Times New Roman"/>
                <w:color w:val="000000"/>
              </w:rPr>
            </w:rPrChange>
          </w:rPr>
          <w:t xml:space="preserve">early </w:t>
        </w:r>
      </w:ins>
      <w:r w:rsidR="00CB3BCE" w:rsidRPr="00CF42A6">
        <w:rPr>
          <w:color w:val="000000"/>
          <w:rPrChange w:id="1595" w:author="Muhamad Ridho Zul Khoiri" w:date="2026-07-14T10:44:00Z" w16du:dateUtc="2026-07-14T03:44:00Z">
            <w:rPr>
              <w:rFonts w:ascii="Times New Roman" w:hAnsi="Times New Roman" w:cs="Times New Roman"/>
              <w:color w:val="000000"/>
            </w:rPr>
          </w:rPrChange>
        </w:rPr>
        <w:t>during the strategic planning phase</w:t>
      </w:r>
      <w:ins w:id="1596" w:author="Muhamad Ridho Zul Khoiri" w:date="2026-07-13T10:44:00Z" w16du:dateUtc="2026-07-13T03:44:00Z">
        <w:r w:rsidRPr="00CF42A6">
          <w:rPr>
            <w:color w:val="000000"/>
            <w:rPrChange w:id="1597" w:author="Muhamad Ridho Zul Khoiri" w:date="2026-07-14T10:44:00Z" w16du:dateUtc="2026-07-14T03:44:00Z">
              <w:rPr>
                <w:rFonts w:ascii="Times New Roman" w:hAnsi="Times New Roman" w:cs="Times New Roman"/>
                <w:color w:val="000000"/>
              </w:rPr>
            </w:rPrChange>
          </w:rPr>
          <w:t xml:space="preserve"> to account for possible and </w:t>
        </w:r>
      </w:ins>
      <w:del w:id="1598" w:author="Muhamad Ridho Zul Khoiri" w:date="2026-07-13T10:43:00Z" w16du:dateUtc="2026-07-13T03:43:00Z">
        <w:r w:rsidR="00CB3BCE" w:rsidRPr="00CF42A6" w:rsidDel="008A05E4">
          <w:rPr>
            <w:color w:val="000000"/>
            <w:rPrChange w:id="1599" w:author="Muhamad Ridho Zul Khoiri" w:date="2026-07-14T10:44:00Z" w16du:dateUtc="2026-07-14T03:44:00Z">
              <w:rPr>
                <w:rFonts w:ascii="Times New Roman" w:hAnsi="Times New Roman" w:cs="Times New Roman"/>
                <w:color w:val="000000"/>
              </w:rPr>
            </w:rPrChange>
          </w:rPr>
          <w:delText>,</w:delText>
        </w:r>
      </w:del>
      <w:del w:id="1600" w:author="Muhamad Ridho Zul Khoiri" w:date="2026-07-13T10:44:00Z" w16du:dateUtc="2026-07-13T03:44:00Z">
        <w:r w:rsidR="00CB3BCE" w:rsidRPr="00CF42A6" w:rsidDel="008A05E4">
          <w:rPr>
            <w:color w:val="000000"/>
            <w:rPrChange w:id="1601" w:author="Muhamad Ridho Zul Khoiri" w:date="2026-07-14T10:44:00Z" w16du:dateUtc="2026-07-14T03:44:00Z">
              <w:rPr>
                <w:rFonts w:ascii="Times New Roman" w:hAnsi="Times New Roman" w:cs="Times New Roman"/>
                <w:color w:val="000000"/>
              </w:rPr>
            </w:rPrChange>
          </w:rPr>
          <w:delText xml:space="preserve"> incorporating </w:delText>
        </w:r>
      </w:del>
      <w:r w:rsidR="00CB3BCE" w:rsidRPr="00CF42A6">
        <w:rPr>
          <w:color w:val="000000"/>
          <w:rPrChange w:id="1602" w:author="Muhamad Ridho Zul Khoiri" w:date="2026-07-14T10:44:00Z" w16du:dateUtc="2026-07-14T03:44:00Z">
            <w:rPr>
              <w:rFonts w:ascii="Times New Roman" w:hAnsi="Times New Roman" w:cs="Times New Roman"/>
              <w:color w:val="000000"/>
            </w:rPr>
          </w:rPrChange>
        </w:rPr>
        <w:t>contingencie</w:t>
      </w:r>
      <w:ins w:id="1603" w:author="Muhamad Ridho Zul Khoiri" w:date="2026-07-13T10:44:00Z" w16du:dateUtc="2026-07-13T03:44:00Z">
        <w:r w:rsidRPr="00CF42A6">
          <w:rPr>
            <w:color w:val="000000"/>
            <w:rPrChange w:id="1604" w:author="Muhamad Ridho Zul Khoiri" w:date="2026-07-14T10:44:00Z" w16du:dateUtc="2026-07-14T03:44:00Z">
              <w:rPr>
                <w:rFonts w:ascii="Times New Roman" w:hAnsi="Times New Roman" w:cs="Times New Roman"/>
                <w:color w:val="000000"/>
              </w:rPr>
            </w:rPrChange>
          </w:rPr>
          <w:t>s</w:t>
        </w:r>
      </w:ins>
      <w:del w:id="1605" w:author="Muhamad Ridho Zul Khoiri" w:date="2026-07-13T10:44:00Z" w16du:dateUtc="2026-07-13T03:44:00Z">
        <w:r w:rsidR="00CB3BCE" w:rsidRPr="00CF42A6" w:rsidDel="008A05E4">
          <w:rPr>
            <w:color w:val="000000"/>
            <w:rPrChange w:id="1606" w:author="Muhamad Ridho Zul Khoiri" w:date="2026-07-14T10:44:00Z" w16du:dateUtc="2026-07-14T03:44:00Z">
              <w:rPr>
                <w:rFonts w:ascii="Times New Roman" w:hAnsi="Times New Roman" w:cs="Times New Roman"/>
                <w:color w:val="000000"/>
              </w:rPr>
            </w:rPrChange>
          </w:rPr>
          <w:delText>s for potential changes</w:delText>
        </w:r>
      </w:del>
      <w:r w:rsidR="00CB3BCE" w:rsidRPr="00CF42A6">
        <w:rPr>
          <w:color w:val="000000"/>
          <w:rPrChange w:id="1607" w:author="Muhamad Ridho Zul Khoiri" w:date="2026-07-14T10:44:00Z" w16du:dateUtc="2026-07-14T03:44:00Z">
            <w:rPr>
              <w:rFonts w:ascii="Times New Roman" w:hAnsi="Times New Roman" w:cs="Times New Roman"/>
              <w:color w:val="000000"/>
            </w:rPr>
          </w:rPrChange>
        </w:rPr>
        <w:t xml:space="preserve"> in the tactical period.</w:t>
      </w:r>
    </w:p>
    <w:p w14:paraId="5673747E" w14:textId="41840869" w:rsidR="00CB3BCE" w:rsidRPr="00CF42A6" w:rsidRDefault="00CB3BCE">
      <w:pPr>
        <w:pStyle w:val="ListParagraph"/>
        <w:numPr>
          <w:ilvl w:val="0"/>
          <w:numId w:val="39"/>
        </w:numPr>
        <w:tabs>
          <w:tab w:val="num" w:pos="1800"/>
        </w:tabs>
        <w:spacing w:line="360" w:lineRule="auto"/>
        <w:rPr>
          <w:color w:val="000000"/>
          <w:rPrChange w:id="1608" w:author="Muhamad Ridho Zul Khoiri" w:date="2026-07-14T10:44:00Z" w16du:dateUtc="2026-07-14T03:44:00Z">
            <w:rPr>
              <w:rFonts w:ascii="Times New Roman" w:hAnsi="Times New Roman" w:cs="Times New Roman"/>
              <w:color w:val="000000"/>
            </w:rPr>
          </w:rPrChange>
        </w:rPr>
      </w:pPr>
      <w:del w:id="1609" w:author="Muhamad Ridho Zul Khoiri" w:date="2026-07-13T10:45:00Z" w16du:dateUtc="2026-07-13T03:45:00Z">
        <w:r w:rsidRPr="00CF42A6" w:rsidDel="00A76925">
          <w:rPr>
            <w:b/>
            <w:bCs/>
            <w:color w:val="000000"/>
            <w:rPrChange w:id="1610" w:author="Muhamad Ridho Zul Khoiri" w:date="2026-07-14T10:44:00Z" w16du:dateUtc="2026-07-14T03:44:00Z">
              <w:rPr>
                <w:rFonts w:ascii="Times New Roman" w:hAnsi="Times New Roman" w:cs="Times New Roman"/>
                <w:color w:val="000000"/>
              </w:rPr>
            </w:rPrChange>
          </w:rPr>
          <w:delText xml:space="preserve">The </w:delText>
        </w:r>
      </w:del>
      <w:r w:rsidRPr="00CF42A6">
        <w:rPr>
          <w:b/>
          <w:bCs/>
          <w:color w:val="000000"/>
          <w:rPrChange w:id="1611" w:author="Muhamad Ridho Zul Khoiri" w:date="2026-07-14T10:44:00Z" w16du:dateUtc="2026-07-14T03:44:00Z">
            <w:rPr>
              <w:rFonts w:ascii="Times New Roman" w:hAnsi="Times New Roman" w:cs="Times New Roman"/>
              <w:color w:val="000000"/>
            </w:rPr>
          </w:rPrChange>
        </w:rPr>
        <w:t>Well Delivery and Drilling Plan (WDDP)</w:t>
      </w:r>
      <w:ins w:id="1612" w:author="Muhamad Ridho Zul Khoiri" w:date="2026-07-13T10:45:00Z" w16du:dateUtc="2026-07-13T03:45:00Z">
        <w:r w:rsidR="00A76925" w:rsidRPr="00CF42A6">
          <w:rPr>
            <w:color w:val="000000"/>
            <w:rPrChange w:id="1613" w:author="Muhamad Ridho Zul Khoiri" w:date="2026-07-14T10:44:00Z" w16du:dateUtc="2026-07-14T03:44:00Z">
              <w:rPr>
                <w:rFonts w:ascii="Times New Roman" w:hAnsi="Times New Roman" w:cs="Times New Roman"/>
                <w:color w:val="000000"/>
              </w:rPr>
            </w:rPrChange>
          </w:rPr>
          <w:t>. This</w:t>
        </w:r>
      </w:ins>
      <w:r w:rsidRPr="00CF42A6">
        <w:rPr>
          <w:color w:val="000000"/>
          <w:rPrChange w:id="1614" w:author="Muhamad Ridho Zul Khoiri" w:date="2026-07-14T10:44:00Z" w16du:dateUtc="2026-07-14T03:44:00Z">
            <w:rPr>
              <w:rFonts w:ascii="Times New Roman" w:hAnsi="Times New Roman" w:cs="Times New Roman"/>
              <w:color w:val="000000"/>
            </w:rPr>
          </w:rPrChange>
        </w:rPr>
        <w:t xml:space="preserve"> process</w:t>
      </w:r>
      <w:ins w:id="1615" w:author="Muhamad Ridho Zul Khoiri" w:date="2026-07-13T10:45:00Z" w16du:dateUtc="2026-07-13T03:45:00Z">
        <w:r w:rsidR="00A76925" w:rsidRPr="00CF42A6">
          <w:rPr>
            <w:color w:val="000000"/>
            <w:rPrChange w:id="1616" w:author="Muhamad Ridho Zul Khoiri" w:date="2026-07-14T10:44:00Z" w16du:dateUtc="2026-07-14T03:44:00Z">
              <w:rPr>
                <w:rFonts w:ascii="Times New Roman" w:hAnsi="Times New Roman" w:cs="Times New Roman"/>
                <w:color w:val="000000"/>
              </w:rPr>
            </w:rPrChange>
          </w:rPr>
          <w:t>es</w:t>
        </w:r>
      </w:ins>
      <w:del w:id="1617" w:author="Muhamad Ridho Zul Khoiri" w:date="2026-07-13T10:45:00Z" w16du:dateUtc="2026-07-13T03:45:00Z">
        <w:r w:rsidRPr="00CF42A6" w:rsidDel="00A76925">
          <w:rPr>
            <w:color w:val="000000"/>
            <w:rPrChange w:id="1618" w:author="Muhamad Ridho Zul Khoiri" w:date="2026-07-14T10:44:00Z" w16du:dateUtc="2026-07-14T03:44:00Z">
              <w:rPr>
                <w:rFonts w:ascii="Times New Roman" w:hAnsi="Times New Roman" w:cs="Times New Roman"/>
                <w:color w:val="000000"/>
              </w:rPr>
            </w:rPrChange>
          </w:rPr>
          <w:delText>es</w:delText>
        </w:r>
      </w:del>
      <w:r w:rsidRPr="00CF42A6">
        <w:rPr>
          <w:color w:val="000000"/>
          <w:rPrChange w:id="1619" w:author="Muhamad Ridho Zul Khoiri" w:date="2026-07-14T10:44:00Z" w16du:dateUtc="2026-07-14T03:44:00Z">
            <w:rPr>
              <w:rFonts w:ascii="Times New Roman" w:hAnsi="Times New Roman" w:cs="Times New Roman"/>
              <w:color w:val="000000"/>
            </w:rPr>
          </w:rPrChange>
        </w:rPr>
        <w:t xml:space="preserve"> </w:t>
      </w:r>
      <w:del w:id="1620" w:author="Muhamad Ridho Zul Khoiri" w:date="2026-07-13T10:44:00Z" w16du:dateUtc="2026-07-13T03:44:00Z">
        <w:r w:rsidRPr="00CF42A6" w:rsidDel="008A05E4">
          <w:rPr>
            <w:color w:val="000000"/>
            <w:rPrChange w:id="1621" w:author="Muhamad Ridho Zul Khoiri" w:date="2026-07-14T10:44:00Z" w16du:dateUtc="2026-07-14T03:44:00Z">
              <w:rPr>
                <w:rFonts w:ascii="Times New Roman" w:hAnsi="Times New Roman" w:cs="Times New Roman"/>
                <w:color w:val="000000"/>
              </w:rPr>
            </w:rPrChange>
          </w:rPr>
          <w:delText xml:space="preserve">will </w:delText>
        </w:r>
      </w:del>
      <w:ins w:id="1622" w:author="Muhamad Ridho Zul Khoiri" w:date="2026-07-13T10:44:00Z" w16du:dateUtc="2026-07-13T03:44:00Z">
        <w:r w:rsidR="008A05E4" w:rsidRPr="00CF42A6">
          <w:rPr>
            <w:color w:val="000000"/>
            <w:rPrChange w:id="1623" w:author="Muhamad Ridho Zul Khoiri" w:date="2026-07-14T10:44:00Z" w16du:dateUtc="2026-07-14T03:44:00Z">
              <w:rPr>
                <w:rFonts w:ascii="Times New Roman" w:hAnsi="Times New Roman" w:cs="Times New Roman"/>
                <w:color w:val="000000"/>
              </w:rPr>
            </w:rPrChange>
          </w:rPr>
          <w:t xml:space="preserve">shall </w:t>
        </w:r>
      </w:ins>
      <w:r w:rsidRPr="00CF42A6">
        <w:rPr>
          <w:color w:val="000000"/>
          <w:rPrChange w:id="1624" w:author="Muhamad Ridho Zul Khoiri" w:date="2026-07-14T10:44:00Z" w16du:dateUtc="2026-07-14T03:44:00Z">
            <w:rPr>
              <w:rFonts w:ascii="Times New Roman" w:hAnsi="Times New Roman" w:cs="Times New Roman"/>
              <w:color w:val="000000"/>
            </w:rPr>
          </w:rPrChange>
        </w:rPr>
        <w:t xml:space="preserve">be utilized to establish and regularly review baseline plans, </w:t>
      </w:r>
      <w:ins w:id="1625" w:author="Muhamad Ridho Zul Khoiri" w:date="2026-07-13T10:44:00Z" w16du:dateUtc="2026-07-13T03:44:00Z">
        <w:r w:rsidR="008A05E4" w:rsidRPr="00CF42A6">
          <w:rPr>
            <w:color w:val="000000"/>
            <w:rPrChange w:id="1626" w:author="Muhamad Ridho Zul Khoiri" w:date="2026-07-14T10:44:00Z" w16du:dateUtc="2026-07-14T03:44:00Z">
              <w:rPr>
                <w:rFonts w:ascii="Times New Roman" w:hAnsi="Times New Roman" w:cs="Times New Roman"/>
                <w:color w:val="000000"/>
              </w:rPr>
            </w:rPrChange>
          </w:rPr>
          <w:t xml:space="preserve">with the objective of </w:t>
        </w:r>
      </w:ins>
      <w:r w:rsidRPr="00CF42A6">
        <w:rPr>
          <w:color w:val="000000"/>
          <w:rPrChange w:id="1627" w:author="Muhamad Ridho Zul Khoiri" w:date="2026-07-14T10:44:00Z" w16du:dateUtc="2026-07-14T03:44:00Z">
            <w:rPr>
              <w:rFonts w:ascii="Times New Roman" w:hAnsi="Times New Roman" w:cs="Times New Roman"/>
              <w:color w:val="000000"/>
            </w:rPr>
          </w:rPrChange>
        </w:rPr>
        <w:t>minimizing late-stage changes.</w:t>
      </w:r>
    </w:p>
    <w:p w14:paraId="217E0728" w14:textId="77777777" w:rsidR="009A6EDD" w:rsidRPr="00CF42A6" w:rsidRDefault="009A6EDD">
      <w:pPr>
        <w:numPr>
          <w:ilvl w:val="0"/>
          <w:numId w:val="26"/>
        </w:numPr>
        <w:spacing w:line="360" w:lineRule="auto"/>
        <w:rPr>
          <w:rFonts w:cs="Arial"/>
          <w:color w:val="000000"/>
          <w:rPrChange w:id="1628" w:author="Muhamad Ridho Zul Khoiri" w:date="2026-07-14T10:44:00Z" w16du:dateUtc="2026-07-14T03:44:00Z">
            <w:rPr>
              <w:rFonts w:ascii="Times New Roman" w:hAnsi="Times New Roman"/>
              <w:color w:val="000000"/>
            </w:rPr>
          </w:rPrChange>
        </w:rPr>
      </w:pPr>
      <w:r w:rsidRPr="00CF42A6">
        <w:rPr>
          <w:rFonts w:cs="Arial"/>
          <w:b/>
          <w:bCs/>
          <w:color w:val="000000"/>
          <w:rPrChange w:id="1629" w:author="Muhamad Ridho Zul Khoiri" w:date="2026-07-14T10:44:00Z" w16du:dateUtc="2026-07-14T03:44:00Z">
            <w:rPr>
              <w:rFonts w:ascii="Times New Roman" w:hAnsi="Times New Roman"/>
              <w:b/>
              <w:bCs/>
              <w:color w:val="000000"/>
            </w:rPr>
          </w:rPrChange>
        </w:rPr>
        <w:t>Commercial</w:t>
      </w:r>
    </w:p>
    <w:p w14:paraId="47825319" w14:textId="24327493" w:rsidR="000E4197" w:rsidRPr="00CF42A6" w:rsidRDefault="008A05E4">
      <w:pPr>
        <w:pStyle w:val="ListParagraph"/>
        <w:numPr>
          <w:ilvl w:val="0"/>
          <w:numId w:val="40"/>
        </w:numPr>
        <w:tabs>
          <w:tab w:val="num" w:pos="1800"/>
        </w:tabs>
        <w:spacing w:line="360" w:lineRule="auto"/>
        <w:rPr>
          <w:rPrChange w:id="1630" w:author="Muhamad Ridho Zul Khoiri" w:date="2026-07-14T10:44:00Z" w16du:dateUtc="2026-07-14T03:44:00Z">
            <w:rPr>
              <w:rFonts w:ascii="Times New Roman" w:hAnsi="Times New Roman" w:cs="Times New Roman"/>
            </w:rPr>
          </w:rPrChange>
        </w:rPr>
      </w:pPr>
      <w:ins w:id="1631" w:author="Muhamad Ridho Zul Khoiri" w:date="2026-07-13T10:44:00Z" w16du:dateUtc="2026-07-13T03:44:00Z">
        <w:r w:rsidRPr="00CF42A6">
          <w:rPr>
            <w:b/>
            <w:bCs/>
            <w:rPrChange w:id="1632" w:author="Muhamad Ridho Zul Khoiri" w:date="2026-07-14T10:44:00Z" w16du:dateUtc="2026-07-14T03:44:00Z">
              <w:rPr>
                <w:rFonts w:ascii="Times New Roman" w:hAnsi="Times New Roman" w:cs="Times New Roman"/>
              </w:rPr>
            </w:rPrChange>
          </w:rPr>
          <w:t>Sales</w:t>
        </w:r>
      </w:ins>
      <w:ins w:id="1633" w:author="Muhamad Ridho Zul Khoiri" w:date="2026-07-13T10:45:00Z" w16du:dateUtc="2026-07-13T03:45:00Z">
        <w:r w:rsidRPr="00CF42A6">
          <w:rPr>
            <w:b/>
            <w:bCs/>
            <w:rPrChange w:id="1634" w:author="Muhamad Ridho Zul Khoiri" w:date="2026-07-14T10:44:00Z" w16du:dateUtc="2026-07-14T03:44:00Z">
              <w:rPr>
                <w:rFonts w:ascii="Times New Roman" w:hAnsi="Times New Roman" w:cs="Times New Roman"/>
              </w:rPr>
            </w:rPrChange>
          </w:rPr>
          <w:t xml:space="preserve"> Agreement Alignment</w:t>
        </w:r>
        <w:r w:rsidRPr="00CF42A6">
          <w:rPr>
            <w:rPrChange w:id="1635" w:author="Muhamad Ridho Zul Khoiri" w:date="2026-07-14T10:44:00Z" w16du:dateUtc="2026-07-14T03:44:00Z">
              <w:rPr>
                <w:rFonts w:ascii="Times New Roman" w:hAnsi="Times New Roman" w:cs="Times New Roman"/>
              </w:rPr>
            </w:rPrChange>
          </w:rPr>
          <w:t xml:space="preserve">. </w:t>
        </w:r>
      </w:ins>
      <w:r w:rsidR="000E4197" w:rsidRPr="00CF42A6">
        <w:rPr>
          <w:rPrChange w:id="1636" w:author="Muhamad Ridho Zul Khoiri" w:date="2026-07-14T10:44:00Z" w16du:dateUtc="2026-07-14T03:44:00Z">
            <w:rPr>
              <w:rFonts w:ascii="Times New Roman" w:hAnsi="Times New Roman" w:cs="Times New Roman"/>
            </w:rPr>
          </w:rPrChange>
        </w:rPr>
        <w:t xml:space="preserve">Contractual events, rights, and obligations outlined in each sales agreement </w:t>
      </w:r>
      <w:del w:id="1637" w:author="Muhamad Ridho Zul Khoiri" w:date="2026-07-13T10:46:00Z" w16du:dateUtc="2026-07-13T03:46:00Z">
        <w:r w:rsidR="000E4197" w:rsidRPr="00CF42A6" w:rsidDel="00A76925">
          <w:rPr>
            <w:rPrChange w:id="1638" w:author="Muhamad Ridho Zul Khoiri" w:date="2026-07-14T10:44:00Z" w16du:dateUtc="2026-07-14T03:44:00Z">
              <w:rPr>
                <w:rFonts w:ascii="Times New Roman" w:hAnsi="Times New Roman" w:cs="Times New Roman"/>
              </w:rPr>
            </w:rPrChange>
          </w:rPr>
          <w:delText xml:space="preserve">will </w:delText>
        </w:r>
      </w:del>
      <w:ins w:id="1639" w:author="Muhamad Ridho Zul Khoiri" w:date="2026-07-13T10:46:00Z" w16du:dateUtc="2026-07-13T03:46:00Z">
        <w:r w:rsidR="00A76925" w:rsidRPr="00CF42A6">
          <w:rPr>
            <w:rPrChange w:id="1640" w:author="Muhamad Ridho Zul Khoiri" w:date="2026-07-14T10:44:00Z" w16du:dateUtc="2026-07-14T03:44:00Z">
              <w:rPr>
                <w:rFonts w:ascii="Times New Roman" w:hAnsi="Times New Roman" w:cs="Times New Roman"/>
              </w:rPr>
            </w:rPrChange>
          </w:rPr>
          <w:t xml:space="preserve">shall </w:t>
        </w:r>
      </w:ins>
      <w:r w:rsidR="000E4197" w:rsidRPr="00CF42A6">
        <w:rPr>
          <w:rPrChange w:id="1641" w:author="Muhamad Ridho Zul Khoiri" w:date="2026-07-14T10:44:00Z" w16du:dateUtc="2026-07-14T03:44:00Z">
            <w:rPr>
              <w:rFonts w:ascii="Times New Roman" w:hAnsi="Times New Roman" w:cs="Times New Roman"/>
            </w:rPr>
          </w:rPrChange>
        </w:rPr>
        <w:t>be integrated across relevant functions to optimize, protect, and/or create value for the company.</w:t>
      </w:r>
    </w:p>
    <w:p w14:paraId="07C07175" w14:textId="29C0A368" w:rsidR="000E4197" w:rsidRPr="00CF42A6" w:rsidRDefault="00A76925">
      <w:pPr>
        <w:pStyle w:val="ListParagraph"/>
        <w:numPr>
          <w:ilvl w:val="0"/>
          <w:numId w:val="40"/>
        </w:numPr>
        <w:tabs>
          <w:tab w:val="num" w:pos="1800"/>
        </w:tabs>
        <w:spacing w:after="240" w:line="360" w:lineRule="auto"/>
        <w:rPr>
          <w:ins w:id="1642" w:author="Muhamad Ridho Zul Khoiri" w:date="2026-07-13T10:40:00Z" w16du:dateUtc="2026-07-13T03:40:00Z"/>
          <w:rPrChange w:id="1643" w:author="Muhamad Ridho Zul Khoiri" w:date="2026-07-14T10:44:00Z" w16du:dateUtc="2026-07-14T03:44:00Z">
            <w:rPr>
              <w:ins w:id="1644" w:author="Muhamad Ridho Zul Khoiri" w:date="2026-07-13T10:40:00Z" w16du:dateUtc="2026-07-13T03:40:00Z"/>
              <w:rFonts w:ascii="Times New Roman" w:hAnsi="Times New Roman" w:cs="Times New Roman"/>
              <w:highlight w:val="yellow"/>
            </w:rPr>
          </w:rPrChange>
        </w:rPr>
      </w:pPr>
      <w:ins w:id="1645" w:author="Muhamad Ridho Zul Khoiri" w:date="2026-07-13T10:46:00Z" w16du:dateUtc="2026-07-13T03:46:00Z">
        <w:r w:rsidRPr="00CF42A6">
          <w:rPr>
            <w:b/>
            <w:bCs/>
            <w:rPrChange w:id="1646" w:author="Muhamad Ridho Zul Khoiri" w:date="2026-07-14T10:44:00Z" w16du:dateUtc="2026-07-14T03:44:00Z">
              <w:rPr>
                <w:rFonts w:ascii="Times New Roman" w:hAnsi="Times New Roman" w:cs="Times New Roman"/>
              </w:rPr>
            </w:rPrChange>
          </w:rPr>
          <w:lastRenderedPageBreak/>
          <w:t>Market</w:t>
        </w:r>
        <w:r w:rsidRPr="00CF42A6">
          <w:rPr>
            <w:rPrChange w:id="1647" w:author="Muhamad Ridho Zul Khoiri" w:date="2026-07-14T10:44:00Z" w16du:dateUtc="2026-07-14T03:44:00Z">
              <w:rPr>
                <w:rFonts w:ascii="Times New Roman" w:hAnsi="Times New Roman" w:cs="Times New Roman"/>
              </w:rPr>
            </w:rPrChange>
          </w:rPr>
          <w:t xml:space="preserve"> </w:t>
        </w:r>
        <w:r w:rsidRPr="00CF42A6">
          <w:rPr>
            <w:b/>
            <w:bCs/>
            <w:rPrChange w:id="1648" w:author="Muhamad Ridho Zul Khoiri" w:date="2026-07-14T10:44:00Z" w16du:dateUtc="2026-07-14T03:44:00Z">
              <w:rPr>
                <w:rFonts w:ascii="Times New Roman" w:hAnsi="Times New Roman" w:cs="Times New Roman"/>
              </w:rPr>
            </w:rPrChange>
          </w:rPr>
          <w:t>Alignment</w:t>
        </w:r>
        <w:r w:rsidRPr="00CF42A6">
          <w:rPr>
            <w:rPrChange w:id="1649" w:author="Muhamad Ridho Zul Khoiri" w:date="2026-07-14T10:44:00Z" w16du:dateUtc="2026-07-14T03:44:00Z">
              <w:rPr>
                <w:rFonts w:ascii="Times New Roman" w:hAnsi="Times New Roman" w:cs="Times New Roman"/>
              </w:rPr>
            </w:rPrChange>
          </w:rPr>
          <w:t xml:space="preserve">. </w:t>
        </w:r>
      </w:ins>
      <w:r w:rsidR="000E4197" w:rsidRPr="00CF42A6">
        <w:rPr>
          <w:rPrChange w:id="1650" w:author="Muhamad Ridho Zul Khoiri" w:date="2026-07-14T10:44:00Z" w16du:dateUtc="2026-07-14T03:44:00Z">
            <w:rPr>
              <w:rFonts w:ascii="Times New Roman" w:hAnsi="Times New Roman" w:cs="Times New Roman"/>
            </w:rPr>
          </w:rPrChange>
        </w:rPr>
        <w:t xml:space="preserve">Market drivers </w:t>
      </w:r>
      <w:del w:id="1651" w:author="Muhamad Ridho Zul Khoiri" w:date="2026-07-13T10:46:00Z" w16du:dateUtc="2026-07-13T03:46:00Z">
        <w:r w:rsidR="000E4197" w:rsidRPr="00CF42A6" w:rsidDel="00A76925">
          <w:rPr>
            <w:rPrChange w:id="1652" w:author="Muhamad Ridho Zul Khoiri" w:date="2026-07-14T10:44:00Z" w16du:dateUtc="2026-07-14T03:44:00Z">
              <w:rPr>
                <w:rFonts w:ascii="Times New Roman" w:hAnsi="Times New Roman" w:cs="Times New Roman"/>
              </w:rPr>
            </w:rPrChange>
          </w:rPr>
          <w:delText xml:space="preserve">will </w:delText>
        </w:r>
      </w:del>
      <w:ins w:id="1653" w:author="Muhamad Ridho Zul Khoiri" w:date="2026-07-13T10:46:00Z" w16du:dateUtc="2026-07-13T03:46:00Z">
        <w:r w:rsidRPr="00CF42A6">
          <w:rPr>
            <w:rPrChange w:id="1654" w:author="Muhamad Ridho Zul Khoiri" w:date="2026-07-14T10:44:00Z" w16du:dateUtc="2026-07-14T03:44:00Z">
              <w:rPr>
                <w:rFonts w:ascii="Times New Roman" w:hAnsi="Times New Roman" w:cs="Times New Roman"/>
              </w:rPr>
            </w:rPrChange>
          </w:rPr>
          <w:t xml:space="preserve">shall </w:t>
        </w:r>
      </w:ins>
      <w:r w:rsidR="000E4197" w:rsidRPr="00CF42A6">
        <w:rPr>
          <w:rPrChange w:id="1655" w:author="Muhamad Ridho Zul Khoiri" w:date="2026-07-14T10:44:00Z" w16du:dateUtc="2026-07-14T03:44:00Z">
            <w:rPr>
              <w:rFonts w:ascii="Times New Roman" w:hAnsi="Times New Roman" w:cs="Times New Roman"/>
            </w:rPr>
          </w:rPrChange>
        </w:rPr>
        <w:t xml:space="preserve">be regularly </w:t>
      </w:r>
      <w:del w:id="1656" w:author="Muhamad Ridho Zul Khoiri" w:date="2026-07-13T10:46:00Z" w16du:dateUtc="2026-07-13T03:46:00Z">
        <w:r w:rsidR="000E4197" w:rsidRPr="00CF42A6" w:rsidDel="00A76925">
          <w:rPr>
            <w:rPrChange w:id="1657" w:author="Muhamad Ridho Zul Khoiri" w:date="2026-07-14T10:44:00Z" w16du:dateUtc="2026-07-14T03:44:00Z">
              <w:rPr>
                <w:rFonts w:ascii="Times New Roman" w:hAnsi="Times New Roman" w:cs="Times New Roman"/>
              </w:rPr>
            </w:rPrChange>
          </w:rPr>
          <w:delText xml:space="preserve">assessed </w:delText>
        </w:r>
      </w:del>
      <w:ins w:id="1658" w:author="Muhamad Ridho Zul Khoiri" w:date="2026-07-13T10:46:00Z" w16du:dateUtc="2026-07-13T03:46:00Z">
        <w:r w:rsidRPr="00CF42A6">
          <w:rPr>
            <w:rPrChange w:id="1659" w:author="Muhamad Ridho Zul Khoiri" w:date="2026-07-14T10:44:00Z" w16du:dateUtc="2026-07-14T03:44:00Z">
              <w:rPr>
                <w:rFonts w:ascii="Times New Roman" w:hAnsi="Times New Roman" w:cs="Times New Roman"/>
              </w:rPr>
            </w:rPrChange>
          </w:rPr>
          <w:t xml:space="preserve">reviewed </w:t>
        </w:r>
      </w:ins>
      <w:r w:rsidR="000E4197" w:rsidRPr="00CF42A6">
        <w:rPr>
          <w:rPrChange w:id="1660" w:author="Muhamad Ridho Zul Khoiri" w:date="2026-07-14T10:44:00Z" w16du:dateUtc="2026-07-14T03:44:00Z">
            <w:rPr>
              <w:rFonts w:ascii="Times New Roman" w:hAnsi="Times New Roman" w:cs="Times New Roman"/>
            </w:rPr>
          </w:rPrChange>
        </w:rPr>
        <w:t xml:space="preserve">and </w:t>
      </w:r>
      <w:del w:id="1661" w:author="Muhamad Ridho Zul Khoiri" w:date="2026-07-13T10:46:00Z" w16du:dateUtc="2026-07-13T03:46:00Z">
        <w:r w:rsidR="000E4197" w:rsidRPr="00CF42A6" w:rsidDel="00A76925">
          <w:rPr>
            <w:rPrChange w:id="1662" w:author="Muhamad Ridho Zul Khoiri" w:date="2026-07-14T10:44:00Z" w16du:dateUtc="2026-07-14T03:44:00Z">
              <w:rPr>
                <w:rFonts w:ascii="Times New Roman" w:hAnsi="Times New Roman" w:cs="Times New Roman"/>
              </w:rPr>
            </w:rPrChange>
          </w:rPr>
          <w:delText xml:space="preserve">incorporated </w:delText>
        </w:r>
      </w:del>
      <w:ins w:id="1663" w:author="Muhamad Ridho Zul Khoiri" w:date="2026-07-13T10:46:00Z" w16du:dateUtc="2026-07-13T03:46:00Z">
        <w:r w:rsidRPr="00CF42A6">
          <w:rPr>
            <w:rPrChange w:id="1664" w:author="Muhamad Ridho Zul Khoiri" w:date="2026-07-14T10:44:00Z" w16du:dateUtc="2026-07-14T03:44:00Z">
              <w:rPr>
                <w:rFonts w:ascii="Times New Roman" w:hAnsi="Times New Roman" w:cs="Times New Roman"/>
              </w:rPr>
            </w:rPrChange>
          </w:rPr>
          <w:t xml:space="preserve">reflected </w:t>
        </w:r>
      </w:ins>
      <w:del w:id="1665" w:author="Muhamad Ridho Zul Khoiri" w:date="2026-07-13T10:46:00Z" w16du:dateUtc="2026-07-13T03:46:00Z">
        <w:r w:rsidR="000E4197" w:rsidRPr="00CF42A6" w:rsidDel="00FA24ED">
          <w:rPr>
            <w:rPrChange w:id="1666" w:author="Muhamad Ridho Zul Khoiri" w:date="2026-07-14T10:44:00Z" w16du:dateUtc="2026-07-14T03:44:00Z">
              <w:rPr>
                <w:rFonts w:ascii="Times New Roman" w:hAnsi="Times New Roman" w:cs="Times New Roman"/>
              </w:rPr>
            </w:rPrChange>
          </w:rPr>
          <w:delText xml:space="preserve">into </w:delText>
        </w:r>
      </w:del>
      <w:ins w:id="1667" w:author="Muhamad Ridho Zul Khoiri" w:date="2026-07-13T10:46:00Z" w16du:dateUtc="2026-07-13T03:46:00Z">
        <w:r w:rsidR="00FA24ED" w:rsidRPr="00CF42A6">
          <w:rPr>
            <w:rPrChange w:id="1668" w:author="Muhamad Ridho Zul Khoiri" w:date="2026-07-14T10:44:00Z" w16du:dateUtc="2026-07-14T03:44:00Z">
              <w:rPr>
                <w:rFonts w:ascii="Times New Roman" w:hAnsi="Times New Roman" w:cs="Times New Roman"/>
              </w:rPr>
            </w:rPrChange>
          </w:rPr>
          <w:t xml:space="preserve">in </w:t>
        </w:r>
      </w:ins>
      <w:r w:rsidR="000E4197" w:rsidRPr="00CF42A6">
        <w:rPr>
          <w:rPrChange w:id="1669" w:author="Muhamad Ridho Zul Khoiri" w:date="2026-07-14T10:44:00Z" w16du:dateUtc="2026-07-14T03:44:00Z">
            <w:rPr>
              <w:rFonts w:ascii="Times New Roman" w:hAnsi="Times New Roman" w:cs="Times New Roman"/>
            </w:rPr>
          </w:rPrChange>
        </w:rPr>
        <w:t xml:space="preserve">production planning to </w:t>
      </w:r>
      <w:ins w:id="1670" w:author="Muhamad Ridho Zul Khoiri" w:date="2026-07-13T10:46:00Z" w16du:dateUtc="2026-07-13T03:46:00Z">
        <w:r w:rsidR="00FA24ED" w:rsidRPr="00CF42A6">
          <w:rPr>
            <w:rPrChange w:id="1671" w:author="Muhamad Ridho Zul Khoiri" w:date="2026-07-14T10:44:00Z" w16du:dateUtc="2026-07-14T03:44:00Z">
              <w:rPr>
                <w:rFonts w:ascii="Times New Roman" w:hAnsi="Times New Roman" w:cs="Times New Roman"/>
              </w:rPr>
            </w:rPrChange>
          </w:rPr>
          <w:t xml:space="preserve">to keep P&amp;S </w:t>
        </w:r>
      </w:ins>
      <w:r w:rsidR="000E4197" w:rsidRPr="00CF42A6">
        <w:rPr>
          <w:rPrChange w:id="1672" w:author="Muhamad Ridho Zul Khoiri" w:date="2026-07-14T10:44:00Z" w16du:dateUtc="2026-07-14T03:44:00Z">
            <w:rPr>
              <w:rFonts w:ascii="Times New Roman" w:hAnsi="Times New Roman" w:cs="Times New Roman"/>
            </w:rPr>
          </w:rPrChange>
        </w:rPr>
        <w:t>align</w:t>
      </w:r>
      <w:ins w:id="1673" w:author="Muhamad Ridho Zul Khoiri" w:date="2026-07-13T10:46:00Z" w16du:dateUtc="2026-07-13T03:46:00Z">
        <w:r w:rsidR="00FA24ED" w:rsidRPr="00CF42A6">
          <w:rPr>
            <w:rPrChange w:id="1674" w:author="Muhamad Ridho Zul Khoiri" w:date="2026-07-14T10:44:00Z" w16du:dateUtc="2026-07-14T03:44:00Z">
              <w:rPr>
                <w:rFonts w:ascii="Times New Roman" w:hAnsi="Times New Roman" w:cs="Times New Roman"/>
              </w:rPr>
            </w:rPrChange>
          </w:rPr>
          <w:t>ed</w:t>
        </w:r>
      </w:ins>
      <w:del w:id="1675" w:author="Muhamad Ridho Zul Khoiri" w:date="2026-07-13T10:46:00Z" w16du:dateUtc="2026-07-13T03:46:00Z">
        <w:r w:rsidR="000E4197" w:rsidRPr="00CF42A6" w:rsidDel="00FA24ED">
          <w:rPr>
            <w:rPrChange w:id="1676" w:author="Muhamad Ridho Zul Khoiri" w:date="2026-07-14T10:44:00Z" w16du:dateUtc="2026-07-14T03:44:00Z">
              <w:rPr>
                <w:rFonts w:ascii="Times New Roman" w:hAnsi="Times New Roman" w:cs="Times New Roman"/>
              </w:rPr>
            </w:rPrChange>
          </w:rPr>
          <w:delText xml:space="preserve"> </w:delText>
        </w:r>
      </w:del>
      <w:r w:rsidR="00C96E41" w:rsidRPr="00CF42A6">
        <w:rPr>
          <w:rPrChange w:id="1677" w:author="Muhamad Ridho Zul Khoiri" w:date="2026-07-14T10:44:00Z" w16du:dateUtc="2026-07-14T03:44:00Z">
            <w:rPr>
              <w:rFonts w:ascii="Times New Roman" w:hAnsi="Times New Roman" w:cs="Times New Roman"/>
            </w:rPr>
          </w:rPrChange>
        </w:rPr>
        <w:t xml:space="preserve"> </w:t>
      </w:r>
      <w:r w:rsidR="000E4197" w:rsidRPr="00CF42A6">
        <w:rPr>
          <w:rPrChange w:id="1678" w:author="Muhamad Ridho Zul Khoiri" w:date="2026-07-14T10:44:00Z" w16du:dateUtc="2026-07-14T03:44:00Z">
            <w:rPr>
              <w:rFonts w:ascii="Times New Roman" w:hAnsi="Times New Roman" w:cs="Times New Roman"/>
            </w:rPr>
          </w:rPrChange>
        </w:rPr>
        <w:t xml:space="preserve">with </w:t>
      </w:r>
      <w:del w:id="1679" w:author="Muhamad Ridho Zul Khoiri" w:date="2026-07-13T10:46:00Z" w16du:dateUtc="2026-07-13T03:46:00Z">
        <w:r w:rsidR="000E4197" w:rsidRPr="00CF42A6" w:rsidDel="00FA24ED">
          <w:rPr>
            <w:rPrChange w:id="1680" w:author="Muhamad Ridho Zul Khoiri" w:date="2026-07-14T10:44:00Z" w16du:dateUtc="2026-07-14T03:44:00Z">
              <w:rPr>
                <w:rFonts w:ascii="Times New Roman" w:hAnsi="Times New Roman" w:cs="Times New Roman"/>
              </w:rPr>
            </w:rPrChange>
          </w:rPr>
          <w:delText>market dynamics and maximize value.</w:delText>
        </w:r>
      </w:del>
      <w:ins w:id="1681" w:author="Muhamad Ridho Zul Khoiri" w:date="2026-07-13T10:46:00Z" w16du:dateUtc="2026-07-13T03:46:00Z">
        <w:r w:rsidR="00FA24ED" w:rsidRPr="00CF42A6">
          <w:rPr>
            <w:rPrChange w:id="1682" w:author="Muhamad Ridho Zul Khoiri" w:date="2026-07-14T10:44:00Z" w16du:dateUtc="2026-07-14T03:44:00Z">
              <w:rPr>
                <w:rFonts w:ascii="Times New Roman" w:hAnsi="Times New Roman" w:cs="Times New Roman"/>
              </w:rPr>
            </w:rPrChange>
          </w:rPr>
          <w:t>commercial conditions</w:t>
        </w:r>
      </w:ins>
      <w:ins w:id="1683" w:author="Muhamad Ridho Zul Khoiri" w:date="2026-07-13T10:47:00Z" w16du:dateUtc="2026-07-13T03:47:00Z">
        <w:r w:rsidR="00FA24ED" w:rsidRPr="00CF42A6">
          <w:rPr>
            <w:rPrChange w:id="1684" w:author="Muhamad Ridho Zul Khoiri" w:date="2026-07-14T10:44:00Z" w16du:dateUtc="2026-07-14T03:44:00Z">
              <w:rPr>
                <w:rFonts w:ascii="Times New Roman" w:hAnsi="Times New Roman" w:cs="Times New Roman"/>
              </w:rPr>
            </w:rPrChange>
          </w:rPr>
          <w:t>.</w:t>
        </w:r>
      </w:ins>
    </w:p>
    <w:p w14:paraId="70440765" w14:textId="2313D4F5" w:rsidR="003D36EE" w:rsidRPr="00CF42A6" w:rsidRDefault="003D36EE" w:rsidP="003D36EE">
      <w:pPr>
        <w:pStyle w:val="Heading1"/>
        <w:spacing w:before="0" w:after="0" w:line="360" w:lineRule="auto"/>
        <w:rPr>
          <w:ins w:id="1685" w:author="Muhamad Ridho Zul Khoiri" w:date="2026-07-13T10:52:00Z" w16du:dateUtc="2026-07-13T03:52:00Z"/>
          <w:rFonts w:cs="Arial"/>
          <w:highlight w:val="yellow"/>
          <w:rPrChange w:id="1686" w:author="Muhamad Ridho Zul Khoiri" w:date="2026-07-14T10:44:00Z" w16du:dateUtc="2026-07-14T03:44:00Z">
            <w:rPr>
              <w:ins w:id="1687" w:author="Muhamad Ridho Zul Khoiri" w:date="2026-07-13T10:52:00Z" w16du:dateUtc="2026-07-13T03:52:00Z"/>
              <w:rFonts w:ascii="Times New Roman" w:hAnsi="Times New Roman"/>
              <w:highlight w:val="yellow"/>
            </w:rPr>
          </w:rPrChange>
        </w:rPr>
      </w:pPr>
      <w:ins w:id="1688" w:author="Muhamad Ridho Zul Khoiri" w:date="2026-07-10T14:21:00Z" w16du:dateUtc="2026-07-10T07:21:00Z">
        <w:r w:rsidRPr="00CF42A6">
          <w:rPr>
            <w:rFonts w:cs="Arial"/>
            <w:highlight w:val="yellow"/>
            <w:rPrChange w:id="1689" w:author="Muhamad Ridho Zul Khoiri" w:date="2026-07-14T10:44:00Z" w16du:dateUtc="2026-07-14T03:44:00Z">
              <w:rPr>
                <w:rFonts w:ascii="Times New Roman" w:hAnsi="Times New Roman"/>
                <w:highlight w:val="yellow"/>
              </w:rPr>
            </w:rPrChange>
          </w:rPr>
          <w:t>Planning System &amp; Horizon</w:t>
        </w:r>
      </w:ins>
    </w:p>
    <w:p w14:paraId="2D3548CB" w14:textId="77777777" w:rsidR="006F3168" w:rsidRPr="00CF42A6" w:rsidRDefault="006F3168">
      <w:pPr>
        <w:spacing w:line="360" w:lineRule="auto"/>
        <w:ind w:left="1080"/>
        <w:rPr>
          <w:ins w:id="1690" w:author="Muhamad Ridho Zul Khoiri" w:date="2026-07-13T10:57:00Z" w16du:dateUtc="2026-07-13T03:57:00Z"/>
          <w:rFonts w:cs="Arial"/>
          <w:rPrChange w:id="1691" w:author="Muhamad Ridho Zul Khoiri" w:date="2026-07-14T10:44:00Z" w16du:dateUtc="2026-07-14T03:44:00Z">
            <w:rPr>
              <w:ins w:id="1692" w:author="Muhamad Ridho Zul Khoiri" w:date="2026-07-13T10:57:00Z" w16du:dateUtc="2026-07-13T03:57:00Z"/>
              <w:rFonts w:ascii="Times New Roman" w:hAnsi="Times New Roman"/>
            </w:rPr>
          </w:rPrChange>
        </w:rPr>
        <w:pPrChange w:id="1693" w:author="Muhamad Ridho Zul Khoiri" w:date="2026-07-13T12:56:00Z" w16du:dateUtc="2026-07-13T05:56:00Z">
          <w:pPr>
            <w:spacing w:after="240" w:line="360" w:lineRule="auto"/>
            <w:ind w:left="1080"/>
          </w:pPr>
        </w:pPrChange>
      </w:pPr>
      <w:ins w:id="1694" w:author="Muhamad Ridho Zul Khoiri" w:date="2026-07-13T10:57:00Z" w16du:dateUtc="2026-07-13T03:57:00Z">
        <w:r w:rsidRPr="00CF42A6">
          <w:rPr>
            <w:rFonts w:cs="Arial"/>
            <w:rPrChange w:id="1695" w:author="Muhamad Ridho Zul Khoiri" w:date="2026-07-14T10:44:00Z" w16du:dateUtc="2026-07-14T03:44:00Z">
              <w:rPr>
                <w:rFonts w:ascii="Times New Roman" w:hAnsi="Times New Roman"/>
              </w:rPr>
            </w:rPrChange>
          </w:rPr>
          <w:t>MEPG Integrated Planning connects long-term Asset planning with short-term operational planning and field execution. The planning system consists of different planning horizons, with the level of detail, readiness, and planning certainty increasing as activities move closer to execution.</w:t>
        </w:r>
      </w:ins>
    </w:p>
    <w:p w14:paraId="1C92E0E2" w14:textId="28B64EFA" w:rsidR="00EC57F4" w:rsidRPr="00CF42A6" w:rsidRDefault="00EC57F4">
      <w:pPr>
        <w:spacing w:line="360" w:lineRule="auto"/>
        <w:ind w:left="1080"/>
        <w:rPr>
          <w:rPrChange w:id="1696" w:author="Muhamad Ridho Zul Khoiri" w:date="2026-07-14T10:44:00Z" w16du:dateUtc="2026-07-14T03:44:00Z">
            <w:rPr>
              <w:rFonts w:ascii="Times New Roman" w:hAnsi="Times New Roman"/>
            </w:rPr>
          </w:rPrChange>
        </w:rPr>
        <w:pPrChange w:id="1697" w:author="Muhamad Ridho Zul Khoiri" w:date="2026-07-13T12:56:00Z" w16du:dateUtc="2026-07-13T05:56:00Z">
          <w:pPr>
            <w:pStyle w:val="ListParagraph"/>
            <w:numPr>
              <w:numId w:val="40"/>
            </w:numPr>
            <w:tabs>
              <w:tab w:val="num" w:pos="1800"/>
            </w:tabs>
            <w:spacing w:after="240" w:line="360" w:lineRule="auto"/>
            <w:ind w:left="1800" w:hanging="360"/>
          </w:pPr>
        </w:pPrChange>
      </w:pPr>
      <w:ins w:id="1698" w:author="Muhamad Ridho Zul Khoiri" w:date="2026-07-13T10:57:00Z" w16du:dateUtc="2026-07-13T03:57:00Z">
        <w:r w:rsidRPr="00CF42A6">
          <w:rPr>
            <w:rFonts w:cs="Arial"/>
            <w:rPrChange w:id="1699" w:author="Muhamad Ridho Zul Khoiri" w:date="2026-07-14T10:44:00Z" w16du:dateUtc="2026-07-14T03:44:00Z">
              <w:rPr>
                <w:rFonts w:ascii="Times New Roman" w:hAnsi="Times New Roman"/>
              </w:rPr>
            </w:rPrChange>
          </w:rPr>
          <w:t xml:space="preserve">Each planning horizon is connected and should not be managed independently. Changes in Asset priorities, assumptions, constraints, or activity status may require review and alignment across related planning </w:t>
        </w:r>
      </w:ins>
      <w:ins w:id="1700" w:author="Muhamad Ridho Zul Khoiri" w:date="2026-07-13T12:59:00Z" w16du:dateUtc="2026-07-13T05:59:00Z">
        <w:r w:rsidR="0033422D" w:rsidRPr="00CF42A6">
          <w:rPr>
            <w:rFonts w:cs="Arial"/>
            <w:rPrChange w:id="1701" w:author="Muhamad Ridho Zul Khoiri" w:date="2026-07-14T10:44:00Z" w16du:dateUtc="2026-07-14T03:44:00Z">
              <w:rPr>
                <w:rFonts w:ascii="Times New Roman" w:hAnsi="Times New Roman"/>
              </w:rPr>
            </w:rPrChange>
          </w:rPr>
          <w:t>horizons. The</w:t>
        </w:r>
      </w:ins>
      <w:ins w:id="1702" w:author="Muhamad Ridho Zul Khoiri" w:date="2026-07-13T10:57:00Z" w16du:dateUtc="2026-07-13T03:57:00Z">
        <w:r w:rsidRPr="00CF42A6">
          <w:rPr>
            <w:rFonts w:cs="Arial"/>
            <w:rPrChange w:id="1703" w:author="Muhamad Ridho Zul Khoiri" w:date="2026-07-14T10:44:00Z" w16du:dateUtc="2026-07-14T03:44:00Z">
              <w:rPr>
                <w:rFonts w:ascii="Times New Roman" w:hAnsi="Times New Roman"/>
              </w:rPr>
            </w:rPrChange>
          </w:rPr>
          <w:t xml:space="preserve"> planning horizons and their relationship are described in Section 3.1 below.</w:t>
        </w:r>
      </w:ins>
    </w:p>
    <w:p w14:paraId="217E072D" w14:textId="6C287271" w:rsidR="002E11CC" w:rsidRPr="00CF42A6" w:rsidRDefault="00F00438" w:rsidP="00BD290E">
      <w:pPr>
        <w:pStyle w:val="Heading2"/>
        <w:spacing w:line="360" w:lineRule="auto"/>
        <w:rPr>
          <w:rFonts w:cs="Arial"/>
          <w:highlight w:val="yellow"/>
          <w:rPrChange w:id="1704" w:author="Muhamad Ridho Zul Khoiri" w:date="2026-07-14T10:44:00Z" w16du:dateUtc="2026-07-14T03:44:00Z">
            <w:rPr>
              <w:rFonts w:ascii="Times New Roman" w:hAnsi="Times New Roman"/>
            </w:rPr>
          </w:rPrChange>
        </w:rPr>
      </w:pPr>
      <w:bookmarkStart w:id="1705" w:name="_Toc196309693"/>
      <w:del w:id="1706" w:author="Muhamad Ridho Zul Khoiri" w:date="2026-07-10T14:21:00Z" w16du:dateUtc="2026-07-10T07:21:00Z">
        <w:r w:rsidRPr="00CF42A6" w:rsidDel="003D36EE">
          <w:rPr>
            <w:rFonts w:cs="Arial"/>
            <w:highlight w:val="yellow"/>
            <w:rPrChange w:id="1707" w:author="Muhamad Ridho Zul Khoiri" w:date="2026-07-14T10:44:00Z" w16du:dateUtc="2026-07-14T03:44:00Z">
              <w:rPr>
                <w:rFonts w:ascii="Times New Roman" w:hAnsi="Times New Roman"/>
              </w:rPr>
            </w:rPrChange>
          </w:rPr>
          <w:delText xml:space="preserve">Integrated Planning </w:delText>
        </w:r>
        <w:r w:rsidR="00B26515" w:rsidRPr="00CF42A6" w:rsidDel="003D36EE">
          <w:rPr>
            <w:rFonts w:cs="Arial"/>
            <w:highlight w:val="yellow"/>
            <w:rPrChange w:id="1708" w:author="Muhamad Ridho Zul Khoiri" w:date="2026-07-14T10:44:00Z" w16du:dateUtc="2026-07-14T03:44:00Z">
              <w:rPr>
                <w:rFonts w:ascii="Times New Roman" w:hAnsi="Times New Roman"/>
              </w:rPr>
            </w:rPrChange>
          </w:rPr>
          <w:delText xml:space="preserve">Work </w:delText>
        </w:r>
        <w:r w:rsidR="002E11CC" w:rsidRPr="00CF42A6" w:rsidDel="003D36EE">
          <w:rPr>
            <w:rFonts w:cs="Arial"/>
            <w:highlight w:val="yellow"/>
            <w:rPrChange w:id="1709" w:author="Muhamad Ridho Zul Khoiri" w:date="2026-07-14T10:44:00Z" w16du:dateUtc="2026-07-14T03:44:00Z">
              <w:rPr>
                <w:rFonts w:ascii="Times New Roman" w:hAnsi="Times New Roman"/>
              </w:rPr>
            </w:rPrChange>
          </w:rPr>
          <w:delText>Process</w:delText>
        </w:r>
      </w:del>
      <w:bookmarkEnd w:id="1705"/>
      <w:ins w:id="1710" w:author="Muhamad Ridho Zul Khoiri" w:date="2026-07-10T14:21:00Z" w16du:dateUtc="2026-07-10T07:21:00Z">
        <w:r w:rsidR="003D36EE" w:rsidRPr="00CF42A6">
          <w:rPr>
            <w:rFonts w:cs="Arial"/>
            <w:highlight w:val="yellow"/>
            <w:rPrChange w:id="1711" w:author="Muhamad Ridho Zul Khoiri" w:date="2026-07-14T10:44:00Z" w16du:dateUtc="2026-07-14T03:44:00Z">
              <w:rPr>
                <w:rFonts w:ascii="Times New Roman" w:hAnsi="Times New Roman"/>
                <w:highlight w:val="yellow"/>
              </w:rPr>
            </w:rPrChange>
          </w:rPr>
          <w:t>Horizon Breakdown</w:t>
        </w:r>
      </w:ins>
    </w:p>
    <w:p w14:paraId="0CE5E291" w14:textId="631EADF9" w:rsidR="000A47DA" w:rsidRPr="00CF42A6" w:rsidRDefault="000A47DA">
      <w:pPr>
        <w:pStyle w:val="Paragraph"/>
        <w:spacing w:after="0" w:line="360" w:lineRule="auto"/>
        <w:rPr>
          <w:ins w:id="1712" w:author="Muhamad Ridho Zul Khoiri" w:date="2026-07-13T11:16:00Z" w16du:dateUtc="2026-07-13T04:16:00Z"/>
          <w:rFonts w:cs="Arial"/>
          <w:highlight w:val="yellow"/>
          <w:rPrChange w:id="1713" w:author="Muhamad Ridho Zul Khoiri" w:date="2026-07-14T10:44:00Z" w16du:dateUtc="2026-07-14T03:44:00Z">
            <w:rPr>
              <w:ins w:id="1714" w:author="Muhamad Ridho Zul Khoiri" w:date="2026-07-13T11:16:00Z" w16du:dateUtc="2026-07-13T04:16:00Z"/>
              <w:rFonts w:ascii="Times New Roman" w:hAnsi="Times New Roman"/>
              <w:b/>
              <w:highlight w:val="yellow"/>
            </w:rPr>
          </w:rPrChange>
        </w:rPr>
        <w:pPrChange w:id="1715" w:author="Muhamad Ridho Zul Khoiri" w:date="2026-07-13T11:16:00Z" w16du:dateUtc="2026-07-13T04:16:00Z">
          <w:pPr>
            <w:pStyle w:val="Paragraph"/>
            <w:numPr>
              <w:numId w:val="16"/>
            </w:numPr>
            <w:tabs>
              <w:tab w:val="num" w:pos="1440"/>
            </w:tabs>
            <w:spacing w:after="0" w:line="360" w:lineRule="auto"/>
            <w:ind w:left="1440" w:hanging="360"/>
          </w:pPr>
        </w:pPrChange>
      </w:pPr>
      <w:ins w:id="1716" w:author="Muhamad Ridho Zul Khoiri" w:date="2026-07-13T11:16:00Z" w16du:dateUtc="2026-07-13T04:16:00Z">
        <w:r w:rsidRPr="00CF42A6">
          <w:rPr>
            <w:rFonts w:cs="Arial"/>
            <w:rPrChange w:id="1717" w:author="Muhamad Ridho Zul Khoiri" w:date="2026-07-14T10:44:00Z" w16du:dateUtc="2026-07-14T03:44:00Z">
              <w:rPr>
                <w:rFonts w:ascii="Times New Roman" w:hAnsi="Times New Roman"/>
              </w:rPr>
            </w:rPrChange>
          </w:rPr>
          <w:t>The MEPG Integrated Planning system covers the following planning processes and horizons:</w:t>
        </w:r>
      </w:ins>
    </w:p>
    <w:p w14:paraId="72C07103" w14:textId="0413F68B" w:rsidR="003D36EE" w:rsidRPr="00CF42A6" w:rsidRDefault="003D36EE" w:rsidP="003D36EE">
      <w:pPr>
        <w:pStyle w:val="Paragraph"/>
        <w:numPr>
          <w:ilvl w:val="0"/>
          <w:numId w:val="16"/>
        </w:numPr>
        <w:spacing w:after="0" w:line="360" w:lineRule="auto"/>
        <w:rPr>
          <w:ins w:id="1718" w:author="Muhamad Ridho Zul Khoiri" w:date="2026-07-10T14:23:00Z" w16du:dateUtc="2026-07-10T07:23:00Z"/>
          <w:rFonts w:cs="Arial"/>
          <w:highlight w:val="yellow"/>
          <w:rPrChange w:id="1719" w:author="Muhamad Ridho Zul Khoiri" w:date="2026-07-14T10:44:00Z" w16du:dateUtc="2026-07-14T03:44:00Z">
            <w:rPr>
              <w:ins w:id="1720" w:author="Muhamad Ridho Zul Khoiri" w:date="2026-07-10T14:23:00Z" w16du:dateUtc="2026-07-10T07:23:00Z"/>
              <w:rFonts w:ascii="Times New Roman" w:hAnsi="Times New Roman"/>
            </w:rPr>
          </w:rPrChange>
        </w:rPr>
      </w:pPr>
      <w:ins w:id="1721" w:author="Muhamad Ridho Zul Khoiri" w:date="2026-07-10T14:24:00Z" w16du:dateUtc="2026-07-10T07:24:00Z">
        <w:r w:rsidRPr="00CF42A6">
          <w:rPr>
            <w:rFonts w:cs="Arial"/>
            <w:b/>
            <w:highlight w:val="yellow"/>
            <w:rPrChange w:id="1722" w:author="Muhamad Ridho Zul Khoiri" w:date="2026-07-14T10:44:00Z" w16du:dateUtc="2026-07-14T03:44:00Z">
              <w:rPr>
                <w:rFonts w:ascii="Times New Roman" w:hAnsi="Times New Roman"/>
                <w:b/>
              </w:rPr>
            </w:rPrChange>
          </w:rPr>
          <w:t>Field Depletion</w:t>
        </w:r>
      </w:ins>
      <w:ins w:id="1723" w:author="Muhamad Ridho Zul Khoiri" w:date="2026-07-10T14:23:00Z" w16du:dateUtc="2026-07-10T07:23:00Z">
        <w:r w:rsidRPr="00CF42A6">
          <w:rPr>
            <w:rFonts w:cs="Arial"/>
            <w:b/>
            <w:highlight w:val="yellow"/>
            <w:rPrChange w:id="1724" w:author="Muhamad Ridho Zul Khoiri" w:date="2026-07-14T10:44:00Z" w16du:dateUtc="2026-07-14T03:44:00Z">
              <w:rPr>
                <w:rFonts w:ascii="Times New Roman" w:hAnsi="Times New Roman"/>
                <w:b/>
              </w:rPr>
            </w:rPrChange>
          </w:rPr>
          <w:t xml:space="preserve"> Plan (</w:t>
        </w:r>
      </w:ins>
      <w:ins w:id="1725" w:author="Muhamad Ridho Zul Khoiri" w:date="2026-07-10T14:24:00Z" w16du:dateUtc="2026-07-10T07:24:00Z">
        <w:r w:rsidRPr="00CF42A6">
          <w:rPr>
            <w:rFonts w:cs="Arial"/>
            <w:b/>
            <w:highlight w:val="yellow"/>
            <w:rPrChange w:id="1726" w:author="Muhamad Ridho Zul Khoiri" w:date="2026-07-14T10:44:00Z" w16du:dateUtc="2026-07-14T03:44:00Z">
              <w:rPr>
                <w:rFonts w:ascii="Times New Roman" w:hAnsi="Times New Roman"/>
                <w:b/>
              </w:rPr>
            </w:rPrChange>
          </w:rPr>
          <w:t>F</w:t>
        </w:r>
      </w:ins>
      <w:ins w:id="1727" w:author="Muhamad Ridho Zul Khoiri" w:date="2026-07-10T14:23:00Z" w16du:dateUtc="2026-07-10T07:23:00Z">
        <w:r w:rsidRPr="00CF42A6">
          <w:rPr>
            <w:rFonts w:cs="Arial"/>
            <w:b/>
            <w:highlight w:val="yellow"/>
            <w:rPrChange w:id="1728" w:author="Muhamad Ridho Zul Khoiri" w:date="2026-07-14T10:44:00Z" w16du:dateUtc="2026-07-14T03:44:00Z">
              <w:rPr>
                <w:rFonts w:ascii="Times New Roman" w:hAnsi="Times New Roman"/>
                <w:b/>
              </w:rPr>
            </w:rPrChange>
          </w:rPr>
          <w:t xml:space="preserve">DP) </w:t>
        </w:r>
      </w:ins>
    </w:p>
    <w:p w14:paraId="106EE656" w14:textId="4AF70DAD" w:rsidR="006A0A81" w:rsidRPr="00CF42A6" w:rsidRDefault="00915512" w:rsidP="006A0A81">
      <w:pPr>
        <w:pStyle w:val="Paragraph"/>
        <w:spacing w:line="360" w:lineRule="auto"/>
        <w:ind w:left="1440"/>
        <w:rPr>
          <w:ins w:id="1729" w:author="Muhamad Ridho Zul Khoiri" w:date="2026-07-13T11:02:00Z" w16du:dateUtc="2026-07-13T04:02:00Z"/>
          <w:rFonts w:cs="Arial"/>
          <w:rPrChange w:id="1730" w:author="Muhamad Ridho Zul Khoiri" w:date="2026-07-14T10:44:00Z" w16du:dateUtc="2026-07-14T03:44:00Z">
            <w:rPr>
              <w:ins w:id="1731" w:author="Muhamad Ridho Zul Khoiri" w:date="2026-07-13T11:02:00Z" w16du:dateUtc="2026-07-13T04:02:00Z"/>
              <w:rFonts w:ascii="Times New Roman" w:hAnsi="Times New Roman"/>
            </w:rPr>
          </w:rPrChange>
        </w:rPr>
      </w:pPr>
      <w:ins w:id="1732" w:author="Muhamad Ridho Zul Khoiri" w:date="2026-07-13T11:05:00Z" w16du:dateUtc="2026-07-13T04:05:00Z">
        <w:r w:rsidRPr="00CF42A6">
          <w:rPr>
            <w:rFonts w:cs="Arial"/>
            <w:rPrChange w:id="1733" w:author="Muhamad Ridho Zul Khoiri" w:date="2026-07-14T10:44:00Z" w16du:dateUtc="2026-07-14T03:44:00Z">
              <w:rPr>
                <w:rFonts w:ascii="Times New Roman" w:hAnsi="Times New Roman"/>
              </w:rPr>
            </w:rPrChange>
          </w:rPr>
          <w:t xml:space="preserve">The </w:t>
        </w:r>
      </w:ins>
      <w:ins w:id="1734" w:author="Muhamad Ridho Zul Khoiri" w:date="2026-07-13T10:58:00Z" w16du:dateUtc="2026-07-13T03:58:00Z">
        <w:r w:rsidR="0040278C" w:rsidRPr="00CF42A6">
          <w:rPr>
            <w:rFonts w:cs="Arial"/>
            <w:rPrChange w:id="1735" w:author="Muhamad Ridho Zul Khoiri" w:date="2026-07-14T10:44:00Z" w16du:dateUtc="2026-07-14T03:44:00Z">
              <w:rPr>
                <w:rFonts w:ascii="Times New Roman" w:hAnsi="Times New Roman"/>
              </w:rPr>
            </w:rPrChange>
          </w:rPr>
          <w:t>Field Depletion Plan (FDP) provide</w:t>
        </w:r>
      </w:ins>
      <w:ins w:id="1736" w:author="Muhamad Ridho Zul Khoiri" w:date="2026-07-13T11:04:00Z" w16du:dateUtc="2026-07-13T04:04:00Z">
        <w:r w:rsidRPr="00CF42A6">
          <w:rPr>
            <w:rFonts w:cs="Arial"/>
            <w:rPrChange w:id="1737" w:author="Muhamad Ridho Zul Khoiri" w:date="2026-07-14T10:44:00Z" w16du:dateUtc="2026-07-14T03:44:00Z">
              <w:rPr>
                <w:rFonts w:ascii="Times New Roman" w:hAnsi="Times New Roman"/>
              </w:rPr>
            </w:rPrChange>
          </w:rPr>
          <w:t>d</w:t>
        </w:r>
      </w:ins>
      <w:ins w:id="1738" w:author="Muhamad Ridho Zul Khoiri" w:date="2026-07-13T11:03:00Z" w16du:dateUtc="2026-07-13T04:03:00Z">
        <w:r w:rsidRPr="00CF42A6">
          <w:rPr>
            <w:rFonts w:cs="Arial"/>
            <w:rPrChange w:id="1739" w:author="Muhamad Ridho Zul Khoiri" w:date="2026-07-14T10:44:00Z" w16du:dateUtc="2026-07-14T03:44:00Z">
              <w:rPr>
                <w:rFonts w:ascii="Times New Roman" w:hAnsi="Times New Roman"/>
              </w:rPr>
            </w:rPrChange>
          </w:rPr>
          <w:t xml:space="preserve"> </w:t>
        </w:r>
      </w:ins>
      <w:ins w:id="1740" w:author="Muhamad Ridho Zul Khoiri" w:date="2026-07-13T11:14:00Z" w16du:dateUtc="2026-07-13T04:14:00Z">
        <w:r w:rsidR="004D482C" w:rsidRPr="00CF42A6">
          <w:rPr>
            <w:rFonts w:cs="Arial"/>
            <w:rPrChange w:id="1741" w:author="Muhamad Ridho Zul Khoiri" w:date="2026-07-14T10:44:00Z" w16du:dateUtc="2026-07-14T03:44:00Z">
              <w:rPr>
                <w:rFonts w:ascii="Times New Roman" w:hAnsi="Times New Roman"/>
              </w:rPr>
            </w:rPrChange>
          </w:rPr>
          <w:t>the integrated</w:t>
        </w:r>
      </w:ins>
      <w:ins w:id="1742" w:author="Muhamad Ridho Zul Khoiri" w:date="2026-07-13T10:58:00Z" w16du:dateUtc="2026-07-13T03:58:00Z">
        <w:r w:rsidR="0040278C" w:rsidRPr="00CF42A6">
          <w:rPr>
            <w:rFonts w:cs="Arial"/>
            <w:rPrChange w:id="1743" w:author="Muhamad Ridho Zul Khoiri" w:date="2026-07-14T10:44:00Z" w16du:dateUtc="2026-07-14T03:44:00Z">
              <w:rPr>
                <w:rFonts w:ascii="Times New Roman" w:hAnsi="Times New Roman"/>
              </w:rPr>
            </w:rPrChange>
          </w:rPr>
          <w:t xml:space="preserve"> technical basis for</w:t>
        </w:r>
      </w:ins>
      <w:ins w:id="1744" w:author="Muhamad Ridho Zul Khoiri" w:date="2026-07-13T11:04:00Z" w16du:dateUtc="2026-07-13T04:04:00Z">
        <w:r w:rsidRPr="00CF42A6">
          <w:rPr>
            <w:rFonts w:cs="Arial"/>
            <w:rPrChange w:id="1745" w:author="Muhamad Ridho Zul Khoiri" w:date="2026-07-14T10:44:00Z" w16du:dateUtc="2026-07-14T03:44:00Z">
              <w:rPr>
                <w:rFonts w:ascii="Times New Roman" w:hAnsi="Times New Roman"/>
              </w:rPr>
            </w:rPrChange>
          </w:rPr>
          <w:t xml:space="preserve"> </w:t>
        </w:r>
      </w:ins>
      <w:ins w:id="1746" w:author="Muhamad Ridho Zul Khoiri" w:date="2026-07-13T10:58:00Z" w16du:dateUtc="2026-07-13T03:58:00Z">
        <w:r w:rsidR="0040278C" w:rsidRPr="00CF42A6">
          <w:rPr>
            <w:rFonts w:cs="Arial"/>
            <w:rPrChange w:id="1747" w:author="Muhamad Ridho Zul Khoiri" w:date="2026-07-14T10:44:00Z" w16du:dateUtc="2026-07-14T03:44:00Z">
              <w:rPr>
                <w:rFonts w:ascii="Times New Roman" w:hAnsi="Times New Roman"/>
              </w:rPr>
            </w:rPrChange>
          </w:rPr>
          <w:t xml:space="preserve">field depletion and development planning. It is prepared at field level </w:t>
        </w:r>
      </w:ins>
      <w:ins w:id="1748" w:author="Muhamad Ridho Zul Khoiri" w:date="2026-07-13T11:04:00Z" w16du:dateUtc="2026-07-13T04:04:00Z">
        <w:r w:rsidRPr="00CF42A6">
          <w:rPr>
            <w:rFonts w:cs="Arial"/>
            <w:rPrChange w:id="1749" w:author="Muhamad Ridho Zul Khoiri" w:date="2026-07-14T10:44:00Z" w16du:dateUtc="2026-07-14T03:44:00Z">
              <w:rPr>
                <w:rFonts w:ascii="Times New Roman" w:hAnsi="Times New Roman"/>
              </w:rPr>
            </w:rPrChange>
          </w:rPr>
          <w:t xml:space="preserve">and </w:t>
        </w:r>
      </w:ins>
      <w:ins w:id="1750" w:author="Muhamad Ridho Zul Khoiri" w:date="2026-07-13T10:58:00Z" w16du:dateUtc="2026-07-13T03:58:00Z">
        <w:r w:rsidR="0040278C" w:rsidRPr="00CF42A6">
          <w:rPr>
            <w:rFonts w:cs="Arial"/>
            <w:rPrChange w:id="1751" w:author="Muhamad Ridho Zul Khoiri" w:date="2026-07-14T10:44:00Z" w16du:dateUtc="2026-07-14T03:44:00Z">
              <w:rPr>
                <w:rFonts w:ascii="Times New Roman" w:hAnsi="Times New Roman"/>
              </w:rPr>
            </w:rPrChange>
          </w:rPr>
          <w:t>integrate</w:t>
        </w:r>
      </w:ins>
      <w:ins w:id="1752" w:author="Muhamad Ridho Zul Khoiri" w:date="2026-07-13T11:04:00Z" w16du:dateUtc="2026-07-13T04:04:00Z">
        <w:r w:rsidRPr="00CF42A6">
          <w:rPr>
            <w:rFonts w:cs="Arial"/>
            <w:rPrChange w:id="1753" w:author="Muhamad Ridho Zul Khoiri" w:date="2026-07-14T10:44:00Z" w16du:dateUtc="2026-07-14T03:44:00Z">
              <w:rPr>
                <w:rFonts w:ascii="Times New Roman" w:hAnsi="Times New Roman"/>
              </w:rPr>
            </w:rPrChange>
          </w:rPr>
          <w:t>d</w:t>
        </w:r>
      </w:ins>
      <w:ins w:id="1754" w:author="Muhamad Ridho Zul Khoiri" w:date="2026-07-13T10:58:00Z" w16du:dateUtc="2026-07-13T03:58:00Z">
        <w:r w:rsidR="0040278C" w:rsidRPr="00CF42A6">
          <w:rPr>
            <w:rFonts w:cs="Arial"/>
            <w:rPrChange w:id="1755" w:author="Muhamad Ridho Zul Khoiri" w:date="2026-07-14T10:44:00Z" w16du:dateUtc="2026-07-14T03:44:00Z">
              <w:rPr>
                <w:rFonts w:ascii="Times New Roman" w:hAnsi="Times New Roman"/>
              </w:rPr>
            </w:rPrChange>
          </w:rPr>
          <w:t xml:space="preserve"> relevant subsurface, wells, facilities, operations, and other technical considerations.</w:t>
        </w:r>
      </w:ins>
      <w:ins w:id="1756" w:author="Muhamad Ridho Zul Khoiri" w:date="2026-07-13T11:02:00Z" w16du:dateUtc="2026-07-13T04:02:00Z">
        <w:r w:rsidR="006A0A81" w:rsidRPr="00CF42A6">
          <w:rPr>
            <w:rFonts w:cs="Arial"/>
            <w:rPrChange w:id="1757" w:author="Muhamad Ridho Zul Khoiri" w:date="2026-07-14T10:44:00Z" w16du:dateUtc="2026-07-14T03:44:00Z">
              <w:rPr>
                <w:rFonts w:ascii="Times New Roman" w:hAnsi="Times New Roman"/>
              </w:rPr>
            </w:rPrChange>
          </w:rPr>
          <w:t xml:space="preserve"> </w:t>
        </w:r>
      </w:ins>
      <w:ins w:id="1758" w:author="Muhamad Ridho Zul Khoiri" w:date="2026-07-13T11:01:00Z" w16du:dateUtc="2026-07-13T04:01:00Z">
        <w:r w:rsidR="00541130" w:rsidRPr="00CF42A6">
          <w:rPr>
            <w:rFonts w:cs="Arial"/>
            <w:rPrChange w:id="1759" w:author="Muhamad Ridho Zul Khoiri" w:date="2026-07-14T10:44:00Z" w16du:dateUtc="2026-07-14T03:44:00Z">
              <w:rPr>
                <w:rFonts w:ascii="Times New Roman" w:hAnsi="Times New Roman"/>
              </w:rPr>
            </w:rPrChange>
          </w:rPr>
          <w:t xml:space="preserve"> </w:t>
        </w:r>
      </w:ins>
      <w:ins w:id="1760" w:author="Muhamad Ridho Zul Khoiri" w:date="2026-07-13T11:02:00Z" w16du:dateUtc="2026-07-13T04:02:00Z">
        <w:r w:rsidR="006A0A81" w:rsidRPr="00CF42A6">
          <w:rPr>
            <w:rFonts w:cs="Arial"/>
            <w:rPrChange w:id="1761" w:author="Muhamad Ridho Zul Khoiri" w:date="2026-07-14T10:44:00Z" w16du:dateUtc="2026-07-14T03:44:00Z">
              <w:rPr>
                <w:rFonts w:ascii="Times New Roman" w:hAnsi="Times New Roman"/>
              </w:rPr>
            </w:rPrChange>
          </w:rPr>
          <w:t xml:space="preserve">The FDP process and approval requirements shall follow the applicable </w:t>
        </w:r>
      </w:ins>
      <w:ins w:id="1762" w:author="Muhamad Ridho Zul Khoiri" w:date="2026-07-13T11:03:00Z" w16du:dateUtc="2026-07-13T04:03:00Z">
        <w:r w:rsidR="00071E02" w:rsidRPr="00CF42A6">
          <w:rPr>
            <w:rFonts w:cs="Arial"/>
            <w:rPrChange w:id="1763" w:author="Muhamad Ridho Zul Khoiri" w:date="2026-07-14T10:44:00Z" w16du:dateUtc="2026-07-14T03:44:00Z">
              <w:rPr>
                <w:rFonts w:ascii="Times New Roman" w:hAnsi="Times New Roman"/>
              </w:rPr>
            </w:rPrChange>
          </w:rPr>
          <w:t xml:space="preserve">Medco </w:t>
        </w:r>
      </w:ins>
      <w:ins w:id="1764" w:author="Muhamad Ridho Zul Khoiri" w:date="2026-07-13T11:02:00Z" w16du:dateUtc="2026-07-13T04:02:00Z">
        <w:r w:rsidR="006A0A81" w:rsidRPr="00CF42A6">
          <w:rPr>
            <w:rFonts w:cs="Arial"/>
            <w:i/>
            <w:iCs/>
            <w:rPrChange w:id="1765" w:author="Muhamad Ridho Zul Khoiri" w:date="2026-07-14T10:44:00Z" w16du:dateUtc="2026-07-14T03:44:00Z">
              <w:rPr>
                <w:rFonts w:ascii="Times New Roman" w:hAnsi="Times New Roman"/>
              </w:rPr>
            </w:rPrChange>
          </w:rPr>
          <w:t>Field Depletion Plan Guideline (Doc. No: GL-001/06.2021/MEDC/RESV-TA</w:t>
        </w:r>
      </w:ins>
      <w:ins w:id="1766" w:author="Muhamad Ridho Zul Khoiri" w:date="2026-07-13T11:03:00Z" w16du:dateUtc="2026-07-13T04:03:00Z">
        <w:r w:rsidR="00071E02" w:rsidRPr="00CF42A6">
          <w:rPr>
            <w:rFonts w:cs="Arial"/>
            <w:i/>
            <w:iCs/>
            <w:rPrChange w:id="1767" w:author="Muhamad Ridho Zul Khoiri" w:date="2026-07-14T10:44:00Z" w16du:dateUtc="2026-07-14T03:44:00Z">
              <w:rPr>
                <w:rFonts w:ascii="Times New Roman" w:hAnsi="Times New Roman"/>
                <w:i/>
                <w:iCs/>
              </w:rPr>
            </w:rPrChange>
          </w:rPr>
          <w:t>).</w:t>
        </w:r>
      </w:ins>
    </w:p>
    <w:p w14:paraId="30015D3D" w14:textId="3D586D4D" w:rsidR="006A0A81" w:rsidRPr="00CF42A6" w:rsidRDefault="006A0A81" w:rsidP="006A0A81">
      <w:pPr>
        <w:pStyle w:val="Paragraph"/>
        <w:spacing w:line="360" w:lineRule="auto"/>
        <w:ind w:left="1440"/>
        <w:rPr>
          <w:ins w:id="1768" w:author="Muhamad Ridho Zul Khoiri" w:date="2026-07-13T11:02:00Z" w16du:dateUtc="2026-07-13T04:02:00Z"/>
          <w:rFonts w:cs="Arial"/>
          <w:rPrChange w:id="1769" w:author="Muhamad Ridho Zul Khoiri" w:date="2026-07-14T10:44:00Z" w16du:dateUtc="2026-07-14T03:44:00Z">
            <w:rPr>
              <w:ins w:id="1770" w:author="Muhamad Ridho Zul Khoiri" w:date="2026-07-13T11:02:00Z" w16du:dateUtc="2026-07-13T04:02:00Z"/>
              <w:rFonts w:ascii="Times New Roman" w:hAnsi="Times New Roman"/>
            </w:rPr>
          </w:rPrChange>
        </w:rPr>
      </w:pPr>
      <w:ins w:id="1771" w:author="Muhamad Ridho Zul Khoiri" w:date="2026-07-13T11:02:00Z" w16du:dateUtc="2026-07-13T04:02:00Z">
        <w:r w:rsidRPr="00CF42A6">
          <w:rPr>
            <w:rFonts w:cs="Arial"/>
            <w:rPrChange w:id="1772" w:author="Muhamad Ridho Zul Khoiri" w:date="2026-07-14T10:44:00Z" w16du:dateUtc="2026-07-14T03:44:00Z">
              <w:rPr>
                <w:rFonts w:ascii="Times New Roman" w:hAnsi="Times New Roman"/>
              </w:rPr>
            </w:rPrChange>
          </w:rPr>
          <w:t xml:space="preserve">The </w:t>
        </w:r>
      </w:ins>
      <w:ins w:id="1773" w:author="Muhamad Ridho Zul Khoiri" w:date="2026-07-13T10:58:00Z" w16du:dateUtc="2026-07-13T03:58:00Z">
        <w:r w:rsidR="0040278C" w:rsidRPr="00CF42A6">
          <w:rPr>
            <w:rFonts w:cs="Arial"/>
            <w:rPrChange w:id="1774" w:author="Muhamad Ridho Zul Khoiri" w:date="2026-07-14T10:44:00Z" w16du:dateUtc="2026-07-14T03:44:00Z">
              <w:rPr>
                <w:rFonts w:ascii="Times New Roman" w:hAnsi="Times New Roman"/>
              </w:rPr>
            </w:rPrChange>
          </w:rPr>
          <w:t>FDP</w:t>
        </w:r>
      </w:ins>
      <w:ins w:id="1775" w:author="Muhamad Ridho Zul Khoiri" w:date="2026-07-13T11:03:00Z" w16du:dateUtc="2026-07-13T04:03:00Z">
        <w:r w:rsidR="00071E02" w:rsidRPr="00CF42A6">
          <w:rPr>
            <w:rFonts w:cs="Arial"/>
            <w:rPrChange w:id="1776" w:author="Muhamad Ridho Zul Khoiri" w:date="2026-07-14T10:44:00Z" w16du:dateUtc="2026-07-14T03:44:00Z">
              <w:rPr>
                <w:rFonts w:ascii="Times New Roman" w:hAnsi="Times New Roman"/>
              </w:rPr>
            </w:rPrChange>
          </w:rPr>
          <w:t xml:space="preserve"> processes </w:t>
        </w:r>
      </w:ins>
      <w:ins w:id="1777" w:author="Muhamad Ridho Zul Khoiri" w:date="2026-07-13T11:05:00Z" w16du:dateUtc="2026-07-13T04:05:00Z">
        <w:r w:rsidR="00915512" w:rsidRPr="00CF42A6">
          <w:rPr>
            <w:rFonts w:cs="Arial"/>
            <w:rPrChange w:id="1778" w:author="Muhamad Ridho Zul Khoiri" w:date="2026-07-14T10:44:00Z" w16du:dateUtc="2026-07-14T03:44:00Z">
              <w:rPr>
                <w:rFonts w:ascii="Times New Roman" w:hAnsi="Times New Roman"/>
              </w:rPr>
            </w:rPrChange>
          </w:rPr>
          <w:t>reviews</w:t>
        </w:r>
      </w:ins>
      <w:ins w:id="1779" w:author="Muhamad Ridho Zul Khoiri" w:date="2026-07-13T10:58:00Z" w16du:dateUtc="2026-07-13T03:58:00Z">
        <w:r w:rsidR="0040278C" w:rsidRPr="00CF42A6">
          <w:rPr>
            <w:rFonts w:cs="Arial"/>
            <w:rPrChange w:id="1780" w:author="Muhamad Ridho Zul Khoiri" w:date="2026-07-14T10:44:00Z" w16du:dateUtc="2026-07-14T03:44:00Z">
              <w:rPr>
                <w:rFonts w:ascii="Times New Roman" w:hAnsi="Times New Roman"/>
              </w:rPr>
            </w:rPrChange>
          </w:rPr>
          <w:t xml:space="preserve"> field and reservoir performance, </w:t>
        </w:r>
      </w:ins>
      <w:ins w:id="1781" w:author="Muhamad Ridho Zul Khoiri" w:date="2026-07-13T11:14:00Z" w16du:dateUtc="2026-07-13T04:14:00Z">
        <w:r w:rsidR="0045123C" w:rsidRPr="00CF42A6">
          <w:rPr>
            <w:rFonts w:cs="Arial"/>
            <w:rPrChange w:id="1782" w:author="Muhamad Ridho Zul Khoiri" w:date="2026-07-14T10:44:00Z" w16du:dateUtc="2026-07-14T03:44:00Z">
              <w:rPr>
                <w:rFonts w:ascii="Times New Roman" w:hAnsi="Times New Roman"/>
              </w:rPr>
            </w:rPrChange>
          </w:rPr>
          <w:t xml:space="preserve">reserves and resources, </w:t>
        </w:r>
      </w:ins>
      <w:ins w:id="1783" w:author="Muhamad Ridho Zul Khoiri" w:date="2026-07-13T10:58:00Z" w16du:dateUtc="2026-07-13T03:58:00Z">
        <w:r w:rsidR="0040278C" w:rsidRPr="00CF42A6">
          <w:rPr>
            <w:rFonts w:cs="Arial"/>
            <w:rPrChange w:id="1784" w:author="Muhamad Ridho Zul Khoiri" w:date="2026-07-14T10:44:00Z" w16du:dateUtc="2026-07-14T03:44:00Z">
              <w:rPr>
                <w:rFonts w:ascii="Times New Roman" w:hAnsi="Times New Roman"/>
              </w:rPr>
            </w:rPrChange>
          </w:rPr>
          <w:t xml:space="preserve">production outlook, depletion </w:t>
        </w:r>
      </w:ins>
      <w:ins w:id="1785" w:author="Muhamad Ridho Zul Khoiri" w:date="2026-07-13T11:14:00Z" w16du:dateUtc="2026-07-13T04:14:00Z">
        <w:r w:rsidR="0045123C" w:rsidRPr="00CF42A6">
          <w:rPr>
            <w:rFonts w:cs="Arial"/>
            <w:rPrChange w:id="1786" w:author="Muhamad Ridho Zul Khoiri" w:date="2026-07-14T10:44:00Z" w16du:dateUtc="2026-07-14T03:44:00Z">
              <w:rPr>
                <w:rFonts w:ascii="Times New Roman" w:hAnsi="Times New Roman"/>
              </w:rPr>
            </w:rPrChange>
          </w:rPr>
          <w:t xml:space="preserve">and operational </w:t>
        </w:r>
      </w:ins>
      <w:ins w:id="1787" w:author="Muhamad Ridho Zul Khoiri" w:date="2026-07-13T11:15:00Z" w16du:dateUtc="2026-07-13T04:15:00Z">
        <w:r w:rsidR="0045123C" w:rsidRPr="00CF42A6">
          <w:rPr>
            <w:rFonts w:cs="Arial"/>
            <w:rPrChange w:id="1788" w:author="Muhamad Ridho Zul Khoiri" w:date="2026-07-14T10:44:00Z" w16du:dateUtc="2026-07-14T03:44:00Z">
              <w:rPr>
                <w:rFonts w:ascii="Times New Roman" w:hAnsi="Times New Roman"/>
              </w:rPr>
            </w:rPrChange>
          </w:rPr>
          <w:t>strategies</w:t>
        </w:r>
      </w:ins>
      <w:ins w:id="1789" w:author="Muhamad Ridho Zul Khoiri" w:date="2026-07-13T10:58:00Z" w16du:dateUtc="2026-07-13T03:58:00Z">
        <w:r w:rsidR="0040278C" w:rsidRPr="00CF42A6">
          <w:rPr>
            <w:rFonts w:cs="Arial"/>
            <w:rPrChange w:id="1790" w:author="Muhamad Ridho Zul Khoiri" w:date="2026-07-14T10:44:00Z" w16du:dateUtc="2026-07-14T03:44:00Z">
              <w:rPr>
                <w:rFonts w:ascii="Times New Roman" w:hAnsi="Times New Roman"/>
              </w:rPr>
            </w:rPrChange>
          </w:rPr>
          <w:t xml:space="preserve">, </w:t>
        </w:r>
      </w:ins>
      <w:ins w:id="1791" w:author="Muhamad Ridho Zul Khoiri" w:date="2026-07-13T11:14:00Z" w16du:dateUtc="2026-07-13T04:14:00Z">
        <w:r w:rsidR="0045123C" w:rsidRPr="00CF42A6">
          <w:rPr>
            <w:rFonts w:cs="Arial"/>
            <w:rPrChange w:id="1792" w:author="Muhamad Ridho Zul Khoiri" w:date="2026-07-14T10:44:00Z" w16du:dateUtc="2026-07-14T03:44:00Z">
              <w:rPr>
                <w:rFonts w:ascii="Times New Roman" w:hAnsi="Times New Roman"/>
              </w:rPr>
            </w:rPrChange>
          </w:rPr>
          <w:t xml:space="preserve">existing and future </w:t>
        </w:r>
      </w:ins>
      <w:ins w:id="1793" w:author="Muhamad Ridho Zul Khoiri" w:date="2026-07-13T10:58:00Z" w16du:dateUtc="2026-07-13T03:58:00Z">
        <w:r w:rsidR="0040278C" w:rsidRPr="00CF42A6">
          <w:rPr>
            <w:rFonts w:cs="Arial"/>
            <w:rPrChange w:id="1794" w:author="Muhamad Ridho Zul Khoiri" w:date="2026-07-14T10:44:00Z" w16du:dateUtc="2026-07-14T03:44:00Z">
              <w:rPr>
                <w:rFonts w:ascii="Times New Roman" w:hAnsi="Times New Roman"/>
              </w:rPr>
            </w:rPrChange>
          </w:rPr>
          <w:t xml:space="preserve">well </w:t>
        </w:r>
      </w:ins>
      <w:ins w:id="1795" w:author="Muhamad Ridho Zul Khoiri" w:date="2026-07-13T11:15:00Z" w16du:dateUtc="2026-07-13T04:15:00Z">
        <w:r w:rsidR="0045123C" w:rsidRPr="00CF42A6">
          <w:rPr>
            <w:rFonts w:cs="Arial"/>
            <w:rPrChange w:id="1796" w:author="Muhamad Ridho Zul Khoiri" w:date="2026-07-14T10:44:00Z" w16du:dateUtc="2026-07-14T03:44:00Z">
              <w:rPr>
                <w:rFonts w:ascii="Times New Roman" w:hAnsi="Times New Roman"/>
              </w:rPr>
            </w:rPrChange>
          </w:rPr>
          <w:t>activities</w:t>
        </w:r>
      </w:ins>
      <w:ins w:id="1797" w:author="Muhamad Ridho Zul Khoiri" w:date="2026-07-13T10:58:00Z" w16du:dateUtc="2026-07-13T03:58:00Z">
        <w:r w:rsidR="0040278C" w:rsidRPr="00CF42A6">
          <w:rPr>
            <w:rFonts w:cs="Arial"/>
            <w:rPrChange w:id="1798" w:author="Muhamad Ridho Zul Khoiri" w:date="2026-07-14T10:44:00Z" w16du:dateUtc="2026-07-14T03:44:00Z">
              <w:rPr>
                <w:rFonts w:ascii="Times New Roman" w:hAnsi="Times New Roman"/>
              </w:rPr>
            </w:rPrChange>
          </w:rPr>
          <w:t>, surveillance requirements, facility requirement</w:t>
        </w:r>
      </w:ins>
      <w:ins w:id="1799" w:author="Muhamad Ridho Zul Khoiri" w:date="2026-07-13T11:15:00Z" w16du:dateUtc="2026-07-13T04:15:00Z">
        <w:r w:rsidR="00881D1C" w:rsidRPr="00CF42A6">
          <w:rPr>
            <w:rFonts w:cs="Arial"/>
            <w:rPrChange w:id="1800" w:author="Muhamad Ridho Zul Khoiri" w:date="2026-07-14T10:44:00Z" w16du:dateUtc="2026-07-14T03:44:00Z">
              <w:rPr>
                <w:rFonts w:ascii="Times New Roman" w:hAnsi="Times New Roman"/>
              </w:rPr>
            </w:rPrChange>
          </w:rPr>
          <w:t>s, and technical feasibility</w:t>
        </w:r>
      </w:ins>
      <w:ins w:id="1801" w:author="Muhamad Ridho Zul Khoiri" w:date="2026-07-13T10:58:00Z" w16du:dateUtc="2026-07-13T03:58:00Z">
        <w:r w:rsidR="0040278C" w:rsidRPr="00CF42A6">
          <w:rPr>
            <w:rFonts w:cs="Arial"/>
            <w:rPrChange w:id="1802" w:author="Muhamad Ridho Zul Khoiri" w:date="2026-07-14T10:44:00Z" w16du:dateUtc="2026-07-14T03:44:00Z">
              <w:rPr>
                <w:rFonts w:ascii="Times New Roman" w:hAnsi="Times New Roman"/>
              </w:rPr>
            </w:rPrChange>
          </w:rPr>
          <w:t>. The resulting technical evaluation and identified opportunities provide inputs to the Asset Development Plan (ADP).</w:t>
        </w:r>
      </w:ins>
      <w:ins w:id="1803" w:author="Muhamad Ridho Zul Khoiri" w:date="2026-07-13T11:01:00Z" w16du:dateUtc="2026-07-13T04:01:00Z">
        <w:r w:rsidR="00541130" w:rsidRPr="00CF42A6">
          <w:rPr>
            <w:rFonts w:cs="Arial"/>
            <w:rPrChange w:id="1804" w:author="Muhamad Ridho Zul Khoiri" w:date="2026-07-14T10:44:00Z" w16du:dateUtc="2026-07-14T03:44:00Z">
              <w:rPr>
                <w:rFonts w:ascii="Times New Roman" w:hAnsi="Times New Roman"/>
              </w:rPr>
            </w:rPrChange>
          </w:rPr>
          <w:t xml:space="preserve"> </w:t>
        </w:r>
      </w:ins>
    </w:p>
    <w:p w14:paraId="060856A7" w14:textId="6932CFB1" w:rsidR="003D36EE" w:rsidRPr="00CF42A6" w:rsidRDefault="003D36EE" w:rsidP="003D36EE">
      <w:pPr>
        <w:pStyle w:val="Paragraph"/>
        <w:numPr>
          <w:ilvl w:val="0"/>
          <w:numId w:val="16"/>
        </w:numPr>
        <w:spacing w:after="0" w:line="360" w:lineRule="auto"/>
        <w:rPr>
          <w:ins w:id="1805" w:author="Muhamad Ridho Zul Khoiri" w:date="2026-07-10T14:23:00Z" w16du:dateUtc="2026-07-10T07:23:00Z"/>
          <w:rFonts w:cs="Arial"/>
          <w:rPrChange w:id="1806" w:author="Muhamad Ridho Zul Khoiri" w:date="2026-07-14T10:44:00Z" w16du:dateUtc="2026-07-14T03:44:00Z">
            <w:rPr>
              <w:ins w:id="1807" w:author="Muhamad Ridho Zul Khoiri" w:date="2026-07-10T14:23:00Z" w16du:dateUtc="2026-07-10T07:23:00Z"/>
              <w:rFonts w:ascii="Times New Roman" w:hAnsi="Times New Roman"/>
            </w:rPr>
          </w:rPrChange>
        </w:rPr>
      </w:pPr>
      <w:ins w:id="1808" w:author="Muhamad Ridho Zul Khoiri" w:date="2026-07-10T14:24:00Z" w16du:dateUtc="2026-07-10T07:24:00Z">
        <w:r w:rsidRPr="00CF42A6">
          <w:rPr>
            <w:rFonts w:cs="Arial"/>
            <w:b/>
            <w:rPrChange w:id="1809" w:author="Muhamad Ridho Zul Khoiri" w:date="2026-07-14T10:44:00Z" w16du:dateUtc="2026-07-14T03:44:00Z">
              <w:rPr>
                <w:rFonts w:ascii="Times New Roman" w:hAnsi="Times New Roman"/>
                <w:b/>
              </w:rPr>
            </w:rPrChange>
          </w:rPr>
          <w:t>Asset</w:t>
        </w:r>
      </w:ins>
      <w:ins w:id="1810" w:author="Muhamad Ridho Zul Khoiri" w:date="2026-07-10T14:23:00Z" w16du:dateUtc="2026-07-10T07:23:00Z">
        <w:r w:rsidRPr="00CF42A6">
          <w:rPr>
            <w:rFonts w:cs="Arial"/>
            <w:b/>
            <w:rPrChange w:id="1811" w:author="Muhamad Ridho Zul Khoiri" w:date="2026-07-14T10:44:00Z" w16du:dateUtc="2026-07-14T03:44:00Z">
              <w:rPr>
                <w:rFonts w:ascii="Times New Roman" w:hAnsi="Times New Roman"/>
                <w:b/>
              </w:rPr>
            </w:rPrChange>
          </w:rPr>
          <w:t xml:space="preserve"> Development Plan (ADP) </w:t>
        </w:r>
      </w:ins>
    </w:p>
    <w:p w14:paraId="41563B35" w14:textId="3C7648B4" w:rsidR="00915512" w:rsidRPr="00CF42A6" w:rsidRDefault="00915512" w:rsidP="00215CD1">
      <w:pPr>
        <w:pStyle w:val="Paragraph"/>
        <w:spacing w:line="360" w:lineRule="auto"/>
        <w:ind w:left="1440"/>
        <w:rPr>
          <w:ins w:id="1812" w:author="Muhamad Ridho Zul Khoiri" w:date="2026-07-13T11:05:00Z" w16du:dateUtc="2026-07-13T04:05:00Z"/>
          <w:rFonts w:cs="Arial"/>
          <w:highlight w:val="yellow"/>
          <w:rPrChange w:id="1813" w:author="Muhamad Ridho Zul Khoiri" w:date="2026-07-14T10:44:00Z" w16du:dateUtc="2026-07-14T03:44:00Z">
            <w:rPr>
              <w:ins w:id="1814" w:author="Muhamad Ridho Zul Khoiri" w:date="2026-07-13T11:05:00Z" w16du:dateUtc="2026-07-13T04:05:00Z"/>
              <w:rFonts w:ascii="Times New Roman" w:hAnsi="Times New Roman"/>
              <w:highlight w:val="yellow"/>
            </w:rPr>
          </w:rPrChange>
        </w:rPr>
      </w:pPr>
      <w:ins w:id="1815" w:author="Muhamad Ridho Zul Khoiri" w:date="2026-07-13T11:05:00Z" w16du:dateUtc="2026-07-13T04:05:00Z">
        <w:r w:rsidRPr="00CF42A6">
          <w:rPr>
            <w:rFonts w:cs="Arial"/>
            <w:rPrChange w:id="1816" w:author="Muhamad Ridho Zul Khoiri" w:date="2026-07-14T10:44:00Z" w16du:dateUtc="2026-07-14T03:44:00Z">
              <w:rPr>
                <w:rFonts w:ascii="Times New Roman" w:hAnsi="Times New Roman"/>
              </w:rPr>
            </w:rPrChange>
          </w:rPr>
          <w:t xml:space="preserve">The Asset Development Plan (ADP) </w:t>
        </w:r>
        <w:r w:rsidR="00AE25B4" w:rsidRPr="00CF42A6">
          <w:rPr>
            <w:rFonts w:cs="Arial"/>
            <w:rPrChange w:id="1817" w:author="Muhamad Ridho Zul Khoiri" w:date="2026-07-14T10:44:00Z" w16du:dateUtc="2026-07-14T03:44:00Z">
              <w:rPr>
                <w:rFonts w:ascii="Times New Roman" w:hAnsi="Times New Roman"/>
              </w:rPr>
            </w:rPrChange>
          </w:rPr>
          <w:t>is create</w:t>
        </w:r>
      </w:ins>
      <w:ins w:id="1818" w:author="Muhamad Ridho Zul Khoiri" w:date="2026-07-13T11:06:00Z" w16du:dateUtc="2026-07-13T04:06:00Z">
        <w:r w:rsidR="00AE25B4" w:rsidRPr="00CF42A6">
          <w:rPr>
            <w:rFonts w:cs="Arial"/>
            <w:rPrChange w:id="1819" w:author="Muhamad Ridho Zul Khoiri" w:date="2026-07-14T10:44:00Z" w16du:dateUtc="2026-07-14T03:44:00Z">
              <w:rPr>
                <w:rFonts w:ascii="Times New Roman" w:hAnsi="Times New Roman"/>
              </w:rPr>
            </w:rPrChange>
          </w:rPr>
          <w:t>d to establish</w:t>
        </w:r>
      </w:ins>
      <w:ins w:id="1820" w:author="Muhamad Ridho Zul Khoiri" w:date="2026-07-13T11:05:00Z" w16du:dateUtc="2026-07-13T04:05:00Z">
        <w:r w:rsidRPr="00CF42A6">
          <w:rPr>
            <w:rFonts w:cs="Arial"/>
            <w:rPrChange w:id="1821" w:author="Muhamad Ridho Zul Khoiri" w:date="2026-07-14T10:44:00Z" w16du:dateUtc="2026-07-14T03:44:00Z">
              <w:rPr>
                <w:rFonts w:ascii="Times New Roman" w:hAnsi="Times New Roman"/>
              </w:rPr>
            </w:rPrChange>
          </w:rPr>
          <w:t xml:space="preserve"> the long-term development direction of the Asset. It builds on the FDP and integrates technical, commercial, economic, and business considerations at Block or Asset level.</w:t>
        </w:r>
      </w:ins>
      <w:ins w:id="1822" w:author="Muhamad Ridho Zul Khoiri" w:date="2026-07-13T11:08:00Z" w16du:dateUtc="2026-07-13T04:08:00Z">
        <w:r w:rsidR="00215CD1" w:rsidRPr="00CF42A6">
          <w:rPr>
            <w:rFonts w:cs="Arial"/>
            <w:rPrChange w:id="1823" w:author="Muhamad Ridho Zul Khoiri" w:date="2026-07-14T10:44:00Z" w16du:dateUtc="2026-07-14T03:44:00Z">
              <w:rPr>
                <w:rFonts w:ascii="Times New Roman" w:hAnsi="Times New Roman"/>
              </w:rPr>
            </w:rPrChange>
          </w:rPr>
          <w:t xml:space="preserve"> The ADP process and approval requirements shall follow the applicable </w:t>
        </w:r>
        <w:r w:rsidR="00215CD1" w:rsidRPr="00CF42A6">
          <w:rPr>
            <w:rFonts w:cs="Arial"/>
            <w:i/>
            <w:iCs/>
            <w:rPrChange w:id="1824" w:author="Muhamad Ridho Zul Khoiri" w:date="2026-07-14T10:44:00Z" w16du:dateUtc="2026-07-14T03:44:00Z">
              <w:rPr>
                <w:rFonts w:ascii="Times New Roman" w:hAnsi="Times New Roman"/>
                <w:i/>
                <w:iCs/>
              </w:rPr>
            </w:rPrChange>
          </w:rPr>
          <w:t>Asset Development Plan Guideline (No. GL-002/06.2021/MEDC/RESV-TA).</w:t>
        </w:r>
      </w:ins>
    </w:p>
    <w:p w14:paraId="37B2B55E" w14:textId="76983186" w:rsidR="00915512" w:rsidRDefault="00AD16EC" w:rsidP="005A75F6">
      <w:pPr>
        <w:pStyle w:val="Paragraph"/>
        <w:spacing w:line="360" w:lineRule="auto"/>
        <w:ind w:left="1440"/>
        <w:rPr>
          <w:ins w:id="1825" w:author="Muhamad Ridho Zul Khoiri" w:date="2026-07-14T10:50:00Z" w16du:dateUtc="2026-07-14T03:50:00Z"/>
          <w:rFonts w:cs="Arial"/>
        </w:rPr>
      </w:pPr>
      <w:ins w:id="1826" w:author="Muhamad Ridho Zul Khoiri" w:date="2026-07-13T11:06:00Z" w16du:dateUtc="2026-07-13T04:06:00Z">
        <w:r w:rsidRPr="00CF42A6">
          <w:rPr>
            <w:rFonts w:cs="Arial"/>
            <w:rPrChange w:id="1827" w:author="Muhamad Ridho Zul Khoiri" w:date="2026-07-14T10:44:00Z" w16du:dateUtc="2026-07-14T03:44:00Z">
              <w:rPr>
                <w:rFonts w:ascii="Times New Roman" w:hAnsi="Times New Roman"/>
              </w:rPr>
            </w:rPrChange>
          </w:rPr>
          <w:t xml:space="preserve">The ADP processes </w:t>
        </w:r>
      </w:ins>
      <w:ins w:id="1828" w:author="Muhamad Ridho Zul Khoiri" w:date="2026-07-13T11:07:00Z" w16du:dateUtc="2026-07-13T04:07:00Z">
        <w:r w:rsidRPr="00CF42A6">
          <w:rPr>
            <w:rFonts w:cs="Arial"/>
            <w:rPrChange w:id="1829" w:author="Muhamad Ridho Zul Khoiri" w:date="2026-07-14T10:44:00Z" w16du:dateUtc="2026-07-14T03:44:00Z">
              <w:rPr>
                <w:rFonts w:ascii="Times New Roman" w:hAnsi="Times New Roman"/>
              </w:rPr>
            </w:rPrChange>
          </w:rPr>
          <w:t>reviews: 1)</w:t>
        </w:r>
      </w:ins>
      <w:ins w:id="1830" w:author="Muhamad Ridho Zul Khoiri" w:date="2026-07-13T11:06:00Z" w16du:dateUtc="2026-07-13T04:06:00Z">
        <w:r w:rsidRPr="00CF42A6">
          <w:rPr>
            <w:rFonts w:cs="Arial"/>
            <w:rPrChange w:id="1831" w:author="Muhamad Ridho Zul Khoiri" w:date="2026-07-14T10:44:00Z" w16du:dateUtc="2026-07-14T03:44:00Z">
              <w:rPr>
                <w:rFonts w:ascii="Times New Roman" w:hAnsi="Times New Roman"/>
              </w:rPr>
            </w:rPrChange>
          </w:rPr>
          <w:t xml:space="preserve"> Asset scenario</w:t>
        </w:r>
      </w:ins>
      <w:ins w:id="1832" w:author="Muhamad Ridho Zul Khoiri" w:date="2026-07-13T12:57:00Z" w16du:dateUtc="2026-07-13T05:57:00Z">
        <w:r w:rsidR="004763FB" w:rsidRPr="00CF42A6">
          <w:rPr>
            <w:rFonts w:cs="Arial"/>
            <w:rPrChange w:id="1833" w:author="Muhamad Ridho Zul Khoiri" w:date="2026-07-14T10:44:00Z" w16du:dateUtc="2026-07-14T03:44:00Z">
              <w:rPr>
                <w:rFonts w:ascii="Times New Roman" w:hAnsi="Times New Roman"/>
              </w:rPr>
            </w:rPrChange>
          </w:rPr>
          <w:t xml:space="preserve"> planning</w:t>
        </w:r>
      </w:ins>
      <w:ins w:id="1834" w:author="Muhamad Ridho Zul Khoiri" w:date="2026-07-13T11:06:00Z" w16du:dateUtc="2026-07-13T04:06:00Z">
        <w:r w:rsidRPr="00CF42A6">
          <w:rPr>
            <w:rFonts w:cs="Arial"/>
            <w:rPrChange w:id="1835" w:author="Muhamad Ridho Zul Khoiri" w:date="2026-07-14T10:44:00Z" w16du:dateUtc="2026-07-14T03:44:00Z">
              <w:rPr>
                <w:rFonts w:ascii="Times New Roman" w:hAnsi="Times New Roman"/>
              </w:rPr>
            </w:rPrChange>
          </w:rPr>
          <w:t>,</w:t>
        </w:r>
      </w:ins>
      <w:ins w:id="1836" w:author="Muhamad Ridho Zul Khoiri" w:date="2026-07-13T11:07:00Z" w16du:dateUtc="2026-07-13T04:07:00Z">
        <w:r w:rsidRPr="00CF42A6">
          <w:rPr>
            <w:rFonts w:cs="Arial"/>
            <w:rPrChange w:id="1837" w:author="Muhamad Ridho Zul Khoiri" w:date="2026-07-14T10:44:00Z" w16du:dateUtc="2026-07-14T03:44:00Z">
              <w:rPr>
                <w:rFonts w:ascii="Times New Roman" w:hAnsi="Times New Roman"/>
              </w:rPr>
            </w:rPrChange>
          </w:rPr>
          <w:t xml:space="preserve"> 2)</w:t>
        </w:r>
      </w:ins>
      <w:ins w:id="1838" w:author="Muhamad Ridho Zul Khoiri" w:date="2026-07-13T11:06:00Z" w16du:dateUtc="2026-07-13T04:06:00Z">
        <w:r w:rsidRPr="00CF42A6">
          <w:rPr>
            <w:rFonts w:cs="Arial"/>
            <w:rPrChange w:id="1839" w:author="Muhamad Ridho Zul Khoiri" w:date="2026-07-14T10:44:00Z" w16du:dateUtc="2026-07-14T03:44:00Z">
              <w:rPr>
                <w:rFonts w:ascii="Times New Roman" w:hAnsi="Times New Roman"/>
              </w:rPr>
            </w:rPrChange>
          </w:rPr>
          <w:t xml:space="preserve"> </w:t>
        </w:r>
      </w:ins>
      <w:ins w:id="1840" w:author="Muhamad Ridho Zul Khoiri" w:date="2026-07-13T12:57:00Z" w16du:dateUtc="2026-07-13T05:57:00Z">
        <w:r w:rsidR="004763FB" w:rsidRPr="00CF42A6">
          <w:rPr>
            <w:rFonts w:cs="Arial"/>
            <w:rPrChange w:id="1841" w:author="Muhamad Ridho Zul Khoiri" w:date="2026-07-14T10:44:00Z" w16du:dateUtc="2026-07-14T03:44:00Z">
              <w:rPr>
                <w:rFonts w:ascii="Times New Roman" w:hAnsi="Times New Roman"/>
              </w:rPr>
            </w:rPrChange>
          </w:rPr>
          <w:t>long-term growth</w:t>
        </w:r>
      </w:ins>
      <w:ins w:id="1842" w:author="Muhamad Ridho Zul Khoiri" w:date="2026-07-13T11:06:00Z" w16du:dateUtc="2026-07-13T04:06:00Z">
        <w:r w:rsidRPr="00CF42A6">
          <w:rPr>
            <w:rFonts w:cs="Arial"/>
            <w:rPrChange w:id="1843" w:author="Muhamad Ridho Zul Khoiri" w:date="2026-07-14T10:44:00Z" w16du:dateUtc="2026-07-14T03:44:00Z">
              <w:rPr>
                <w:rFonts w:ascii="Times New Roman" w:hAnsi="Times New Roman"/>
              </w:rPr>
            </w:rPrChange>
          </w:rPr>
          <w:t xml:space="preserve"> </w:t>
        </w:r>
      </w:ins>
      <w:ins w:id="1844" w:author="Muhamad Ridho Zul Khoiri" w:date="2026-07-13T11:07:00Z" w16du:dateUtc="2026-07-13T04:07:00Z">
        <w:r w:rsidRPr="00CF42A6">
          <w:rPr>
            <w:rFonts w:cs="Arial"/>
            <w:rPrChange w:id="1845" w:author="Muhamad Ridho Zul Khoiri" w:date="2026-07-14T10:44:00Z" w16du:dateUtc="2026-07-14T03:44:00Z">
              <w:rPr>
                <w:rFonts w:ascii="Times New Roman" w:hAnsi="Times New Roman"/>
              </w:rPr>
            </w:rPrChange>
          </w:rPr>
          <w:t xml:space="preserve">3) </w:t>
        </w:r>
      </w:ins>
      <w:ins w:id="1846" w:author="Muhamad Ridho Zul Khoiri" w:date="2026-07-13T12:57:00Z" w16du:dateUtc="2026-07-13T05:57:00Z">
        <w:r w:rsidR="004763FB" w:rsidRPr="00CF42A6">
          <w:rPr>
            <w:rFonts w:cs="Arial"/>
            <w:rPrChange w:id="1847" w:author="Muhamad Ridho Zul Khoiri" w:date="2026-07-14T10:44:00Z" w16du:dateUtc="2026-07-14T03:44:00Z">
              <w:rPr>
                <w:rFonts w:ascii="Times New Roman" w:hAnsi="Times New Roman"/>
              </w:rPr>
            </w:rPrChange>
          </w:rPr>
          <w:t>divestment planning</w:t>
        </w:r>
      </w:ins>
      <w:ins w:id="1848" w:author="Muhamad Ridho Zul Khoiri" w:date="2026-07-13T11:06:00Z" w16du:dateUtc="2026-07-13T04:06:00Z">
        <w:r w:rsidRPr="00CF42A6">
          <w:rPr>
            <w:rFonts w:cs="Arial"/>
            <w:rPrChange w:id="1849" w:author="Muhamad Ridho Zul Khoiri" w:date="2026-07-14T10:44:00Z" w16du:dateUtc="2026-07-14T03:44:00Z">
              <w:rPr>
                <w:rFonts w:ascii="Times New Roman" w:hAnsi="Times New Roman"/>
              </w:rPr>
            </w:rPrChange>
          </w:rPr>
          <w:t>,</w:t>
        </w:r>
      </w:ins>
      <w:ins w:id="1850" w:author="Muhamad Ridho Zul Khoiri" w:date="2026-07-13T11:07:00Z" w16du:dateUtc="2026-07-13T04:07:00Z">
        <w:r w:rsidRPr="00CF42A6">
          <w:rPr>
            <w:rFonts w:cs="Arial"/>
            <w:rPrChange w:id="1851" w:author="Muhamad Ridho Zul Khoiri" w:date="2026-07-14T10:44:00Z" w16du:dateUtc="2026-07-14T03:44:00Z">
              <w:rPr>
                <w:rFonts w:ascii="Times New Roman" w:hAnsi="Times New Roman"/>
              </w:rPr>
            </w:rPrChange>
          </w:rPr>
          <w:t xml:space="preserve"> 4) </w:t>
        </w:r>
      </w:ins>
      <w:ins w:id="1852" w:author="Muhamad Ridho Zul Khoiri" w:date="2026-07-13T12:57:00Z" w16du:dateUtc="2026-07-13T05:57:00Z">
        <w:r w:rsidR="004763FB" w:rsidRPr="00CF42A6">
          <w:rPr>
            <w:rFonts w:cs="Arial"/>
            <w:rPrChange w:id="1853" w:author="Muhamad Ridho Zul Khoiri" w:date="2026-07-14T10:44:00Z" w16du:dateUtc="2026-07-14T03:44:00Z">
              <w:rPr>
                <w:rFonts w:ascii="Times New Roman" w:hAnsi="Times New Roman"/>
              </w:rPr>
            </w:rPrChange>
          </w:rPr>
          <w:t>e</w:t>
        </w:r>
      </w:ins>
      <w:ins w:id="1854" w:author="Muhamad Ridho Zul Khoiri" w:date="2026-07-13T12:58:00Z" w16du:dateUtc="2026-07-13T05:58:00Z">
        <w:r w:rsidR="004763FB" w:rsidRPr="00CF42A6">
          <w:rPr>
            <w:rFonts w:cs="Arial"/>
            <w:rPrChange w:id="1855" w:author="Muhamad Ridho Zul Khoiri" w:date="2026-07-14T10:44:00Z" w16du:dateUtc="2026-07-14T03:44:00Z">
              <w:rPr>
                <w:rFonts w:ascii="Times New Roman" w:hAnsi="Times New Roman"/>
              </w:rPr>
            </w:rPrChange>
          </w:rPr>
          <w:t>nd-of-life</w:t>
        </w:r>
      </w:ins>
      <w:ins w:id="1856" w:author="Muhamad Ridho Zul Khoiri" w:date="2026-07-13T11:06:00Z" w16du:dateUtc="2026-07-13T04:06:00Z">
        <w:r w:rsidRPr="00CF42A6">
          <w:rPr>
            <w:rFonts w:cs="Arial"/>
            <w:rPrChange w:id="1857" w:author="Muhamad Ridho Zul Khoiri" w:date="2026-07-14T10:44:00Z" w16du:dateUtc="2026-07-14T03:44:00Z">
              <w:rPr>
                <w:rFonts w:ascii="Times New Roman" w:hAnsi="Times New Roman"/>
              </w:rPr>
            </w:rPrChange>
          </w:rPr>
          <w:t xml:space="preserve">, </w:t>
        </w:r>
      </w:ins>
      <w:ins w:id="1858" w:author="Muhamad Ridho Zul Khoiri" w:date="2026-07-13T11:07:00Z" w16du:dateUtc="2026-07-13T04:07:00Z">
        <w:r w:rsidRPr="00CF42A6">
          <w:rPr>
            <w:rFonts w:cs="Arial"/>
            <w:rPrChange w:id="1859" w:author="Muhamad Ridho Zul Khoiri" w:date="2026-07-14T10:44:00Z" w16du:dateUtc="2026-07-14T03:44:00Z">
              <w:rPr>
                <w:rFonts w:ascii="Times New Roman" w:hAnsi="Times New Roman"/>
              </w:rPr>
            </w:rPrChange>
          </w:rPr>
          <w:t xml:space="preserve">5) </w:t>
        </w:r>
      </w:ins>
      <w:ins w:id="1860" w:author="Muhamad Ridho Zul Khoiri" w:date="2026-07-13T12:58:00Z" w16du:dateUtc="2026-07-13T05:58:00Z">
        <w:r w:rsidR="0033422D" w:rsidRPr="00CF42A6">
          <w:rPr>
            <w:rFonts w:cs="Arial"/>
            <w:rPrChange w:id="1861" w:author="Muhamad Ridho Zul Khoiri" w:date="2026-07-14T10:44:00Z" w16du:dateUtc="2026-07-14T03:44:00Z">
              <w:rPr>
                <w:rFonts w:ascii="Times New Roman" w:hAnsi="Times New Roman"/>
              </w:rPr>
            </w:rPrChange>
          </w:rPr>
          <w:t>resource base &amp; development options</w:t>
        </w:r>
      </w:ins>
      <w:ins w:id="1862" w:author="Muhamad Ridho Zul Khoiri" w:date="2026-07-13T11:06:00Z" w16du:dateUtc="2026-07-13T04:06:00Z">
        <w:r w:rsidRPr="00CF42A6">
          <w:rPr>
            <w:rFonts w:cs="Arial"/>
            <w:rPrChange w:id="1863" w:author="Muhamad Ridho Zul Khoiri" w:date="2026-07-14T10:44:00Z" w16du:dateUtc="2026-07-14T03:44:00Z">
              <w:rPr>
                <w:rFonts w:ascii="Times New Roman" w:hAnsi="Times New Roman"/>
              </w:rPr>
            </w:rPrChange>
          </w:rPr>
          <w:t>,</w:t>
        </w:r>
      </w:ins>
      <w:ins w:id="1864" w:author="Muhamad Ridho Zul Khoiri" w:date="2026-07-13T12:58:00Z" w16du:dateUtc="2026-07-13T05:58:00Z">
        <w:r w:rsidR="0033422D" w:rsidRPr="00CF42A6">
          <w:rPr>
            <w:rFonts w:cs="Arial"/>
            <w:rPrChange w:id="1865" w:author="Muhamad Ridho Zul Khoiri" w:date="2026-07-14T10:44:00Z" w16du:dateUtc="2026-07-14T03:44:00Z">
              <w:rPr>
                <w:rFonts w:ascii="Times New Roman" w:hAnsi="Times New Roman"/>
              </w:rPr>
            </w:rPrChange>
          </w:rPr>
          <w:t xml:space="preserve"> 6) </w:t>
        </w:r>
      </w:ins>
      <w:ins w:id="1866" w:author="Muhamad Ridho Zul Khoiri" w:date="2026-07-13T12:59:00Z" w16du:dateUtc="2026-07-13T05:59:00Z">
        <w:r w:rsidR="0033422D" w:rsidRPr="00CF42A6">
          <w:rPr>
            <w:rFonts w:cs="Arial"/>
            <w:rPrChange w:id="1867" w:author="Muhamad Ridho Zul Khoiri" w:date="2026-07-14T10:44:00Z" w16du:dateUtc="2026-07-14T03:44:00Z">
              <w:rPr>
                <w:rFonts w:ascii="Times New Roman" w:hAnsi="Times New Roman"/>
              </w:rPr>
            </w:rPrChange>
          </w:rPr>
          <w:t>production profiles &amp; DOE and 7</w:t>
        </w:r>
      </w:ins>
      <w:ins w:id="1868" w:author="Muhamad Ridho Zul Khoiri" w:date="2026-07-13T11:07:00Z" w16du:dateUtc="2026-07-13T04:07:00Z">
        <w:r w:rsidRPr="00CF42A6">
          <w:rPr>
            <w:rFonts w:cs="Arial"/>
            <w:rPrChange w:id="1869" w:author="Muhamad Ridho Zul Khoiri" w:date="2026-07-14T10:44:00Z" w16du:dateUtc="2026-07-14T03:44:00Z">
              <w:rPr>
                <w:rFonts w:ascii="Times New Roman" w:hAnsi="Times New Roman"/>
              </w:rPr>
            </w:rPrChange>
          </w:rPr>
          <w:t xml:space="preserve">) </w:t>
        </w:r>
      </w:ins>
      <w:ins w:id="1870" w:author="Muhamad Ridho Zul Khoiri" w:date="2026-07-13T11:06:00Z" w16du:dateUtc="2026-07-13T04:06:00Z">
        <w:r w:rsidRPr="00CF42A6">
          <w:rPr>
            <w:rFonts w:cs="Arial"/>
            <w:rPrChange w:id="1871" w:author="Muhamad Ridho Zul Khoiri" w:date="2026-07-14T10:44:00Z" w16du:dateUtc="2026-07-14T03:44:00Z">
              <w:rPr>
                <w:rFonts w:ascii="Times New Roman" w:hAnsi="Times New Roman"/>
              </w:rPr>
            </w:rPrChange>
          </w:rPr>
          <w:t xml:space="preserve">commercial considerations. The selected Asset strategy and development scenarios </w:t>
        </w:r>
      </w:ins>
      <w:ins w:id="1872" w:author="Muhamad Ridho Zul Khoiri" w:date="2026-07-13T11:08:00Z" w16du:dateUtc="2026-07-13T04:08:00Z">
        <w:r w:rsidR="00215CD1" w:rsidRPr="00CF42A6">
          <w:rPr>
            <w:rFonts w:cs="Arial"/>
            <w:rPrChange w:id="1873" w:author="Muhamad Ridho Zul Khoiri" w:date="2026-07-14T10:44:00Z" w16du:dateUtc="2026-07-14T03:44:00Z">
              <w:rPr>
                <w:rFonts w:ascii="Times New Roman" w:hAnsi="Times New Roman"/>
              </w:rPr>
            </w:rPrChange>
          </w:rPr>
          <w:t>is then used to provide</w:t>
        </w:r>
      </w:ins>
      <w:ins w:id="1874" w:author="Muhamad Ridho Zul Khoiri" w:date="2026-07-13T11:06:00Z" w16du:dateUtc="2026-07-13T04:06:00Z">
        <w:r w:rsidRPr="00CF42A6">
          <w:rPr>
            <w:rFonts w:cs="Arial"/>
            <w:rPrChange w:id="1875" w:author="Muhamad Ridho Zul Khoiri" w:date="2026-07-14T10:44:00Z" w16du:dateUtc="2026-07-14T03:44:00Z">
              <w:rPr>
                <w:rFonts w:ascii="Times New Roman" w:hAnsi="Times New Roman"/>
              </w:rPr>
            </w:rPrChange>
          </w:rPr>
          <w:t xml:space="preserve"> inputs to the Long-Term Plan (LTP)</w:t>
        </w:r>
      </w:ins>
      <w:ins w:id="1876" w:author="Muhamad Ridho Zul Khoiri" w:date="2026-07-13T11:08:00Z" w16du:dateUtc="2026-07-13T04:08:00Z">
        <w:r w:rsidR="00215CD1" w:rsidRPr="00CF42A6">
          <w:rPr>
            <w:rFonts w:cs="Arial"/>
            <w:rPrChange w:id="1877" w:author="Muhamad Ridho Zul Khoiri" w:date="2026-07-14T10:44:00Z" w16du:dateUtc="2026-07-14T03:44:00Z">
              <w:rPr>
                <w:rFonts w:ascii="Times New Roman" w:hAnsi="Times New Roman"/>
              </w:rPr>
            </w:rPrChange>
          </w:rPr>
          <w:t xml:space="preserve"> working horizon</w:t>
        </w:r>
      </w:ins>
      <w:ins w:id="1878" w:author="Muhamad Ridho Zul Khoiri" w:date="2026-07-13T12:59:00Z" w16du:dateUtc="2026-07-13T05:59:00Z">
        <w:r w:rsidR="0033422D" w:rsidRPr="00CF42A6">
          <w:rPr>
            <w:rFonts w:cs="Arial"/>
            <w:rPrChange w:id="1879" w:author="Muhamad Ridho Zul Khoiri" w:date="2026-07-14T10:44:00Z" w16du:dateUtc="2026-07-14T03:44:00Z">
              <w:rPr>
                <w:rFonts w:ascii="Times New Roman" w:hAnsi="Times New Roman"/>
              </w:rPr>
            </w:rPrChange>
          </w:rPr>
          <w:t xml:space="preserve"> who then serves as a reflection of vision and mission of MEPG.</w:t>
        </w:r>
      </w:ins>
    </w:p>
    <w:p w14:paraId="10FB9268" w14:textId="77777777" w:rsidR="00526DF0" w:rsidRDefault="00526DF0" w:rsidP="005A75F6">
      <w:pPr>
        <w:pStyle w:val="Paragraph"/>
        <w:spacing w:line="360" w:lineRule="auto"/>
        <w:ind w:left="1440"/>
        <w:rPr>
          <w:ins w:id="1880" w:author="Muhamad Ridho Zul Khoiri" w:date="2026-07-14T10:50:00Z" w16du:dateUtc="2026-07-14T03:50:00Z"/>
          <w:rFonts w:cs="Arial"/>
        </w:rPr>
      </w:pPr>
    </w:p>
    <w:p w14:paraId="67361B98" w14:textId="77777777" w:rsidR="00526DF0" w:rsidRPr="00CF42A6" w:rsidRDefault="00526DF0" w:rsidP="005A75F6">
      <w:pPr>
        <w:pStyle w:val="Paragraph"/>
        <w:spacing w:line="360" w:lineRule="auto"/>
        <w:ind w:left="1440"/>
        <w:rPr>
          <w:ins w:id="1881" w:author="Muhamad Ridho Zul Khoiri" w:date="2026-07-13T11:06:00Z" w16du:dateUtc="2026-07-13T04:06:00Z"/>
          <w:rFonts w:cs="Arial"/>
          <w:rPrChange w:id="1882" w:author="Muhamad Ridho Zul Khoiri" w:date="2026-07-14T10:44:00Z" w16du:dateUtc="2026-07-14T03:44:00Z">
            <w:rPr>
              <w:ins w:id="1883" w:author="Muhamad Ridho Zul Khoiri" w:date="2026-07-13T11:06:00Z" w16du:dateUtc="2026-07-13T04:06:00Z"/>
              <w:rFonts w:ascii="Times New Roman" w:hAnsi="Times New Roman"/>
            </w:rPr>
          </w:rPrChange>
        </w:rPr>
      </w:pPr>
    </w:p>
    <w:p w14:paraId="10F601E8" w14:textId="77777777" w:rsidR="00DF1BF0" w:rsidRPr="00CF42A6" w:rsidRDefault="003D36EE" w:rsidP="00DF1BF0">
      <w:pPr>
        <w:pStyle w:val="Paragraph"/>
        <w:numPr>
          <w:ilvl w:val="0"/>
          <w:numId w:val="16"/>
        </w:numPr>
        <w:spacing w:after="0" w:line="360" w:lineRule="auto"/>
        <w:rPr>
          <w:ins w:id="1884" w:author="Muhamad Ridho Zul Khoiri" w:date="2026-07-13T13:05:00Z" w16du:dateUtc="2026-07-13T06:05:00Z"/>
          <w:rFonts w:cs="Arial"/>
          <w:rPrChange w:id="1885" w:author="Muhamad Ridho Zul Khoiri" w:date="2026-07-14T10:44:00Z" w16du:dateUtc="2026-07-14T03:44:00Z">
            <w:rPr>
              <w:ins w:id="1886" w:author="Muhamad Ridho Zul Khoiri" w:date="2026-07-13T13:05:00Z" w16du:dateUtc="2026-07-13T06:05:00Z"/>
              <w:rFonts w:ascii="Times New Roman" w:hAnsi="Times New Roman"/>
            </w:rPr>
          </w:rPrChange>
        </w:rPr>
      </w:pPr>
      <w:ins w:id="1887" w:author="Muhamad Ridho Zul Khoiri" w:date="2026-07-10T14:23:00Z" w16du:dateUtc="2026-07-10T07:23:00Z">
        <w:r w:rsidRPr="00CF42A6">
          <w:rPr>
            <w:rFonts w:cs="Arial"/>
            <w:b/>
            <w:rPrChange w:id="1888" w:author="Muhamad Ridho Zul Khoiri" w:date="2026-07-14T10:44:00Z" w16du:dateUtc="2026-07-14T03:44:00Z">
              <w:rPr>
                <w:rFonts w:ascii="Times New Roman" w:hAnsi="Times New Roman"/>
                <w:b/>
              </w:rPr>
            </w:rPrChange>
          </w:rPr>
          <w:lastRenderedPageBreak/>
          <w:t xml:space="preserve">Long-Term </w:t>
        </w:r>
      </w:ins>
      <w:ins w:id="1889" w:author="Muhamad Ridho Zul Khoiri" w:date="2026-07-13T13:00:00Z" w16du:dateUtc="2026-07-13T06:00:00Z">
        <w:r w:rsidR="00461417" w:rsidRPr="00CF42A6">
          <w:rPr>
            <w:rFonts w:cs="Arial"/>
            <w:b/>
            <w:rPrChange w:id="1890" w:author="Muhamad Ridho Zul Khoiri" w:date="2026-07-14T10:44:00Z" w16du:dateUtc="2026-07-14T03:44:00Z">
              <w:rPr>
                <w:rFonts w:ascii="Times New Roman" w:hAnsi="Times New Roman"/>
                <w:b/>
              </w:rPr>
            </w:rPrChange>
          </w:rPr>
          <w:t>Plan</w:t>
        </w:r>
      </w:ins>
      <w:ins w:id="1891" w:author="Muhamad Ridho Zul Khoiri" w:date="2026-07-10T14:23:00Z" w16du:dateUtc="2026-07-10T07:23:00Z">
        <w:r w:rsidRPr="00CF42A6">
          <w:rPr>
            <w:rFonts w:cs="Arial"/>
            <w:b/>
            <w:rPrChange w:id="1892" w:author="Muhamad Ridho Zul Khoiri" w:date="2026-07-14T10:44:00Z" w16du:dateUtc="2026-07-14T03:44:00Z">
              <w:rPr>
                <w:rFonts w:ascii="Times New Roman" w:hAnsi="Times New Roman"/>
                <w:b/>
              </w:rPr>
            </w:rPrChange>
          </w:rPr>
          <w:t xml:space="preserve"> (LTP)</w:t>
        </w:r>
      </w:ins>
    </w:p>
    <w:p w14:paraId="52F43872" w14:textId="60CF6F84" w:rsidR="007A38A2" w:rsidRPr="00CF42A6" w:rsidRDefault="00461417">
      <w:pPr>
        <w:pStyle w:val="Paragraph"/>
        <w:spacing w:after="0" w:line="360" w:lineRule="auto"/>
        <w:ind w:left="1440"/>
        <w:rPr>
          <w:ins w:id="1893" w:author="Muhamad Ridho Zul Khoiri" w:date="2026-07-13T13:04:00Z" w16du:dateUtc="2026-07-13T06:04:00Z"/>
          <w:rFonts w:cs="Arial"/>
          <w:rPrChange w:id="1894" w:author="Muhamad Ridho Zul Khoiri" w:date="2026-07-14T10:44:00Z" w16du:dateUtc="2026-07-14T03:44:00Z">
            <w:rPr>
              <w:ins w:id="1895" w:author="Muhamad Ridho Zul Khoiri" w:date="2026-07-13T13:04:00Z" w16du:dateUtc="2026-07-13T06:04:00Z"/>
              <w:rFonts w:ascii="Times New Roman" w:hAnsi="Times New Roman"/>
            </w:rPr>
          </w:rPrChange>
        </w:rPr>
        <w:pPrChange w:id="1896" w:author="Muhamad Ridho Zul Khoiri" w:date="2026-07-13T13:05:00Z" w16du:dateUtc="2026-07-13T06:05:00Z">
          <w:pPr>
            <w:pStyle w:val="Paragraph"/>
            <w:spacing w:line="360" w:lineRule="auto"/>
            <w:ind w:left="1440"/>
          </w:pPr>
        </w:pPrChange>
      </w:pPr>
      <w:ins w:id="1897" w:author="Muhamad Ridho Zul Khoiri" w:date="2026-07-13T13:00:00Z" w16du:dateUtc="2026-07-13T06:00:00Z">
        <w:r w:rsidRPr="00CF42A6">
          <w:rPr>
            <w:rFonts w:cs="Arial"/>
            <w:rPrChange w:id="1898" w:author="Muhamad Ridho Zul Khoiri" w:date="2026-07-14T10:44:00Z" w16du:dateUtc="2026-07-14T03:44:00Z">
              <w:rPr>
                <w:rFonts w:ascii="Times New Roman" w:hAnsi="Times New Roman"/>
              </w:rPr>
            </w:rPrChange>
          </w:rPr>
          <w:t xml:space="preserve">Long-Term Plan (LTP) translates the Asset strategy and ADP scenarios into an integrated long-term business plan, covering a ten-year </w:t>
        </w:r>
        <w:r w:rsidR="00CD55A6" w:rsidRPr="00CF42A6">
          <w:rPr>
            <w:rFonts w:cs="Arial"/>
            <w:rPrChange w:id="1899" w:author="Muhamad Ridho Zul Khoiri" w:date="2026-07-14T10:44:00Z" w16du:dateUtc="2026-07-14T03:44:00Z">
              <w:rPr>
                <w:rFonts w:ascii="Times New Roman" w:hAnsi="Times New Roman"/>
              </w:rPr>
            </w:rPrChange>
          </w:rPr>
          <w:t>outlook</w:t>
        </w:r>
        <w:r w:rsidRPr="00CF42A6">
          <w:rPr>
            <w:rFonts w:cs="Arial"/>
            <w:rPrChange w:id="1900" w:author="Muhamad Ridho Zul Khoiri" w:date="2026-07-14T10:44:00Z" w16du:dateUtc="2026-07-14T03:44:00Z">
              <w:rPr>
                <w:rFonts w:ascii="Times New Roman" w:hAnsi="Times New Roman"/>
              </w:rPr>
            </w:rPrChange>
          </w:rPr>
          <w:t xml:space="preserve">. It combines production, subsurface opportunities, development activities, operating assumptions, commercial considerations, manpower, and cost </w:t>
        </w:r>
      </w:ins>
      <w:ins w:id="1901" w:author="Muhamad Ridho Zul Khoiri" w:date="2026-07-13T13:01:00Z" w16du:dateUtc="2026-07-13T06:01:00Z">
        <w:r w:rsidR="00CD55A6" w:rsidRPr="00CF42A6">
          <w:rPr>
            <w:rFonts w:cs="Arial"/>
            <w:rPrChange w:id="1902" w:author="Muhamad Ridho Zul Khoiri" w:date="2026-07-14T10:44:00Z" w16du:dateUtc="2026-07-14T03:44:00Z">
              <w:rPr>
                <w:rFonts w:ascii="Times New Roman" w:hAnsi="Times New Roman"/>
              </w:rPr>
            </w:rPrChange>
          </w:rPr>
          <w:t xml:space="preserve">spending (CAPEX/OPEX) </w:t>
        </w:r>
      </w:ins>
      <w:ins w:id="1903" w:author="Muhamad Ridho Zul Khoiri" w:date="2026-07-13T13:00:00Z" w16du:dateUtc="2026-07-13T06:00:00Z">
        <w:r w:rsidRPr="00CF42A6">
          <w:rPr>
            <w:rFonts w:cs="Arial"/>
            <w:rPrChange w:id="1904" w:author="Muhamad Ridho Zul Khoiri" w:date="2026-07-14T10:44:00Z" w16du:dateUtc="2026-07-14T03:44:00Z">
              <w:rPr>
                <w:rFonts w:ascii="Times New Roman" w:hAnsi="Times New Roman"/>
              </w:rPr>
            </w:rPrChange>
          </w:rPr>
          <w:t>outlook.</w:t>
        </w:r>
      </w:ins>
      <w:ins w:id="1905" w:author="Muhamad Ridho Zul Khoiri" w:date="2026-07-13T13:03:00Z" w16du:dateUtc="2026-07-13T06:03:00Z">
        <w:r w:rsidR="00CD55A6" w:rsidRPr="00CF42A6">
          <w:rPr>
            <w:rFonts w:cs="Arial"/>
            <w:rPrChange w:id="1906" w:author="Muhamad Ridho Zul Khoiri" w:date="2026-07-14T10:44:00Z" w16du:dateUtc="2026-07-14T03:44:00Z">
              <w:rPr>
                <w:rFonts w:ascii="Times New Roman" w:hAnsi="Times New Roman"/>
              </w:rPr>
            </w:rPrChange>
          </w:rPr>
          <w:t xml:space="preserve"> The LTP process and approval requirements shall follow the applicable </w:t>
        </w:r>
        <w:r w:rsidR="007A38A2" w:rsidRPr="00CF42A6">
          <w:rPr>
            <w:rFonts w:cs="Arial"/>
            <w:i/>
            <w:iCs/>
            <w:rPrChange w:id="1907" w:author="Muhamad Ridho Zul Khoiri" w:date="2026-07-14T10:44:00Z" w16du:dateUtc="2026-07-14T03:44:00Z">
              <w:rPr>
                <w:rFonts w:ascii="Times New Roman" w:hAnsi="Times New Roman"/>
              </w:rPr>
            </w:rPrChange>
          </w:rPr>
          <w:t>Integrated Business Planning Guideline – E&amp;P  (No. ID-G-BU-GG0-GUI-GN-00-3005</w:t>
        </w:r>
      </w:ins>
      <w:ins w:id="1908" w:author="Muhamad Ridho Zul Khoiri" w:date="2026-07-13T13:04:00Z" w16du:dateUtc="2026-07-13T06:04:00Z">
        <w:r w:rsidR="007A38A2" w:rsidRPr="00CF42A6">
          <w:rPr>
            <w:rFonts w:cs="Arial"/>
            <w:i/>
            <w:iCs/>
            <w:rPrChange w:id="1909" w:author="Muhamad Ridho Zul Khoiri" w:date="2026-07-14T10:44:00Z" w16du:dateUtc="2026-07-14T03:44:00Z">
              <w:rPr>
                <w:rFonts w:ascii="Times New Roman" w:hAnsi="Times New Roman"/>
                <w:i/>
                <w:iCs/>
              </w:rPr>
            </w:rPrChange>
          </w:rPr>
          <w:t>).</w:t>
        </w:r>
      </w:ins>
    </w:p>
    <w:p w14:paraId="59DFBB0C" w14:textId="7AC40E34" w:rsidR="00CD55A6" w:rsidRPr="00CF42A6" w:rsidRDefault="00CD55A6" w:rsidP="007A38A2">
      <w:pPr>
        <w:pStyle w:val="Paragraph"/>
        <w:spacing w:line="360" w:lineRule="auto"/>
        <w:ind w:left="1440"/>
        <w:rPr>
          <w:ins w:id="1910" w:author="Muhamad Ridho Zul Khoiri" w:date="2026-07-13T13:00:00Z" w16du:dateUtc="2026-07-13T06:00:00Z"/>
          <w:rFonts w:cs="Arial"/>
          <w:rPrChange w:id="1911" w:author="Muhamad Ridho Zul Khoiri" w:date="2026-07-14T10:44:00Z" w16du:dateUtc="2026-07-14T03:44:00Z">
            <w:rPr>
              <w:ins w:id="1912" w:author="Muhamad Ridho Zul Khoiri" w:date="2026-07-13T13:00:00Z" w16du:dateUtc="2026-07-13T06:00:00Z"/>
              <w:rFonts w:ascii="Times New Roman" w:hAnsi="Times New Roman"/>
            </w:rPr>
          </w:rPrChange>
        </w:rPr>
      </w:pPr>
      <w:ins w:id="1913" w:author="Muhamad Ridho Zul Khoiri" w:date="2026-07-13T13:01:00Z" w16du:dateUtc="2026-07-13T06:01:00Z">
        <w:r w:rsidRPr="00CF42A6">
          <w:rPr>
            <w:rFonts w:cs="Arial"/>
            <w:rPrChange w:id="1914" w:author="Muhamad Ridho Zul Khoiri" w:date="2026-07-14T10:44:00Z" w16du:dateUtc="2026-07-14T03:44:00Z">
              <w:rPr>
                <w:rFonts w:ascii="Times New Roman" w:hAnsi="Times New Roman"/>
              </w:rPr>
            </w:rPrChange>
          </w:rPr>
          <w:t xml:space="preserve">This horizon is developed through the annual MEPI’s Integrated Business Planning cycle and updated in accordance with the applicable cycle set </w:t>
        </w:r>
      </w:ins>
      <w:ins w:id="1915" w:author="Muhamad Ridho Zul Khoiri" w:date="2026-07-13T13:02:00Z" w16du:dateUtc="2026-07-13T06:02:00Z">
        <w:r w:rsidRPr="00CF42A6">
          <w:rPr>
            <w:rFonts w:cs="Arial"/>
            <w:rPrChange w:id="1916" w:author="Muhamad Ridho Zul Khoiri" w:date="2026-07-14T10:44:00Z" w16du:dateUtc="2026-07-14T03:44:00Z">
              <w:rPr>
                <w:rFonts w:ascii="Times New Roman" w:hAnsi="Times New Roman"/>
              </w:rPr>
            </w:rPrChange>
          </w:rPr>
          <w:t xml:space="preserve">(Updated LTP) </w:t>
        </w:r>
      </w:ins>
      <w:ins w:id="1917" w:author="Muhamad Ridho Zul Khoiri" w:date="2026-07-13T13:01:00Z" w16du:dateUtc="2026-07-13T06:01:00Z">
        <w:r w:rsidRPr="00CF42A6">
          <w:rPr>
            <w:rFonts w:cs="Arial"/>
            <w:rPrChange w:id="1918" w:author="Muhamad Ridho Zul Khoiri" w:date="2026-07-14T10:44:00Z" w16du:dateUtc="2026-07-14T03:44:00Z">
              <w:rPr>
                <w:rFonts w:ascii="Times New Roman" w:hAnsi="Times New Roman"/>
              </w:rPr>
            </w:rPrChange>
          </w:rPr>
          <w:t xml:space="preserve">by E&amp;P Planning division. </w:t>
        </w:r>
      </w:ins>
      <w:ins w:id="1919" w:author="Muhamad Ridho Zul Khoiri" w:date="2026-07-13T13:02:00Z" w16du:dateUtc="2026-07-13T06:02:00Z">
        <w:r w:rsidRPr="00CF42A6">
          <w:rPr>
            <w:rFonts w:cs="Arial"/>
            <w:rPrChange w:id="1920" w:author="Muhamad Ridho Zul Khoiri" w:date="2026-07-14T10:44:00Z" w16du:dateUtc="2026-07-14T03:44:00Z">
              <w:rPr>
                <w:rFonts w:ascii="Times New Roman" w:hAnsi="Times New Roman"/>
              </w:rPr>
            </w:rPrChange>
          </w:rPr>
          <w:t xml:space="preserve">For integrated planning purposes, LTP horizon </w:t>
        </w:r>
      </w:ins>
      <w:ins w:id="1921" w:author="Muhamad Ridho Zul Khoiri" w:date="2026-07-13T14:07:00Z" w16du:dateUtc="2026-07-13T07:07:00Z">
        <w:r w:rsidR="00DE7CC2" w:rsidRPr="00CF42A6">
          <w:rPr>
            <w:rFonts w:cs="Arial"/>
            <w:rPrChange w:id="1922" w:author="Muhamad Ridho Zul Khoiri" w:date="2026-07-14T10:44:00Z" w16du:dateUtc="2026-07-14T03:44:00Z">
              <w:rPr>
                <w:rFonts w:ascii="Times New Roman" w:hAnsi="Times New Roman"/>
              </w:rPr>
            </w:rPrChange>
          </w:rPr>
          <w:t>consists</w:t>
        </w:r>
      </w:ins>
      <w:ins w:id="1923" w:author="Muhamad Ridho Zul Khoiri" w:date="2026-07-13T13:02:00Z" w16du:dateUtc="2026-07-13T06:02:00Z">
        <w:r w:rsidRPr="00CF42A6">
          <w:rPr>
            <w:rFonts w:cs="Arial"/>
            <w:rPrChange w:id="1924" w:author="Muhamad Ridho Zul Khoiri" w:date="2026-07-14T10:44:00Z" w16du:dateUtc="2026-07-14T03:44:00Z">
              <w:rPr>
                <w:rFonts w:ascii="Times New Roman" w:hAnsi="Times New Roman"/>
              </w:rPr>
            </w:rPrChange>
          </w:rPr>
          <w:t xml:space="preserve"> of two distinct </w:t>
        </w:r>
      </w:ins>
      <w:ins w:id="1925" w:author="Muhamad Ridho Zul Khoiri" w:date="2026-07-13T14:07:00Z" w16du:dateUtc="2026-07-13T07:07:00Z">
        <w:r w:rsidR="00DE7CC2" w:rsidRPr="00CF42A6">
          <w:rPr>
            <w:rFonts w:cs="Arial"/>
            <w:rPrChange w:id="1926" w:author="Muhamad Ridho Zul Khoiri" w:date="2026-07-14T10:44:00Z" w16du:dateUtc="2026-07-14T03:44:00Z">
              <w:rPr>
                <w:rFonts w:ascii="Times New Roman" w:hAnsi="Times New Roman"/>
              </w:rPr>
            </w:rPrChange>
          </w:rPr>
          <w:t>timelines</w:t>
        </w:r>
      </w:ins>
      <w:ins w:id="1927" w:author="Muhamad Ridho Zul Khoiri" w:date="2026-07-13T13:02:00Z" w16du:dateUtc="2026-07-13T06:02:00Z">
        <w:r w:rsidRPr="00CF42A6">
          <w:rPr>
            <w:rFonts w:cs="Arial"/>
            <w:rPrChange w:id="1928" w:author="Muhamad Ridho Zul Khoiri" w:date="2026-07-14T10:44:00Z" w16du:dateUtc="2026-07-14T03:44:00Z">
              <w:rPr>
                <w:rFonts w:ascii="Times New Roman" w:hAnsi="Times New Roman"/>
              </w:rPr>
            </w:rPrChange>
          </w:rPr>
          <w:t>:</w:t>
        </w:r>
      </w:ins>
    </w:p>
    <w:p w14:paraId="312C4781" w14:textId="2092AFF1" w:rsidR="00AF0910" w:rsidRPr="00CF42A6" w:rsidRDefault="003D36EE">
      <w:pPr>
        <w:pStyle w:val="Paragraph"/>
        <w:numPr>
          <w:ilvl w:val="1"/>
          <w:numId w:val="76"/>
        </w:numPr>
        <w:spacing w:after="0" w:line="360" w:lineRule="auto"/>
        <w:rPr>
          <w:ins w:id="1929" w:author="Muhamad Ridho Zul Khoiri" w:date="2026-07-13T13:13:00Z" w16du:dateUtc="2026-07-13T06:13:00Z"/>
          <w:rFonts w:cs="Arial"/>
          <w:rPrChange w:id="1930" w:author="Muhamad Ridho Zul Khoiri" w:date="2026-07-14T10:44:00Z" w16du:dateUtc="2026-07-14T03:44:00Z">
            <w:rPr>
              <w:ins w:id="1931" w:author="Muhamad Ridho Zul Khoiri" w:date="2026-07-13T13:13:00Z" w16du:dateUtc="2026-07-13T06:13:00Z"/>
              <w:rFonts w:ascii="Times New Roman" w:hAnsi="Times New Roman"/>
            </w:rPr>
          </w:rPrChange>
        </w:rPr>
        <w:pPrChange w:id="1932" w:author="Muhamad Ridho Zul Khoiri" w:date="2026-07-13T13:18:00Z" w16du:dateUtc="2026-07-13T06:18:00Z">
          <w:pPr>
            <w:pStyle w:val="Paragraph"/>
            <w:numPr>
              <w:ilvl w:val="1"/>
              <w:numId w:val="76"/>
            </w:numPr>
            <w:spacing w:line="360" w:lineRule="auto"/>
            <w:ind w:left="2160" w:hanging="360"/>
          </w:pPr>
        </w:pPrChange>
      </w:pPr>
      <w:ins w:id="1933" w:author="Muhamad Ridho Zul Khoiri" w:date="2026-07-10T14:23:00Z" w16du:dateUtc="2026-07-10T07:23:00Z">
        <w:r w:rsidRPr="00CF42A6">
          <w:rPr>
            <w:rFonts w:cs="Arial"/>
            <w:b/>
            <w:rPrChange w:id="1934" w:author="Muhamad Ridho Zul Khoiri" w:date="2026-07-14T10:44:00Z" w16du:dateUtc="2026-07-14T03:44:00Z">
              <w:rPr>
                <w:rFonts w:ascii="Times New Roman" w:hAnsi="Times New Roman"/>
                <w:b/>
              </w:rPr>
            </w:rPrChange>
          </w:rPr>
          <w:t xml:space="preserve">24-Month </w:t>
        </w:r>
      </w:ins>
      <w:ins w:id="1935" w:author="Muhamad Ridho Zul Khoiri" w:date="2026-07-13T13:05:00Z" w16du:dateUtc="2026-07-13T06:05:00Z">
        <w:r w:rsidR="00DF1BF0" w:rsidRPr="00CF42A6">
          <w:rPr>
            <w:rFonts w:cs="Arial"/>
            <w:b/>
            <w:rPrChange w:id="1936" w:author="Muhamad Ridho Zul Khoiri" w:date="2026-07-14T10:44:00Z" w16du:dateUtc="2026-07-14T03:44:00Z">
              <w:rPr>
                <w:rFonts w:ascii="Times New Roman" w:hAnsi="Times New Roman"/>
                <w:b/>
              </w:rPr>
            </w:rPrChange>
          </w:rPr>
          <w:t>Planning Period</w:t>
        </w:r>
      </w:ins>
      <w:ins w:id="1937" w:author="Muhamad Ridho Zul Khoiri" w:date="2026-07-13T13:10:00Z" w16du:dateUtc="2026-07-13T06:10:00Z">
        <w:r w:rsidR="00A53832" w:rsidRPr="00CF42A6">
          <w:rPr>
            <w:rFonts w:cs="Arial"/>
            <w:rPrChange w:id="1938" w:author="Muhamad Ridho Zul Khoiri" w:date="2026-07-14T10:44:00Z" w16du:dateUtc="2026-07-14T03:44:00Z">
              <w:rPr>
                <w:rFonts w:ascii="Times New Roman" w:hAnsi="Times New Roman"/>
              </w:rPr>
            </w:rPrChange>
          </w:rPr>
          <w:t>.</w:t>
        </w:r>
      </w:ins>
      <w:ins w:id="1939" w:author="Muhamad Ridho Zul Khoiri" w:date="2026-07-13T13:06:00Z" w16du:dateUtc="2026-07-13T06:06:00Z">
        <w:r w:rsidR="00DF1BF0" w:rsidRPr="00CF42A6">
          <w:rPr>
            <w:rFonts w:cs="Arial"/>
            <w:rPrChange w:id="1940" w:author="Muhamad Ridho Zul Khoiri" w:date="2026-07-14T10:44:00Z" w16du:dateUtc="2026-07-14T03:44:00Z">
              <w:rPr>
                <w:rFonts w:ascii="Times New Roman" w:hAnsi="Times New Roman"/>
              </w:rPr>
            </w:rPrChange>
          </w:rPr>
          <w:t xml:space="preserve"> </w:t>
        </w:r>
      </w:ins>
      <w:ins w:id="1941" w:author="Muhamad Ridho Zul Khoiri" w:date="2026-07-13T13:10:00Z" w16du:dateUtc="2026-07-13T06:10:00Z">
        <w:r w:rsidR="00A53832" w:rsidRPr="00CF42A6">
          <w:rPr>
            <w:rFonts w:cs="Arial"/>
            <w:rPrChange w:id="1942" w:author="Muhamad Ridho Zul Khoiri" w:date="2026-07-14T10:44:00Z" w16du:dateUtc="2026-07-14T03:44:00Z">
              <w:rPr>
                <w:rFonts w:ascii="Times New Roman" w:hAnsi="Times New Roman"/>
              </w:rPr>
            </w:rPrChange>
          </w:rPr>
          <w:t>T</w:t>
        </w:r>
      </w:ins>
      <w:ins w:id="1943" w:author="Muhamad Ridho Zul Khoiri" w:date="2026-07-13T13:08:00Z" w16du:dateUtc="2026-07-13T06:08:00Z">
        <w:r w:rsidR="00584E8E" w:rsidRPr="00CF42A6">
          <w:rPr>
            <w:rFonts w:cs="Arial"/>
            <w:rPrChange w:id="1944" w:author="Muhamad Ridho Zul Khoiri" w:date="2026-07-14T10:44:00Z" w16du:dateUtc="2026-07-14T03:44:00Z">
              <w:rPr>
                <w:rFonts w:ascii="Times New Roman" w:hAnsi="Times New Roman"/>
              </w:rPr>
            </w:rPrChange>
          </w:rPr>
          <w:t xml:space="preserve">his </w:t>
        </w:r>
      </w:ins>
      <w:ins w:id="1945" w:author="Muhamad Ridho Zul Khoiri" w:date="2026-07-13T13:09:00Z" w16du:dateUtc="2026-07-13T06:09:00Z">
        <w:r w:rsidR="000C7026" w:rsidRPr="00CF42A6">
          <w:rPr>
            <w:rFonts w:cs="Arial"/>
            <w:rPrChange w:id="1946" w:author="Muhamad Ridho Zul Khoiri" w:date="2026-07-14T10:44:00Z" w16du:dateUtc="2026-07-14T03:44:00Z">
              <w:rPr>
                <w:rFonts w:ascii="Times New Roman" w:hAnsi="Times New Roman"/>
              </w:rPr>
            </w:rPrChange>
          </w:rPr>
          <w:t>timeline</w:t>
        </w:r>
      </w:ins>
      <w:ins w:id="1947" w:author="Muhamad Ridho Zul Khoiri" w:date="2026-07-13T13:12:00Z" w16du:dateUtc="2026-07-13T06:12:00Z">
        <w:r w:rsidR="00AF0910" w:rsidRPr="00CF42A6">
          <w:rPr>
            <w:rFonts w:cs="Arial"/>
            <w:rPrChange w:id="1948" w:author="Muhamad Ridho Zul Khoiri" w:date="2026-07-14T10:44:00Z" w16du:dateUtc="2026-07-14T03:44:00Z">
              <w:rPr>
                <w:rFonts w:ascii="Times New Roman" w:hAnsi="Times New Roman"/>
              </w:rPr>
            </w:rPrChange>
          </w:rPr>
          <w:t xml:space="preserve"> period</w:t>
        </w:r>
      </w:ins>
      <w:ins w:id="1949" w:author="Muhamad Ridho Zul Khoiri" w:date="2026-07-13T13:09:00Z" w16du:dateUtc="2026-07-13T06:09:00Z">
        <w:r w:rsidR="000C7026" w:rsidRPr="00CF42A6">
          <w:rPr>
            <w:rFonts w:cs="Arial"/>
            <w:rPrChange w:id="1950" w:author="Muhamad Ridho Zul Khoiri" w:date="2026-07-14T10:44:00Z" w16du:dateUtc="2026-07-14T03:44:00Z">
              <w:rPr>
                <w:rFonts w:ascii="Times New Roman" w:hAnsi="Times New Roman"/>
              </w:rPr>
            </w:rPrChange>
          </w:rPr>
          <w:t xml:space="preserve"> </w:t>
        </w:r>
      </w:ins>
      <w:ins w:id="1951" w:author="Muhamad Ridho Zul Khoiri" w:date="2026-07-13T14:07:00Z" w16du:dateUtc="2026-07-13T07:07:00Z">
        <w:r w:rsidR="00DE7CC2" w:rsidRPr="00CF42A6">
          <w:rPr>
            <w:rFonts w:cs="Arial"/>
            <w:rPrChange w:id="1952" w:author="Muhamad Ridho Zul Khoiri" w:date="2026-07-14T10:44:00Z" w16du:dateUtc="2026-07-14T03:44:00Z">
              <w:rPr>
                <w:rFonts w:ascii="Times New Roman" w:hAnsi="Times New Roman"/>
              </w:rPr>
            </w:rPrChange>
          </w:rPr>
          <w:t>provides</w:t>
        </w:r>
      </w:ins>
      <w:ins w:id="1953" w:author="Muhamad Ridho Zul Khoiri" w:date="2026-07-13T13:08:00Z" w16du:dateUtc="2026-07-13T06:08:00Z">
        <w:r w:rsidR="00584E8E" w:rsidRPr="00CF42A6">
          <w:rPr>
            <w:rFonts w:cs="Arial"/>
            <w:rPrChange w:id="1954" w:author="Muhamad Ridho Zul Khoiri" w:date="2026-07-14T10:44:00Z" w16du:dateUtc="2026-07-14T03:44:00Z">
              <w:rPr>
                <w:rFonts w:ascii="Times New Roman" w:hAnsi="Times New Roman"/>
              </w:rPr>
            </w:rPrChange>
          </w:rPr>
          <w:t xml:space="preserve"> a more detailed </w:t>
        </w:r>
      </w:ins>
      <w:ins w:id="1955" w:author="Muhamad Ridho Zul Khoiri" w:date="2026-07-13T13:38:00Z" w16du:dateUtc="2026-07-13T06:38:00Z">
        <w:r w:rsidR="00C160C8" w:rsidRPr="00CF42A6">
          <w:rPr>
            <w:rFonts w:cs="Arial"/>
            <w:rPrChange w:id="1956" w:author="Muhamad Ridho Zul Khoiri" w:date="2026-07-14T10:44:00Z" w16du:dateUtc="2026-07-14T03:44:00Z">
              <w:rPr>
                <w:rFonts w:ascii="Times New Roman" w:hAnsi="Times New Roman"/>
              </w:rPr>
            </w:rPrChange>
          </w:rPr>
          <w:t>short</w:t>
        </w:r>
      </w:ins>
      <w:ins w:id="1957" w:author="Muhamad Ridho Zul Khoiri" w:date="2026-07-13T13:08:00Z" w16du:dateUtc="2026-07-13T06:08:00Z">
        <w:r w:rsidR="00584E8E" w:rsidRPr="00CF42A6">
          <w:rPr>
            <w:rFonts w:cs="Arial"/>
            <w:rPrChange w:id="1958" w:author="Muhamad Ridho Zul Khoiri" w:date="2026-07-14T10:44:00Z" w16du:dateUtc="2026-07-14T03:44:00Z">
              <w:rPr>
                <w:rFonts w:ascii="Times New Roman" w:hAnsi="Times New Roman"/>
              </w:rPr>
            </w:rPrChange>
          </w:rPr>
          <w:t xml:space="preserve"> to medium-term activities and major milestones in assets.</w:t>
        </w:r>
        <w:r w:rsidR="000C7026" w:rsidRPr="00CF42A6">
          <w:rPr>
            <w:rFonts w:cs="Arial"/>
            <w:rPrChange w:id="1959" w:author="Muhamad Ridho Zul Khoiri" w:date="2026-07-14T10:44:00Z" w16du:dateUtc="2026-07-14T03:44:00Z">
              <w:rPr>
                <w:rFonts w:ascii="Times New Roman" w:hAnsi="Times New Roman"/>
              </w:rPr>
            </w:rPrChange>
          </w:rPr>
          <w:t xml:space="preserve"> Planning </w:t>
        </w:r>
      </w:ins>
      <w:ins w:id="1960" w:author="Muhamad Ridho Zul Khoiri" w:date="2026-07-13T13:09:00Z" w16du:dateUtc="2026-07-13T06:09:00Z">
        <w:r w:rsidR="000C7026" w:rsidRPr="00CF42A6">
          <w:rPr>
            <w:rFonts w:cs="Arial"/>
            <w:rPrChange w:id="1961" w:author="Muhamad Ridho Zul Khoiri" w:date="2026-07-14T10:44:00Z" w16du:dateUtc="2026-07-14T03:44:00Z">
              <w:rPr>
                <w:rFonts w:ascii="Times New Roman" w:hAnsi="Times New Roman"/>
              </w:rPr>
            </w:rPrChange>
          </w:rPr>
          <w:t>within</w:t>
        </w:r>
      </w:ins>
      <w:ins w:id="1962" w:author="Muhamad Ridho Zul Khoiri" w:date="2026-07-13T13:08:00Z" w16du:dateUtc="2026-07-13T06:08:00Z">
        <w:r w:rsidR="000C7026" w:rsidRPr="00CF42A6">
          <w:rPr>
            <w:rFonts w:cs="Arial"/>
            <w:rPrChange w:id="1963" w:author="Muhamad Ridho Zul Khoiri" w:date="2026-07-14T10:44:00Z" w16du:dateUtc="2026-07-14T03:44:00Z">
              <w:rPr>
                <w:rFonts w:ascii="Times New Roman" w:hAnsi="Times New Roman"/>
              </w:rPr>
            </w:rPrChange>
          </w:rPr>
          <w:t xml:space="preserve"> this</w:t>
        </w:r>
      </w:ins>
      <w:ins w:id="1964" w:author="Muhamad Ridho Zul Khoiri" w:date="2026-07-13T13:09:00Z" w16du:dateUtc="2026-07-13T06:09:00Z">
        <w:r w:rsidR="000C7026" w:rsidRPr="00CF42A6">
          <w:rPr>
            <w:rFonts w:cs="Arial"/>
            <w:rPrChange w:id="1965" w:author="Muhamad Ridho Zul Khoiri" w:date="2026-07-14T10:44:00Z" w16du:dateUtc="2026-07-14T03:44:00Z">
              <w:rPr>
                <w:rFonts w:ascii="Times New Roman" w:hAnsi="Times New Roman"/>
              </w:rPr>
            </w:rPrChange>
          </w:rPr>
          <w:t xml:space="preserve"> period</w:t>
        </w:r>
      </w:ins>
      <w:ins w:id="1966" w:author="Muhamad Ridho Zul Khoiri" w:date="2026-07-13T13:08:00Z" w16du:dateUtc="2026-07-13T06:08:00Z">
        <w:r w:rsidR="000C7026" w:rsidRPr="00CF42A6">
          <w:rPr>
            <w:rFonts w:cs="Arial"/>
            <w:rPrChange w:id="1967" w:author="Muhamad Ridho Zul Khoiri" w:date="2026-07-14T10:44:00Z" w16du:dateUtc="2026-07-14T03:44:00Z">
              <w:rPr>
                <w:rFonts w:ascii="Times New Roman" w:hAnsi="Times New Roman"/>
              </w:rPr>
            </w:rPrChange>
          </w:rPr>
          <w:t xml:space="preserve"> timeline</w:t>
        </w:r>
      </w:ins>
      <w:ins w:id="1968" w:author="Muhamad Ridho Zul Khoiri" w:date="2026-07-10T14:26:00Z" w16du:dateUtc="2026-07-10T07:26:00Z">
        <w:r w:rsidRPr="00CF42A6">
          <w:rPr>
            <w:rFonts w:cs="Arial"/>
            <w:rPrChange w:id="1969" w:author="Muhamad Ridho Zul Khoiri" w:date="2026-07-14T10:44:00Z" w16du:dateUtc="2026-07-14T03:44:00Z">
              <w:rPr>
                <w:rFonts w:ascii="Times New Roman" w:hAnsi="Times New Roman"/>
                <w:highlight w:val="yellow"/>
              </w:rPr>
            </w:rPrChange>
          </w:rPr>
          <w:t xml:space="preserve"> </w:t>
        </w:r>
      </w:ins>
      <w:ins w:id="1970" w:author="Muhamad Ridho Zul Khoiri" w:date="2026-07-13T13:09:00Z" w16du:dateUtc="2026-07-13T06:09:00Z">
        <w:r w:rsidR="000C7026" w:rsidRPr="00CF42A6">
          <w:rPr>
            <w:rFonts w:cs="Arial"/>
            <w:rPrChange w:id="1971" w:author="Muhamad Ridho Zul Khoiri" w:date="2026-07-14T10:44:00Z" w16du:dateUtc="2026-07-14T03:44:00Z">
              <w:rPr>
                <w:rFonts w:ascii="Times New Roman" w:hAnsi="Times New Roman"/>
              </w:rPr>
            </w:rPrChange>
          </w:rPr>
          <w:t>requires early cross-functional alignment</w:t>
        </w:r>
        <w:r w:rsidR="00A53832" w:rsidRPr="00CF42A6">
          <w:rPr>
            <w:rFonts w:cs="Arial"/>
            <w:rPrChange w:id="1972" w:author="Muhamad Ridho Zul Khoiri" w:date="2026-07-14T10:44:00Z" w16du:dateUtc="2026-07-14T03:44:00Z">
              <w:rPr>
                <w:rFonts w:ascii="Times New Roman" w:hAnsi="Times New Roman"/>
              </w:rPr>
            </w:rPrChange>
          </w:rPr>
          <w:t xml:space="preserve">s activities </w:t>
        </w:r>
      </w:ins>
      <w:ins w:id="1973" w:author="Muhamad Ridho Zul Khoiri" w:date="2026-07-13T13:10:00Z" w16du:dateUtc="2026-07-13T06:10:00Z">
        <w:r w:rsidR="00A53832" w:rsidRPr="00CF42A6">
          <w:rPr>
            <w:rFonts w:cs="Arial"/>
            <w:rPrChange w:id="1974" w:author="Muhamad Ridho Zul Khoiri" w:date="2026-07-14T10:44:00Z" w16du:dateUtc="2026-07-14T03:44:00Z">
              <w:rPr>
                <w:rFonts w:ascii="Times New Roman" w:hAnsi="Times New Roman"/>
              </w:rPr>
            </w:rPrChange>
          </w:rPr>
          <w:t>such as</w:t>
        </w:r>
      </w:ins>
      <w:ins w:id="1975" w:author="Muhamad Ridho Zul Khoiri" w:date="2026-07-13T13:09:00Z" w16du:dateUtc="2026-07-13T06:09:00Z">
        <w:r w:rsidR="00A53832" w:rsidRPr="00CF42A6">
          <w:rPr>
            <w:rFonts w:cs="Arial"/>
            <w:rPrChange w:id="1976" w:author="Muhamad Ridho Zul Khoiri" w:date="2026-07-14T10:44:00Z" w16du:dateUtc="2026-07-14T03:44:00Z">
              <w:rPr>
                <w:rFonts w:ascii="Times New Roman" w:hAnsi="Times New Roman"/>
              </w:rPr>
            </w:rPrChange>
          </w:rPr>
          <w:t xml:space="preserve"> 1) shutdown, 2) major maintenance, 3) projects, 4) drilling, 5) well activities, 6) major procurement, and 7)</w:t>
        </w:r>
      </w:ins>
      <w:ins w:id="1977" w:author="Muhamad Ridho Zul Khoiri" w:date="2026-07-13T13:10:00Z" w16du:dateUtc="2026-07-13T06:10:00Z">
        <w:r w:rsidR="00A53832" w:rsidRPr="00CF42A6">
          <w:rPr>
            <w:rFonts w:cs="Arial"/>
            <w:rPrChange w:id="1978" w:author="Muhamad Ridho Zul Khoiri" w:date="2026-07-14T10:44:00Z" w16du:dateUtc="2026-07-14T03:44:00Z">
              <w:rPr>
                <w:rFonts w:ascii="Times New Roman" w:hAnsi="Times New Roman"/>
              </w:rPr>
            </w:rPrChange>
          </w:rPr>
          <w:t xml:space="preserve"> key contractual or commercial requirements. </w:t>
        </w:r>
      </w:ins>
    </w:p>
    <w:p w14:paraId="1E4457E6" w14:textId="383A9989" w:rsidR="00A53832" w:rsidRPr="00CF42A6" w:rsidRDefault="00A53832">
      <w:pPr>
        <w:pStyle w:val="Paragraph"/>
        <w:spacing w:line="360" w:lineRule="auto"/>
        <w:ind w:left="2160"/>
        <w:rPr>
          <w:ins w:id="1979" w:author="Muhamad Ridho Zul Khoiri" w:date="2026-07-13T13:10:00Z" w16du:dateUtc="2026-07-13T06:10:00Z"/>
          <w:rFonts w:cs="Arial"/>
          <w:rPrChange w:id="1980" w:author="Muhamad Ridho Zul Khoiri" w:date="2026-07-14T10:44:00Z" w16du:dateUtc="2026-07-14T03:44:00Z">
            <w:rPr>
              <w:ins w:id="1981" w:author="Muhamad Ridho Zul Khoiri" w:date="2026-07-13T13:10:00Z" w16du:dateUtc="2026-07-13T06:10:00Z"/>
              <w:rFonts w:ascii="Times New Roman" w:hAnsi="Times New Roman"/>
            </w:rPr>
          </w:rPrChange>
        </w:rPr>
        <w:pPrChange w:id="1982" w:author="Muhamad Ridho Zul Khoiri" w:date="2026-07-13T13:13:00Z" w16du:dateUtc="2026-07-13T06:13:00Z">
          <w:pPr>
            <w:pStyle w:val="Paragraph"/>
            <w:numPr>
              <w:ilvl w:val="1"/>
              <w:numId w:val="76"/>
            </w:numPr>
            <w:spacing w:line="360" w:lineRule="auto"/>
            <w:ind w:left="2160" w:hanging="360"/>
          </w:pPr>
        </w:pPrChange>
      </w:pPr>
      <w:ins w:id="1983" w:author="Muhamad Ridho Zul Khoiri" w:date="2026-07-13T13:10:00Z" w16du:dateUtc="2026-07-13T06:10:00Z">
        <w:r w:rsidRPr="00CF42A6">
          <w:rPr>
            <w:rFonts w:cs="Arial"/>
            <w:rPrChange w:id="1984" w:author="Muhamad Ridho Zul Khoiri" w:date="2026-07-14T10:44:00Z" w16du:dateUtc="2026-07-14T03:44:00Z">
              <w:rPr>
                <w:rFonts w:ascii="Times New Roman" w:hAnsi="Times New Roman"/>
              </w:rPr>
            </w:rPrChange>
          </w:rPr>
          <w:t>Activities</w:t>
        </w:r>
        <w:r w:rsidR="006776B0" w:rsidRPr="00CF42A6">
          <w:rPr>
            <w:rFonts w:cs="Arial"/>
            <w:rPrChange w:id="1985" w:author="Muhamad Ridho Zul Khoiri" w:date="2026-07-14T10:44:00Z" w16du:dateUtc="2026-07-14T03:44:00Z">
              <w:rPr>
                <w:rFonts w:ascii="Times New Roman" w:hAnsi="Times New Roman"/>
              </w:rPr>
            </w:rPrChange>
          </w:rPr>
          <w:t xml:space="preserve"> within this period are then reviewed for their timing, dependencies, constraint, </w:t>
        </w:r>
      </w:ins>
      <w:ins w:id="1986" w:author="Muhamad Ridho Zul Khoiri" w:date="2026-07-13T13:18:00Z" w16du:dateUtc="2026-07-13T06:18:00Z">
        <w:r w:rsidR="00495FAC" w:rsidRPr="00CF42A6">
          <w:rPr>
            <w:rFonts w:cs="Arial"/>
            <w:rPrChange w:id="1987" w:author="Muhamad Ridho Zul Khoiri" w:date="2026-07-14T10:44:00Z" w16du:dateUtc="2026-07-14T03:44:00Z">
              <w:rPr>
                <w:rFonts w:ascii="Times New Roman" w:hAnsi="Times New Roman"/>
              </w:rPr>
            </w:rPrChange>
          </w:rPr>
          <w:t>interfaces,</w:t>
        </w:r>
      </w:ins>
      <w:ins w:id="1988" w:author="Muhamad Ridho Zul Khoiri" w:date="2026-07-13T13:10:00Z" w16du:dateUtc="2026-07-13T06:10:00Z">
        <w:r w:rsidR="006776B0" w:rsidRPr="00CF42A6">
          <w:rPr>
            <w:rFonts w:cs="Arial"/>
            <w:rPrChange w:id="1989" w:author="Muhamad Ridho Zul Khoiri" w:date="2026-07-14T10:44:00Z" w16du:dateUtc="2026-07-14T03:44:00Z">
              <w:rPr>
                <w:rFonts w:ascii="Times New Roman" w:hAnsi="Times New Roman"/>
              </w:rPr>
            </w:rPrChange>
          </w:rPr>
          <w:t xml:space="preserve"> and alignment with the approved ADP plan. </w:t>
        </w:r>
      </w:ins>
      <w:ins w:id="1990" w:author="Muhamad Ridho Zul Khoiri" w:date="2026-07-13T13:11:00Z" w16du:dateUtc="2026-07-13T06:11:00Z">
        <w:r w:rsidR="006776B0" w:rsidRPr="00CF42A6">
          <w:rPr>
            <w:rFonts w:cs="Arial"/>
            <w:rPrChange w:id="1991" w:author="Muhamad Ridho Zul Khoiri" w:date="2026-07-14T10:44:00Z" w16du:dateUtc="2026-07-14T03:44:00Z">
              <w:rPr>
                <w:rFonts w:ascii="Times New Roman" w:hAnsi="Times New Roman"/>
              </w:rPr>
            </w:rPrChange>
          </w:rPr>
          <w:t>Relevant activities are then detailed progressively into the 12-month plan.</w:t>
        </w:r>
      </w:ins>
    </w:p>
    <w:p w14:paraId="1D687378" w14:textId="6D605E2D" w:rsidR="00495FAC" w:rsidRPr="00CF42A6" w:rsidRDefault="00AF0910">
      <w:pPr>
        <w:pStyle w:val="Paragraph"/>
        <w:numPr>
          <w:ilvl w:val="1"/>
          <w:numId w:val="76"/>
        </w:numPr>
        <w:spacing w:after="0" w:line="360" w:lineRule="auto"/>
        <w:rPr>
          <w:ins w:id="1992" w:author="Muhamad Ridho Zul Khoiri" w:date="2026-07-13T13:13:00Z" w16du:dateUtc="2026-07-13T06:13:00Z"/>
          <w:rFonts w:cs="Arial"/>
          <w:rPrChange w:id="1993" w:author="Muhamad Ridho Zul Khoiri" w:date="2026-07-14T10:44:00Z" w16du:dateUtc="2026-07-14T03:44:00Z">
            <w:rPr>
              <w:ins w:id="1994" w:author="Muhamad Ridho Zul Khoiri" w:date="2026-07-13T13:13:00Z" w16du:dateUtc="2026-07-13T06:13:00Z"/>
              <w:rFonts w:ascii="Times New Roman" w:hAnsi="Times New Roman"/>
            </w:rPr>
          </w:rPrChange>
        </w:rPr>
        <w:pPrChange w:id="1995" w:author="Muhamad Ridho Zul Khoiri" w:date="2026-07-13T13:18:00Z" w16du:dateUtc="2026-07-13T06:18:00Z">
          <w:pPr>
            <w:pStyle w:val="Paragraph"/>
            <w:numPr>
              <w:ilvl w:val="1"/>
              <w:numId w:val="76"/>
            </w:numPr>
            <w:spacing w:line="360" w:lineRule="auto"/>
            <w:ind w:left="2160" w:hanging="360"/>
          </w:pPr>
        </w:pPrChange>
      </w:pPr>
      <w:ins w:id="1996" w:author="Muhamad Ridho Zul Khoiri" w:date="2026-07-13T13:11:00Z" w16du:dateUtc="2026-07-13T06:11:00Z">
        <w:r w:rsidRPr="00CF42A6">
          <w:rPr>
            <w:rFonts w:cs="Arial"/>
            <w:b/>
            <w:rPrChange w:id="1997" w:author="Muhamad Ridho Zul Khoiri" w:date="2026-07-14T10:44:00Z" w16du:dateUtc="2026-07-14T03:44:00Z">
              <w:rPr>
                <w:rFonts w:ascii="Times New Roman" w:hAnsi="Times New Roman"/>
                <w:b/>
              </w:rPr>
            </w:rPrChange>
          </w:rPr>
          <w:t>Outer-Years Period</w:t>
        </w:r>
        <w:r w:rsidRPr="00CF42A6">
          <w:rPr>
            <w:rFonts w:cs="Arial"/>
            <w:rPrChange w:id="1998" w:author="Muhamad Ridho Zul Khoiri" w:date="2026-07-14T10:44:00Z" w16du:dateUtc="2026-07-14T03:44:00Z">
              <w:rPr>
                <w:rFonts w:ascii="Times New Roman" w:hAnsi="Times New Roman"/>
              </w:rPr>
            </w:rPrChange>
          </w:rPr>
          <w:t xml:space="preserve">. This </w:t>
        </w:r>
      </w:ins>
      <w:ins w:id="1999" w:author="Muhamad Ridho Zul Khoiri" w:date="2026-07-13T13:12:00Z" w16du:dateUtc="2026-07-13T06:12:00Z">
        <w:r w:rsidRPr="00CF42A6">
          <w:rPr>
            <w:rFonts w:cs="Arial"/>
            <w:rPrChange w:id="2000" w:author="Muhamad Ridho Zul Khoiri" w:date="2026-07-14T10:44:00Z" w16du:dateUtc="2026-07-14T03:44:00Z">
              <w:rPr>
                <w:rFonts w:ascii="Times New Roman" w:hAnsi="Times New Roman"/>
              </w:rPr>
            </w:rPrChange>
          </w:rPr>
          <w:t xml:space="preserve">timeline period </w:t>
        </w:r>
      </w:ins>
      <w:ins w:id="2001" w:author="Muhamad Ridho Zul Khoiri" w:date="2026-07-13T13:11:00Z" w16du:dateUtc="2026-07-13T06:11:00Z">
        <w:r w:rsidRPr="00CF42A6">
          <w:rPr>
            <w:rFonts w:cs="Arial"/>
            <w:rPrChange w:id="2002" w:author="Muhamad Ridho Zul Khoiri" w:date="2026-07-14T10:44:00Z" w16du:dateUtc="2026-07-14T03:44:00Z">
              <w:rPr>
                <w:rFonts w:ascii="Times New Roman" w:hAnsi="Times New Roman"/>
              </w:rPr>
            </w:rPrChange>
          </w:rPr>
          <w:t>cov</w:t>
        </w:r>
      </w:ins>
      <w:ins w:id="2003" w:author="Muhamad Ridho Zul Khoiri" w:date="2026-07-13T13:12:00Z" w16du:dateUtc="2026-07-13T06:12:00Z">
        <w:r w:rsidRPr="00CF42A6">
          <w:rPr>
            <w:rFonts w:cs="Arial"/>
            <w:rPrChange w:id="2004" w:author="Muhamad Ridho Zul Khoiri" w:date="2026-07-14T10:44:00Z" w16du:dateUtc="2026-07-14T03:44:00Z">
              <w:rPr>
                <w:rFonts w:ascii="Times New Roman" w:hAnsi="Times New Roman"/>
              </w:rPr>
            </w:rPrChange>
          </w:rPr>
          <w:t xml:space="preserve">ers the remaining LTP planning horizon beyond the first 24 months. It also provides a </w:t>
        </w:r>
      </w:ins>
      <w:ins w:id="2005" w:author="Muhamad Ridho Zul Khoiri" w:date="2026-07-13T14:07:00Z" w16du:dateUtc="2026-07-13T07:07:00Z">
        <w:r w:rsidR="00DE7CC2" w:rsidRPr="00CF42A6">
          <w:rPr>
            <w:rFonts w:cs="Arial"/>
            <w:rPrChange w:id="2006" w:author="Muhamad Ridho Zul Khoiri" w:date="2026-07-14T10:44:00Z" w16du:dateUtc="2026-07-14T03:44:00Z">
              <w:rPr>
                <w:rFonts w:ascii="Times New Roman" w:hAnsi="Times New Roman"/>
              </w:rPr>
            </w:rPrChange>
          </w:rPr>
          <w:t>longer</w:t>
        </w:r>
      </w:ins>
      <w:ins w:id="2007" w:author="Muhamad Ridho Zul Khoiri" w:date="2026-07-13T13:12:00Z" w16du:dateUtc="2026-07-13T06:12:00Z">
        <w:r w:rsidRPr="00CF42A6">
          <w:rPr>
            <w:rFonts w:cs="Arial"/>
            <w:rPrChange w:id="2008" w:author="Muhamad Ridho Zul Khoiri" w:date="2026-07-14T10:44:00Z" w16du:dateUtc="2026-07-14T03:44:00Z">
              <w:rPr>
                <w:rFonts w:ascii="Times New Roman" w:hAnsi="Times New Roman"/>
              </w:rPr>
            </w:rPrChange>
          </w:rPr>
          <w:t>-term view of Asset development, production, major spendings (CAPEX/OPEX), opportunities, and key business mile</w:t>
        </w:r>
      </w:ins>
      <w:ins w:id="2009" w:author="Muhamad Ridho Zul Khoiri" w:date="2026-07-13T13:13:00Z" w16du:dateUtc="2026-07-13T06:13:00Z">
        <w:r w:rsidRPr="00CF42A6">
          <w:rPr>
            <w:rFonts w:cs="Arial"/>
            <w:rPrChange w:id="2010" w:author="Muhamad Ridho Zul Khoiri" w:date="2026-07-14T10:44:00Z" w16du:dateUtc="2026-07-14T03:44:00Z">
              <w:rPr>
                <w:rFonts w:ascii="Times New Roman" w:hAnsi="Times New Roman"/>
              </w:rPr>
            </w:rPrChange>
          </w:rPr>
          <w:t>stones</w:t>
        </w:r>
      </w:ins>
      <w:ins w:id="2011" w:author="Muhamad Ridho Zul Khoiri" w:date="2026-07-13T13:18:00Z" w16du:dateUtc="2026-07-13T06:18:00Z">
        <w:r w:rsidR="00495FAC" w:rsidRPr="00CF42A6">
          <w:rPr>
            <w:rFonts w:cs="Arial"/>
            <w:rPrChange w:id="2012" w:author="Muhamad Ridho Zul Khoiri" w:date="2026-07-14T10:44:00Z" w16du:dateUtc="2026-07-14T03:44:00Z">
              <w:rPr>
                <w:rFonts w:ascii="Times New Roman" w:hAnsi="Times New Roman"/>
              </w:rPr>
            </w:rPrChange>
          </w:rPr>
          <w:t>.</w:t>
        </w:r>
      </w:ins>
    </w:p>
    <w:p w14:paraId="572C850E" w14:textId="51CAB415" w:rsidR="003D36EE" w:rsidRPr="00CF42A6" w:rsidRDefault="00AF0910">
      <w:pPr>
        <w:pStyle w:val="Paragraph"/>
        <w:spacing w:line="360" w:lineRule="auto"/>
        <w:ind w:left="2160"/>
        <w:rPr>
          <w:ins w:id="2013" w:author="Muhamad Ridho Zul Khoiri" w:date="2026-07-10T14:27:00Z" w16du:dateUtc="2026-07-10T07:27:00Z"/>
          <w:rFonts w:cs="Arial"/>
          <w:rPrChange w:id="2014" w:author="Muhamad Ridho Zul Khoiri" w:date="2026-07-14T10:44:00Z" w16du:dateUtc="2026-07-14T03:44:00Z">
            <w:rPr>
              <w:ins w:id="2015" w:author="Muhamad Ridho Zul Khoiri" w:date="2026-07-10T14:27:00Z" w16du:dateUtc="2026-07-10T07:27:00Z"/>
              <w:rFonts w:ascii="Times New Roman" w:hAnsi="Times New Roman"/>
              <w:highlight w:val="yellow"/>
            </w:rPr>
          </w:rPrChange>
        </w:rPr>
        <w:pPrChange w:id="2016" w:author="Muhamad Ridho Zul Khoiri" w:date="2026-07-13T13:18:00Z" w16du:dateUtc="2026-07-13T06:18:00Z">
          <w:pPr>
            <w:pStyle w:val="Paragraph"/>
            <w:numPr>
              <w:ilvl w:val="2"/>
              <w:numId w:val="16"/>
            </w:numPr>
            <w:spacing w:after="0" w:line="360" w:lineRule="auto"/>
            <w:ind w:left="2880" w:hanging="360"/>
          </w:pPr>
        </w:pPrChange>
      </w:pPr>
      <w:ins w:id="2017" w:author="Muhamad Ridho Zul Khoiri" w:date="2026-07-13T13:13:00Z" w16du:dateUtc="2026-07-13T06:13:00Z">
        <w:r w:rsidRPr="00CF42A6">
          <w:rPr>
            <w:rFonts w:cs="Arial"/>
            <w:rPrChange w:id="2018" w:author="Muhamad Ridho Zul Khoiri" w:date="2026-07-14T10:44:00Z" w16du:dateUtc="2026-07-14T03:44:00Z">
              <w:rPr>
                <w:rFonts w:ascii="Times New Roman" w:hAnsi="Times New Roman"/>
              </w:rPr>
            </w:rPrChange>
          </w:rPr>
          <w:t xml:space="preserve">Within this timeline period, the focus is more towards strategic direction, major assumptions, scenarios, and longer-term constraints. Relevant activities </w:t>
        </w:r>
      </w:ins>
      <w:ins w:id="2019" w:author="Muhamad Ridho Zul Khoiri" w:date="2026-07-13T13:18:00Z" w16du:dateUtc="2026-07-13T06:18:00Z">
        <w:r w:rsidR="00495FAC" w:rsidRPr="00CF42A6">
          <w:rPr>
            <w:rFonts w:cs="Arial"/>
            <w:rPrChange w:id="2020" w:author="Muhamad Ridho Zul Khoiri" w:date="2026-07-14T10:44:00Z" w16du:dateUtc="2026-07-14T03:44:00Z">
              <w:rPr>
                <w:rFonts w:ascii="Times New Roman" w:hAnsi="Times New Roman"/>
              </w:rPr>
            </w:rPrChange>
          </w:rPr>
          <w:t>should</w:t>
        </w:r>
      </w:ins>
      <w:ins w:id="2021" w:author="Muhamad Ridho Zul Khoiri" w:date="2026-07-13T13:13:00Z" w16du:dateUtc="2026-07-13T06:13:00Z">
        <w:r w:rsidRPr="00CF42A6">
          <w:rPr>
            <w:rFonts w:cs="Arial"/>
            <w:rPrChange w:id="2022" w:author="Muhamad Ridho Zul Khoiri" w:date="2026-07-14T10:44:00Z" w16du:dateUtc="2026-07-14T03:44:00Z">
              <w:rPr>
                <w:rFonts w:ascii="Times New Roman" w:hAnsi="Times New Roman"/>
              </w:rPr>
            </w:rPrChange>
          </w:rPr>
          <w:t xml:space="preserve"> be reviewed more t</w:t>
        </w:r>
      </w:ins>
      <w:ins w:id="2023" w:author="Muhamad Ridho Zul Khoiri" w:date="2026-07-13T13:14:00Z" w16du:dateUtc="2026-07-13T06:14:00Z">
        <w:r w:rsidRPr="00CF42A6">
          <w:rPr>
            <w:rFonts w:cs="Arial"/>
            <w:rPrChange w:id="2024" w:author="Muhamad Ridho Zul Khoiri" w:date="2026-07-14T10:44:00Z" w16du:dateUtc="2026-07-14T03:44:00Z">
              <w:rPr>
                <w:rFonts w:ascii="Times New Roman" w:hAnsi="Times New Roman"/>
              </w:rPr>
            </w:rPrChange>
          </w:rPr>
          <w:t>horoughly as they move closer to the 24-month planning period.</w:t>
        </w:r>
      </w:ins>
    </w:p>
    <w:p w14:paraId="560BC274" w14:textId="3ECB9E9B" w:rsidR="005A75F6" w:rsidRPr="00CF42A6" w:rsidRDefault="003D36EE" w:rsidP="005A75F6">
      <w:pPr>
        <w:pStyle w:val="Paragraph"/>
        <w:numPr>
          <w:ilvl w:val="0"/>
          <w:numId w:val="16"/>
        </w:numPr>
        <w:spacing w:after="0" w:line="360" w:lineRule="auto"/>
        <w:rPr>
          <w:ins w:id="2025" w:author="Muhamad Ridho Zul Khoiri" w:date="2026-07-10T14:31:00Z" w16du:dateUtc="2026-07-10T07:31:00Z"/>
          <w:rFonts w:cs="Arial"/>
          <w:b/>
          <w:bCs/>
          <w:rPrChange w:id="2026" w:author="Muhamad Ridho Zul Khoiri" w:date="2026-07-14T10:44:00Z" w16du:dateUtc="2026-07-14T03:44:00Z">
            <w:rPr>
              <w:ins w:id="2027" w:author="Muhamad Ridho Zul Khoiri" w:date="2026-07-10T14:31:00Z" w16du:dateUtc="2026-07-10T07:31:00Z"/>
              <w:rFonts w:ascii="Times New Roman" w:hAnsi="Times New Roman"/>
              <w:b/>
              <w:bCs/>
            </w:rPr>
          </w:rPrChange>
        </w:rPr>
      </w:pPr>
      <w:ins w:id="2028" w:author="Muhamad Ridho Zul Khoiri" w:date="2026-07-10T14:29:00Z" w16du:dateUtc="2026-07-10T07:29:00Z">
        <w:r w:rsidRPr="00CF42A6">
          <w:rPr>
            <w:rFonts w:cs="Arial"/>
            <w:b/>
            <w:bCs/>
            <w:rPrChange w:id="2029" w:author="Muhamad Ridho Zul Khoiri" w:date="2026-07-14T10:44:00Z" w16du:dateUtc="2026-07-14T03:44:00Z">
              <w:rPr>
                <w:rFonts w:ascii="Times New Roman" w:hAnsi="Times New Roman"/>
              </w:rPr>
            </w:rPrChange>
          </w:rPr>
          <w:t>12</w:t>
        </w:r>
      </w:ins>
      <w:ins w:id="2030" w:author="Muhamad Ridho Zul Khoiri" w:date="2026-07-13T13:14:00Z" w16du:dateUtc="2026-07-13T06:14:00Z">
        <w:r w:rsidR="00AF0910" w:rsidRPr="00CF42A6">
          <w:rPr>
            <w:rFonts w:cs="Arial"/>
            <w:b/>
            <w:bCs/>
            <w:rPrChange w:id="2031" w:author="Muhamad Ridho Zul Khoiri" w:date="2026-07-14T10:44:00Z" w16du:dateUtc="2026-07-14T03:44:00Z">
              <w:rPr>
                <w:rFonts w:ascii="Times New Roman" w:hAnsi="Times New Roman"/>
                <w:b/>
                <w:bCs/>
              </w:rPr>
            </w:rPrChange>
          </w:rPr>
          <w:t>-</w:t>
        </w:r>
      </w:ins>
      <w:ins w:id="2032" w:author="Muhamad Ridho Zul Khoiri" w:date="2026-07-10T14:30:00Z" w16du:dateUtc="2026-07-10T07:30:00Z">
        <w:r w:rsidR="005A75F6" w:rsidRPr="00CF42A6">
          <w:rPr>
            <w:rFonts w:cs="Arial"/>
            <w:b/>
            <w:bCs/>
            <w:rPrChange w:id="2033" w:author="Muhamad Ridho Zul Khoiri" w:date="2026-07-14T10:44:00Z" w16du:dateUtc="2026-07-14T03:44:00Z">
              <w:rPr>
                <w:rFonts w:ascii="Times New Roman" w:hAnsi="Times New Roman"/>
                <w:b/>
                <w:bCs/>
              </w:rPr>
            </w:rPrChange>
          </w:rPr>
          <w:t>M</w:t>
        </w:r>
      </w:ins>
      <w:ins w:id="2034" w:author="Muhamad Ridho Zul Khoiri" w:date="2026-07-10T14:29:00Z" w16du:dateUtc="2026-07-10T07:29:00Z">
        <w:r w:rsidRPr="00CF42A6">
          <w:rPr>
            <w:rFonts w:cs="Arial"/>
            <w:b/>
            <w:bCs/>
            <w:rPrChange w:id="2035" w:author="Muhamad Ridho Zul Khoiri" w:date="2026-07-14T10:44:00Z" w16du:dateUtc="2026-07-14T03:44:00Z">
              <w:rPr>
                <w:rFonts w:ascii="Times New Roman" w:hAnsi="Times New Roman"/>
              </w:rPr>
            </w:rPrChange>
          </w:rPr>
          <w:t>onth Plan</w:t>
        </w:r>
        <w:r w:rsidRPr="00CF42A6">
          <w:rPr>
            <w:rFonts w:cs="Arial"/>
            <w:b/>
            <w:bCs/>
            <w:rPrChange w:id="2036" w:author="Muhamad Ridho Zul Khoiri" w:date="2026-07-14T10:44:00Z" w16du:dateUtc="2026-07-14T03:44:00Z">
              <w:rPr>
                <w:rFonts w:ascii="Times New Roman" w:hAnsi="Times New Roman"/>
                <w:b/>
                <w:bCs/>
              </w:rPr>
            </w:rPrChange>
          </w:rPr>
          <w:t xml:space="preserve"> (12M)</w:t>
        </w:r>
      </w:ins>
    </w:p>
    <w:p w14:paraId="452866F7" w14:textId="4B37B70F" w:rsidR="00AF0910" w:rsidRPr="00CF42A6" w:rsidRDefault="00AF0910" w:rsidP="00AF0910">
      <w:pPr>
        <w:pStyle w:val="Paragraph"/>
        <w:spacing w:after="0" w:line="360" w:lineRule="auto"/>
        <w:ind w:left="1440"/>
        <w:rPr>
          <w:ins w:id="2037" w:author="Muhamad Ridho Zul Khoiri" w:date="2026-07-13T13:16:00Z" w16du:dateUtc="2026-07-13T06:16:00Z"/>
          <w:rFonts w:cs="Arial"/>
          <w:rPrChange w:id="2038" w:author="Muhamad Ridho Zul Khoiri" w:date="2026-07-14T10:44:00Z" w16du:dateUtc="2026-07-14T03:44:00Z">
            <w:rPr>
              <w:ins w:id="2039" w:author="Muhamad Ridho Zul Khoiri" w:date="2026-07-13T13:16:00Z" w16du:dateUtc="2026-07-13T06:16:00Z"/>
              <w:rFonts w:ascii="Times New Roman" w:hAnsi="Times New Roman"/>
            </w:rPr>
          </w:rPrChange>
        </w:rPr>
      </w:pPr>
      <w:ins w:id="2040" w:author="Muhamad Ridho Zul Khoiri" w:date="2026-07-13T13:14:00Z" w16du:dateUtc="2026-07-13T06:14:00Z">
        <w:r w:rsidRPr="00CF42A6">
          <w:rPr>
            <w:rFonts w:cs="Arial"/>
            <w:rPrChange w:id="2041" w:author="Muhamad Ridho Zul Khoiri" w:date="2026-07-14T10:44:00Z" w16du:dateUtc="2026-07-14T03:44:00Z">
              <w:rPr>
                <w:rFonts w:ascii="Times New Roman" w:hAnsi="Times New Roman"/>
              </w:rPr>
            </w:rPrChange>
          </w:rPr>
          <w:t>The 12-</w:t>
        </w:r>
      </w:ins>
      <w:ins w:id="2042" w:author="Muhamad Ridho Zul Khoiri" w:date="2026-07-13T13:39:00Z" w16du:dateUtc="2026-07-13T06:39:00Z">
        <w:r w:rsidR="00A362DB" w:rsidRPr="00CF42A6">
          <w:rPr>
            <w:rFonts w:cs="Arial"/>
            <w:rPrChange w:id="2043" w:author="Muhamad Ridho Zul Khoiri" w:date="2026-07-14T10:44:00Z" w16du:dateUtc="2026-07-14T03:44:00Z">
              <w:rPr>
                <w:rFonts w:ascii="Times New Roman" w:hAnsi="Times New Roman"/>
              </w:rPr>
            </w:rPrChange>
          </w:rPr>
          <w:t>Month</w:t>
        </w:r>
      </w:ins>
      <w:ins w:id="2044" w:author="Muhamad Ridho Zul Khoiri" w:date="2026-07-13T13:14:00Z" w16du:dateUtc="2026-07-13T06:14:00Z">
        <w:r w:rsidRPr="00CF42A6">
          <w:rPr>
            <w:rFonts w:cs="Arial"/>
            <w:rPrChange w:id="2045" w:author="Muhamad Ridho Zul Khoiri" w:date="2026-07-14T10:44:00Z" w16du:dateUtc="2026-07-14T03:44:00Z">
              <w:rPr>
                <w:rFonts w:ascii="Times New Roman" w:hAnsi="Times New Roman"/>
              </w:rPr>
            </w:rPrChange>
          </w:rPr>
          <w:t xml:space="preserve"> </w:t>
        </w:r>
      </w:ins>
      <w:ins w:id="2046" w:author="Muhamad Ridho Zul Khoiri" w:date="2026-07-13T13:39:00Z" w16du:dateUtc="2026-07-13T06:39:00Z">
        <w:r w:rsidR="00A362DB" w:rsidRPr="00CF42A6">
          <w:rPr>
            <w:rFonts w:cs="Arial"/>
            <w:rPrChange w:id="2047" w:author="Muhamad Ridho Zul Khoiri" w:date="2026-07-14T10:44:00Z" w16du:dateUtc="2026-07-14T03:44:00Z">
              <w:rPr>
                <w:rFonts w:ascii="Times New Roman" w:hAnsi="Times New Roman"/>
              </w:rPr>
            </w:rPrChange>
          </w:rPr>
          <w:t>Plan</w:t>
        </w:r>
      </w:ins>
      <w:ins w:id="2048" w:author="Muhamad Ridho Zul Khoiri" w:date="2026-07-13T13:14:00Z" w16du:dateUtc="2026-07-13T06:14:00Z">
        <w:r w:rsidRPr="00CF42A6">
          <w:rPr>
            <w:rFonts w:cs="Arial"/>
            <w:rPrChange w:id="2049" w:author="Muhamad Ridho Zul Khoiri" w:date="2026-07-14T10:44:00Z" w16du:dateUtc="2026-07-14T03:44:00Z">
              <w:rPr>
                <w:rFonts w:ascii="Times New Roman" w:hAnsi="Times New Roman"/>
              </w:rPr>
            </w:rPrChange>
          </w:rPr>
          <w:t xml:space="preserve"> (12M) is a rolling outlook of </w:t>
        </w:r>
      </w:ins>
      <w:ins w:id="2050" w:author="Muhamad Ridho Zul Khoiri" w:date="2026-07-13T13:15:00Z" w16du:dateUtc="2026-07-13T06:15:00Z">
        <w:r w:rsidRPr="00CF42A6">
          <w:rPr>
            <w:rFonts w:cs="Arial"/>
            <w:rPrChange w:id="2051" w:author="Muhamad Ridho Zul Khoiri" w:date="2026-07-14T10:44:00Z" w16du:dateUtc="2026-07-14T03:44:00Z">
              <w:rPr>
                <w:rFonts w:ascii="Times New Roman" w:hAnsi="Times New Roman"/>
              </w:rPr>
            </w:rPrChange>
          </w:rPr>
          <w:t xml:space="preserve">operationally impacting activities expected within the next 12 months. 12M provides early visibility of future activities </w:t>
        </w:r>
      </w:ins>
      <w:ins w:id="2052" w:author="Muhamad Ridho Zul Khoiri" w:date="2026-07-13T13:39:00Z" w16du:dateUtc="2026-07-13T06:39:00Z">
        <w:r w:rsidR="00A362DB" w:rsidRPr="00CF42A6">
          <w:rPr>
            <w:rFonts w:cs="Arial"/>
            <w:rPrChange w:id="2053" w:author="Muhamad Ridho Zul Khoiri" w:date="2026-07-14T10:44:00Z" w16du:dateUtc="2026-07-14T03:44:00Z">
              <w:rPr>
                <w:rFonts w:ascii="Times New Roman" w:hAnsi="Times New Roman"/>
              </w:rPr>
            </w:rPrChange>
          </w:rPr>
          <w:t>and</w:t>
        </w:r>
      </w:ins>
      <w:ins w:id="2054" w:author="Muhamad Ridho Zul Khoiri" w:date="2026-07-13T13:15:00Z" w16du:dateUtc="2026-07-13T06:15:00Z">
        <w:r w:rsidRPr="00CF42A6">
          <w:rPr>
            <w:rFonts w:cs="Arial"/>
            <w:rPrChange w:id="2055" w:author="Muhamad Ridho Zul Khoiri" w:date="2026-07-14T10:44:00Z" w16du:dateUtc="2026-07-14T03:44:00Z">
              <w:rPr>
                <w:rFonts w:ascii="Times New Roman" w:hAnsi="Times New Roman"/>
              </w:rPr>
            </w:rPrChange>
          </w:rPr>
          <w:t xml:space="preserve"> helped with the initial screening stage for short-term operational planning.</w:t>
        </w:r>
      </w:ins>
      <w:ins w:id="2056" w:author="Muhamad Ridho Zul Khoiri" w:date="2026-07-13T13:16:00Z" w16du:dateUtc="2026-07-13T06:16:00Z">
        <w:r w:rsidRPr="00CF42A6">
          <w:rPr>
            <w:rFonts w:cs="Arial"/>
            <w:rPrChange w:id="2057" w:author="Muhamad Ridho Zul Khoiri" w:date="2026-07-14T10:44:00Z" w16du:dateUtc="2026-07-14T03:44:00Z">
              <w:rPr>
                <w:rFonts w:ascii="Times New Roman" w:hAnsi="Times New Roman"/>
              </w:rPr>
            </w:rPrChange>
          </w:rPr>
          <w:t xml:space="preserve"> </w:t>
        </w:r>
      </w:ins>
      <w:ins w:id="2058" w:author="Muhamad Ridho Zul Khoiri" w:date="2026-07-13T13:15:00Z" w16du:dateUtc="2026-07-13T06:15:00Z">
        <w:r w:rsidRPr="00CF42A6">
          <w:rPr>
            <w:rFonts w:cs="Arial"/>
            <w:rPrChange w:id="2059" w:author="Muhamad Ridho Zul Khoiri" w:date="2026-07-14T10:44:00Z" w16du:dateUtc="2026-07-14T03:44:00Z">
              <w:rPr>
                <w:rFonts w:ascii="Times New Roman" w:hAnsi="Times New Roman"/>
              </w:rPr>
            </w:rPrChange>
          </w:rPr>
          <w:t>12</w:t>
        </w:r>
      </w:ins>
      <w:ins w:id="2060" w:author="Muhamad Ridho Zul Khoiri" w:date="2026-07-13T13:16:00Z" w16du:dateUtc="2026-07-13T06:16:00Z">
        <w:r w:rsidRPr="00CF42A6">
          <w:rPr>
            <w:rFonts w:cs="Arial"/>
            <w:rPrChange w:id="2061" w:author="Muhamad Ridho Zul Khoiri" w:date="2026-07-14T10:44:00Z" w16du:dateUtc="2026-07-14T03:44:00Z">
              <w:rPr>
                <w:rFonts w:ascii="Times New Roman" w:hAnsi="Times New Roman"/>
              </w:rPr>
            </w:rPrChange>
          </w:rPr>
          <w:t>M plan may include major operations, maintenance programs, planned shutdowns, projects, well activities, and other activities that may impact operational capacity or needing field execution.</w:t>
        </w:r>
      </w:ins>
    </w:p>
    <w:p w14:paraId="04050610" w14:textId="78480139" w:rsidR="00AF0910" w:rsidRPr="00CF42A6" w:rsidRDefault="00AF0910" w:rsidP="00AF0910">
      <w:pPr>
        <w:pStyle w:val="Paragraph"/>
        <w:spacing w:after="0" w:line="360" w:lineRule="auto"/>
        <w:ind w:left="1440"/>
        <w:rPr>
          <w:ins w:id="2062" w:author="Muhamad Ridho Zul Khoiri" w:date="2026-07-13T13:14:00Z" w16du:dateUtc="2026-07-13T06:14:00Z"/>
          <w:rFonts w:cs="Arial"/>
          <w:rPrChange w:id="2063" w:author="Muhamad Ridho Zul Khoiri" w:date="2026-07-14T10:44:00Z" w16du:dateUtc="2026-07-14T03:44:00Z">
            <w:rPr>
              <w:ins w:id="2064" w:author="Muhamad Ridho Zul Khoiri" w:date="2026-07-13T13:14:00Z" w16du:dateUtc="2026-07-13T06:14:00Z"/>
              <w:rFonts w:ascii="Times New Roman" w:hAnsi="Times New Roman"/>
            </w:rPr>
          </w:rPrChange>
        </w:rPr>
      </w:pPr>
      <w:ins w:id="2065" w:author="Muhamad Ridho Zul Khoiri" w:date="2026-07-13T13:16:00Z" w16du:dateUtc="2026-07-13T06:16:00Z">
        <w:r w:rsidRPr="00CF42A6">
          <w:rPr>
            <w:rFonts w:cs="Arial"/>
            <w:rPrChange w:id="2066" w:author="Muhamad Ridho Zul Khoiri" w:date="2026-07-14T10:44:00Z" w16du:dateUtc="2026-07-14T03:44:00Z">
              <w:rPr>
                <w:rFonts w:ascii="Times New Roman" w:hAnsi="Times New Roman"/>
              </w:rPr>
            </w:rPrChange>
          </w:rPr>
          <w:t>Activities are reviewed at a high-level for priority, risk</w:t>
        </w:r>
      </w:ins>
      <w:ins w:id="2067" w:author="Muhamad Ridho Zul Khoiri" w:date="2026-07-13T13:40:00Z" w16du:dateUtc="2026-07-13T06:40:00Z">
        <w:r w:rsidR="00155576" w:rsidRPr="00CF42A6">
          <w:rPr>
            <w:rFonts w:cs="Arial"/>
            <w:rPrChange w:id="2068" w:author="Muhamad Ridho Zul Khoiri" w:date="2026-07-14T10:44:00Z" w16du:dateUtc="2026-07-14T03:44:00Z">
              <w:rPr>
                <w:rFonts w:ascii="Times New Roman" w:hAnsi="Times New Roman"/>
              </w:rPr>
            </w:rPrChange>
          </w:rPr>
          <w:t xml:space="preserve"> and</w:t>
        </w:r>
      </w:ins>
      <w:ins w:id="2069" w:author="Muhamad Ridho Zul Khoiri" w:date="2026-07-13T13:17:00Z" w16du:dateUtc="2026-07-13T06:17:00Z">
        <w:r w:rsidRPr="00CF42A6">
          <w:rPr>
            <w:rFonts w:cs="Arial"/>
            <w:rPrChange w:id="2070" w:author="Muhamad Ridho Zul Khoiri" w:date="2026-07-14T10:44:00Z" w16du:dateUtc="2026-07-14T03:44:00Z">
              <w:rPr>
                <w:rFonts w:ascii="Times New Roman" w:hAnsi="Times New Roman"/>
              </w:rPr>
            </w:rPrChange>
          </w:rPr>
          <w:t xml:space="preserve"> mitigation plan, major constraint/blocker, interfaces, and resource requirements. After approval, 12M planned activities may progress into 90-</w:t>
        </w:r>
      </w:ins>
      <w:ins w:id="2071" w:author="Muhamad Ridho Zul Khoiri" w:date="2026-07-13T14:06:00Z" w16du:dateUtc="2026-07-13T07:06:00Z">
        <w:r w:rsidR="00DE7CC2" w:rsidRPr="00CF42A6">
          <w:rPr>
            <w:rFonts w:cs="Arial"/>
            <w:rPrChange w:id="2072" w:author="Muhamad Ridho Zul Khoiri" w:date="2026-07-14T10:44:00Z" w16du:dateUtc="2026-07-14T03:44:00Z">
              <w:rPr>
                <w:rFonts w:ascii="Times New Roman" w:hAnsi="Times New Roman"/>
              </w:rPr>
            </w:rPrChange>
          </w:rPr>
          <w:t>D</w:t>
        </w:r>
      </w:ins>
      <w:ins w:id="2073" w:author="Muhamad Ridho Zul Khoiri" w:date="2026-07-13T13:17:00Z" w16du:dateUtc="2026-07-13T06:17:00Z">
        <w:r w:rsidRPr="00CF42A6">
          <w:rPr>
            <w:rFonts w:cs="Arial"/>
            <w:rPrChange w:id="2074" w:author="Muhamad Ridho Zul Khoiri" w:date="2026-07-14T10:44:00Z" w16du:dateUtc="2026-07-14T03:44:00Z">
              <w:rPr>
                <w:rFonts w:ascii="Times New Roman" w:hAnsi="Times New Roman"/>
              </w:rPr>
            </w:rPrChange>
          </w:rPr>
          <w:t xml:space="preserve">ay </w:t>
        </w:r>
      </w:ins>
      <w:ins w:id="2075" w:author="Muhamad Ridho Zul Khoiri" w:date="2026-07-13T14:06:00Z" w16du:dateUtc="2026-07-13T07:06:00Z">
        <w:r w:rsidR="00DE7CC2" w:rsidRPr="00CF42A6">
          <w:rPr>
            <w:rFonts w:cs="Arial"/>
            <w:rPrChange w:id="2076" w:author="Muhamad Ridho Zul Khoiri" w:date="2026-07-14T10:44:00Z" w16du:dateUtc="2026-07-14T03:44:00Z">
              <w:rPr>
                <w:rFonts w:ascii="Times New Roman" w:hAnsi="Times New Roman"/>
              </w:rPr>
            </w:rPrChange>
          </w:rPr>
          <w:t>P</w:t>
        </w:r>
      </w:ins>
      <w:ins w:id="2077" w:author="Muhamad Ridho Zul Khoiri" w:date="2026-07-13T13:17:00Z" w16du:dateUtc="2026-07-13T06:17:00Z">
        <w:r w:rsidRPr="00CF42A6">
          <w:rPr>
            <w:rFonts w:cs="Arial"/>
            <w:rPrChange w:id="2078" w:author="Muhamad Ridho Zul Khoiri" w:date="2026-07-14T10:44:00Z" w16du:dateUtc="2026-07-14T03:44:00Z">
              <w:rPr>
                <w:rFonts w:ascii="Times New Roman" w:hAnsi="Times New Roman"/>
              </w:rPr>
            </w:rPrChange>
          </w:rPr>
          <w:t xml:space="preserve">lan </w:t>
        </w:r>
      </w:ins>
      <w:ins w:id="2079" w:author="Muhamad Ridho Zul Khoiri" w:date="2026-07-13T14:06:00Z" w16du:dateUtc="2026-07-13T07:06:00Z">
        <w:r w:rsidR="00DE7CC2" w:rsidRPr="00CF42A6">
          <w:rPr>
            <w:rFonts w:cs="Arial"/>
            <w:rPrChange w:id="2080" w:author="Muhamad Ridho Zul Khoiri" w:date="2026-07-14T10:44:00Z" w16du:dateUtc="2026-07-14T03:44:00Z">
              <w:rPr>
                <w:rFonts w:ascii="Times New Roman" w:hAnsi="Times New Roman"/>
              </w:rPr>
            </w:rPrChange>
          </w:rPr>
          <w:t xml:space="preserve">(90D) </w:t>
        </w:r>
      </w:ins>
      <w:ins w:id="2081" w:author="Muhamad Ridho Zul Khoiri" w:date="2026-07-13T13:17:00Z" w16du:dateUtc="2026-07-13T06:17:00Z">
        <w:r w:rsidRPr="00CF42A6">
          <w:rPr>
            <w:rFonts w:cs="Arial"/>
            <w:rPrChange w:id="2082" w:author="Muhamad Ridho Zul Khoiri" w:date="2026-07-14T10:44:00Z" w16du:dateUtc="2026-07-14T03:44:00Z">
              <w:rPr>
                <w:rFonts w:ascii="Times New Roman" w:hAnsi="Times New Roman"/>
              </w:rPr>
            </w:rPrChange>
          </w:rPr>
          <w:t>for further planning and prioritization.</w:t>
        </w:r>
      </w:ins>
    </w:p>
    <w:p w14:paraId="07FA12A2" w14:textId="74FA109A" w:rsidR="003D36EE" w:rsidRPr="00CF42A6" w:rsidRDefault="003D36EE" w:rsidP="003D36EE">
      <w:pPr>
        <w:pStyle w:val="Paragraph"/>
        <w:numPr>
          <w:ilvl w:val="0"/>
          <w:numId w:val="16"/>
        </w:numPr>
        <w:spacing w:after="0" w:line="360" w:lineRule="auto"/>
        <w:rPr>
          <w:ins w:id="2083" w:author="Muhamad Ridho Zul Khoiri" w:date="2026-07-10T14:31:00Z" w16du:dateUtc="2026-07-10T07:31:00Z"/>
          <w:rFonts w:cs="Arial"/>
          <w:b/>
          <w:bCs/>
          <w:rPrChange w:id="2084" w:author="Muhamad Ridho Zul Khoiri" w:date="2026-07-14T10:44:00Z" w16du:dateUtc="2026-07-14T03:44:00Z">
            <w:rPr>
              <w:ins w:id="2085" w:author="Muhamad Ridho Zul Khoiri" w:date="2026-07-10T14:31:00Z" w16du:dateUtc="2026-07-10T07:31:00Z"/>
              <w:rFonts w:ascii="Times New Roman" w:hAnsi="Times New Roman"/>
              <w:b/>
              <w:bCs/>
            </w:rPr>
          </w:rPrChange>
        </w:rPr>
      </w:pPr>
      <w:ins w:id="2086" w:author="Muhamad Ridho Zul Khoiri" w:date="2026-07-10T14:29:00Z" w16du:dateUtc="2026-07-10T07:29:00Z">
        <w:r w:rsidRPr="00CF42A6">
          <w:rPr>
            <w:rFonts w:cs="Arial"/>
            <w:b/>
            <w:bCs/>
            <w:rPrChange w:id="2087" w:author="Muhamad Ridho Zul Khoiri" w:date="2026-07-14T10:44:00Z" w16du:dateUtc="2026-07-14T03:44:00Z">
              <w:rPr>
                <w:rFonts w:ascii="Times New Roman" w:hAnsi="Times New Roman"/>
                <w:b/>
                <w:bCs/>
              </w:rPr>
            </w:rPrChange>
          </w:rPr>
          <w:t>90</w:t>
        </w:r>
      </w:ins>
      <w:ins w:id="2088" w:author="Muhamad Ridho Zul Khoiri" w:date="2026-07-13T13:39:00Z" w16du:dateUtc="2026-07-13T06:39:00Z">
        <w:r w:rsidR="00C160C8" w:rsidRPr="00CF42A6">
          <w:rPr>
            <w:rFonts w:cs="Arial"/>
            <w:b/>
            <w:bCs/>
            <w:rPrChange w:id="2089" w:author="Muhamad Ridho Zul Khoiri" w:date="2026-07-14T10:44:00Z" w16du:dateUtc="2026-07-14T03:44:00Z">
              <w:rPr>
                <w:rFonts w:ascii="Times New Roman" w:hAnsi="Times New Roman"/>
                <w:b/>
                <w:bCs/>
              </w:rPr>
            </w:rPrChange>
          </w:rPr>
          <w:t>-</w:t>
        </w:r>
      </w:ins>
      <w:ins w:id="2090" w:author="Muhamad Ridho Zul Khoiri" w:date="2026-07-10T14:30:00Z" w16du:dateUtc="2026-07-10T07:30:00Z">
        <w:r w:rsidR="005A75F6" w:rsidRPr="00CF42A6">
          <w:rPr>
            <w:rFonts w:cs="Arial"/>
            <w:b/>
            <w:bCs/>
            <w:rPrChange w:id="2091" w:author="Muhamad Ridho Zul Khoiri" w:date="2026-07-14T10:44:00Z" w16du:dateUtc="2026-07-14T03:44:00Z">
              <w:rPr>
                <w:rFonts w:ascii="Times New Roman" w:hAnsi="Times New Roman"/>
                <w:b/>
                <w:bCs/>
              </w:rPr>
            </w:rPrChange>
          </w:rPr>
          <w:t>D</w:t>
        </w:r>
      </w:ins>
      <w:ins w:id="2092" w:author="Muhamad Ridho Zul Khoiri" w:date="2026-07-10T14:29:00Z" w16du:dateUtc="2026-07-10T07:29:00Z">
        <w:r w:rsidRPr="00CF42A6">
          <w:rPr>
            <w:rFonts w:cs="Arial"/>
            <w:b/>
            <w:bCs/>
            <w:rPrChange w:id="2093" w:author="Muhamad Ridho Zul Khoiri" w:date="2026-07-14T10:44:00Z" w16du:dateUtc="2026-07-14T03:44:00Z">
              <w:rPr>
                <w:rFonts w:ascii="Times New Roman" w:hAnsi="Times New Roman"/>
                <w:b/>
                <w:bCs/>
              </w:rPr>
            </w:rPrChange>
          </w:rPr>
          <w:t xml:space="preserve">ay </w:t>
        </w:r>
      </w:ins>
      <w:ins w:id="2094" w:author="Muhamad Ridho Zul Khoiri" w:date="2026-07-13T13:39:00Z" w16du:dateUtc="2026-07-13T06:39:00Z">
        <w:r w:rsidR="00C160C8" w:rsidRPr="00CF42A6">
          <w:rPr>
            <w:rFonts w:cs="Arial"/>
            <w:b/>
            <w:bCs/>
            <w:rPrChange w:id="2095" w:author="Muhamad Ridho Zul Khoiri" w:date="2026-07-14T10:44:00Z" w16du:dateUtc="2026-07-14T03:44:00Z">
              <w:rPr>
                <w:rFonts w:ascii="Times New Roman" w:hAnsi="Times New Roman"/>
                <w:b/>
                <w:bCs/>
              </w:rPr>
            </w:rPrChange>
          </w:rPr>
          <w:t>Plan</w:t>
        </w:r>
      </w:ins>
      <w:ins w:id="2096" w:author="Muhamad Ridho Zul Khoiri" w:date="2026-07-10T14:29:00Z" w16du:dateUtc="2026-07-10T07:29:00Z">
        <w:r w:rsidRPr="00CF42A6">
          <w:rPr>
            <w:rFonts w:cs="Arial"/>
            <w:b/>
            <w:bCs/>
            <w:rPrChange w:id="2097" w:author="Muhamad Ridho Zul Khoiri" w:date="2026-07-14T10:44:00Z" w16du:dateUtc="2026-07-14T03:44:00Z">
              <w:rPr>
                <w:rFonts w:ascii="Times New Roman" w:hAnsi="Times New Roman"/>
                <w:b/>
                <w:bCs/>
              </w:rPr>
            </w:rPrChange>
          </w:rPr>
          <w:t xml:space="preserve"> (90D)</w:t>
        </w:r>
      </w:ins>
    </w:p>
    <w:p w14:paraId="1C5D6CB0" w14:textId="498EF43D" w:rsidR="00155576" w:rsidRPr="00CF42A6" w:rsidRDefault="00C160C8">
      <w:pPr>
        <w:pStyle w:val="Paragraph"/>
        <w:spacing w:after="0" w:line="360" w:lineRule="auto"/>
        <w:ind w:left="1440"/>
        <w:rPr>
          <w:ins w:id="2098" w:author="Muhamad Ridho Zul Khoiri" w:date="2026-07-13T13:17:00Z" w16du:dateUtc="2026-07-13T06:17:00Z"/>
          <w:rFonts w:cs="Arial"/>
          <w:rPrChange w:id="2099" w:author="Muhamad Ridho Zul Khoiri" w:date="2026-07-14T10:44:00Z" w16du:dateUtc="2026-07-14T03:44:00Z">
            <w:rPr>
              <w:ins w:id="2100" w:author="Muhamad Ridho Zul Khoiri" w:date="2026-07-13T13:17:00Z" w16du:dateUtc="2026-07-13T06:17:00Z"/>
              <w:rFonts w:ascii="Times New Roman" w:hAnsi="Times New Roman"/>
            </w:rPr>
          </w:rPrChange>
        </w:rPr>
        <w:pPrChange w:id="2101" w:author="Muhamad Ridho Zul Khoiri" w:date="2026-07-13T13:41:00Z" w16du:dateUtc="2026-07-13T06:41:00Z">
          <w:pPr>
            <w:pStyle w:val="Paragraph"/>
            <w:numPr>
              <w:numId w:val="16"/>
            </w:numPr>
            <w:tabs>
              <w:tab w:val="num" w:pos="1440"/>
            </w:tabs>
            <w:spacing w:after="0" w:line="360" w:lineRule="auto"/>
            <w:ind w:left="1440" w:hanging="360"/>
          </w:pPr>
        </w:pPrChange>
      </w:pPr>
      <w:ins w:id="2102" w:author="Muhamad Ridho Zul Khoiri" w:date="2026-07-13T13:38:00Z" w16du:dateUtc="2026-07-13T06:38:00Z">
        <w:r w:rsidRPr="00CF42A6">
          <w:rPr>
            <w:rFonts w:cs="Arial"/>
            <w:rPrChange w:id="2103" w:author="Muhamad Ridho Zul Khoiri" w:date="2026-07-14T10:44:00Z" w16du:dateUtc="2026-07-14T03:44:00Z">
              <w:rPr>
                <w:rFonts w:ascii="Times New Roman" w:hAnsi="Times New Roman"/>
              </w:rPr>
            </w:rPrChange>
          </w:rPr>
          <w:t>The 9</w:t>
        </w:r>
      </w:ins>
      <w:ins w:id="2104" w:author="Muhamad Ridho Zul Khoiri" w:date="2026-07-13T13:39:00Z" w16du:dateUtc="2026-07-13T06:39:00Z">
        <w:r w:rsidRPr="00CF42A6">
          <w:rPr>
            <w:rFonts w:cs="Arial"/>
            <w:rPrChange w:id="2105" w:author="Muhamad Ridho Zul Khoiri" w:date="2026-07-14T10:44:00Z" w16du:dateUtc="2026-07-14T03:44:00Z">
              <w:rPr>
                <w:rFonts w:ascii="Times New Roman" w:hAnsi="Times New Roman"/>
              </w:rPr>
            </w:rPrChange>
          </w:rPr>
          <w:t>0-Day</w:t>
        </w:r>
        <w:r w:rsidR="00A362DB" w:rsidRPr="00CF42A6">
          <w:rPr>
            <w:rFonts w:cs="Arial"/>
            <w:rPrChange w:id="2106" w:author="Muhamad Ridho Zul Khoiri" w:date="2026-07-14T10:44:00Z" w16du:dateUtc="2026-07-14T03:44:00Z">
              <w:rPr>
                <w:rFonts w:ascii="Times New Roman" w:hAnsi="Times New Roman"/>
              </w:rPr>
            </w:rPrChange>
          </w:rPr>
          <w:t xml:space="preserve"> Plan (90D) is a rolling outlook of activities </w:t>
        </w:r>
        <w:r w:rsidR="00155576" w:rsidRPr="00CF42A6">
          <w:rPr>
            <w:rFonts w:cs="Arial"/>
            <w:rPrChange w:id="2107" w:author="Muhamad Ridho Zul Khoiri" w:date="2026-07-14T10:44:00Z" w16du:dateUtc="2026-07-14T03:44:00Z">
              <w:rPr>
                <w:rFonts w:ascii="Times New Roman" w:hAnsi="Times New Roman"/>
              </w:rPr>
            </w:rPrChange>
          </w:rPr>
          <w:t xml:space="preserve">anticipated within the next 90 days. It </w:t>
        </w:r>
      </w:ins>
      <w:ins w:id="2108" w:author="Muhamad Ridho Zul Khoiri" w:date="2026-07-13T13:40:00Z" w16du:dateUtc="2026-07-13T06:40:00Z">
        <w:r w:rsidR="00155576" w:rsidRPr="00CF42A6">
          <w:rPr>
            <w:rFonts w:cs="Arial"/>
            <w:rPrChange w:id="2109" w:author="Muhamad Ridho Zul Khoiri" w:date="2026-07-14T10:44:00Z" w16du:dateUtc="2026-07-14T03:44:00Z">
              <w:rPr>
                <w:rFonts w:ascii="Times New Roman" w:hAnsi="Times New Roman"/>
              </w:rPr>
            </w:rPrChange>
          </w:rPr>
          <w:t>consolidates and prioritizes activities before detailed execution readiness validation.</w:t>
        </w:r>
      </w:ins>
      <w:ins w:id="2110" w:author="Muhamad Ridho Zul Khoiri" w:date="2026-07-13T13:41:00Z" w16du:dateUtc="2026-07-13T06:41:00Z">
        <w:r w:rsidR="00FA2C46" w:rsidRPr="00CF42A6">
          <w:rPr>
            <w:rFonts w:cs="Arial"/>
            <w:rPrChange w:id="2111" w:author="Muhamad Ridho Zul Khoiri" w:date="2026-07-14T10:44:00Z" w16du:dateUtc="2026-07-14T03:44:00Z">
              <w:rPr>
                <w:rFonts w:ascii="Times New Roman" w:hAnsi="Times New Roman"/>
              </w:rPr>
            </w:rPrChange>
          </w:rPr>
          <w:t xml:space="preserve"> </w:t>
        </w:r>
      </w:ins>
      <w:ins w:id="2112" w:author="Muhamad Ridho Zul Khoiri" w:date="2026-07-13T13:40:00Z" w16du:dateUtc="2026-07-13T06:40:00Z">
        <w:r w:rsidR="00155576" w:rsidRPr="00CF42A6">
          <w:rPr>
            <w:rFonts w:cs="Arial"/>
            <w:rPrChange w:id="2113" w:author="Muhamad Ridho Zul Khoiri" w:date="2026-07-14T10:44:00Z" w16du:dateUtc="2026-07-14T03:44:00Z">
              <w:rPr>
                <w:rFonts w:ascii="Times New Roman" w:hAnsi="Times New Roman"/>
              </w:rPr>
            </w:rPrChange>
          </w:rPr>
          <w:t>Activities are reviewed for priority, risk and mitigation plan, readiness, execution feasibility, resource and capacity requirements, SIMOPS, and cross-functional alignment.</w:t>
        </w:r>
      </w:ins>
    </w:p>
    <w:p w14:paraId="7A651097" w14:textId="45F6D2E7" w:rsidR="00AF0910" w:rsidRPr="00CF42A6" w:rsidRDefault="00FA2C46">
      <w:pPr>
        <w:pStyle w:val="Paragraph"/>
        <w:spacing w:after="0" w:line="360" w:lineRule="auto"/>
        <w:ind w:left="1440"/>
        <w:rPr>
          <w:ins w:id="2114" w:author="Muhamad Ridho Zul Khoiri" w:date="2026-07-13T13:17:00Z" w16du:dateUtc="2026-07-13T06:17:00Z"/>
          <w:rFonts w:cs="Arial"/>
          <w:rPrChange w:id="2115" w:author="Muhamad Ridho Zul Khoiri" w:date="2026-07-14T10:44:00Z" w16du:dateUtc="2026-07-14T03:44:00Z">
            <w:rPr>
              <w:ins w:id="2116" w:author="Muhamad Ridho Zul Khoiri" w:date="2026-07-13T13:17:00Z" w16du:dateUtc="2026-07-13T06:17:00Z"/>
              <w:rFonts w:ascii="Times New Roman" w:hAnsi="Times New Roman"/>
            </w:rPr>
          </w:rPrChange>
        </w:rPr>
        <w:pPrChange w:id="2117" w:author="Muhamad Ridho Zul Khoiri" w:date="2026-07-13T13:17:00Z" w16du:dateUtc="2026-07-13T06:17:00Z">
          <w:pPr>
            <w:pStyle w:val="Paragraph"/>
            <w:numPr>
              <w:numId w:val="16"/>
            </w:numPr>
            <w:tabs>
              <w:tab w:val="num" w:pos="1440"/>
            </w:tabs>
            <w:spacing w:after="0" w:line="360" w:lineRule="auto"/>
            <w:ind w:left="1440" w:hanging="360"/>
          </w:pPr>
        </w:pPrChange>
      </w:pPr>
      <w:ins w:id="2118" w:author="Muhamad Ridho Zul Khoiri" w:date="2026-07-13T13:41:00Z" w16du:dateUtc="2026-07-13T06:41:00Z">
        <w:r w:rsidRPr="00CF42A6">
          <w:rPr>
            <w:rFonts w:cs="Arial"/>
            <w:rPrChange w:id="2119" w:author="Muhamad Ridho Zul Khoiri" w:date="2026-07-14T10:44:00Z" w16du:dateUtc="2026-07-14T03:44:00Z">
              <w:rPr>
                <w:rFonts w:ascii="Times New Roman" w:hAnsi="Times New Roman"/>
              </w:rPr>
            </w:rPrChange>
          </w:rPr>
          <w:lastRenderedPageBreak/>
          <w:t>Activities approved are Gate 1 during this stage become planned candidates and may proceed to detailed readiness validation for the 30-Day Plan. Gate 1 approval does not represent execution commitment.</w:t>
        </w:r>
      </w:ins>
    </w:p>
    <w:p w14:paraId="433430E8" w14:textId="602C74A8" w:rsidR="003D36EE" w:rsidRPr="00CF42A6" w:rsidRDefault="003D36EE" w:rsidP="003D36EE">
      <w:pPr>
        <w:pStyle w:val="Paragraph"/>
        <w:numPr>
          <w:ilvl w:val="0"/>
          <w:numId w:val="16"/>
        </w:numPr>
        <w:spacing w:after="0" w:line="360" w:lineRule="auto"/>
        <w:rPr>
          <w:ins w:id="2120" w:author="Muhamad Ridho Zul Khoiri" w:date="2026-07-13T13:42:00Z" w16du:dateUtc="2026-07-13T06:42:00Z"/>
          <w:rFonts w:cs="Arial"/>
          <w:b/>
          <w:bCs/>
          <w:rPrChange w:id="2121" w:author="Muhamad Ridho Zul Khoiri" w:date="2026-07-14T10:44:00Z" w16du:dateUtc="2026-07-14T03:44:00Z">
            <w:rPr>
              <w:ins w:id="2122" w:author="Muhamad Ridho Zul Khoiri" w:date="2026-07-13T13:42:00Z" w16du:dateUtc="2026-07-13T06:42:00Z"/>
              <w:rFonts w:ascii="Times New Roman" w:hAnsi="Times New Roman"/>
              <w:b/>
              <w:bCs/>
            </w:rPr>
          </w:rPrChange>
        </w:rPr>
      </w:pPr>
      <w:ins w:id="2123" w:author="Muhamad Ridho Zul Khoiri" w:date="2026-07-10T14:29:00Z" w16du:dateUtc="2026-07-10T07:29:00Z">
        <w:r w:rsidRPr="00CF42A6">
          <w:rPr>
            <w:rFonts w:cs="Arial"/>
            <w:b/>
            <w:bCs/>
            <w:rPrChange w:id="2124" w:author="Muhamad Ridho Zul Khoiri" w:date="2026-07-14T10:44:00Z" w16du:dateUtc="2026-07-14T03:44:00Z">
              <w:rPr>
                <w:rFonts w:ascii="Times New Roman" w:hAnsi="Times New Roman"/>
                <w:b/>
                <w:bCs/>
              </w:rPr>
            </w:rPrChange>
          </w:rPr>
          <w:t>30</w:t>
        </w:r>
      </w:ins>
      <w:ins w:id="2125" w:author="Muhamad Ridho Zul Khoiri" w:date="2026-07-10T14:30:00Z" w16du:dateUtc="2026-07-10T07:30:00Z">
        <w:r w:rsidR="005A75F6" w:rsidRPr="00CF42A6">
          <w:rPr>
            <w:rFonts w:cs="Arial"/>
            <w:b/>
            <w:bCs/>
            <w:rPrChange w:id="2126" w:author="Muhamad Ridho Zul Khoiri" w:date="2026-07-14T10:44:00Z" w16du:dateUtc="2026-07-14T03:44:00Z">
              <w:rPr>
                <w:rFonts w:ascii="Times New Roman" w:hAnsi="Times New Roman"/>
                <w:b/>
                <w:bCs/>
              </w:rPr>
            </w:rPrChange>
          </w:rPr>
          <w:t xml:space="preserve"> D</w:t>
        </w:r>
      </w:ins>
      <w:ins w:id="2127" w:author="Muhamad Ridho Zul Khoiri" w:date="2026-07-10T14:29:00Z" w16du:dateUtc="2026-07-10T07:29:00Z">
        <w:r w:rsidRPr="00CF42A6">
          <w:rPr>
            <w:rFonts w:cs="Arial"/>
            <w:b/>
            <w:bCs/>
            <w:rPrChange w:id="2128" w:author="Muhamad Ridho Zul Khoiri" w:date="2026-07-14T10:44:00Z" w16du:dateUtc="2026-07-14T03:44:00Z">
              <w:rPr>
                <w:rFonts w:ascii="Times New Roman" w:hAnsi="Times New Roman"/>
                <w:b/>
                <w:bCs/>
              </w:rPr>
            </w:rPrChange>
          </w:rPr>
          <w:t>ay pl</w:t>
        </w:r>
      </w:ins>
      <w:ins w:id="2129" w:author="Muhamad Ridho Zul Khoiri" w:date="2026-07-10T14:30:00Z" w16du:dateUtc="2026-07-10T07:30:00Z">
        <w:r w:rsidRPr="00CF42A6">
          <w:rPr>
            <w:rFonts w:cs="Arial"/>
            <w:b/>
            <w:bCs/>
            <w:rPrChange w:id="2130" w:author="Muhamad Ridho Zul Khoiri" w:date="2026-07-14T10:44:00Z" w16du:dateUtc="2026-07-14T03:44:00Z">
              <w:rPr>
                <w:rFonts w:ascii="Times New Roman" w:hAnsi="Times New Roman"/>
                <w:b/>
                <w:bCs/>
              </w:rPr>
            </w:rPrChange>
          </w:rPr>
          <w:t>an (30D)</w:t>
        </w:r>
      </w:ins>
    </w:p>
    <w:p w14:paraId="02CBA712" w14:textId="77777777" w:rsidR="003722E4" w:rsidRPr="00CF42A6" w:rsidRDefault="00FA2C46" w:rsidP="003722E4">
      <w:pPr>
        <w:pStyle w:val="Paragraph"/>
        <w:spacing w:after="0" w:line="360" w:lineRule="auto"/>
        <w:ind w:left="1440"/>
        <w:rPr>
          <w:ins w:id="2131" w:author="Muhamad Ridho Zul Khoiri" w:date="2026-07-13T14:00:00Z" w16du:dateUtc="2026-07-13T07:00:00Z"/>
          <w:rFonts w:cs="Arial"/>
          <w:rPrChange w:id="2132" w:author="Muhamad Ridho Zul Khoiri" w:date="2026-07-14T10:44:00Z" w16du:dateUtc="2026-07-14T03:44:00Z">
            <w:rPr>
              <w:ins w:id="2133" w:author="Muhamad Ridho Zul Khoiri" w:date="2026-07-13T14:00:00Z" w16du:dateUtc="2026-07-13T07:00:00Z"/>
              <w:rFonts w:ascii="Times New Roman" w:hAnsi="Times New Roman"/>
            </w:rPr>
          </w:rPrChange>
        </w:rPr>
      </w:pPr>
      <w:ins w:id="2134" w:author="Muhamad Ridho Zul Khoiri" w:date="2026-07-13T13:42:00Z" w16du:dateUtc="2026-07-13T06:42:00Z">
        <w:r w:rsidRPr="00CF42A6">
          <w:rPr>
            <w:rFonts w:cs="Arial"/>
            <w:rPrChange w:id="2135" w:author="Muhamad Ridho Zul Khoiri" w:date="2026-07-14T10:44:00Z" w16du:dateUtc="2026-07-14T03:44:00Z">
              <w:rPr>
                <w:rFonts w:ascii="Times New Roman" w:hAnsi="Times New Roman"/>
              </w:rPr>
            </w:rPrChange>
          </w:rPr>
          <w:t xml:space="preserve">The 30-Day Plan (30D) </w:t>
        </w:r>
      </w:ins>
      <w:ins w:id="2136" w:author="Muhamad Ridho Zul Khoiri" w:date="2026-07-13T13:50:00Z" w16du:dateUtc="2026-07-13T06:50:00Z">
        <w:r w:rsidR="00BA7239" w:rsidRPr="00CF42A6">
          <w:rPr>
            <w:rFonts w:cs="Arial"/>
            <w:rPrChange w:id="2137" w:author="Muhamad Ridho Zul Khoiri" w:date="2026-07-14T10:44:00Z" w16du:dateUtc="2026-07-14T03:44:00Z">
              <w:rPr>
                <w:rFonts w:ascii="Times New Roman" w:hAnsi="Times New Roman"/>
              </w:rPr>
            </w:rPrChange>
          </w:rPr>
          <w:t>is</w:t>
        </w:r>
      </w:ins>
      <w:ins w:id="2138" w:author="Muhamad Ridho Zul Khoiri" w:date="2026-07-13T13:42:00Z" w16du:dateUtc="2026-07-13T06:42:00Z">
        <w:r w:rsidRPr="00CF42A6">
          <w:rPr>
            <w:rFonts w:cs="Arial"/>
            <w:rPrChange w:id="2139" w:author="Muhamad Ridho Zul Khoiri" w:date="2026-07-14T10:44:00Z" w16du:dateUtc="2026-07-14T03:44:00Z">
              <w:rPr>
                <w:rFonts w:ascii="Times New Roman" w:hAnsi="Times New Roman"/>
              </w:rPr>
            </w:rPrChange>
          </w:rPr>
          <w:t xml:space="preserve"> the </w:t>
        </w:r>
      </w:ins>
      <w:ins w:id="2140" w:author="Muhamad Ridho Zul Khoiri" w:date="2026-07-13T13:50:00Z" w16du:dateUtc="2026-07-13T06:50:00Z">
        <w:r w:rsidR="00BA7239" w:rsidRPr="00CF42A6">
          <w:rPr>
            <w:rFonts w:cs="Arial"/>
            <w:rPrChange w:id="2141" w:author="Muhamad Ridho Zul Khoiri" w:date="2026-07-14T10:44:00Z" w16du:dateUtc="2026-07-14T03:44:00Z">
              <w:rPr>
                <w:rFonts w:ascii="Times New Roman" w:hAnsi="Times New Roman"/>
              </w:rPr>
            </w:rPrChange>
          </w:rPr>
          <w:t>execution commitment horizon. It is a rolling 30-day plan covering activities that have progressed through Gate 1 readiness review and are proposed for execution.</w:t>
        </w:r>
      </w:ins>
    </w:p>
    <w:p w14:paraId="30952C53" w14:textId="77777777" w:rsidR="003722E4" w:rsidRPr="00CF42A6" w:rsidRDefault="003722E4" w:rsidP="003722E4">
      <w:pPr>
        <w:pStyle w:val="Paragraph"/>
        <w:spacing w:after="0" w:line="360" w:lineRule="auto"/>
        <w:ind w:left="1440"/>
        <w:rPr>
          <w:ins w:id="2142" w:author="Muhamad Ridho Zul Khoiri" w:date="2026-07-13T14:01:00Z" w16du:dateUtc="2026-07-13T07:01:00Z"/>
          <w:rFonts w:cs="Arial"/>
          <w:rPrChange w:id="2143" w:author="Muhamad Ridho Zul Khoiri" w:date="2026-07-14T10:44:00Z" w16du:dateUtc="2026-07-14T03:44:00Z">
            <w:rPr>
              <w:ins w:id="2144" w:author="Muhamad Ridho Zul Khoiri" w:date="2026-07-13T14:01:00Z" w16du:dateUtc="2026-07-13T07:01:00Z"/>
              <w:rFonts w:ascii="Times New Roman" w:hAnsi="Times New Roman"/>
            </w:rPr>
          </w:rPrChange>
        </w:rPr>
      </w:pPr>
      <w:ins w:id="2145" w:author="Muhamad Ridho Zul Khoiri" w:date="2026-07-13T14:00:00Z" w16du:dateUtc="2026-07-13T07:00:00Z">
        <w:r w:rsidRPr="00CF42A6">
          <w:rPr>
            <w:rFonts w:cs="Arial"/>
            <w:rPrChange w:id="2146" w:author="Muhamad Ridho Zul Khoiri" w:date="2026-07-14T10:44:00Z" w16du:dateUtc="2026-07-14T03:44:00Z">
              <w:rPr>
                <w:rFonts w:ascii="Times New Roman" w:hAnsi="Times New Roman"/>
              </w:rPr>
            </w:rPrChange>
          </w:rPr>
          <w:t>Activities are reviewed for the defined scope, manpower, materials, equipment, contracts, permits, HSE requirements, Management of Change (MOC), SIMOPS, resource availability, and other applicable execution constraints</w:t>
        </w:r>
      </w:ins>
      <w:ins w:id="2147" w:author="Muhamad Ridho Zul Khoiri" w:date="2026-07-13T13:42:00Z" w16du:dateUtc="2026-07-13T06:42:00Z">
        <w:r w:rsidR="00FA2C46" w:rsidRPr="00CF42A6">
          <w:rPr>
            <w:rFonts w:cs="Arial"/>
            <w:rPrChange w:id="2148" w:author="Muhamad Ridho Zul Khoiri" w:date="2026-07-14T10:44:00Z" w16du:dateUtc="2026-07-14T03:44:00Z">
              <w:rPr>
                <w:rFonts w:ascii="Times New Roman" w:hAnsi="Times New Roman"/>
              </w:rPr>
            </w:rPrChange>
          </w:rPr>
          <w:t>.</w:t>
        </w:r>
      </w:ins>
    </w:p>
    <w:p w14:paraId="193D48EB" w14:textId="022DC2C2" w:rsidR="00FA2C46" w:rsidRPr="00CF42A6" w:rsidRDefault="003722E4">
      <w:pPr>
        <w:pStyle w:val="Paragraph"/>
        <w:spacing w:after="0" w:line="360" w:lineRule="auto"/>
        <w:ind w:left="1440"/>
        <w:rPr>
          <w:ins w:id="2149" w:author="Muhamad Ridho Zul Khoiri" w:date="2026-07-10T14:32:00Z" w16du:dateUtc="2026-07-10T07:32:00Z"/>
          <w:rFonts w:cs="Arial"/>
          <w:rPrChange w:id="2150" w:author="Muhamad Ridho Zul Khoiri" w:date="2026-07-14T10:44:00Z" w16du:dateUtc="2026-07-14T03:44:00Z">
            <w:rPr>
              <w:ins w:id="2151" w:author="Muhamad Ridho Zul Khoiri" w:date="2026-07-10T14:32:00Z" w16du:dateUtc="2026-07-10T07:32:00Z"/>
              <w:rFonts w:ascii="Times New Roman" w:hAnsi="Times New Roman"/>
              <w:b/>
              <w:bCs/>
            </w:rPr>
          </w:rPrChange>
        </w:rPr>
        <w:pPrChange w:id="2152" w:author="Muhamad Ridho Zul Khoiri" w:date="2026-07-13T14:01:00Z" w16du:dateUtc="2026-07-13T07:01:00Z">
          <w:pPr>
            <w:pStyle w:val="Paragraph"/>
            <w:numPr>
              <w:numId w:val="16"/>
            </w:numPr>
            <w:tabs>
              <w:tab w:val="num" w:pos="1440"/>
            </w:tabs>
            <w:spacing w:after="0" w:line="360" w:lineRule="auto"/>
            <w:ind w:left="1440" w:hanging="360"/>
          </w:pPr>
        </w:pPrChange>
      </w:pPr>
      <w:ins w:id="2153" w:author="Muhamad Ridho Zul Khoiri" w:date="2026-07-13T14:01:00Z" w16du:dateUtc="2026-07-13T07:01:00Z">
        <w:r w:rsidRPr="00CF42A6">
          <w:rPr>
            <w:rFonts w:cs="Arial"/>
            <w:rPrChange w:id="2154" w:author="Muhamad Ridho Zul Khoiri" w:date="2026-07-14T10:44:00Z" w16du:dateUtc="2026-07-14T03:44:00Z">
              <w:rPr>
                <w:rFonts w:ascii="Times New Roman" w:hAnsi="Times New Roman"/>
              </w:rPr>
            </w:rPrChange>
          </w:rPr>
          <w:t xml:space="preserve">Activities that meet the applicable readiness requirements and receive Gate 2 approval are committed for execution and declared </w:t>
        </w:r>
        <w:r w:rsidRPr="00CF42A6">
          <w:rPr>
            <w:rFonts w:cs="Arial"/>
            <w:b/>
            <w:bCs/>
            <w:u w:val="single"/>
            <w:rPrChange w:id="2155" w:author="Muhamad Ridho Zul Khoiri" w:date="2026-07-14T10:44:00Z" w16du:dateUtc="2026-07-14T03:44:00Z">
              <w:rPr>
                <w:rFonts w:ascii="Times New Roman" w:hAnsi="Times New Roman"/>
              </w:rPr>
            </w:rPrChange>
          </w:rPr>
          <w:t>Frozen</w:t>
        </w:r>
        <w:r w:rsidRPr="00CF42A6">
          <w:rPr>
            <w:rFonts w:cs="Arial"/>
            <w:rPrChange w:id="2156" w:author="Muhamad Ridho Zul Khoiri" w:date="2026-07-14T10:44:00Z" w16du:dateUtc="2026-07-14T03:44:00Z">
              <w:rPr>
                <w:rFonts w:ascii="Times New Roman" w:hAnsi="Times New Roman"/>
              </w:rPr>
            </w:rPrChange>
          </w:rPr>
          <w:t>. Changes to committed activities shall follow the applicable break-in or change control process.</w:t>
        </w:r>
      </w:ins>
    </w:p>
    <w:p w14:paraId="6C47558C" w14:textId="20C934A6" w:rsidR="003D36EE" w:rsidRPr="00CF42A6" w:rsidRDefault="005A75F6" w:rsidP="003D36EE">
      <w:pPr>
        <w:pStyle w:val="Paragraph"/>
        <w:numPr>
          <w:ilvl w:val="0"/>
          <w:numId w:val="16"/>
        </w:numPr>
        <w:spacing w:after="0" w:line="360" w:lineRule="auto"/>
        <w:rPr>
          <w:ins w:id="2157" w:author="Muhamad Ridho Zul Khoiri" w:date="2026-07-10T14:30:00Z" w16du:dateUtc="2026-07-10T07:30:00Z"/>
          <w:rFonts w:cs="Arial"/>
          <w:b/>
          <w:bCs/>
          <w:rPrChange w:id="2158" w:author="Muhamad Ridho Zul Khoiri" w:date="2026-07-14T10:44:00Z" w16du:dateUtc="2026-07-14T03:44:00Z">
            <w:rPr>
              <w:ins w:id="2159" w:author="Muhamad Ridho Zul Khoiri" w:date="2026-07-10T14:30:00Z" w16du:dateUtc="2026-07-10T07:30:00Z"/>
              <w:rFonts w:ascii="Times New Roman" w:hAnsi="Times New Roman"/>
              <w:b/>
              <w:bCs/>
            </w:rPr>
          </w:rPrChange>
        </w:rPr>
      </w:pPr>
      <w:ins w:id="2160" w:author="Muhamad Ridho Zul Khoiri" w:date="2026-07-10T14:30:00Z" w16du:dateUtc="2026-07-10T07:30:00Z">
        <w:r w:rsidRPr="00CF42A6">
          <w:rPr>
            <w:rFonts w:cs="Arial"/>
            <w:b/>
            <w:bCs/>
            <w:rPrChange w:id="2161" w:author="Muhamad Ridho Zul Khoiri" w:date="2026-07-14T10:44:00Z" w16du:dateUtc="2026-07-14T03:44:00Z">
              <w:rPr>
                <w:rFonts w:ascii="Times New Roman" w:hAnsi="Times New Roman"/>
                <w:b/>
                <w:bCs/>
              </w:rPr>
            </w:rPrChange>
          </w:rPr>
          <w:t>7 Day Plan/Plan Control (7D)</w:t>
        </w:r>
      </w:ins>
    </w:p>
    <w:p w14:paraId="2F3B117F" w14:textId="77777777" w:rsidR="005B148B" w:rsidRPr="00CF42A6" w:rsidRDefault="004F06CE" w:rsidP="005B148B">
      <w:pPr>
        <w:pStyle w:val="Paragraph"/>
        <w:spacing w:after="0" w:line="360" w:lineRule="auto"/>
        <w:ind w:left="1440"/>
        <w:rPr>
          <w:ins w:id="2162" w:author="Muhamad Ridho Zul Khoiri" w:date="2026-07-13T14:04:00Z" w16du:dateUtc="2026-07-13T07:04:00Z"/>
          <w:rFonts w:cs="Arial"/>
          <w:rPrChange w:id="2163" w:author="Muhamad Ridho Zul Khoiri" w:date="2026-07-14T10:44:00Z" w16du:dateUtc="2026-07-14T03:44:00Z">
            <w:rPr>
              <w:ins w:id="2164" w:author="Muhamad Ridho Zul Khoiri" w:date="2026-07-13T14:04:00Z" w16du:dateUtc="2026-07-13T07:04:00Z"/>
              <w:rFonts w:ascii="Times New Roman" w:hAnsi="Times New Roman"/>
            </w:rPr>
          </w:rPrChange>
        </w:rPr>
      </w:pPr>
      <w:ins w:id="2165" w:author="Muhamad Ridho Zul Khoiri" w:date="2026-07-13T14:02:00Z" w16du:dateUtc="2026-07-13T07:02:00Z">
        <w:r w:rsidRPr="00CF42A6">
          <w:rPr>
            <w:rFonts w:cs="Arial"/>
            <w:rPrChange w:id="2166" w:author="Muhamad Ridho Zul Khoiri" w:date="2026-07-14T10:44:00Z" w16du:dateUtc="2026-07-14T03:44:00Z">
              <w:rPr>
                <w:rFonts w:ascii="Times New Roman" w:hAnsi="Times New Roman"/>
              </w:rPr>
            </w:rPrChange>
          </w:rPr>
          <w:t xml:space="preserve">The 7-Day Plan is the </w:t>
        </w:r>
        <w:r w:rsidR="00F673B4" w:rsidRPr="00CF42A6">
          <w:rPr>
            <w:rFonts w:cs="Arial"/>
            <w:rPrChange w:id="2167" w:author="Muhamad Ridho Zul Khoiri" w:date="2026-07-14T10:44:00Z" w16du:dateUtc="2026-07-14T03:44:00Z">
              <w:rPr>
                <w:rFonts w:ascii="Times New Roman" w:hAnsi="Times New Roman"/>
              </w:rPr>
            </w:rPrChange>
          </w:rPr>
          <w:t xml:space="preserve">detailed </w:t>
        </w:r>
        <w:r w:rsidRPr="00CF42A6">
          <w:rPr>
            <w:rFonts w:cs="Arial"/>
            <w:rPrChange w:id="2168" w:author="Muhamad Ridho Zul Khoiri" w:date="2026-07-14T10:44:00Z" w16du:dateUtc="2026-07-14T03:44:00Z">
              <w:rPr>
                <w:rFonts w:ascii="Times New Roman" w:hAnsi="Times New Roman"/>
              </w:rPr>
            </w:rPrChange>
          </w:rPr>
          <w:t xml:space="preserve">weekly execution control plan derived from the approved 30-Day Plan. It </w:t>
        </w:r>
        <w:r w:rsidR="00F673B4" w:rsidRPr="00CF42A6">
          <w:rPr>
            <w:rFonts w:cs="Arial"/>
            <w:rPrChange w:id="2169" w:author="Muhamad Ridho Zul Khoiri" w:date="2026-07-14T10:44:00Z" w16du:dateUtc="2026-07-14T03:44:00Z">
              <w:rPr>
                <w:rFonts w:ascii="Times New Roman" w:hAnsi="Times New Roman"/>
              </w:rPr>
            </w:rPrChange>
          </w:rPr>
          <w:t xml:space="preserve">provides the activity sequencing and coordination required </w:t>
        </w:r>
        <w:r w:rsidRPr="00CF42A6">
          <w:rPr>
            <w:rFonts w:cs="Arial"/>
            <w:rPrChange w:id="2170" w:author="Muhamad Ridho Zul Khoiri" w:date="2026-07-14T10:44:00Z" w16du:dateUtc="2026-07-14T03:44:00Z">
              <w:rPr>
                <w:rFonts w:ascii="Times New Roman" w:hAnsi="Times New Roman"/>
              </w:rPr>
            </w:rPrChange>
          </w:rPr>
          <w:t>for day-to-day field execution.</w:t>
        </w:r>
      </w:ins>
      <w:ins w:id="2171" w:author="Muhamad Ridho Zul Khoiri" w:date="2026-07-13T14:04:00Z" w16du:dateUtc="2026-07-13T07:04:00Z">
        <w:r w:rsidR="005B148B" w:rsidRPr="00CF42A6">
          <w:rPr>
            <w:rFonts w:cs="Arial"/>
            <w:rPrChange w:id="2172" w:author="Muhamad Ridho Zul Khoiri" w:date="2026-07-14T10:44:00Z" w16du:dateUtc="2026-07-14T03:44:00Z">
              <w:rPr>
                <w:rFonts w:ascii="Times New Roman" w:hAnsi="Times New Roman"/>
              </w:rPr>
            </w:rPrChange>
          </w:rPr>
          <w:t xml:space="preserve"> 7D planning</w:t>
        </w:r>
      </w:ins>
      <w:ins w:id="2173" w:author="Muhamad Ridho Zul Khoiri" w:date="2026-07-13T14:03:00Z" w16du:dateUtc="2026-07-13T07:03:00Z">
        <w:r w:rsidR="008A4029" w:rsidRPr="00CF42A6">
          <w:rPr>
            <w:rFonts w:cs="Arial"/>
            <w:rPrChange w:id="2174" w:author="Muhamad Ridho Zul Khoiri" w:date="2026-07-14T10:44:00Z" w16du:dateUtc="2026-07-14T03:44:00Z">
              <w:rPr>
                <w:rFonts w:ascii="Times New Roman" w:hAnsi="Times New Roman"/>
              </w:rPr>
            </w:rPrChange>
          </w:rPr>
          <w:t xml:space="preserve"> process confirms final readiness, site coordination, manpower and resource deployment, SIMOPS, execution sequencing, and short-term constraint</w:t>
        </w:r>
        <w:r w:rsidR="005B148B" w:rsidRPr="00CF42A6">
          <w:rPr>
            <w:rFonts w:cs="Arial"/>
            <w:rPrChange w:id="2175" w:author="Muhamad Ridho Zul Khoiri" w:date="2026-07-14T10:44:00Z" w16du:dateUtc="2026-07-14T03:44:00Z">
              <w:rPr>
                <w:rFonts w:ascii="Times New Roman" w:hAnsi="Times New Roman"/>
              </w:rPr>
            </w:rPrChange>
          </w:rPr>
          <w:t>s.</w:t>
        </w:r>
      </w:ins>
    </w:p>
    <w:p w14:paraId="70724D52" w14:textId="10916E2A" w:rsidR="000B51B9" w:rsidRPr="00CF42A6" w:rsidRDefault="005B148B" w:rsidP="00A64D38">
      <w:pPr>
        <w:pStyle w:val="Paragraph"/>
        <w:spacing w:after="0" w:line="360" w:lineRule="auto"/>
        <w:ind w:left="1440"/>
        <w:rPr>
          <w:ins w:id="2176" w:author="Muhamad Ridho Zul Khoiri" w:date="2026-07-13T14:05:00Z" w16du:dateUtc="2026-07-13T07:05:00Z"/>
          <w:rFonts w:cs="Arial"/>
          <w:rPrChange w:id="2177" w:author="Muhamad Ridho Zul Khoiri" w:date="2026-07-14T10:44:00Z" w16du:dateUtc="2026-07-14T03:44:00Z">
            <w:rPr>
              <w:ins w:id="2178" w:author="Muhamad Ridho Zul Khoiri" w:date="2026-07-13T14:05:00Z" w16du:dateUtc="2026-07-13T07:05:00Z"/>
              <w:rFonts w:ascii="Times New Roman" w:hAnsi="Times New Roman"/>
            </w:rPr>
          </w:rPrChange>
        </w:rPr>
      </w:pPr>
      <w:ins w:id="2179" w:author="Muhamad Ridho Zul Khoiri" w:date="2026-07-13T14:04:00Z" w16du:dateUtc="2026-07-13T07:04:00Z">
        <w:r w:rsidRPr="00CF42A6">
          <w:rPr>
            <w:rFonts w:cs="Arial"/>
            <w:rPrChange w:id="2180" w:author="Muhamad Ridho Zul Khoiri" w:date="2026-07-14T10:44:00Z" w16du:dateUtc="2026-07-14T03:44:00Z">
              <w:rPr>
                <w:rFonts w:ascii="Times New Roman" w:hAnsi="Times New Roman"/>
              </w:rPr>
            </w:rPrChange>
          </w:rPr>
          <w:t>Gate 3 approval authorizes weekly execution of approved activities within the Frozen execution window. New scope, additional activities, or significant method changes shall not be introduced without the applicable break-in or change control process.</w:t>
        </w:r>
      </w:ins>
    </w:p>
    <w:p w14:paraId="7C787616" w14:textId="67DB7676" w:rsidR="005B148B" w:rsidRPr="00CF42A6" w:rsidRDefault="000B51B9">
      <w:pPr>
        <w:pStyle w:val="Heading2"/>
        <w:spacing w:line="360" w:lineRule="auto"/>
        <w:rPr>
          <w:ins w:id="2181" w:author="Muhamad Ridho Zul Khoiri" w:date="2026-07-10T14:33:00Z" w16du:dateUtc="2026-07-10T07:33:00Z"/>
          <w:rFonts w:cs="Arial"/>
          <w:b w:val="0"/>
          <w:highlight w:val="yellow"/>
          <w:rPrChange w:id="2182" w:author="Muhamad Ridho Zul Khoiri" w:date="2026-07-14T10:44:00Z" w16du:dateUtc="2026-07-14T03:44:00Z">
            <w:rPr>
              <w:ins w:id="2183" w:author="Muhamad Ridho Zul Khoiri" w:date="2026-07-10T14:33:00Z" w16du:dateUtc="2026-07-10T07:33:00Z"/>
              <w:b/>
            </w:rPr>
          </w:rPrChange>
        </w:rPr>
        <w:pPrChange w:id="2184" w:author="Muhamad Ridho Zul Khoiri" w:date="2026-07-13T14:06:00Z" w16du:dateUtc="2026-07-13T07:06:00Z">
          <w:pPr>
            <w:pStyle w:val="Paragraph"/>
            <w:spacing w:after="0" w:line="360" w:lineRule="auto"/>
          </w:pPr>
        </w:pPrChange>
      </w:pPr>
      <w:ins w:id="2185" w:author="Muhamad Ridho Zul Khoiri" w:date="2026-07-13T14:05:00Z" w16du:dateUtc="2026-07-13T07:05:00Z">
        <w:r w:rsidRPr="00CF42A6">
          <w:rPr>
            <w:rFonts w:cs="Arial"/>
            <w:highlight w:val="yellow"/>
            <w:rPrChange w:id="2186" w:author="Muhamad Ridho Zul Khoiri" w:date="2026-07-14T10:44:00Z" w16du:dateUtc="2026-07-14T03:44:00Z">
              <w:rPr>
                <w:rFonts w:ascii="Times New Roman" w:hAnsi="Times New Roman"/>
                <w:b/>
                <w:highlight w:val="yellow"/>
              </w:rPr>
            </w:rPrChange>
          </w:rPr>
          <w:t>Activity-</w:t>
        </w:r>
      </w:ins>
      <w:ins w:id="2187" w:author="Muhamad Ridho Zul Khoiri" w:date="2026-07-13T14:06:00Z" w16du:dateUtc="2026-07-13T07:06:00Z">
        <w:r w:rsidRPr="00CF42A6">
          <w:rPr>
            <w:rFonts w:cs="Arial"/>
            <w:highlight w:val="yellow"/>
            <w:rPrChange w:id="2188" w:author="Muhamad Ridho Zul Khoiri" w:date="2026-07-14T10:44:00Z" w16du:dateUtc="2026-07-14T03:44:00Z">
              <w:rPr>
                <w:rFonts w:ascii="Times New Roman" w:hAnsi="Times New Roman"/>
                <w:b/>
                <w:highlight w:val="yellow"/>
              </w:rPr>
            </w:rPrChange>
          </w:rPr>
          <w:t>Based</w:t>
        </w:r>
      </w:ins>
      <w:ins w:id="2189" w:author="Muhamad Ridho Zul Khoiri" w:date="2026-07-13T14:05:00Z" w16du:dateUtc="2026-07-13T07:05:00Z">
        <w:r w:rsidRPr="00CF42A6">
          <w:rPr>
            <w:rFonts w:cs="Arial"/>
            <w:highlight w:val="yellow"/>
            <w:rPrChange w:id="2190" w:author="Muhamad Ridho Zul Khoiri" w:date="2026-07-14T10:44:00Z" w16du:dateUtc="2026-07-14T03:44:00Z">
              <w:rPr>
                <w:rFonts w:ascii="Times New Roman" w:hAnsi="Times New Roman"/>
                <w:b/>
                <w:highlight w:val="yellow"/>
              </w:rPr>
            </w:rPrChange>
          </w:rPr>
          <w:t xml:space="preserve"> </w:t>
        </w:r>
      </w:ins>
      <w:ins w:id="2191" w:author="Muhamad Ridho Zul Khoiri" w:date="2026-07-13T14:06:00Z" w16du:dateUtc="2026-07-13T07:06:00Z">
        <w:r w:rsidRPr="00CF42A6">
          <w:rPr>
            <w:rFonts w:cs="Arial"/>
            <w:highlight w:val="yellow"/>
            <w:rPrChange w:id="2192" w:author="Muhamad Ridho Zul Khoiri" w:date="2026-07-14T10:44:00Z" w16du:dateUtc="2026-07-14T03:44:00Z">
              <w:rPr>
                <w:rFonts w:ascii="Times New Roman" w:hAnsi="Times New Roman"/>
                <w:b/>
                <w:highlight w:val="yellow"/>
              </w:rPr>
            </w:rPrChange>
          </w:rPr>
          <w:t>Planning Processes</w:t>
        </w:r>
      </w:ins>
    </w:p>
    <w:p w14:paraId="14A1C91A" w14:textId="01815B51" w:rsidR="008D7D8F" w:rsidRPr="00CF42A6" w:rsidRDefault="008D7D8F" w:rsidP="005A75F6">
      <w:pPr>
        <w:pStyle w:val="Paragraph"/>
        <w:spacing w:line="360" w:lineRule="auto"/>
        <w:rPr>
          <w:ins w:id="2193" w:author="Muhamad Ridho Zul Khoiri" w:date="2026-07-13T14:14:00Z" w16du:dateUtc="2026-07-13T07:14:00Z"/>
          <w:rFonts w:cs="Arial"/>
          <w:color w:val="000000"/>
          <w:rPrChange w:id="2194" w:author="Muhamad Ridho Zul Khoiri" w:date="2026-07-14T10:44:00Z" w16du:dateUtc="2026-07-14T03:44:00Z">
            <w:rPr>
              <w:ins w:id="2195" w:author="Muhamad Ridho Zul Khoiri" w:date="2026-07-13T14:14:00Z" w16du:dateUtc="2026-07-13T07:14:00Z"/>
              <w:rFonts w:ascii="Times New Roman" w:hAnsi="Times New Roman"/>
              <w:color w:val="000000"/>
            </w:rPr>
          </w:rPrChange>
        </w:rPr>
      </w:pPr>
      <w:ins w:id="2196" w:author="Muhamad Ridho Zul Khoiri" w:date="2026-07-13T14:13:00Z" w16du:dateUtc="2026-07-13T07:13:00Z">
        <w:r w:rsidRPr="00CF42A6">
          <w:rPr>
            <w:rFonts w:cs="Arial"/>
            <w:color w:val="000000"/>
            <w:rPrChange w:id="2197" w:author="Muhamad Ridho Zul Khoiri" w:date="2026-07-14T10:44:00Z" w16du:dateUtc="2026-07-14T03:44:00Z">
              <w:rPr>
                <w:rFonts w:ascii="Times New Roman" w:hAnsi="Times New Roman"/>
                <w:color w:val="000000"/>
              </w:rPr>
            </w:rPrChange>
          </w:rPr>
          <w:t>In addition to planning horizons described in Section 3.1, MEPG appl</w:t>
        </w:r>
      </w:ins>
      <w:ins w:id="2198" w:author="Muhamad Ridho Zul Khoiri" w:date="2026-07-13T14:14:00Z" w16du:dateUtc="2026-07-13T07:14:00Z">
        <w:r w:rsidRPr="00CF42A6">
          <w:rPr>
            <w:rFonts w:cs="Arial"/>
            <w:color w:val="000000"/>
            <w:rPrChange w:id="2199" w:author="Muhamad Ridho Zul Khoiri" w:date="2026-07-14T10:44:00Z" w16du:dateUtc="2026-07-14T03:44:00Z">
              <w:rPr>
                <w:rFonts w:ascii="Times New Roman" w:hAnsi="Times New Roman"/>
                <w:color w:val="000000"/>
              </w:rPr>
            </w:rPrChange>
          </w:rPr>
          <w:t>ies activity-based planning processes for specific types of work. These processes are not separate planning horizons, but provides the function-specific planning, assurance, and readiness requirements needed for activities to be integrated into the applicable planning horizons.</w:t>
        </w:r>
      </w:ins>
    </w:p>
    <w:p w14:paraId="30D11E42" w14:textId="68FC087D" w:rsidR="008D7D8F" w:rsidRPr="00CF42A6" w:rsidRDefault="008D7D8F" w:rsidP="005A75F6">
      <w:pPr>
        <w:pStyle w:val="Paragraph"/>
        <w:spacing w:line="360" w:lineRule="auto"/>
        <w:rPr>
          <w:ins w:id="2200" w:author="Muhamad Ridho Zul Khoiri" w:date="2026-07-13T14:13:00Z" w16du:dateUtc="2026-07-13T07:13:00Z"/>
          <w:rFonts w:cs="Arial"/>
          <w:color w:val="000000"/>
          <w:rPrChange w:id="2201" w:author="Muhamad Ridho Zul Khoiri" w:date="2026-07-14T10:44:00Z" w16du:dateUtc="2026-07-14T03:44:00Z">
            <w:rPr>
              <w:ins w:id="2202" w:author="Muhamad Ridho Zul Khoiri" w:date="2026-07-13T14:13:00Z" w16du:dateUtc="2026-07-13T07:13:00Z"/>
              <w:rFonts w:ascii="Times New Roman" w:hAnsi="Times New Roman"/>
              <w:color w:val="000000"/>
            </w:rPr>
          </w:rPrChange>
        </w:rPr>
      </w:pPr>
      <w:ins w:id="2203" w:author="Muhamad Ridho Zul Khoiri" w:date="2026-07-13T14:14:00Z" w16du:dateUtc="2026-07-13T07:14:00Z">
        <w:r w:rsidRPr="00CF42A6">
          <w:rPr>
            <w:rFonts w:cs="Arial"/>
            <w:color w:val="000000"/>
            <w:rPrChange w:id="2204" w:author="Muhamad Ridho Zul Khoiri" w:date="2026-07-14T10:44:00Z" w16du:dateUtc="2026-07-14T03:44:00Z">
              <w:rPr>
                <w:rFonts w:ascii="Times New Roman" w:hAnsi="Times New Roman"/>
                <w:color w:val="000000"/>
              </w:rPr>
            </w:rPrChange>
          </w:rPr>
          <w:t>Activities from these processes shall be aligned with the Integrated Plann</w:t>
        </w:r>
      </w:ins>
      <w:ins w:id="2205" w:author="Muhamad Ridho Zul Khoiri" w:date="2026-07-13T14:15:00Z" w16du:dateUtc="2026-07-13T07:15:00Z">
        <w:r w:rsidRPr="00CF42A6">
          <w:rPr>
            <w:rFonts w:cs="Arial"/>
            <w:color w:val="000000"/>
            <w:rPrChange w:id="2206" w:author="Muhamad Ridho Zul Khoiri" w:date="2026-07-14T10:44:00Z" w16du:dateUtc="2026-07-14T03:44:00Z">
              <w:rPr>
                <w:rFonts w:ascii="Times New Roman" w:hAnsi="Times New Roman"/>
                <w:color w:val="000000"/>
              </w:rPr>
            </w:rPrChange>
          </w:rPr>
          <w:t>ing &amp; Scheduling (P&amp;S) process based on their timing, operational impact, stakeholders, constraint, and execution requirements.</w:t>
        </w:r>
      </w:ins>
    </w:p>
    <w:p w14:paraId="2C4ACCD2" w14:textId="5175A259" w:rsidR="008D7D8F" w:rsidRPr="00CF42A6" w:rsidRDefault="008D7D8F">
      <w:pPr>
        <w:pStyle w:val="Paragraph"/>
        <w:numPr>
          <w:ilvl w:val="0"/>
          <w:numId w:val="77"/>
        </w:numPr>
        <w:spacing w:after="0" w:line="360" w:lineRule="auto"/>
        <w:rPr>
          <w:ins w:id="2207" w:author="Muhamad Ridho Zul Khoiri" w:date="2026-07-13T14:15:00Z" w16du:dateUtc="2026-07-13T07:15:00Z"/>
          <w:rFonts w:cs="Arial"/>
          <w:b/>
          <w:bCs/>
          <w:rPrChange w:id="2208" w:author="Muhamad Ridho Zul Khoiri" w:date="2026-07-14T10:44:00Z" w16du:dateUtc="2026-07-14T03:44:00Z">
            <w:rPr>
              <w:ins w:id="2209" w:author="Muhamad Ridho Zul Khoiri" w:date="2026-07-13T14:15:00Z" w16du:dateUtc="2026-07-13T07:15:00Z"/>
              <w:rFonts w:ascii="Times New Roman" w:hAnsi="Times New Roman"/>
              <w:b/>
              <w:bCs/>
            </w:rPr>
          </w:rPrChange>
        </w:rPr>
        <w:pPrChange w:id="2210" w:author="Muhamad Ridho Zul Khoiri" w:date="2026-07-13T14:15:00Z" w16du:dateUtc="2026-07-13T07:15:00Z">
          <w:pPr>
            <w:pStyle w:val="Paragraph"/>
            <w:numPr>
              <w:numId w:val="16"/>
            </w:numPr>
            <w:tabs>
              <w:tab w:val="num" w:pos="1440"/>
            </w:tabs>
            <w:spacing w:after="0" w:line="360" w:lineRule="auto"/>
            <w:ind w:left="1440" w:hanging="360"/>
          </w:pPr>
        </w:pPrChange>
      </w:pPr>
      <w:ins w:id="2211" w:author="Muhamad Ridho Zul Khoiri" w:date="2026-07-13T14:15:00Z" w16du:dateUtc="2026-07-13T07:15:00Z">
        <w:r w:rsidRPr="00CF42A6">
          <w:rPr>
            <w:rFonts w:cs="Arial"/>
            <w:b/>
            <w:bCs/>
            <w:rPrChange w:id="2212" w:author="Muhamad Ridho Zul Khoiri" w:date="2026-07-14T10:44:00Z" w16du:dateUtc="2026-07-14T03:44:00Z">
              <w:rPr>
                <w:rFonts w:ascii="Times New Roman" w:hAnsi="Times New Roman"/>
                <w:b/>
                <w:bCs/>
              </w:rPr>
            </w:rPrChange>
          </w:rPr>
          <w:t>Maintenance Planning</w:t>
        </w:r>
      </w:ins>
    </w:p>
    <w:p w14:paraId="68838711" w14:textId="34962507" w:rsidR="00321F2D" w:rsidRDefault="00321F2D" w:rsidP="007C036D">
      <w:pPr>
        <w:pStyle w:val="Paragraph"/>
        <w:spacing w:after="0" w:line="360" w:lineRule="auto"/>
        <w:ind w:left="1440"/>
        <w:rPr>
          <w:ins w:id="2213" w:author="Muhamad Ridho Zul Khoiri" w:date="2026-07-14T10:50:00Z" w16du:dateUtc="2026-07-14T03:50:00Z"/>
          <w:rFonts w:cs="Arial"/>
        </w:rPr>
      </w:pPr>
      <w:ins w:id="2214" w:author="Muhamad Ridho Zul Khoiri" w:date="2026-07-13T14:17:00Z" w16du:dateUtc="2026-07-13T07:17:00Z">
        <w:r w:rsidRPr="00CF42A6">
          <w:rPr>
            <w:rFonts w:cs="Arial"/>
            <w:rPrChange w:id="2215" w:author="Muhamad Ridho Zul Khoiri" w:date="2026-07-14T10:44:00Z" w16du:dateUtc="2026-07-14T03:44:00Z">
              <w:rPr>
                <w:rFonts w:ascii="Times New Roman" w:hAnsi="Times New Roman"/>
              </w:rPr>
            </w:rPrChange>
          </w:rPr>
          <w:t>This</w:t>
        </w:r>
      </w:ins>
      <w:ins w:id="2216" w:author="Muhamad Ridho Zul Khoiri" w:date="2026-07-13T14:16:00Z" w16du:dateUtc="2026-07-13T07:16:00Z">
        <w:r w:rsidRPr="00CF42A6">
          <w:rPr>
            <w:rFonts w:cs="Arial"/>
            <w:rPrChange w:id="2217" w:author="Muhamad Ridho Zul Khoiri" w:date="2026-07-14T10:44:00Z" w16du:dateUtc="2026-07-14T03:44:00Z">
              <w:rPr>
                <w:rFonts w:ascii="Times New Roman" w:hAnsi="Times New Roman"/>
              </w:rPr>
            </w:rPrChange>
          </w:rPr>
          <w:t xml:space="preserve"> </w:t>
        </w:r>
      </w:ins>
      <w:ins w:id="2218" w:author="Muhamad Ridho Zul Khoiri" w:date="2026-07-13T14:17:00Z" w16du:dateUtc="2026-07-13T07:17:00Z">
        <w:r w:rsidRPr="00CF42A6">
          <w:rPr>
            <w:rFonts w:cs="Arial"/>
            <w:rPrChange w:id="2219" w:author="Muhamad Ridho Zul Khoiri" w:date="2026-07-14T10:44:00Z" w16du:dateUtc="2026-07-14T03:44:00Z">
              <w:rPr>
                <w:rFonts w:ascii="Times New Roman" w:hAnsi="Times New Roman"/>
              </w:rPr>
            </w:rPrChange>
          </w:rPr>
          <w:t xml:space="preserve">process </w:t>
        </w:r>
      </w:ins>
      <w:ins w:id="2220" w:author="Muhamad Ridho Zul Khoiri" w:date="2026-07-13T14:16:00Z" w16du:dateUtc="2026-07-13T07:16:00Z">
        <w:r w:rsidRPr="00CF42A6">
          <w:rPr>
            <w:rFonts w:cs="Arial"/>
            <w:rPrChange w:id="2221" w:author="Muhamad Ridho Zul Khoiri" w:date="2026-07-14T10:44:00Z" w16du:dateUtc="2026-07-14T03:44:00Z">
              <w:rPr>
                <w:rFonts w:ascii="Times New Roman" w:hAnsi="Times New Roman"/>
              </w:rPr>
            </w:rPrChange>
          </w:rPr>
          <w:t>covers the preparation</w:t>
        </w:r>
      </w:ins>
      <w:ins w:id="2222" w:author="Muhamad Ridho Zul Khoiri" w:date="2026-07-13T14:17:00Z" w16du:dateUtc="2026-07-13T07:17:00Z">
        <w:r w:rsidRPr="00CF42A6">
          <w:rPr>
            <w:rFonts w:cs="Arial"/>
            <w:rPrChange w:id="2223" w:author="Muhamad Ridho Zul Khoiri" w:date="2026-07-14T10:44:00Z" w16du:dateUtc="2026-07-14T03:44:00Z">
              <w:rPr>
                <w:rFonts w:ascii="Times New Roman" w:hAnsi="Times New Roman"/>
              </w:rPr>
            </w:rPrChange>
          </w:rPr>
          <w:t xml:space="preserve">, and </w:t>
        </w:r>
      </w:ins>
      <w:ins w:id="2224" w:author="Muhamad Ridho Zul Khoiri" w:date="2026-07-13T14:16:00Z" w16du:dateUtc="2026-07-13T07:16:00Z">
        <w:r w:rsidRPr="00CF42A6">
          <w:rPr>
            <w:rFonts w:cs="Arial"/>
            <w:rPrChange w:id="2225" w:author="Muhamad Ridho Zul Khoiri" w:date="2026-07-14T10:44:00Z" w16du:dateUtc="2026-07-14T03:44:00Z">
              <w:rPr>
                <w:rFonts w:ascii="Times New Roman" w:hAnsi="Times New Roman"/>
              </w:rPr>
            </w:rPrChange>
          </w:rPr>
          <w:t>coordination of preventive, corrective, and other maintenance activities required to maintain</w:t>
        </w:r>
      </w:ins>
      <w:ins w:id="2226" w:author="Muhamad Ridho Zul Khoiri" w:date="2026-07-13T14:17:00Z" w16du:dateUtc="2026-07-13T07:17:00Z">
        <w:r w:rsidRPr="00CF42A6">
          <w:rPr>
            <w:rFonts w:cs="Arial"/>
            <w:rPrChange w:id="2227" w:author="Muhamad Ridho Zul Khoiri" w:date="2026-07-14T10:44:00Z" w16du:dateUtc="2026-07-14T03:44:00Z">
              <w:rPr>
                <w:rFonts w:ascii="Times New Roman" w:hAnsi="Times New Roman"/>
              </w:rPr>
            </w:rPrChange>
          </w:rPr>
          <w:t xml:space="preserve"> </w:t>
        </w:r>
      </w:ins>
      <w:ins w:id="2228" w:author="Muhamad Ridho Zul Khoiri" w:date="2026-07-13T14:16:00Z" w16du:dateUtc="2026-07-13T07:16:00Z">
        <w:r w:rsidRPr="00CF42A6">
          <w:rPr>
            <w:rFonts w:cs="Arial"/>
            <w:rPrChange w:id="2229" w:author="Muhamad Ridho Zul Khoiri" w:date="2026-07-14T10:44:00Z" w16du:dateUtc="2026-07-14T03:44:00Z">
              <w:rPr>
                <w:rFonts w:ascii="Times New Roman" w:hAnsi="Times New Roman"/>
              </w:rPr>
            </w:rPrChange>
          </w:rPr>
          <w:t>reliability, asset integrity, and operational performance</w:t>
        </w:r>
      </w:ins>
      <w:ins w:id="2230" w:author="Muhamad Ridho Zul Khoiri" w:date="2026-07-13T14:17:00Z" w16du:dateUtc="2026-07-13T07:17:00Z">
        <w:r w:rsidRPr="00CF42A6">
          <w:rPr>
            <w:rFonts w:cs="Arial"/>
            <w:rPrChange w:id="2231" w:author="Muhamad Ridho Zul Khoiri" w:date="2026-07-14T10:44:00Z" w16du:dateUtc="2026-07-14T03:44:00Z">
              <w:rPr>
                <w:rFonts w:ascii="Times New Roman" w:hAnsi="Times New Roman"/>
              </w:rPr>
            </w:rPrChange>
          </w:rPr>
          <w:t xml:space="preserve"> of MEPG’s asset</w:t>
        </w:r>
      </w:ins>
      <w:ins w:id="2232" w:author="Muhamad Ridho Zul Khoiri" w:date="2026-07-13T14:16:00Z" w16du:dateUtc="2026-07-13T07:16:00Z">
        <w:r w:rsidRPr="00CF42A6">
          <w:rPr>
            <w:rFonts w:cs="Arial"/>
            <w:rPrChange w:id="2233" w:author="Muhamad Ridho Zul Khoiri" w:date="2026-07-14T10:44:00Z" w16du:dateUtc="2026-07-14T03:44:00Z">
              <w:rPr>
                <w:rFonts w:ascii="Times New Roman" w:hAnsi="Times New Roman"/>
              </w:rPr>
            </w:rPrChange>
          </w:rPr>
          <w:t>.</w:t>
        </w:r>
      </w:ins>
      <w:ins w:id="2234" w:author="Muhamad Ridho Zul Khoiri" w:date="2026-07-13T14:19:00Z" w16du:dateUtc="2026-07-13T07:19:00Z">
        <w:r w:rsidR="007C036D" w:rsidRPr="00CF42A6">
          <w:rPr>
            <w:rFonts w:cs="Arial"/>
            <w:rPrChange w:id="2235" w:author="Muhamad Ridho Zul Khoiri" w:date="2026-07-14T10:44:00Z" w16du:dateUtc="2026-07-14T03:44:00Z">
              <w:rPr>
                <w:rFonts w:ascii="Times New Roman" w:hAnsi="Times New Roman"/>
              </w:rPr>
            </w:rPrChange>
          </w:rPr>
          <w:t xml:space="preserve"> </w:t>
        </w:r>
      </w:ins>
      <w:ins w:id="2236" w:author="Muhamad Ridho Zul Khoiri" w:date="2026-07-13T14:16:00Z" w16du:dateUtc="2026-07-13T07:16:00Z">
        <w:r w:rsidRPr="00CF42A6">
          <w:rPr>
            <w:rFonts w:cs="Arial"/>
            <w:rPrChange w:id="2237" w:author="Muhamad Ridho Zul Khoiri" w:date="2026-07-14T10:44:00Z" w16du:dateUtc="2026-07-14T03:44:00Z">
              <w:rPr>
                <w:rFonts w:ascii="Times New Roman" w:hAnsi="Times New Roman"/>
              </w:rPr>
            </w:rPrChange>
          </w:rPr>
          <w:t>The process includes</w:t>
        </w:r>
      </w:ins>
      <w:ins w:id="2238" w:author="Muhamad Ridho Zul Khoiri" w:date="2026-07-13T14:17:00Z" w16du:dateUtc="2026-07-13T07:17:00Z">
        <w:r w:rsidRPr="00CF42A6">
          <w:rPr>
            <w:rFonts w:cs="Arial"/>
            <w:rPrChange w:id="2239" w:author="Muhamad Ridho Zul Khoiri" w:date="2026-07-14T10:44:00Z" w16du:dateUtc="2026-07-14T03:44:00Z">
              <w:rPr>
                <w:rFonts w:ascii="Times New Roman" w:hAnsi="Times New Roman"/>
              </w:rPr>
            </w:rPrChange>
          </w:rPr>
          <w:t>: 1)</w:t>
        </w:r>
      </w:ins>
      <w:ins w:id="2240" w:author="Muhamad Ridho Zul Khoiri" w:date="2026-07-13T14:16:00Z" w16du:dateUtc="2026-07-13T07:16:00Z">
        <w:r w:rsidRPr="00CF42A6">
          <w:rPr>
            <w:rFonts w:cs="Arial"/>
            <w:rPrChange w:id="2241" w:author="Muhamad Ridho Zul Khoiri" w:date="2026-07-14T10:44:00Z" w16du:dateUtc="2026-07-14T03:44:00Z">
              <w:rPr>
                <w:rFonts w:ascii="Times New Roman" w:hAnsi="Times New Roman"/>
              </w:rPr>
            </w:rPrChange>
          </w:rPr>
          <w:t xml:space="preserve"> work scope and work order preparation, </w:t>
        </w:r>
      </w:ins>
      <w:ins w:id="2242" w:author="Muhamad Ridho Zul Khoiri" w:date="2026-07-13T14:18:00Z" w16du:dateUtc="2026-07-13T07:18:00Z">
        <w:r w:rsidRPr="00CF42A6">
          <w:rPr>
            <w:rFonts w:cs="Arial"/>
            <w:rPrChange w:id="2243" w:author="Muhamad Ridho Zul Khoiri" w:date="2026-07-14T10:44:00Z" w16du:dateUtc="2026-07-14T03:44:00Z">
              <w:rPr>
                <w:rFonts w:ascii="Times New Roman" w:hAnsi="Times New Roman"/>
              </w:rPr>
            </w:rPrChange>
          </w:rPr>
          <w:t xml:space="preserve">2) </w:t>
        </w:r>
      </w:ins>
      <w:ins w:id="2244" w:author="Muhamad Ridho Zul Khoiri" w:date="2026-07-13T14:16:00Z" w16du:dateUtc="2026-07-13T07:16:00Z">
        <w:r w:rsidRPr="00CF42A6">
          <w:rPr>
            <w:rFonts w:cs="Arial"/>
            <w:rPrChange w:id="2245" w:author="Muhamad Ridho Zul Khoiri" w:date="2026-07-14T10:44:00Z" w16du:dateUtc="2026-07-14T03:44:00Z">
              <w:rPr>
                <w:rFonts w:ascii="Times New Roman" w:hAnsi="Times New Roman"/>
              </w:rPr>
            </w:rPrChange>
          </w:rPr>
          <w:t xml:space="preserve">maintenance timing, </w:t>
        </w:r>
      </w:ins>
      <w:ins w:id="2246" w:author="Muhamad Ridho Zul Khoiri" w:date="2026-07-13T14:18:00Z" w16du:dateUtc="2026-07-13T07:18:00Z">
        <w:r w:rsidRPr="00CF42A6">
          <w:rPr>
            <w:rFonts w:cs="Arial"/>
            <w:rPrChange w:id="2247" w:author="Muhamad Ridho Zul Khoiri" w:date="2026-07-14T10:44:00Z" w16du:dateUtc="2026-07-14T03:44:00Z">
              <w:rPr>
                <w:rFonts w:ascii="Times New Roman" w:hAnsi="Times New Roman"/>
              </w:rPr>
            </w:rPrChange>
          </w:rPr>
          <w:t xml:space="preserve">3) </w:t>
        </w:r>
      </w:ins>
      <w:ins w:id="2248" w:author="Muhamad Ridho Zul Khoiri" w:date="2026-07-13T14:16:00Z" w16du:dateUtc="2026-07-13T07:16:00Z">
        <w:r w:rsidRPr="00CF42A6">
          <w:rPr>
            <w:rFonts w:cs="Arial"/>
            <w:rPrChange w:id="2249" w:author="Muhamad Ridho Zul Khoiri" w:date="2026-07-14T10:44:00Z" w16du:dateUtc="2026-07-14T03:44:00Z">
              <w:rPr>
                <w:rFonts w:ascii="Times New Roman" w:hAnsi="Times New Roman"/>
              </w:rPr>
            </w:rPrChange>
          </w:rPr>
          <w:t xml:space="preserve">material and equipment requirements, </w:t>
        </w:r>
      </w:ins>
      <w:ins w:id="2250" w:author="Muhamad Ridho Zul Khoiri" w:date="2026-07-13T14:18:00Z" w16du:dateUtc="2026-07-13T07:18:00Z">
        <w:r w:rsidRPr="00CF42A6">
          <w:rPr>
            <w:rFonts w:cs="Arial"/>
            <w:rPrChange w:id="2251" w:author="Muhamad Ridho Zul Khoiri" w:date="2026-07-14T10:44:00Z" w16du:dateUtc="2026-07-14T03:44:00Z">
              <w:rPr>
                <w:rFonts w:ascii="Times New Roman" w:hAnsi="Times New Roman"/>
              </w:rPr>
            </w:rPrChange>
          </w:rPr>
          <w:t xml:space="preserve">4) </w:t>
        </w:r>
      </w:ins>
      <w:ins w:id="2252" w:author="Muhamad Ridho Zul Khoiri" w:date="2026-07-13T14:16:00Z" w16du:dateUtc="2026-07-13T07:16:00Z">
        <w:r w:rsidRPr="00CF42A6">
          <w:rPr>
            <w:rFonts w:cs="Arial"/>
            <w:rPrChange w:id="2253" w:author="Muhamad Ridho Zul Khoiri" w:date="2026-07-14T10:44:00Z" w16du:dateUtc="2026-07-14T03:44:00Z">
              <w:rPr>
                <w:rFonts w:ascii="Times New Roman" w:hAnsi="Times New Roman"/>
              </w:rPr>
            </w:rPrChange>
          </w:rPr>
          <w:t xml:space="preserve">procurement and delivery status, </w:t>
        </w:r>
      </w:ins>
      <w:ins w:id="2254" w:author="Muhamad Ridho Zul Khoiri" w:date="2026-07-13T14:18:00Z" w16du:dateUtc="2026-07-13T07:18:00Z">
        <w:r w:rsidRPr="00CF42A6">
          <w:rPr>
            <w:rFonts w:cs="Arial"/>
            <w:rPrChange w:id="2255" w:author="Muhamad Ridho Zul Khoiri" w:date="2026-07-14T10:44:00Z" w16du:dateUtc="2026-07-14T03:44:00Z">
              <w:rPr>
                <w:rFonts w:ascii="Times New Roman" w:hAnsi="Times New Roman"/>
              </w:rPr>
            </w:rPrChange>
          </w:rPr>
          <w:t xml:space="preserve">5) </w:t>
        </w:r>
      </w:ins>
      <w:ins w:id="2256" w:author="Muhamad Ridho Zul Khoiri" w:date="2026-07-13T14:16:00Z" w16du:dateUtc="2026-07-13T07:16:00Z">
        <w:r w:rsidRPr="00CF42A6">
          <w:rPr>
            <w:rFonts w:cs="Arial"/>
            <w:rPrChange w:id="2257" w:author="Muhamad Ridho Zul Khoiri" w:date="2026-07-14T10:44:00Z" w16du:dateUtc="2026-07-14T03:44:00Z">
              <w:rPr>
                <w:rFonts w:ascii="Times New Roman" w:hAnsi="Times New Roman"/>
              </w:rPr>
            </w:rPrChange>
          </w:rPr>
          <w:t xml:space="preserve">manpower and contractor requirements, and </w:t>
        </w:r>
      </w:ins>
      <w:ins w:id="2258" w:author="Muhamad Ridho Zul Khoiri" w:date="2026-07-13T14:18:00Z" w16du:dateUtc="2026-07-13T07:18:00Z">
        <w:r w:rsidRPr="00CF42A6">
          <w:rPr>
            <w:rFonts w:cs="Arial"/>
            <w:rPrChange w:id="2259" w:author="Muhamad Ridho Zul Khoiri" w:date="2026-07-14T10:44:00Z" w16du:dateUtc="2026-07-14T03:44:00Z">
              <w:rPr>
                <w:rFonts w:ascii="Times New Roman" w:hAnsi="Times New Roman"/>
              </w:rPr>
            </w:rPrChange>
          </w:rPr>
          <w:t xml:space="preserve">6) </w:t>
        </w:r>
      </w:ins>
      <w:ins w:id="2260" w:author="Muhamad Ridho Zul Khoiri" w:date="2026-07-13T14:16:00Z" w16du:dateUtc="2026-07-13T07:16:00Z">
        <w:r w:rsidRPr="00CF42A6">
          <w:rPr>
            <w:rFonts w:cs="Arial"/>
            <w:rPrChange w:id="2261" w:author="Muhamad Ridho Zul Khoiri" w:date="2026-07-14T10:44:00Z" w16du:dateUtc="2026-07-14T03:44:00Z">
              <w:rPr>
                <w:rFonts w:ascii="Times New Roman" w:hAnsi="Times New Roman"/>
              </w:rPr>
            </w:rPrChange>
          </w:rPr>
          <w:t>operational constraints. Relevant maintenance activities shall be integrated into the applicable 12M, 90D, 30D, and 7D plans based on their criticality, readiness, and impact on operations.</w:t>
        </w:r>
      </w:ins>
    </w:p>
    <w:p w14:paraId="41E8140C" w14:textId="77777777" w:rsidR="00526DF0" w:rsidRPr="00CF42A6" w:rsidRDefault="00526DF0" w:rsidP="007C036D">
      <w:pPr>
        <w:pStyle w:val="Paragraph"/>
        <w:spacing w:after="0" w:line="360" w:lineRule="auto"/>
        <w:ind w:left="1440"/>
        <w:rPr>
          <w:ins w:id="2262" w:author="Muhamad Ridho Zul Khoiri" w:date="2026-07-13T14:20:00Z" w16du:dateUtc="2026-07-13T07:20:00Z"/>
          <w:rFonts w:cs="Arial"/>
          <w:rPrChange w:id="2263" w:author="Muhamad Ridho Zul Khoiri" w:date="2026-07-14T10:44:00Z" w16du:dateUtc="2026-07-14T03:44:00Z">
            <w:rPr>
              <w:ins w:id="2264" w:author="Muhamad Ridho Zul Khoiri" w:date="2026-07-13T14:20:00Z" w16du:dateUtc="2026-07-13T07:20:00Z"/>
              <w:rFonts w:ascii="Times New Roman" w:hAnsi="Times New Roman"/>
            </w:rPr>
          </w:rPrChange>
        </w:rPr>
      </w:pPr>
    </w:p>
    <w:p w14:paraId="4B9B7AC3" w14:textId="0D90144C" w:rsidR="000308A7" w:rsidRPr="00CF42A6" w:rsidRDefault="000308A7" w:rsidP="000308A7">
      <w:pPr>
        <w:pStyle w:val="Paragraph"/>
        <w:numPr>
          <w:ilvl w:val="0"/>
          <w:numId w:val="77"/>
        </w:numPr>
        <w:spacing w:after="0" w:line="360" w:lineRule="auto"/>
        <w:rPr>
          <w:ins w:id="2265" w:author="Muhamad Ridho Zul Khoiri" w:date="2026-07-13T14:20:00Z" w16du:dateUtc="2026-07-13T07:20:00Z"/>
          <w:rFonts w:cs="Arial"/>
          <w:b/>
          <w:bCs/>
          <w:rPrChange w:id="2266" w:author="Muhamad Ridho Zul Khoiri" w:date="2026-07-14T10:44:00Z" w16du:dateUtc="2026-07-14T03:44:00Z">
            <w:rPr>
              <w:ins w:id="2267" w:author="Muhamad Ridho Zul Khoiri" w:date="2026-07-13T14:20:00Z" w16du:dateUtc="2026-07-13T07:20:00Z"/>
              <w:rFonts w:ascii="Times New Roman" w:hAnsi="Times New Roman"/>
              <w:b/>
              <w:bCs/>
            </w:rPr>
          </w:rPrChange>
        </w:rPr>
      </w:pPr>
      <w:ins w:id="2268" w:author="Muhamad Ridho Zul Khoiri" w:date="2026-07-13T14:20:00Z" w16du:dateUtc="2026-07-13T07:20:00Z">
        <w:r w:rsidRPr="00CF42A6">
          <w:rPr>
            <w:rFonts w:cs="Arial"/>
            <w:b/>
            <w:bCs/>
            <w:rPrChange w:id="2269" w:author="Muhamad Ridho Zul Khoiri" w:date="2026-07-14T10:44:00Z" w16du:dateUtc="2026-07-14T03:44:00Z">
              <w:rPr>
                <w:rFonts w:ascii="Times New Roman" w:hAnsi="Times New Roman"/>
                <w:b/>
                <w:bCs/>
              </w:rPr>
            </w:rPrChange>
          </w:rPr>
          <w:lastRenderedPageBreak/>
          <w:t>Project Planning</w:t>
        </w:r>
      </w:ins>
    </w:p>
    <w:p w14:paraId="3289C3BD" w14:textId="24DA06BD" w:rsidR="007D3E3D" w:rsidRPr="00CF42A6" w:rsidRDefault="000308A7">
      <w:pPr>
        <w:pStyle w:val="Paragraph"/>
        <w:spacing w:after="0" w:line="360" w:lineRule="auto"/>
        <w:ind w:left="1440"/>
        <w:rPr>
          <w:ins w:id="2270" w:author="Muhamad Ridho Zul Khoiri" w:date="2026-07-13T14:21:00Z" w16du:dateUtc="2026-07-13T07:21:00Z"/>
          <w:rFonts w:cs="Arial"/>
          <w:rPrChange w:id="2271" w:author="Muhamad Ridho Zul Khoiri" w:date="2026-07-14T10:44:00Z" w16du:dateUtc="2026-07-14T03:44:00Z">
            <w:rPr>
              <w:ins w:id="2272" w:author="Muhamad Ridho Zul Khoiri" w:date="2026-07-13T14:21:00Z" w16du:dateUtc="2026-07-13T07:21:00Z"/>
              <w:rFonts w:ascii="Times New Roman" w:hAnsi="Times New Roman"/>
            </w:rPr>
          </w:rPrChange>
        </w:rPr>
        <w:pPrChange w:id="2273" w:author="Muhamad Ridho Zul Khoiri" w:date="2026-07-13T14:32:00Z" w16du:dateUtc="2026-07-13T07:32:00Z">
          <w:pPr>
            <w:pStyle w:val="Paragraph"/>
            <w:spacing w:line="360" w:lineRule="auto"/>
            <w:ind w:left="1440"/>
          </w:pPr>
        </w:pPrChange>
      </w:pPr>
      <w:ins w:id="2274" w:author="Muhamad Ridho Zul Khoiri" w:date="2026-07-13T14:20:00Z" w16du:dateUtc="2026-07-13T07:20:00Z">
        <w:r w:rsidRPr="00CF42A6">
          <w:rPr>
            <w:rFonts w:cs="Arial"/>
            <w:rPrChange w:id="2275" w:author="Muhamad Ridho Zul Khoiri" w:date="2026-07-14T10:44:00Z" w16du:dateUtc="2026-07-14T03:44:00Z">
              <w:rPr>
                <w:rFonts w:ascii="Times New Roman" w:hAnsi="Times New Roman"/>
              </w:rPr>
            </w:rPrChange>
          </w:rPr>
          <w:t>This process</w:t>
        </w:r>
      </w:ins>
      <w:ins w:id="2276" w:author="Muhamad Ridho Zul Khoiri" w:date="2026-07-13T14:21:00Z" w16du:dateUtc="2026-07-13T07:21:00Z">
        <w:r w:rsidRPr="00CF42A6">
          <w:rPr>
            <w:rFonts w:cs="Arial"/>
            <w:rPrChange w:id="2277" w:author="Muhamad Ridho Zul Khoiri" w:date="2026-07-14T10:44:00Z" w16du:dateUtc="2026-07-14T03:44:00Z">
              <w:rPr>
                <w:rFonts w:ascii="Times New Roman" w:hAnsi="Times New Roman"/>
              </w:rPr>
            </w:rPrChange>
          </w:rPr>
          <w:t xml:space="preserve"> covers the </w:t>
        </w:r>
        <w:r w:rsidR="00DE29B7" w:rsidRPr="00CF42A6">
          <w:rPr>
            <w:rFonts w:cs="Arial"/>
            <w:rPrChange w:id="2278" w:author="Muhamad Ridho Zul Khoiri" w:date="2026-07-14T10:44:00Z" w16du:dateUtc="2026-07-14T03:44:00Z">
              <w:rPr>
                <w:rFonts w:ascii="Times New Roman" w:hAnsi="Times New Roman"/>
              </w:rPr>
            </w:rPrChange>
          </w:rPr>
          <w:t>development</w:t>
        </w:r>
        <w:r w:rsidRPr="00CF42A6">
          <w:rPr>
            <w:rFonts w:cs="Arial"/>
            <w:rPrChange w:id="2279" w:author="Muhamad Ridho Zul Khoiri" w:date="2026-07-14T10:44:00Z" w16du:dateUtc="2026-07-14T03:44:00Z">
              <w:rPr>
                <w:rFonts w:ascii="Times New Roman" w:hAnsi="Times New Roman"/>
              </w:rPr>
            </w:rPrChange>
          </w:rPr>
          <w:t xml:space="preserve">, planning, and </w:t>
        </w:r>
        <w:r w:rsidR="00DE29B7" w:rsidRPr="00CF42A6">
          <w:rPr>
            <w:rFonts w:cs="Arial"/>
            <w:rPrChange w:id="2280" w:author="Muhamad Ridho Zul Khoiri" w:date="2026-07-14T10:44:00Z" w16du:dateUtc="2026-07-14T03:44:00Z">
              <w:rPr>
                <w:rFonts w:ascii="Times New Roman" w:hAnsi="Times New Roman"/>
              </w:rPr>
            </w:rPrChange>
          </w:rPr>
          <w:t xml:space="preserve">execution preparation of applicable facility and development projects. </w:t>
        </w:r>
        <w:r w:rsidR="007D3E3D" w:rsidRPr="00CF42A6">
          <w:rPr>
            <w:rFonts w:cs="Arial"/>
            <w:rPrChange w:id="2281" w:author="Muhamad Ridho Zul Khoiri" w:date="2026-07-14T10:44:00Z" w16du:dateUtc="2026-07-14T03:44:00Z">
              <w:rPr>
                <w:rFonts w:ascii="Times New Roman" w:hAnsi="Times New Roman"/>
              </w:rPr>
            </w:rPrChange>
          </w:rPr>
          <w:t>This process shall be performed in accordance with the applicable</w:t>
        </w:r>
        <w:r w:rsidR="007D3E3D" w:rsidRPr="00CF42A6">
          <w:rPr>
            <w:rFonts w:cs="Arial"/>
            <w:i/>
            <w:iCs/>
            <w:rPrChange w:id="2282" w:author="Muhamad Ridho Zul Khoiri" w:date="2026-07-14T10:44:00Z" w16du:dateUtc="2026-07-14T03:44:00Z">
              <w:rPr>
                <w:rFonts w:ascii="Times New Roman" w:hAnsi="Times New Roman"/>
              </w:rPr>
            </w:rPrChange>
          </w:rPr>
          <w:t xml:space="preserve"> Medco Project Excellence Process (MPEP) (</w:t>
        </w:r>
      </w:ins>
      <w:ins w:id="2283" w:author="Muhamad Ridho Zul Khoiri" w:date="2026-07-13T14:22:00Z" w16du:dateUtc="2026-07-13T07:22:00Z">
        <w:r w:rsidR="007D3E3D" w:rsidRPr="00CF42A6">
          <w:rPr>
            <w:rFonts w:cs="Arial"/>
            <w:i/>
            <w:iCs/>
            <w:rPrChange w:id="2284" w:author="Muhamad Ridho Zul Khoiri" w:date="2026-07-14T10:44:00Z" w16du:dateUtc="2026-07-14T03:44:00Z">
              <w:rPr>
                <w:rFonts w:ascii="Times New Roman" w:hAnsi="Times New Roman"/>
              </w:rPr>
            </w:rPrChange>
          </w:rPr>
          <w:t xml:space="preserve">No. </w:t>
        </w:r>
      </w:ins>
      <w:ins w:id="2285" w:author="Muhamad Ridho Zul Khoiri" w:date="2026-07-13T14:21:00Z" w16du:dateUtc="2026-07-13T07:21:00Z">
        <w:r w:rsidR="007D3E3D" w:rsidRPr="00CF42A6">
          <w:rPr>
            <w:rFonts w:cs="Arial"/>
            <w:i/>
            <w:iCs/>
            <w:rPrChange w:id="2286" w:author="Muhamad Ridho Zul Khoiri" w:date="2026-07-14T10:44:00Z" w16du:dateUtc="2026-07-14T03:44:00Z">
              <w:rPr>
                <w:rFonts w:ascii="Times New Roman" w:hAnsi="Times New Roman"/>
              </w:rPr>
            </w:rPrChange>
          </w:rPr>
          <w:t>MPEP-PM-GUI-03</w:t>
        </w:r>
      </w:ins>
      <w:ins w:id="2287" w:author="Muhamad Ridho Zul Khoiri" w:date="2026-07-13T14:22:00Z" w16du:dateUtc="2026-07-13T07:22:00Z">
        <w:r w:rsidR="007D3E3D" w:rsidRPr="00CF42A6">
          <w:rPr>
            <w:rFonts w:cs="Arial"/>
            <w:i/>
            <w:iCs/>
            <w:rPrChange w:id="2288" w:author="Muhamad Ridho Zul Khoiri" w:date="2026-07-14T10:44:00Z" w16du:dateUtc="2026-07-14T03:44:00Z">
              <w:rPr>
                <w:rFonts w:ascii="Times New Roman" w:hAnsi="Times New Roman"/>
                <w:i/>
                <w:iCs/>
              </w:rPr>
            </w:rPrChange>
          </w:rPr>
          <w:t>)</w:t>
        </w:r>
      </w:ins>
      <w:ins w:id="2289" w:author="Muhamad Ridho Zul Khoiri" w:date="2026-07-13T14:21:00Z" w16du:dateUtc="2026-07-13T07:21:00Z">
        <w:r w:rsidR="007D3E3D" w:rsidRPr="00CF42A6">
          <w:rPr>
            <w:rFonts w:cs="Arial"/>
            <w:rPrChange w:id="2290" w:author="Muhamad Ridho Zul Khoiri" w:date="2026-07-14T10:44:00Z" w16du:dateUtc="2026-07-14T03:44:00Z">
              <w:rPr>
                <w:rFonts w:ascii="Times New Roman" w:hAnsi="Times New Roman"/>
              </w:rPr>
            </w:rPrChange>
          </w:rPr>
          <w:t xml:space="preserve"> where applicable. The project process shall establish the required project scope, schedule, technical </w:t>
        </w:r>
      </w:ins>
      <w:ins w:id="2291" w:author="Muhamad Ridho Zul Khoiri" w:date="2026-07-13T14:22:00Z" w16du:dateUtc="2026-07-13T07:22:00Z">
        <w:r w:rsidR="00EC58B6" w:rsidRPr="00CF42A6">
          <w:rPr>
            <w:rFonts w:cs="Arial"/>
            <w:rPrChange w:id="2292" w:author="Muhamad Ridho Zul Khoiri" w:date="2026-07-14T10:44:00Z" w16du:dateUtc="2026-07-14T03:44:00Z">
              <w:rPr>
                <w:rFonts w:ascii="Times New Roman" w:hAnsi="Times New Roman"/>
              </w:rPr>
            </w:rPrChange>
          </w:rPr>
          <w:t>readiness</w:t>
        </w:r>
      </w:ins>
      <w:ins w:id="2293" w:author="Muhamad Ridho Zul Khoiri" w:date="2026-07-13T14:21:00Z" w16du:dateUtc="2026-07-13T07:21:00Z">
        <w:r w:rsidR="007D3E3D" w:rsidRPr="00CF42A6">
          <w:rPr>
            <w:rFonts w:cs="Arial"/>
            <w:rPrChange w:id="2294" w:author="Muhamad Ridho Zul Khoiri" w:date="2026-07-14T10:44:00Z" w16du:dateUtc="2026-07-14T03:44:00Z">
              <w:rPr>
                <w:rFonts w:ascii="Times New Roman" w:hAnsi="Times New Roman"/>
              </w:rPr>
            </w:rPrChange>
          </w:rPr>
          <w:t>, cost, contracting and procurement requirements, resources, risks, and key project milestones.</w:t>
        </w:r>
      </w:ins>
    </w:p>
    <w:p w14:paraId="702F43D0" w14:textId="5BD2C80F" w:rsidR="000308A7" w:rsidRPr="00CF42A6" w:rsidRDefault="007D3E3D">
      <w:pPr>
        <w:pStyle w:val="Paragraph"/>
        <w:spacing w:line="360" w:lineRule="auto"/>
        <w:ind w:left="1440"/>
        <w:rPr>
          <w:ins w:id="2295" w:author="Muhamad Ridho Zul Khoiri" w:date="2026-07-13T14:23:00Z" w16du:dateUtc="2026-07-13T07:23:00Z"/>
          <w:rFonts w:cs="Arial"/>
          <w:rPrChange w:id="2296" w:author="Muhamad Ridho Zul Khoiri" w:date="2026-07-14T10:44:00Z" w16du:dateUtc="2026-07-14T03:44:00Z">
            <w:rPr>
              <w:ins w:id="2297" w:author="Muhamad Ridho Zul Khoiri" w:date="2026-07-13T14:23:00Z" w16du:dateUtc="2026-07-13T07:23:00Z"/>
              <w:rFonts w:ascii="Times New Roman" w:hAnsi="Times New Roman"/>
            </w:rPr>
          </w:rPrChange>
        </w:rPr>
        <w:pPrChange w:id="2298" w:author="Muhamad Ridho Zul Khoiri" w:date="2026-07-13T14:32:00Z" w16du:dateUtc="2026-07-13T07:32:00Z">
          <w:pPr>
            <w:pStyle w:val="Paragraph"/>
            <w:spacing w:after="0" w:line="360" w:lineRule="auto"/>
            <w:ind w:left="1440"/>
          </w:pPr>
        </w:pPrChange>
      </w:pPr>
      <w:ins w:id="2299" w:author="Muhamad Ridho Zul Khoiri" w:date="2026-07-13T14:21:00Z" w16du:dateUtc="2026-07-13T07:21:00Z">
        <w:r w:rsidRPr="00CF42A6">
          <w:rPr>
            <w:rFonts w:cs="Arial"/>
            <w:rPrChange w:id="2300" w:author="Muhamad Ridho Zul Khoiri" w:date="2026-07-14T10:44:00Z" w16du:dateUtc="2026-07-14T03:44:00Z">
              <w:rPr>
                <w:rFonts w:ascii="Times New Roman" w:hAnsi="Times New Roman"/>
              </w:rPr>
            </w:rPrChange>
          </w:rPr>
          <w:t xml:space="preserve">Project activities and milestones that affect production, Operations, shutdown windows, SIMOPS, field resources, logistics, or other functions shall be included in the applicable planning horizons. This guideline governs the coordination of those interfaces and execution requirements without replacing the applicable MPEP project governance. </w:t>
        </w:r>
      </w:ins>
    </w:p>
    <w:p w14:paraId="523D48E0" w14:textId="70E0CE64" w:rsidR="00EC58B6" w:rsidRPr="00CF42A6" w:rsidRDefault="00EC58B6" w:rsidP="00EC58B6">
      <w:pPr>
        <w:pStyle w:val="Paragraph"/>
        <w:numPr>
          <w:ilvl w:val="0"/>
          <w:numId w:val="77"/>
        </w:numPr>
        <w:spacing w:after="0" w:line="360" w:lineRule="auto"/>
        <w:rPr>
          <w:ins w:id="2301" w:author="Muhamad Ridho Zul Khoiri" w:date="2026-07-13T14:23:00Z" w16du:dateUtc="2026-07-13T07:23:00Z"/>
          <w:rFonts w:cs="Arial"/>
          <w:b/>
          <w:bCs/>
          <w:rPrChange w:id="2302" w:author="Muhamad Ridho Zul Khoiri" w:date="2026-07-14T10:44:00Z" w16du:dateUtc="2026-07-14T03:44:00Z">
            <w:rPr>
              <w:ins w:id="2303" w:author="Muhamad Ridho Zul Khoiri" w:date="2026-07-13T14:23:00Z" w16du:dateUtc="2026-07-13T07:23:00Z"/>
              <w:rFonts w:ascii="Times New Roman" w:hAnsi="Times New Roman"/>
              <w:b/>
              <w:bCs/>
            </w:rPr>
          </w:rPrChange>
        </w:rPr>
      </w:pPr>
      <w:ins w:id="2304" w:author="Muhamad Ridho Zul Khoiri" w:date="2026-07-13T14:23:00Z" w16du:dateUtc="2026-07-13T07:23:00Z">
        <w:r w:rsidRPr="00CF42A6">
          <w:rPr>
            <w:rFonts w:cs="Arial"/>
            <w:b/>
            <w:bCs/>
            <w:rPrChange w:id="2305" w:author="Muhamad Ridho Zul Khoiri" w:date="2026-07-14T10:44:00Z" w16du:dateUtc="2026-07-14T03:44:00Z">
              <w:rPr>
                <w:rFonts w:ascii="Times New Roman" w:hAnsi="Times New Roman"/>
                <w:b/>
                <w:bCs/>
              </w:rPr>
            </w:rPrChange>
          </w:rPr>
          <w:t>Shutdown Planning</w:t>
        </w:r>
      </w:ins>
    </w:p>
    <w:p w14:paraId="6B852E91" w14:textId="489834DF" w:rsidR="00AF0BF6" w:rsidRPr="00CF42A6" w:rsidRDefault="00AF0BF6">
      <w:pPr>
        <w:pStyle w:val="Paragraph"/>
        <w:spacing w:after="0" w:line="360" w:lineRule="auto"/>
        <w:ind w:left="1440"/>
        <w:rPr>
          <w:ins w:id="2306" w:author="Muhamad Ridho Zul Khoiri" w:date="2026-07-13T14:23:00Z" w16du:dateUtc="2026-07-13T07:23:00Z"/>
          <w:rFonts w:cs="Arial"/>
          <w:rPrChange w:id="2307" w:author="Muhamad Ridho Zul Khoiri" w:date="2026-07-14T10:44:00Z" w16du:dateUtc="2026-07-14T03:44:00Z">
            <w:rPr>
              <w:ins w:id="2308" w:author="Muhamad Ridho Zul Khoiri" w:date="2026-07-13T14:23:00Z" w16du:dateUtc="2026-07-13T07:23:00Z"/>
              <w:rFonts w:ascii="Times New Roman" w:hAnsi="Times New Roman"/>
            </w:rPr>
          </w:rPrChange>
        </w:rPr>
        <w:pPrChange w:id="2309" w:author="Muhamad Ridho Zul Khoiri" w:date="2026-07-13T14:32:00Z" w16du:dateUtc="2026-07-13T07:32:00Z">
          <w:pPr>
            <w:pStyle w:val="Paragraph"/>
            <w:spacing w:line="360" w:lineRule="auto"/>
            <w:ind w:left="1440"/>
          </w:pPr>
        </w:pPrChange>
      </w:pPr>
      <w:ins w:id="2310" w:author="Muhamad Ridho Zul Khoiri" w:date="2026-07-13T14:23:00Z" w16du:dateUtc="2026-07-13T07:23:00Z">
        <w:r w:rsidRPr="00CF42A6">
          <w:rPr>
            <w:rFonts w:cs="Arial"/>
            <w:rPrChange w:id="2311" w:author="Muhamad Ridho Zul Khoiri" w:date="2026-07-14T10:44:00Z" w16du:dateUtc="2026-07-14T03:44:00Z">
              <w:rPr>
                <w:rFonts w:ascii="Times New Roman" w:hAnsi="Times New Roman"/>
              </w:rPr>
            </w:rPrChange>
          </w:rPr>
          <w:t xml:space="preserve">This process covers the preparation, and coordination of planned activities requiring facility shutdown, production reduction, or significant operational intervention. </w:t>
        </w:r>
      </w:ins>
      <w:ins w:id="2312" w:author="Muhamad Ridho Zul Khoiri" w:date="2026-07-13T14:35:00Z" w16du:dateUtc="2026-07-13T07:35:00Z">
        <w:r w:rsidR="00721A3F" w:rsidRPr="00CF42A6">
          <w:rPr>
            <w:rFonts w:cs="Arial"/>
            <w:rPrChange w:id="2313" w:author="Muhamad Ridho Zul Khoiri" w:date="2026-07-14T10:44:00Z" w16du:dateUtc="2026-07-14T03:44:00Z">
              <w:rPr>
                <w:rFonts w:ascii="Times New Roman" w:hAnsi="Times New Roman"/>
              </w:rPr>
            </w:rPrChange>
          </w:rPr>
          <w:t>This process</w:t>
        </w:r>
      </w:ins>
      <w:ins w:id="2314" w:author="Muhamad Ridho Zul Khoiri" w:date="2026-07-13T14:23:00Z" w16du:dateUtc="2026-07-13T07:23:00Z">
        <w:r w:rsidRPr="00CF42A6">
          <w:rPr>
            <w:rFonts w:cs="Arial"/>
            <w:rPrChange w:id="2315" w:author="Muhamad Ridho Zul Khoiri" w:date="2026-07-14T10:44:00Z" w16du:dateUtc="2026-07-14T03:44:00Z">
              <w:rPr>
                <w:rFonts w:ascii="Times New Roman" w:hAnsi="Times New Roman"/>
              </w:rPr>
            </w:rPrChange>
          </w:rPr>
          <w:t xml:space="preserve"> shall integrate the work requirements of Operations, Maintenance, Projects, Wells, and other relevant functions. The planning process shall </w:t>
        </w:r>
      </w:ins>
      <w:ins w:id="2316" w:author="Muhamad Ridho Zul Khoiri" w:date="2026-07-13T14:24:00Z" w16du:dateUtc="2026-07-13T07:24:00Z">
        <w:r w:rsidR="00E27892" w:rsidRPr="00CF42A6">
          <w:rPr>
            <w:rFonts w:cs="Arial"/>
            <w:rPrChange w:id="2317" w:author="Muhamad Ridho Zul Khoiri" w:date="2026-07-14T10:44:00Z" w16du:dateUtc="2026-07-14T03:44:00Z">
              <w:rPr>
                <w:rFonts w:ascii="Times New Roman" w:hAnsi="Times New Roman"/>
              </w:rPr>
            </w:rPrChange>
          </w:rPr>
          <w:t>consider: 1)</w:t>
        </w:r>
      </w:ins>
      <w:ins w:id="2318" w:author="Muhamad Ridho Zul Khoiri" w:date="2026-07-13T14:23:00Z" w16du:dateUtc="2026-07-13T07:23:00Z">
        <w:r w:rsidRPr="00CF42A6">
          <w:rPr>
            <w:rFonts w:cs="Arial"/>
            <w:rPrChange w:id="2319" w:author="Muhamad Ridho Zul Khoiri" w:date="2026-07-14T10:44:00Z" w16du:dateUtc="2026-07-14T03:44:00Z">
              <w:rPr>
                <w:rFonts w:ascii="Times New Roman" w:hAnsi="Times New Roman"/>
              </w:rPr>
            </w:rPrChange>
          </w:rPr>
          <w:t xml:space="preserve"> shutdown scope, </w:t>
        </w:r>
      </w:ins>
      <w:ins w:id="2320" w:author="Muhamad Ridho Zul Khoiri" w:date="2026-07-13T14:24:00Z" w16du:dateUtc="2026-07-13T07:24:00Z">
        <w:r w:rsidR="00E27892" w:rsidRPr="00CF42A6">
          <w:rPr>
            <w:rFonts w:cs="Arial"/>
            <w:rPrChange w:id="2321" w:author="Muhamad Ridho Zul Khoiri" w:date="2026-07-14T10:44:00Z" w16du:dateUtc="2026-07-14T03:44:00Z">
              <w:rPr>
                <w:rFonts w:ascii="Times New Roman" w:hAnsi="Times New Roman"/>
              </w:rPr>
            </w:rPrChange>
          </w:rPr>
          <w:t xml:space="preserve">2) </w:t>
        </w:r>
      </w:ins>
      <w:ins w:id="2322" w:author="Muhamad Ridho Zul Khoiri" w:date="2026-07-13T14:23:00Z" w16du:dateUtc="2026-07-13T07:23:00Z">
        <w:r w:rsidRPr="00CF42A6">
          <w:rPr>
            <w:rFonts w:cs="Arial"/>
            <w:rPrChange w:id="2323" w:author="Muhamad Ridho Zul Khoiri" w:date="2026-07-14T10:44:00Z" w16du:dateUtc="2026-07-14T03:44:00Z">
              <w:rPr>
                <w:rFonts w:ascii="Times New Roman" w:hAnsi="Times New Roman"/>
              </w:rPr>
            </w:rPrChange>
          </w:rPr>
          <w:t>production impact</w:t>
        </w:r>
      </w:ins>
      <w:ins w:id="2324" w:author="Muhamad Ridho Zul Khoiri" w:date="2026-07-13T14:24:00Z" w16du:dateUtc="2026-07-13T07:24:00Z">
        <w:r w:rsidR="00E27892" w:rsidRPr="00CF42A6">
          <w:rPr>
            <w:rFonts w:cs="Arial"/>
            <w:rPrChange w:id="2325" w:author="Muhamad Ridho Zul Khoiri" w:date="2026-07-14T10:44:00Z" w16du:dateUtc="2026-07-14T03:44:00Z">
              <w:rPr>
                <w:rFonts w:ascii="Times New Roman" w:hAnsi="Times New Roman"/>
              </w:rPr>
            </w:rPrChange>
          </w:rPr>
          <w:t xml:space="preserve"> (through LPO)</w:t>
        </w:r>
      </w:ins>
      <w:ins w:id="2326" w:author="Muhamad Ridho Zul Khoiri" w:date="2026-07-13T14:23:00Z" w16du:dateUtc="2026-07-13T07:23:00Z">
        <w:r w:rsidRPr="00CF42A6">
          <w:rPr>
            <w:rFonts w:cs="Arial"/>
            <w:rPrChange w:id="2327" w:author="Muhamad Ridho Zul Khoiri" w:date="2026-07-14T10:44:00Z" w16du:dateUtc="2026-07-14T03:44:00Z">
              <w:rPr>
                <w:rFonts w:ascii="Times New Roman" w:hAnsi="Times New Roman"/>
              </w:rPr>
            </w:rPrChange>
          </w:rPr>
          <w:t>,</w:t>
        </w:r>
      </w:ins>
      <w:ins w:id="2328" w:author="Muhamad Ridho Zul Khoiri" w:date="2026-07-13T14:24:00Z" w16du:dateUtc="2026-07-13T07:24:00Z">
        <w:r w:rsidR="00E27892" w:rsidRPr="00CF42A6">
          <w:rPr>
            <w:rFonts w:cs="Arial"/>
            <w:rPrChange w:id="2329" w:author="Muhamad Ridho Zul Khoiri" w:date="2026-07-14T10:44:00Z" w16du:dateUtc="2026-07-14T03:44:00Z">
              <w:rPr>
                <w:rFonts w:ascii="Times New Roman" w:hAnsi="Times New Roman"/>
              </w:rPr>
            </w:rPrChange>
          </w:rPr>
          <w:t xml:space="preserve"> 3)</w:t>
        </w:r>
      </w:ins>
      <w:ins w:id="2330" w:author="Muhamad Ridho Zul Khoiri" w:date="2026-07-13T14:23:00Z" w16du:dateUtc="2026-07-13T07:23:00Z">
        <w:r w:rsidRPr="00CF42A6">
          <w:rPr>
            <w:rFonts w:cs="Arial"/>
            <w:rPrChange w:id="2331" w:author="Muhamad Ridho Zul Khoiri" w:date="2026-07-14T10:44:00Z" w16du:dateUtc="2026-07-14T03:44:00Z">
              <w:rPr>
                <w:rFonts w:ascii="Times New Roman" w:hAnsi="Times New Roman"/>
              </w:rPr>
            </w:rPrChange>
          </w:rPr>
          <w:t xml:space="preserve"> activity sequencing, </w:t>
        </w:r>
      </w:ins>
      <w:ins w:id="2332" w:author="Muhamad Ridho Zul Khoiri" w:date="2026-07-13T14:24:00Z" w16du:dateUtc="2026-07-13T07:24:00Z">
        <w:r w:rsidR="00E27892" w:rsidRPr="00CF42A6">
          <w:rPr>
            <w:rFonts w:cs="Arial"/>
            <w:rPrChange w:id="2333" w:author="Muhamad Ridho Zul Khoiri" w:date="2026-07-14T10:44:00Z" w16du:dateUtc="2026-07-14T03:44:00Z">
              <w:rPr>
                <w:rFonts w:ascii="Times New Roman" w:hAnsi="Times New Roman"/>
              </w:rPr>
            </w:rPrChange>
          </w:rPr>
          <w:t xml:space="preserve">4) </w:t>
        </w:r>
      </w:ins>
      <w:ins w:id="2334" w:author="Muhamad Ridho Zul Khoiri" w:date="2026-07-13T14:23:00Z" w16du:dateUtc="2026-07-13T07:23:00Z">
        <w:r w:rsidRPr="00CF42A6">
          <w:rPr>
            <w:rFonts w:cs="Arial"/>
            <w:rPrChange w:id="2335" w:author="Muhamad Ridho Zul Khoiri" w:date="2026-07-14T10:44:00Z" w16du:dateUtc="2026-07-14T03:44:00Z">
              <w:rPr>
                <w:rFonts w:ascii="Times New Roman" w:hAnsi="Times New Roman"/>
              </w:rPr>
            </w:rPrChange>
          </w:rPr>
          <w:t xml:space="preserve">SIMOPS, </w:t>
        </w:r>
      </w:ins>
      <w:ins w:id="2336" w:author="Muhamad Ridho Zul Khoiri" w:date="2026-07-13T14:24:00Z" w16du:dateUtc="2026-07-13T07:24:00Z">
        <w:r w:rsidR="00E27892" w:rsidRPr="00CF42A6">
          <w:rPr>
            <w:rFonts w:cs="Arial"/>
            <w:rPrChange w:id="2337" w:author="Muhamad Ridho Zul Khoiri" w:date="2026-07-14T10:44:00Z" w16du:dateUtc="2026-07-14T03:44:00Z">
              <w:rPr>
                <w:rFonts w:ascii="Times New Roman" w:hAnsi="Times New Roman"/>
              </w:rPr>
            </w:rPrChange>
          </w:rPr>
          <w:t xml:space="preserve">5) </w:t>
        </w:r>
      </w:ins>
      <w:ins w:id="2338" w:author="Muhamad Ridho Zul Khoiri" w:date="2026-07-13T14:23:00Z" w16du:dateUtc="2026-07-13T07:23:00Z">
        <w:r w:rsidRPr="00CF42A6">
          <w:rPr>
            <w:rFonts w:cs="Arial"/>
            <w:rPrChange w:id="2339" w:author="Muhamad Ridho Zul Khoiri" w:date="2026-07-14T10:44:00Z" w16du:dateUtc="2026-07-14T03:44:00Z">
              <w:rPr>
                <w:rFonts w:ascii="Times New Roman" w:hAnsi="Times New Roman"/>
              </w:rPr>
            </w:rPrChange>
          </w:rPr>
          <w:t xml:space="preserve">manpower and contractors, materials, </w:t>
        </w:r>
      </w:ins>
      <w:ins w:id="2340" w:author="Muhamad Ridho Zul Khoiri" w:date="2026-07-13T14:24:00Z" w16du:dateUtc="2026-07-13T07:24:00Z">
        <w:r w:rsidR="00E27892" w:rsidRPr="00CF42A6">
          <w:rPr>
            <w:rFonts w:cs="Arial"/>
            <w:rPrChange w:id="2341" w:author="Muhamad Ridho Zul Khoiri" w:date="2026-07-14T10:44:00Z" w16du:dateUtc="2026-07-14T03:44:00Z">
              <w:rPr>
                <w:rFonts w:ascii="Times New Roman" w:hAnsi="Times New Roman"/>
              </w:rPr>
            </w:rPrChange>
          </w:rPr>
          <w:t xml:space="preserve">6) </w:t>
        </w:r>
      </w:ins>
      <w:ins w:id="2342" w:author="Muhamad Ridho Zul Khoiri" w:date="2026-07-13T14:23:00Z" w16du:dateUtc="2026-07-13T07:23:00Z">
        <w:r w:rsidRPr="00CF42A6">
          <w:rPr>
            <w:rFonts w:cs="Arial"/>
            <w:rPrChange w:id="2343" w:author="Muhamad Ridho Zul Khoiri" w:date="2026-07-14T10:44:00Z" w16du:dateUtc="2026-07-14T03:44:00Z">
              <w:rPr>
                <w:rFonts w:ascii="Times New Roman" w:hAnsi="Times New Roman"/>
              </w:rPr>
            </w:rPrChange>
          </w:rPr>
          <w:t xml:space="preserve">equipment, logistics, and </w:t>
        </w:r>
      </w:ins>
      <w:ins w:id="2344" w:author="Muhamad Ridho Zul Khoiri" w:date="2026-07-13T14:24:00Z" w16du:dateUtc="2026-07-13T07:24:00Z">
        <w:r w:rsidR="00E27892" w:rsidRPr="00CF42A6">
          <w:rPr>
            <w:rFonts w:cs="Arial"/>
            <w:rPrChange w:id="2345" w:author="Muhamad Ridho Zul Khoiri" w:date="2026-07-14T10:44:00Z" w16du:dateUtc="2026-07-14T03:44:00Z">
              <w:rPr>
                <w:rFonts w:ascii="Times New Roman" w:hAnsi="Times New Roman"/>
              </w:rPr>
            </w:rPrChange>
          </w:rPr>
          <w:t xml:space="preserve">7) any </w:t>
        </w:r>
      </w:ins>
      <w:ins w:id="2346" w:author="Muhamad Ridho Zul Khoiri" w:date="2026-07-13T14:23:00Z" w16du:dateUtc="2026-07-13T07:23:00Z">
        <w:r w:rsidRPr="00CF42A6">
          <w:rPr>
            <w:rFonts w:cs="Arial"/>
            <w:rPrChange w:id="2347" w:author="Muhamad Ridho Zul Khoiri" w:date="2026-07-14T10:44:00Z" w16du:dateUtc="2026-07-14T03:44:00Z">
              <w:rPr>
                <w:rFonts w:ascii="Times New Roman" w:hAnsi="Times New Roman"/>
              </w:rPr>
            </w:rPrChange>
          </w:rPr>
          <w:t>applicable commercial or external stakeholder requirements.</w:t>
        </w:r>
      </w:ins>
    </w:p>
    <w:p w14:paraId="6F5872E6" w14:textId="4E1FBA86" w:rsidR="00AF0BF6" w:rsidRPr="00CF42A6" w:rsidRDefault="00AF0BF6" w:rsidP="002C1D29">
      <w:pPr>
        <w:pStyle w:val="Paragraph"/>
        <w:spacing w:line="360" w:lineRule="auto"/>
        <w:ind w:left="1440"/>
        <w:rPr>
          <w:ins w:id="2348" w:author="Muhamad Ridho Zul Khoiri" w:date="2026-07-13T14:31:00Z" w16du:dateUtc="2026-07-13T07:31:00Z"/>
          <w:rFonts w:cs="Arial"/>
          <w:rPrChange w:id="2349" w:author="Muhamad Ridho Zul Khoiri" w:date="2026-07-14T10:44:00Z" w16du:dateUtc="2026-07-14T03:44:00Z">
            <w:rPr>
              <w:ins w:id="2350" w:author="Muhamad Ridho Zul Khoiri" w:date="2026-07-13T14:31:00Z" w16du:dateUtc="2026-07-13T07:31:00Z"/>
              <w:rFonts w:ascii="Times New Roman" w:hAnsi="Times New Roman"/>
            </w:rPr>
          </w:rPrChange>
        </w:rPr>
      </w:pPr>
      <w:ins w:id="2351" w:author="Muhamad Ridho Zul Khoiri" w:date="2026-07-13T14:23:00Z" w16du:dateUtc="2026-07-13T07:23:00Z">
        <w:r w:rsidRPr="00CF42A6">
          <w:rPr>
            <w:rFonts w:cs="Arial"/>
            <w:rPrChange w:id="2352" w:author="Muhamad Ridho Zul Khoiri" w:date="2026-07-14T10:44:00Z" w16du:dateUtc="2026-07-14T03:44:00Z">
              <w:rPr>
                <w:rFonts w:ascii="Times New Roman" w:hAnsi="Times New Roman"/>
              </w:rPr>
            </w:rPrChange>
          </w:rPr>
          <w:t xml:space="preserve">Major shutdown and resource requirements shall be identified in the applicable </w:t>
        </w:r>
      </w:ins>
      <w:ins w:id="2353" w:author="Muhamad Ridho Zul Khoiri" w:date="2026-07-13T14:24:00Z" w16du:dateUtc="2026-07-13T07:24:00Z">
        <w:r w:rsidR="00D9303E" w:rsidRPr="00CF42A6">
          <w:rPr>
            <w:rFonts w:cs="Arial"/>
            <w:rPrChange w:id="2354" w:author="Muhamad Ridho Zul Khoiri" w:date="2026-07-14T10:44:00Z" w16du:dateUtc="2026-07-14T03:44:00Z">
              <w:rPr>
                <w:rFonts w:ascii="Times New Roman" w:hAnsi="Times New Roman"/>
              </w:rPr>
            </w:rPrChange>
          </w:rPr>
          <w:t>LTP</w:t>
        </w:r>
      </w:ins>
      <w:ins w:id="2355" w:author="Muhamad Ridho Zul Khoiri" w:date="2026-07-13T14:23:00Z" w16du:dateUtc="2026-07-13T07:23:00Z">
        <w:r w:rsidRPr="00CF42A6">
          <w:rPr>
            <w:rFonts w:cs="Arial"/>
            <w:rPrChange w:id="2356" w:author="Muhamad Ridho Zul Khoiri" w:date="2026-07-14T10:44:00Z" w16du:dateUtc="2026-07-14T03:44:00Z">
              <w:rPr>
                <w:rFonts w:ascii="Times New Roman" w:hAnsi="Times New Roman"/>
              </w:rPr>
            </w:rPrChange>
          </w:rPr>
          <w:t xml:space="preserve"> and 12</w:t>
        </w:r>
      </w:ins>
      <w:ins w:id="2357" w:author="Muhamad Ridho Zul Khoiri" w:date="2026-07-13T14:24:00Z" w16du:dateUtc="2026-07-13T07:24:00Z">
        <w:r w:rsidR="00D9303E" w:rsidRPr="00CF42A6">
          <w:rPr>
            <w:rFonts w:cs="Arial"/>
            <w:rPrChange w:id="2358" w:author="Muhamad Ridho Zul Khoiri" w:date="2026-07-14T10:44:00Z" w16du:dateUtc="2026-07-14T03:44:00Z">
              <w:rPr>
                <w:rFonts w:ascii="Times New Roman" w:hAnsi="Times New Roman"/>
              </w:rPr>
            </w:rPrChange>
          </w:rPr>
          <w:t>M</w:t>
        </w:r>
      </w:ins>
      <w:ins w:id="2359" w:author="Muhamad Ridho Zul Khoiri" w:date="2026-07-13T14:23:00Z" w16du:dateUtc="2026-07-13T07:23:00Z">
        <w:r w:rsidRPr="00CF42A6">
          <w:rPr>
            <w:rFonts w:cs="Arial"/>
            <w:rPrChange w:id="2360" w:author="Muhamad Ridho Zul Khoiri" w:date="2026-07-14T10:44:00Z" w16du:dateUtc="2026-07-14T03:44:00Z">
              <w:rPr>
                <w:rFonts w:ascii="Times New Roman" w:hAnsi="Times New Roman"/>
              </w:rPr>
            </w:rPrChange>
          </w:rPr>
          <w:t xml:space="preserve"> </w:t>
        </w:r>
      </w:ins>
      <w:ins w:id="2361" w:author="Muhamad Ridho Zul Khoiri" w:date="2026-07-13T14:24:00Z" w16du:dateUtc="2026-07-13T07:24:00Z">
        <w:r w:rsidR="00D9303E" w:rsidRPr="00CF42A6">
          <w:rPr>
            <w:rFonts w:cs="Arial"/>
            <w:rPrChange w:id="2362" w:author="Muhamad Ridho Zul Khoiri" w:date="2026-07-14T10:44:00Z" w16du:dateUtc="2026-07-14T03:44:00Z">
              <w:rPr>
                <w:rFonts w:ascii="Times New Roman" w:hAnsi="Times New Roman"/>
              </w:rPr>
            </w:rPrChange>
          </w:rPr>
          <w:t>timeline</w:t>
        </w:r>
      </w:ins>
      <w:ins w:id="2363" w:author="Muhamad Ridho Zul Khoiri" w:date="2026-07-13T14:23:00Z" w16du:dateUtc="2026-07-13T07:23:00Z">
        <w:r w:rsidRPr="00CF42A6">
          <w:rPr>
            <w:rFonts w:cs="Arial"/>
            <w:rPrChange w:id="2364" w:author="Muhamad Ridho Zul Khoiri" w:date="2026-07-14T10:44:00Z" w16du:dateUtc="2026-07-14T03:44:00Z">
              <w:rPr>
                <w:rFonts w:ascii="Times New Roman" w:hAnsi="Times New Roman"/>
              </w:rPr>
            </w:rPrChange>
          </w:rPr>
          <w:t xml:space="preserve"> periods. Individual shutdown activities shall be progressively detailed, </w:t>
        </w:r>
      </w:ins>
      <w:ins w:id="2365" w:author="Muhamad Ridho Zul Khoiri" w:date="2026-07-13T14:25:00Z" w16du:dateUtc="2026-07-13T07:25:00Z">
        <w:r w:rsidR="00D9303E" w:rsidRPr="00CF42A6">
          <w:rPr>
            <w:rFonts w:cs="Arial"/>
            <w:rPrChange w:id="2366" w:author="Muhamad Ridho Zul Khoiri" w:date="2026-07-14T10:44:00Z" w16du:dateUtc="2026-07-14T03:44:00Z">
              <w:rPr>
                <w:rFonts w:ascii="Times New Roman" w:hAnsi="Times New Roman"/>
              </w:rPr>
            </w:rPrChange>
          </w:rPr>
          <w:t>inspected for activities</w:t>
        </w:r>
      </w:ins>
      <w:ins w:id="2367" w:author="Muhamad Ridho Zul Khoiri" w:date="2026-07-13T14:23:00Z" w16du:dateUtc="2026-07-13T07:23:00Z">
        <w:r w:rsidRPr="00CF42A6">
          <w:rPr>
            <w:rFonts w:cs="Arial"/>
            <w:rPrChange w:id="2368" w:author="Muhamad Ridho Zul Khoiri" w:date="2026-07-14T10:44:00Z" w16du:dateUtc="2026-07-14T03:44:00Z">
              <w:rPr>
                <w:rFonts w:ascii="Times New Roman" w:hAnsi="Times New Roman"/>
              </w:rPr>
            </w:rPrChange>
          </w:rPr>
          <w:t>, and scheduled through the 90D, 30D, and 7D planning horizons as execution approaches.</w:t>
        </w:r>
      </w:ins>
    </w:p>
    <w:p w14:paraId="184F80B4" w14:textId="5FE0EB9A" w:rsidR="00344E93" w:rsidRPr="00CF42A6" w:rsidRDefault="00344E93" w:rsidP="00344E93">
      <w:pPr>
        <w:pStyle w:val="Paragraph"/>
        <w:numPr>
          <w:ilvl w:val="0"/>
          <w:numId w:val="77"/>
        </w:numPr>
        <w:spacing w:after="0" w:line="360" w:lineRule="auto"/>
        <w:rPr>
          <w:ins w:id="2369" w:author="Muhamad Ridho Zul Khoiri" w:date="2026-07-13T14:31:00Z" w16du:dateUtc="2026-07-13T07:31:00Z"/>
          <w:rFonts w:cs="Arial"/>
          <w:b/>
          <w:bCs/>
          <w:rPrChange w:id="2370" w:author="Muhamad Ridho Zul Khoiri" w:date="2026-07-14T10:44:00Z" w16du:dateUtc="2026-07-14T03:44:00Z">
            <w:rPr>
              <w:ins w:id="2371" w:author="Muhamad Ridho Zul Khoiri" w:date="2026-07-13T14:31:00Z" w16du:dateUtc="2026-07-13T07:31:00Z"/>
              <w:rFonts w:ascii="Times New Roman" w:hAnsi="Times New Roman"/>
              <w:b/>
              <w:bCs/>
            </w:rPr>
          </w:rPrChange>
        </w:rPr>
      </w:pPr>
      <w:ins w:id="2372" w:author="Muhamad Ridho Zul Khoiri" w:date="2026-07-13T14:31:00Z" w16du:dateUtc="2026-07-13T07:31:00Z">
        <w:r w:rsidRPr="00CF42A6">
          <w:rPr>
            <w:rFonts w:cs="Arial"/>
            <w:b/>
            <w:bCs/>
            <w:rPrChange w:id="2373" w:author="Muhamad Ridho Zul Khoiri" w:date="2026-07-14T10:44:00Z" w16du:dateUtc="2026-07-14T03:44:00Z">
              <w:rPr>
                <w:rFonts w:ascii="Times New Roman" w:hAnsi="Times New Roman"/>
                <w:b/>
                <w:bCs/>
              </w:rPr>
            </w:rPrChange>
          </w:rPr>
          <w:t>Early Operations Planning</w:t>
        </w:r>
      </w:ins>
    </w:p>
    <w:p w14:paraId="1B4E02F3" w14:textId="260B1180" w:rsidR="002C1D29" w:rsidRPr="00CF42A6" w:rsidRDefault="002C1D29">
      <w:pPr>
        <w:pStyle w:val="Paragraph"/>
        <w:spacing w:after="0" w:line="360" w:lineRule="auto"/>
        <w:ind w:left="1440"/>
        <w:rPr>
          <w:ins w:id="2374" w:author="Muhamad Ridho Zul Khoiri" w:date="2026-07-13T14:31:00Z" w16du:dateUtc="2026-07-13T07:31:00Z"/>
          <w:rFonts w:cs="Arial"/>
          <w:rPrChange w:id="2375" w:author="Muhamad Ridho Zul Khoiri" w:date="2026-07-14T10:44:00Z" w16du:dateUtc="2026-07-14T03:44:00Z">
            <w:rPr>
              <w:ins w:id="2376" w:author="Muhamad Ridho Zul Khoiri" w:date="2026-07-13T14:31:00Z" w16du:dateUtc="2026-07-13T07:31:00Z"/>
              <w:rFonts w:ascii="Times New Roman" w:hAnsi="Times New Roman"/>
            </w:rPr>
          </w:rPrChange>
        </w:rPr>
        <w:pPrChange w:id="2377" w:author="Muhamad Ridho Zul Khoiri" w:date="2026-07-13T14:33:00Z" w16du:dateUtc="2026-07-13T07:33:00Z">
          <w:pPr>
            <w:pStyle w:val="Paragraph"/>
            <w:numPr>
              <w:numId w:val="77"/>
            </w:numPr>
            <w:tabs>
              <w:tab w:val="num" w:pos="1440"/>
            </w:tabs>
            <w:spacing w:line="360" w:lineRule="auto"/>
            <w:ind w:left="1440" w:hanging="360"/>
          </w:pPr>
        </w:pPrChange>
      </w:pPr>
      <w:ins w:id="2378" w:author="Muhamad Ridho Zul Khoiri" w:date="2026-07-13T14:32:00Z" w16du:dateUtc="2026-07-13T07:32:00Z">
        <w:r w:rsidRPr="00CF42A6">
          <w:rPr>
            <w:rFonts w:cs="Arial"/>
            <w:rPrChange w:id="2379" w:author="Muhamad Ridho Zul Khoiri" w:date="2026-07-14T10:44:00Z" w16du:dateUtc="2026-07-14T03:44:00Z">
              <w:rPr>
                <w:rFonts w:ascii="Times New Roman" w:hAnsi="Times New Roman"/>
              </w:rPr>
            </w:rPrChange>
          </w:rPr>
          <w:t>This process</w:t>
        </w:r>
      </w:ins>
      <w:ins w:id="2380" w:author="Muhamad Ridho Zul Khoiri" w:date="2026-07-13T14:31:00Z" w16du:dateUtc="2026-07-13T07:31:00Z">
        <w:r w:rsidRPr="00CF42A6">
          <w:rPr>
            <w:rFonts w:cs="Arial"/>
            <w:rPrChange w:id="2381" w:author="Muhamad Ridho Zul Khoiri" w:date="2026-07-14T10:44:00Z" w16du:dateUtc="2026-07-14T03:44:00Z">
              <w:rPr>
                <w:rFonts w:ascii="Times New Roman" w:hAnsi="Times New Roman"/>
              </w:rPr>
            </w:rPrChange>
          </w:rPr>
          <w:t xml:space="preserve"> covers Operations involvement during project development to ensure operability, reliability, maintainability, and operational requirements are considered before startup and handover.</w:t>
        </w:r>
      </w:ins>
      <w:ins w:id="2382" w:author="Muhamad Ridho Zul Khoiri" w:date="2026-07-13T14:32:00Z" w16du:dateUtc="2026-07-13T07:32:00Z">
        <w:r w:rsidRPr="00CF42A6">
          <w:rPr>
            <w:rFonts w:cs="Arial"/>
            <w:rPrChange w:id="2383" w:author="Muhamad Ridho Zul Khoiri" w:date="2026-07-14T10:44:00Z" w16du:dateUtc="2026-07-14T03:44:00Z">
              <w:rPr>
                <w:rFonts w:ascii="Times New Roman" w:hAnsi="Times New Roman"/>
              </w:rPr>
            </w:rPrChange>
          </w:rPr>
          <w:t xml:space="preserve"> </w:t>
        </w:r>
      </w:ins>
      <w:ins w:id="2384" w:author="Muhamad Ridho Zul Khoiri" w:date="2026-07-13T14:31:00Z" w16du:dateUtc="2026-07-13T07:31:00Z">
        <w:r w:rsidRPr="00CF42A6">
          <w:rPr>
            <w:rFonts w:cs="Arial"/>
            <w:rPrChange w:id="2385" w:author="Muhamad Ridho Zul Khoiri" w:date="2026-07-14T10:44:00Z" w16du:dateUtc="2026-07-14T03:44:00Z">
              <w:rPr>
                <w:rFonts w:ascii="Times New Roman" w:hAnsi="Times New Roman"/>
              </w:rPr>
            </w:rPrChange>
          </w:rPr>
          <w:t xml:space="preserve">Early Operations involvement shall follow the applicable Operability Assurance (OA) requirements, including </w:t>
        </w:r>
        <w:r w:rsidRPr="00CF42A6">
          <w:rPr>
            <w:rFonts w:cs="Arial"/>
            <w:i/>
            <w:iCs/>
            <w:rPrChange w:id="2386" w:author="Muhamad Ridho Zul Khoiri" w:date="2026-07-14T10:44:00Z" w16du:dateUtc="2026-07-14T03:44:00Z">
              <w:rPr>
                <w:rFonts w:ascii="Times New Roman" w:hAnsi="Times New Roman"/>
              </w:rPr>
            </w:rPrChange>
          </w:rPr>
          <w:t>MPEP-PD-GUI-01</w:t>
        </w:r>
        <w:r w:rsidRPr="00CF42A6">
          <w:rPr>
            <w:rFonts w:cs="Arial"/>
            <w:rPrChange w:id="2387" w:author="Muhamad Ridho Zul Khoiri" w:date="2026-07-14T10:44:00Z" w16du:dateUtc="2026-07-14T03:44:00Z">
              <w:rPr>
                <w:rFonts w:ascii="Times New Roman" w:hAnsi="Times New Roman"/>
              </w:rPr>
            </w:rPrChange>
          </w:rPr>
          <w:t xml:space="preserve"> where applicable. Operations shall provide relevant input to operating requirements, maintenance needs, operational risks, and future readiness requirements during project development.</w:t>
        </w:r>
      </w:ins>
    </w:p>
    <w:p w14:paraId="355CF63B" w14:textId="3038A714" w:rsidR="002C1D29" w:rsidRPr="00CF42A6" w:rsidRDefault="002C1D29" w:rsidP="002C1D29">
      <w:pPr>
        <w:pStyle w:val="Paragraph"/>
        <w:spacing w:after="0" w:line="360" w:lineRule="auto"/>
        <w:ind w:left="1440"/>
        <w:rPr>
          <w:ins w:id="2388" w:author="Muhamad Ridho Zul Khoiri" w:date="2026-07-13T14:34:00Z" w16du:dateUtc="2026-07-13T07:34:00Z"/>
          <w:rFonts w:cs="Arial"/>
          <w:rPrChange w:id="2389" w:author="Muhamad Ridho Zul Khoiri" w:date="2026-07-14T10:44:00Z" w16du:dateUtc="2026-07-14T03:44:00Z">
            <w:rPr>
              <w:ins w:id="2390" w:author="Muhamad Ridho Zul Khoiri" w:date="2026-07-13T14:34:00Z" w16du:dateUtc="2026-07-13T07:34:00Z"/>
              <w:rFonts w:ascii="Times New Roman" w:hAnsi="Times New Roman"/>
            </w:rPr>
          </w:rPrChange>
        </w:rPr>
      </w:pPr>
      <w:ins w:id="2391" w:author="Muhamad Ridho Zul Khoiri" w:date="2026-07-13T14:31:00Z" w16du:dateUtc="2026-07-13T07:31:00Z">
        <w:r w:rsidRPr="00CF42A6">
          <w:rPr>
            <w:rFonts w:cs="Arial"/>
            <w:rPrChange w:id="2392" w:author="Muhamad Ridho Zul Khoiri" w:date="2026-07-14T10:44:00Z" w16du:dateUtc="2026-07-14T03:44:00Z">
              <w:rPr>
                <w:rFonts w:ascii="Times New Roman" w:hAnsi="Times New Roman"/>
              </w:rPr>
            </w:rPrChange>
          </w:rPr>
          <w:t xml:space="preserve">As the project approaches execution, startup, and handover, relevant Operations readiness activities shall be included in the applicable planning horizons. This includes, where applicable, manpower, operating procedures, training, maintenance requirements, materials, operational </w:t>
        </w:r>
      </w:ins>
      <w:ins w:id="2393" w:author="Muhamad Ridho Zul Khoiri" w:date="2026-07-13T14:33:00Z" w16du:dateUtc="2026-07-13T07:33:00Z">
        <w:r w:rsidR="00B65C6C" w:rsidRPr="00CF42A6">
          <w:rPr>
            <w:rFonts w:cs="Arial"/>
            <w:rPrChange w:id="2394" w:author="Muhamad Ridho Zul Khoiri" w:date="2026-07-14T10:44:00Z" w16du:dateUtc="2026-07-14T03:44:00Z">
              <w:rPr>
                <w:rFonts w:ascii="Times New Roman" w:hAnsi="Times New Roman"/>
              </w:rPr>
            </w:rPrChange>
          </w:rPr>
          <w:t>constraint</w:t>
        </w:r>
      </w:ins>
      <w:ins w:id="2395" w:author="Muhamad Ridho Zul Khoiri" w:date="2026-07-13T14:31:00Z" w16du:dateUtc="2026-07-13T07:31:00Z">
        <w:r w:rsidRPr="00CF42A6">
          <w:rPr>
            <w:rFonts w:cs="Arial"/>
            <w:rPrChange w:id="2396" w:author="Muhamad Ridho Zul Khoiri" w:date="2026-07-14T10:44:00Z" w16du:dateUtc="2026-07-14T03:44:00Z">
              <w:rPr>
                <w:rFonts w:ascii="Times New Roman" w:hAnsi="Times New Roman"/>
              </w:rPr>
            </w:rPrChange>
          </w:rPr>
          <w:t>, and startup support.</w:t>
        </w:r>
      </w:ins>
    </w:p>
    <w:p w14:paraId="2DB54E25" w14:textId="34F05DA6" w:rsidR="000E4197" w:rsidRPr="00CF42A6" w:rsidDel="00A64D38" w:rsidRDefault="000E4197" w:rsidP="00BD290E">
      <w:pPr>
        <w:pStyle w:val="Paragraph"/>
        <w:spacing w:after="0" w:line="360" w:lineRule="auto"/>
        <w:rPr>
          <w:del w:id="2397" w:author="Muhamad Ridho Zul Khoiri" w:date="2026-07-13T14:35:00Z" w16du:dateUtc="2026-07-13T07:35:00Z"/>
          <w:rFonts w:cs="Arial"/>
          <w:rPrChange w:id="2398" w:author="Muhamad Ridho Zul Khoiri" w:date="2026-07-14T10:44:00Z" w16du:dateUtc="2026-07-14T03:44:00Z">
            <w:rPr>
              <w:del w:id="2399" w:author="Muhamad Ridho Zul Khoiri" w:date="2026-07-13T14:35:00Z" w16du:dateUtc="2026-07-13T07:35:00Z"/>
              <w:rFonts w:ascii="Times New Roman" w:hAnsi="Times New Roman"/>
            </w:rPr>
          </w:rPrChange>
        </w:rPr>
      </w:pPr>
      <w:del w:id="2400" w:author="Muhamad Ridho Zul Khoiri" w:date="2026-07-13T14:35:00Z" w16du:dateUtc="2026-07-13T07:35:00Z">
        <w:r w:rsidRPr="00CF42A6" w:rsidDel="00A64D38">
          <w:rPr>
            <w:rFonts w:cs="Arial"/>
            <w:rPrChange w:id="2401" w:author="Muhamad Ridho Zul Khoiri" w:date="2026-07-14T10:44:00Z" w16du:dateUtc="2026-07-14T03:44:00Z">
              <w:rPr>
                <w:rFonts w:ascii="Times New Roman" w:hAnsi="Times New Roman"/>
              </w:rPr>
            </w:rPrChange>
          </w:rPr>
          <w:delText xml:space="preserve">The Integrated Planning Work Processes are summarized across various planning horizons, as depicted in </w:delText>
        </w:r>
        <w:r w:rsidRPr="00CF42A6" w:rsidDel="00A64D38">
          <w:rPr>
            <w:rFonts w:cs="Arial"/>
            <w:b/>
            <w:bCs/>
            <w:rPrChange w:id="2402" w:author="Muhamad Ridho Zul Khoiri" w:date="2026-07-14T10:44:00Z" w16du:dateUtc="2026-07-14T03:44:00Z">
              <w:rPr>
                <w:rFonts w:ascii="Times New Roman" w:hAnsi="Times New Roman"/>
                <w:b/>
                <w:bCs/>
              </w:rPr>
            </w:rPrChange>
          </w:rPr>
          <w:delText>Figure 2</w:delText>
        </w:r>
        <w:r w:rsidRPr="00CF42A6" w:rsidDel="00A64D38">
          <w:rPr>
            <w:rFonts w:cs="Arial"/>
            <w:rPrChange w:id="2403" w:author="Muhamad Ridho Zul Khoiri" w:date="2026-07-14T10:44:00Z" w16du:dateUtc="2026-07-14T03:44:00Z">
              <w:rPr>
                <w:rFonts w:ascii="Times New Roman" w:hAnsi="Times New Roman"/>
              </w:rPr>
            </w:rPrChange>
          </w:rPr>
          <w:delText>:</w:delText>
        </w:r>
      </w:del>
    </w:p>
    <w:p w14:paraId="451193A9" w14:textId="331EA838" w:rsidR="00FE31D3" w:rsidRPr="00CF42A6" w:rsidDel="00A64D38" w:rsidRDefault="00A74B43">
      <w:pPr>
        <w:pStyle w:val="Paragraph"/>
        <w:numPr>
          <w:ilvl w:val="0"/>
          <w:numId w:val="66"/>
        </w:numPr>
        <w:spacing w:after="0" w:line="360" w:lineRule="auto"/>
        <w:rPr>
          <w:del w:id="2404" w:author="Muhamad Ridho Zul Khoiri" w:date="2026-07-13T14:35:00Z" w16du:dateUtc="2026-07-13T07:35:00Z"/>
          <w:rFonts w:cs="Arial"/>
          <w:rPrChange w:id="2405" w:author="Muhamad Ridho Zul Khoiri" w:date="2026-07-14T10:44:00Z" w16du:dateUtc="2026-07-14T03:44:00Z">
            <w:rPr>
              <w:del w:id="2406" w:author="Muhamad Ridho Zul Khoiri" w:date="2026-07-13T14:35:00Z" w16du:dateUtc="2026-07-13T07:35:00Z"/>
              <w:rFonts w:ascii="Times New Roman" w:hAnsi="Times New Roman"/>
            </w:rPr>
          </w:rPrChange>
        </w:rPr>
        <w:pPrChange w:id="2407" w:author="Muhamad Ridho Zul Khoiri" w:date="2026-07-10T14:36:00Z" w16du:dateUtc="2026-07-10T07:36:00Z">
          <w:pPr>
            <w:pStyle w:val="Paragraph"/>
            <w:numPr>
              <w:numId w:val="16"/>
            </w:numPr>
            <w:tabs>
              <w:tab w:val="num" w:pos="1440"/>
            </w:tabs>
            <w:spacing w:after="0" w:line="360" w:lineRule="auto"/>
            <w:ind w:left="1440" w:hanging="360"/>
          </w:pPr>
        </w:pPrChange>
      </w:pPr>
      <w:del w:id="2408" w:author="Muhamad Ridho Zul Khoiri" w:date="2026-07-13T14:35:00Z" w16du:dateUtc="2026-07-13T07:35:00Z">
        <w:r w:rsidRPr="00CF42A6" w:rsidDel="00A64D38">
          <w:rPr>
            <w:rFonts w:cs="Arial"/>
            <w:b/>
            <w:rPrChange w:id="2409" w:author="Muhamad Ridho Zul Khoiri" w:date="2026-07-14T10:44:00Z" w16du:dateUtc="2026-07-14T03:44:00Z">
              <w:rPr>
                <w:rFonts w:ascii="Times New Roman" w:hAnsi="Times New Roman"/>
                <w:b/>
              </w:rPr>
            </w:rPrChange>
          </w:rPr>
          <w:delText>BU Life Plan</w:delText>
        </w:r>
        <w:r w:rsidR="00FE31D3" w:rsidRPr="00CF42A6" w:rsidDel="00A64D38">
          <w:rPr>
            <w:rFonts w:cs="Arial"/>
            <w:b/>
            <w:rPrChange w:id="2410" w:author="Muhamad Ridho Zul Khoiri" w:date="2026-07-14T10:44:00Z" w16du:dateUtc="2026-07-14T03:44:00Z">
              <w:rPr>
                <w:rFonts w:ascii="Times New Roman" w:hAnsi="Times New Roman"/>
                <w:b/>
              </w:rPr>
            </w:rPrChange>
          </w:rPr>
          <w:delText xml:space="preserve"> / Asset Development Plan (ADP)</w:delText>
        </w:r>
        <w:r w:rsidR="00CA5ABD" w:rsidRPr="00CF42A6" w:rsidDel="00A64D38">
          <w:rPr>
            <w:rFonts w:cs="Arial"/>
            <w:b/>
            <w:rPrChange w:id="2411" w:author="Muhamad Ridho Zul Khoiri" w:date="2026-07-14T10:44:00Z" w16du:dateUtc="2026-07-14T03:44:00Z">
              <w:rPr>
                <w:rFonts w:ascii="Times New Roman" w:hAnsi="Times New Roman"/>
                <w:b/>
              </w:rPr>
            </w:rPrChange>
          </w:rPr>
          <w:delText xml:space="preserve"> </w:delText>
        </w:r>
      </w:del>
    </w:p>
    <w:p w14:paraId="3EC9C2C0" w14:textId="346FF619" w:rsidR="000E4197" w:rsidRPr="00CF42A6" w:rsidDel="00A64D38" w:rsidRDefault="000E4197" w:rsidP="000E4197">
      <w:pPr>
        <w:pStyle w:val="Paragraph"/>
        <w:spacing w:line="360" w:lineRule="auto"/>
        <w:ind w:left="1440"/>
        <w:rPr>
          <w:del w:id="2412" w:author="Muhamad Ridho Zul Khoiri" w:date="2026-07-13T14:35:00Z" w16du:dateUtc="2026-07-13T07:35:00Z"/>
          <w:rFonts w:cs="Arial"/>
          <w:rPrChange w:id="2413" w:author="Muhamad Ridho Zul Khoiri" w:date="2026-07-14T10:44:00Z" w16du:dateUtc="2026-07-14T03:44:00Z">
            <w:rPr>
              <w:del w:id="2414" w:author="Muhamad Ridho Zul Khoiri" w:date="2026-07-13T14:35:00Z" w16du:dateUtc="2026-07-13T07:35:00Z"/>
              <w:rFonts w:ascii="Times New Roman" w:hAnsi="Times New Roman"/>
            </w:rPr>
          </w:rPrChange>
        </w:rPr>
      </w:pPr>
      <w:del w:id="2415" w:author="Muhamad Ridho Zul Khoiri" w:date="2026-07-13T14:35:00Z" w16du:dateUtc="2026-07-13T07:35:00Z">
        <w:r w:rsidRPr="00CF42A6" w:rsidDel="00A64D38">
          <w:rPr>
            <w:rFonts w:cs="Arial"/>
            <w:rPrChange w:id="2416" w:author="Muhamad Ridho Zul Khoiri" w:date="2026-07-14T10:44:00Z" w16du:dateUtc="2026-07-14T03:44:00Z">
              <w:rPr>
                <w:rFonts w:ascii="Times New Roman" w:hAnsi="Times New Roman"/>
              </w:rPr>
            </w:rPrChange>
          </w:rPr>
          <w:delText xml:space="preserve">This plan comprises a comprehensive set of documents that outline strategic alternatives and development scenarios for the </w:delText>
        </w:r>
        <w:r w:rsidR="001E2ED6" w:rsidRPr="00CF42A6" w:rsidDel="00A64D38">
          <w:rPr>
            <w:rFonts w:cs="Arial"/>
            <w:rPrChange w:id="2417" w:author="Muhamad Ridho Zul Khoiri" w:date="2026-07-14T10:44:00Z" w16du:dateUtc="2026-07-14T03:44:00Z">
              <w:rPr>
                <w:rFonts w:ascii="Times New Roman" w:hAnsi="Times New Roman"/>
              </w:rPr>
            </w:rPrChange>
          </w:rPr>
          <w:delText>Medco Asset</w:delText>
        </w:r>
        <w:r w:rsidRPr="00CF42A6" w:rsidDel="00A64D38">
          <w:rPr>
            <w:rFonts w:cs="Arial"/>
            <w:rPrChange w:id="2418" w:author="Muhamad Ridho Zul Khoiri" w:date="2026-07-14T10:44:00Z" w16du:dateUtc="2026-07-14T03:44:00Z">
              <w:rPr>
                <w:rFonts w:ascii="Times New Roman" w:hAnsi="Times New Roman"/>
              </w:rPr>
            </w:rPrChange>
          </w:rPr>
          <w:delText xml:space="preserve">. It includes, Scenario Planning, Long-Term Growth or Divestment Planning and End-of-Life strategies for assets. The ADP aligns all groups and departments with the </w:delText>
        </w:r>
        <w:r w:rsidR="001E2ED6" w:rsidRPr="00CF42A6" w:rsidDel="00A64D38">
          <w:rPr>
            <w:rFonts w:cs="Arial"/>
            <w:rPrChange w:id="2419" w:author="Muhamad Ridho Zul Khoiri" w:date="2026-07-14T10:44:00Z" w16du:dateUtc="2026-07-14T03:44:00Z">
              <w:rPr>
                <w:rFonts w:ascii="Times New Roman" w:hAnsi="Times New Roman"/>
              </w:rPr>
            </w:rPrChange>
          </w:rPr>
          <w:delText>Asset</w:delText>
        </w:r>
        <w:r w:rsidRPr="00CF42A6" w:rsidDel="00A64D38">
          <w:rPr>
            <w:rFonts w:cs="Arial"/>
            <w:rPrChange w:id="2420" w:author="Muhamad Ridho Zul Khoiri" w:date="2026-07-14T10:44:00Z" w16du:dateUtc="2026-07-14T03:44:00Z">
              <w:rPr>
                <w:rFonts w:ascii="Times New Roman" w:hAnsi="Times New Roman"/>
              </w:rPr>
            </w:rPrChange>
          </w:rPr>
          <w:delText>'s strategic goals and identifies specific milestones necessary to achieve these objectives. It serves as a reflection of the Vision and Mission of MEPG.</w:delText>
        </w:r>
      </w:del>
    </w:p>
    <w:p w14:paraId="27A4D6A4" w14:textId="2EDC74DC" w:rsidR="00FE31D3" w:rsidRPr="00CF42A6" w:rsidDel="00A64D38" w:rsidRDefault="00F83695">
      <w:pPr>
        <w:pStyle w:val="Paragraph"/>
        <w:numPr>
          <w:ilvl w:val="0"/>
          <w:numId w:val="66"/>
        </w:numPr>
        <w:spacing w:after="0" w:line="360" w:lineRule="auto"/>
        <w:rPr>
          <w:del w:id="2421" w:author="Muhamad Ridho Zul Khoiri" w:date="2026-07-13T14:35:00Z" w16du:dateUtc="2026-07-13T07:35:00Z"/>
          <w:rFonts w:cs="Arial"/>
          <w:rPrChange w:id="2422" w:author="Muhamad Ridho Zul Khoiri" w:date="2026-07-14T10:44:00Z" w16du:dateUtc="2026-07-14T03:44:00Z">
            <w:rPr>
              <w:del w:id="2423" w:author="Muhamad Ridho Zul Khoiri" w:date="2026-07-13T14:35:00Z" w16du:dateUtc="2026-07-13T07:35:00Z"/>
              <w:rFonts w:ascii="Times New Roman" w:hAnsi="Times New Roman"/>
            </w:rPr>
          </w:rPrChange>
        </w:rPr>
        <w:pPrChange w:id="2424" w:author="Muhamad Ridho Zul Khoiri" w:date="2026-07-10T14:36:00Z" w16du:dateUtc="2026-07-10T07:36:00Z">
          <w:pPr>
            <w:pStyle w:val="Paragraph"/>
            <w:numPr>
              <w:numId w:val="16"/>
            </w:numPr>
            <w:tabs>
              <w:tab w:val="num" w:pos="1440"/>
            </w:tabs>
            <w:spacing w:after="0" w:line="360" w:lineRule="auto"/>
            <w:ind w:left="1440" w:hanging="360"/>
          </w:pPr>
        </w:pPrChange>
      </w:pPr>
      <w:del w:id="2425" w:author="Muhamad Ridho Zul Khoiri" w:date="2026-07-13T14:35:00Z" w16du:dateUtc="2026-07-13T07:35:00Z">
        <w:r w:rsidRPr="00CF42A6" w:rsidDel="00A64D38">
          <w:rPr>
            <w:rFonts w:cs="Arial"/>
            <w:b/>
            <w:rPrChange w:id="2426" w:author="Muhamad Ridho Zul Khoiri" w:date="2026-07-14T10:44:00Z" w16du:dateUtc="2026-07-14T03:44:00Z">
              <w:rPr>
                <w:rFonts w:ascii="Times New Roman" w:hAnsi="Times New Roman"/>
                <w:b/>
              </w:rPr>
            </w:rPrChange>
          </w:rPr>
          <w:delText>10</w:delText>
        </w:r>
        <w:r w:rsidR="001A2FB7" w:rsidRPr="00CF42A6" w:rsidDel="00A64D38">
          <w:rPr>
            <w:rFonts w:cs="Arial"/>
            <w:b/>
            <w:rPrChange w:id="2427" w:author="Muhamad Ridho Zul Khoiri" w:date="2026-07-14T10:44:00Z" w16du:dateUtc="2026-07-14T03:44:00Z">
              <w:rPr>
                <w:rFonts w:ascii="Times New Roman" w:hAnsi="Times New Roman"/>
                <w:b/>
              </w:rPr>
            </w:rPrChange>
          </w:rPr>
          <w:delText>-Year Plan</w:delText>
        </w:r>
        <w:r w:rsidR="00FE31D3" w:rsidRPr="00CF42A6" w:rsidDel="00A64D38">
          <w:rPr>
            <w:rFonts w:cs="Arial"/>
            <w:b/>
            <w:rPrChange w:id="2428" w:author="Muhamad Ridho Zul Khoiri" w:date="2026-07-14T10:44:00Z" w16du:dateUtc="2026-07-14T03:44:00Z">
              <w:rPr>
                <w:rFonts w:ascii="Times New Roman" w:hAnsi="Times New Roman"/>
                <w:b/>
              </w:rPr>
            </w:rPrChange>
          </w:rPr>
          <w:delText xml:space="preserve"> / Long</w:delText>
        </w:r>
        <w:r w:rsidR="00536962" w:rsidRPr="00CF42A6" w:rsidDel="00A64D38">
          <w:rPr>
            <w:rFonts w:cs="Arial"/>
            <w:b/>
            <w:rPrChange w:id="2429" w:author="Muhamad Ridho Zul Khoiri" w:date="2026-07-14T10:44:00Z" w16du:dateUtc="2026-07-14T03:44:00Z">
              <w:rPr>
                <w:rFonts w:ascii="Times New Roman" w:hAnsi="Times New Roman"/>
                <w:b/>
              </w:rPr>
            </w:rPrChange>
          </w:rPr>
          <w:delText>-</w:delText>
        </w:r>
        <w:r w:rsidR="00FE31D3" w:rsidRPr="00CF42A6" w:rsidDel="00A64D38">
          <w:rPr>
            <w:rFonts w:cs="Arial"/>
            <w:b/>
            <w:rPrChange w:id="2430" w:author="Muhamad Ridho Zul Khoiri" w:date="2026-07-14T10:44:00Z" w16du:dateUtc="2026-07-14T03:44:00Z">
              <w:rPr>
                <w:rFonts w:ascii="Times New Roman" w:hAnsi="Times New Roman"/>
                <w:b/>
              </w:rPr>
            </w:rPrChange>
          </w:rPr>
          <w:delText>Term Planning (LTP)</w:delText>
        </w:r>
      </w:del>
    </w:p>
    <w:p w14:paraId="5AE6C940" w14:textId="24921190" w:rsidR="000E4197" w:rsidRPr="00CF42A6" w:rsidDel="00A64D38" w:rsidRDefault="000E4197" w:rsidP="00C96E41">
      <w:pPr>
        <w:pStyle w:val="Paragraph"/>
        <w:spacing w:line="360" w:lineRule="auto"/>
        <w:ind w:left="1440"/>
        <w:rPr>
          <w:del w:id="2431" w:author="Muhamad Ridho Zul Khoiri" w:date="2026-07-13T14:34:00Z" w16du:dateUtc="2026-07-13T07:34:00Z"/>
          <w:rFonts w:cs="Arial"/>
          <w:rPrChange w:id="2432" w:author="Muhamad Ridho Zul Khoiri" w:date="2026-07-14T10:44:00Z" w16du:dateUtc="2026-07-14T03:44:00Z">
            <w:rPr>
              <w:del w:id="2433" w:author="Muhamad Ridho Zul Khoiri" w:date="2026-07-13T14:34:00Z" w16du:dateUtc="2026-07-13T07:34:00Z"/>
              <w:rFonts w:ascii="Times New Roman" w:hAnsi="Times New Roman"/>
            </w:rPr>
          </w:rPrChange>
        </w:rPr>
      </w:pPr>
      <w:del w:id="2434" w:author="Muhamad Ridho Zul Khoiri" w:date="2026-07-13T14:35:00Z" w16du:dateUtc="2026-07-13T07:35:00Z">
        <w:r w:rsidRPr="00CF42A6" w:rsidDel="00A64D38">
          <w:rPr>
            <w:rFonts w:cs="Arial"/>
            <w:rPrChange w:id="2435" w:author="Muhamad Ridho Zul Khoiri" w:date="2026-07-14T10:44:00Z" w16du:dateUtc="2026-07-14T03:44:00Z">
              <w:rPr>
                <w:rFonts w:ascii="Times New Roman" w:hAnsi="Times New Roman"/>
              </w:rPr>
            </w:rPrChange>
          </w:rPr>
          <w:delText xml:space="preserve">This Level 1 milestone plan typically spans </w:delText>
        </w:r>
        <w:r w:rsidR="00F83695" w:rsidRPr="00CF42A6" w:rsidDel="00A64D38">
          <w:rPr>
            <w:rFonts w:cs="Arial"/>
            <w:rPrChange w:id="2436" w:author="Muhamad Ridho Zul Khoiri" w:date="2026-07-14T10:44:00Z" w16du:dateUtc="2026-07-14T03:44:00Z">
              <w:rPr>
                <w:rFonts w:ascii="Times New Roman" w:hAnsi="Times New Roman"/>
              </w:rPr>
            </w:rPrChange>
          </w:rPr>
          <w:delText>ten</w:delText>
        </w:r>
        <w:r w:rsidRPr="00CF42A6" w:rsidDel="00A64D38">
          <w:rPr>
            <w:rFonts w:cs="Arial"/>
            <w:rPrChange w:id="2437" w:author="Muhamad Ridho Zul Khoiri" w:date="2026-07-14T10:44:00Z" w16du:dateUtc="2026-07-14T03:44:00Z">
              <w:rPr>
                <w:rFonts w:ascii="Times New Roman" w:hAnsi="Times New Roman"/>
              </w:rPr>
            </w:rPrChange>
          </w:rPr>
          <w:delText xml:space="preserve"> or more years and is aligned with the annual LTP process. Baselines and performance are monitored and assessed against the </w:delText>
        </w:r>
        <w:r w:rsidR="001E2ED6" w:rsidRPr="00CF42A6" w:rsidDel="00A64D38">
          <w:rPr>
            <w:rFonts w:cs="Arial"/>
            <w:rPrChange w:id="2438" w:author="Muhamad Ridho Zul Khoiri" w:date="2026-07-14T10:44:00Z" w16du:dateUtc="2026-07-14T03:44:00Z">
              <w:rPr>
                <w:rFonts w:ascii="Times New Roman" w:hAnsi="Times New Roman"/>
              </w:rPr>
            </w:rPrChange>
          </w:rPr>
          <w:delText>Asset</w:delText>
        </w:r>
        <w:r w:rsidRPr="00CF42A6" w:rsidDel="00A64D38">
          <w:rPr>
            <w:rFonts w:cs="Arial"/>
            <w:rPrChange w:id="2439" w:author="Muhamad Ridho Zul Khoiri" w:date="2026-07-14T10:44:00Z" w16du:dateUtc="2026-07-14T03:44:00Z">
              <w:rPr>
                <w:rFonts w:ascii="Times New Roman" w:hAnsi="Times New Roman"/>
              </w:rPr>
            </w:rPrChange>
          </w:rPr>
          <w:delText>'s annual goals.</w:delText>
        </w:r>
      </w:del>
    </w:p>
    <w:p w14:paraId="1BD91D4C" w14:textId="12B897C8" w:rsidR="009E5B00" w:rsidRPr="00CF42A6" w:rsidDel="00A64D38" w:rsidRDefault="009E5B00" w:rsidP="00A64D38">
      <w:pPr>
        <w:pStyle w:val="Paragraph"/>
        <w:spacing w:line="360" w:lineRule="auto"/>
        <w:ind w:left="1440"/>
        <w:rPr>
          <w:del w:id="2440" w:author="Muhamad Ridho Zul Khoiri" w:date="2026-07-13T14:35:00Z" w16du:dateUtc="2026-07-13T07:35:00Z"/>
          <w:rFonts w:cs="Arial"/>
          <w:rPrChange w:id="2441" w:author="Muhamad Ridho Zul Khoiri" w:date="2026-07-14T10:44:00Z" w16du:dateUtc="2026-07-14T03:44:00Z">
            <w:rPr>
              <w:del w:id="2442" w:author="Muhamad Ridho Zul Khoiri" w:date="2026-07-13T14:35:00Z" w16du:dateUtc="2026-07-13T07:35:00Z"/>
              <w:rFonts w:ascii="Times New Roman" w:hAnsi="Times New Roman"/>
            </w:rPr>
          </w:rPrChange>
        </w:rPr>
      </w:pPr>
    </w:p>
    <w:p w14:paraId="3CF9C37B" w14:textId="760A8C69" w:rsidR="00FE31D3" w:rsidRPr="00CF42A6" w:rsidDel="00A64D38" w:rsidRDefault="00A74B43">
      <w:pPr>
        <w:pStyle w:val="Paragraph"/>
        <w:numPr>
          <w:ilvl w:val="0"/>
          <w:numId w:val="66"/>
        </w:numPr>
        <w:spacing w:after="0" w:line="360" w:lineRule="auto"/>
        <w:rPr>
          <w:del w:id="2443" w:author="Muhamad Ridho Zul Khoiri" w:date="2026-07-13T14:35:00Z" w16du:dateUtc="2026-07-13T07:35:00Z"/>
          <w:rFonts w:cs="Arial"/>
          <w:rPrChange w:id="2444" w:author="Muhamad Ridho Zul Khoiri" w:date="2026-07-14T10:44:00Z" w16du:dateUtc="2026-07-14T03:44:00Z">
            <w:rPr>
              <w:del w:id="2445" w:author="Muhamad Ridho Zul Khoiri" w:date="2026-07-13T14:35:00Z" w16du:dateUtc="2026-07-13T07:35:00Z"/>
              <w:rFonts w:ascii="Times New Roman" w:hAnsi="Times New Roman"/>
            </w:rPr>
          </w:rPrChange>
        </w:rPr>
        <w:pPrChange w:id="2446" w:author="Muhamad Ridho Zul Khoiri" w:date="2026-07-10T14:36:00Z" w16du:dateUtc="2026-07-10T07:36:00Z">
          <w:pPr>
            <w:pStyle w:val="Paragraph"/>
            <w:numPr>
              <w:numId w:val="16"/>
            </w:numPr>
            <w:tabs>
              <w:tab w:val="num" w:pos="1440"/>
            </w:tabs>
            <w:spacing w:after="0" w:line="360" w:lineRule="auto"/>
            <w:ind w:left="1440" w:hanging="360"/>
          </w:pPr>
        </w:pPrChange>
      </w:pPr>
      <w:del w:id="2447" w:author="Muhamad Ridho Zul Khoiri" w:date="2026-07-13T14:35:00Z" w16du:dateUtc="2026-07-13T07:35:00Z">
        <w:r w:rsidRPr="00CF42A6" w:rsidDel="00A64D38">
          <w:rPr>
            <w:rFonts w:cs="Arial"/>
            <w:b/>
            <w:rPrChange w:id="2448" w:author="Muhamad Ridho Zul Khoiri" w:date="2026-07-14T10:44:00Z" w16du:dateUtc="2026-07-14T03:44:00Z">
              <w:rPr>
                <w:rFonts w:ascii="Times New Roman" w:hAnsi="Times New Roman"/>
                <w:b/>
              </w:rPr>
            </w:rPrChange>
          </w:rPr>
          <w:delText>24-Month Plan</w:delText>
        </w:r>
      </w:del>
    </w:p>
    <w:p w14:paraId="647739B3" w14:textId="4CC434E3" w:rsidR="000E4197" w:rsidRPr="00CF42A6" w:rsidDel="00A64D38" w:rsidRDefault="000E4197" w:rsidP="00FC5814">
      <w:pPr>
        <w:pStyle w:val="Paragraph"/>
        <w:spacing w:after="0" w:line="360" w:lineRule="auto"/>
        <w:ind w:left="1440"/>
        <w:rPr>
          <w:del w:id="2449" w:author="Muhamad Ridho Zul Khoiri" w:date="2026-07-13T14:35:00Z" w16du:dateUtc="2026-07-13T07:35:00Z"/>
          <w:rFonts w:cs="Arial"/>
          <w:rPrChange w:id="2450" w:author="Muhamad Ridho Zul Khoiri" w:date="2026-07-14T10:44:00Z" w16du:dateUtc="2026-07-14T03:44:00Z">
            <w:rPr>
              <w:del w:id="2451" w:author="Muhamad Ridho Zul Khoiri" w:date="2026-07-13T14:35:00Z" w16du:dateUtc="2026-07-13T07:35:00Z"/>
              <w:rFonts w:ascii="Times New Roman" w:hAnsi="Times New Roman"/>
            </w:rPr>
          </w:rPrChange>
        </w:rPr>
      </w:pPr>
      <w:del w:id="2452" w:author="Muhamad Ridho Zul Khoiri" w:date="2026-07-13T14:35:00Z" w16du:dateUtc="2026-07-13T07:35:00Z">
        <w:r w:rsidRPr="00CF42A6" w:rsidDel="00A64D38">
          <w:rPr>
            <w:rFonts w:cs="Arial"/>
            <w:rPrChange w:id="2453" w:author="Muhamad Ridho Zul Khoiri" w:date="2026-07-14T10:44:00Z" w16du:dateUtc="2026-07-14T03:44:00Z">
              <w:rPr>
                <w:rFonts w:ascii="Times New Roman" w:hAnsi="Times New Roman"/>
              </w:rPr>
            </w:rPrChange>
          </w:rPr>
          <w:delText xml:space="preserve">The </w:delText>
        </w:r>
        <w:r w:rsidR="008775D4" w:rsidRPr="00CF42A6" w:rsidDel="00A64D38">
          <w:rPr>
            <w:rFonts w:cs="Arial"/>
            <w:rPrChange w:id="2454" w:author="Muhamad Ridho Zul Khoiri" w:date="2026-07-14T10:44:00Z" w16du:dateUtc="2026-07-14T03:44:00Z">
              <w:rPr>
                <w:rFonts w:ascii="Times New Roman" w:hAnsi="Times New Roman"/>
              </w:rPr>
            </w:rPrChange>
          </w:rPr>
          <w:delText>10</w:delText>
        </w:r>
        <w:r w:rsidRPr="00CF42A6" w:rsidDel="00A64D38">
          <w:rPr>
            <w:rFonts w:cs="Arial"/>
            <w:rPrChange w:id="2455" w:author="Muhamad Ridho Zul Khoiri" w:date="2026-07-14T10:44:00Z" w16du:dateUtc="2026-07-14T03:44:00Z">
              <w:rPr>
                <w:rFonts w:ascii="Times New Roman" w:hAnsi="Times New Roman"/>
              </w:rPr>
            </w:rPrChange>
          </w:rPr>
          <w:delText xml:space="preserve">-Year </w:delText>
        </w:r>
        <w:r w:rsidR="001E2ED6" w:rsidRPr="00CF42A6" w:rsidDel="00A64D38">
          <w:rPr>
            <w:rFonts w:cs="Arial"/>
            <w:rPrChange w:id="2456" w:author="Muhamad Ridho Zul Khoiri" w:date="2026-07-14T10:44:00Z" w16du:dateUtc="2026-07-14T03:44:00Z">
              <w:rPr>
                <w:rFonts w:ascii="Times New Roman" w:hAnsi="Times New Roman"/>
              </w:rPr>
            </w:rPrChange>
          </w:rPr>
          <w:delText>Asset</w:delText>
        </w:r>
        <w:r w:rsidRPr="00CF42A6" w:rsidDel="00A64D38">
          <w:rPr>
            <w:rFonts w:cs="Arial"/>
            <w:rPrChange w:id="2457" w:author="Muhamad Ridho Zul Khoiri" w:date="2026-07-14T10:44:00Z" w16du:dateUtc="2026-07-14T03:44:00Z">
              <w:rPr>
                <w:rFonts w:ascii="Times New Roman" w:hAnsi="Times New Roman"/>
              </w:rPr>
            </w:rPrChange>
          </w:rPr>
          <w:delText xml:space="preserve"> Plan is further detailed to Level 2 by Asset</w:delText>
        </w:r>
        <w:r w:rsidR="001E2ED6" w:rsidRPr="00CF42A6" w:rsidDel="00A64D38">
          <w:rPr>
            <w:rFonts w:cs="Arial"/>
            <w:rPrChange w:id="2458" w:author="Muhamad Ridho Zul Khoiri" w:date="2026-07-14T10:44:00Z" w16du:dateUtc="2026-07-14T03:44:00Z">
              <w:rPr>
                <w:rFonts w:ascii="Times New Roman" w:hAnsi="Times New Roman"/>
              </w:rPr>
            </w:rPrChange>
          </w:rPr>
          <w:delText xml:space="preserve"> Management</w:delText>
        </w:r>
        <w:r w:rsidRPr="00CF42A6" w:rsidDel="00A64D38">
          <w:rPr>
            <w:rFonts w:cs="Arial"/>
            <w:rPrChange w:id="2459" w:author="Muhamad Ridho Zul Khoiri" w:date="2026-07-14T10:44:00Z" w16du:dateUtc="2026-07-14T03:44:00Z">
              <w:rPr>
                <w:rFonts w:ascii="Times New Roman" w:hAnsi="Times New Roman"/>
              </w:rPr>
            </w:rPrChange>
          </w:rPr>
          <w:delText xml:space="preserve">, </w:delText>
        </w:r>
        <w:r w:rsidR="00C96E41" w:rsidRPr="00CF42A6" w:rsidDel="00A64D38">
          <w:rPr>
            <w:rFonts w:cs="Arial"/>
            <w:rPrChange w:id="2460" w:author="Muhamad Ridho Zul Khoiri" w:date="2026-07-14T10:44:00Z" w16du:dateUtc="2026-07-14T03:44:00Z">
              <w:rPr>
                <w:rFonts w:ascii="Times New Roman" w:hAnsi="Times New Roman"/>
              </w:rPr>
            </w:rPrChange>
          </w:rPr>
          <w:delText>Subsurface</w:delText>
        </w:r>
        <w:r w:rsidRPr="00CF42A6" w:rsidDel="00A64D38">
          <w:rPr>
            <w:rFonts w:cs="Arial"/>
            <w:rPrChange w:id="2461" w:author="Muhamad Ridho Zul Khoiri" w:date="2026-07-14T10:44:00Z" w16du:dateUtc="2026-07-14T03:44:00Z">
              <w:rPr>
                <w:rFonts w:ascii="Times New Roman" w:hAnsi="Times New Roman"/>
              </w:rPr>
            </w:rPrChange>
          </w:rPr>
          <w:delText>, and other relevant functions into 24-Month Plans. These plans are the primary focus of Integrated Planning, summarizing activities between 90 days and 24 months.</w:delText>
        </w:r>
      </w:del>
    </w:p>
    <w:p w14:paraId="15D67222" w14:textId="4545F790" w:rsidR="000E4197" w:rsidRPr="00CF42A6" w:rsidDel="00A64D38" w:rsidRDefault="000E4197" w:rsidP="00037049">
      <w:pPr>
        <w:pStyle w:val="Paragraph"/>
        <w:spacing w:line="360" w:lineRule="auto"/>
        <w:ind w:left="1440"/>
        <w:rPr>
          <w:del w:id="2462" w:author="Muhamad Ridho Zul Khoiri" w:date="2026-07-13T14:35:00Z" w16du:dateUtc="2026-07-13T07:35:00Z"/>
          <w:rFonts w:cs="Arial"/>
          <w:rPrChange w:id="2463" w:author="Muhamad Ridho Zul Khoiri" w:date="2026-07-14T10:44:00Z" w16du:dateUtc="2026-07-14T03:44:00Z">
            <w:rPr>
              <w:del w:id="2464" w:author="Muhamad Ridho Zul Khoiri" w:date="2026-07-13T14:35:00Z" w16du:dateUtc="2026-07-13T07:35:00Z"/>
              <w:rFonts w:ascii="Times New Roman" w:hAnsi="Times New Roman"/>
            </w:rPr>
          </w:rPrChange>
        </w:rPr>
      </w:pPr>
      <w:del w:id="2465" w:author="Muhamad Ridho Zul Khoiri" w:date="2026-07-13T14:35:00Z" w16du:dateUtc="2026-07-13T07:35:00Z">
        <w:r w:rsidRPr="00CF42A6" w:rsidDel="00A64D38">
          <w:rPr>
            <w:rFonts w:cs="Arial"/>
            <w:rPrChange w:id="2466" w:author="Muhamad Ridho Zul Khoiri" w:date="2026-07-14T10:44:00Z" w16du:dateUtc="2026-07-14T03:44:00Z">
              <w:rPr>
                <w:rFonts w:ascii="Times New Roman" w:hAnsi="Times New Roman"/>
              </w:rPr>
            </w:rPrChange>
          </w:rPr>
          <w:delText>As needed, the 24-Month Plans may extend to cover the full scope of major programs, including:</w:delText>
        </w:r>
        <w:r w:rsidR="00037049" w:rsidRPr="00CF42A6" w:rsidDel="00A64D38">
          <w:rPr>
            <w:rFonts w:cs="Arial"/>
            <w:rPrChange w:id="2467" w:author="Muhamad Ridho Zul Khoiri" w:date="2026-07-14T10:44:00Z" w16du:dateUtc="2026-07-14T03:44:00Z">
              <w:rPr>
                <w:rFonts w:ascii="Times New Roman" w:hAnsi="Times New Roman"/>
              </w:rPr>
            </w:rPrChange>
          </w:rPr>
          <w:delText xml:space="preserve"> k</w:delText>
        </w:r>
        <w:r w:rsidRPr="00CF42A6" w:rsidDel="00A64D38">
          <w:rPr>
            <w:rFonts w:cs="Arial"/>
            <w:rPrChange w:id="2468" w:author="Muhamad Ridho Zul Khoiri" w:date="2026-07-14T10:44:00Z" w16du:dateUtc="2026-07-14T03:44:00Z">
              <w:rPr>
                <w:rFonts w:ascii="Times New Roman" w:hAnsi="Times New Roman"/>
              </w:rPr>
            </w:rPrChange>
          </w:rPr>
          <w:delText>ey milestones</w:delText>
        </w:r>
        <w:r w:rsidR="00037049" w:rsidRPr="00CF42A6" w:rsidDel="00A64D38">
          <w:rPr>
            <w:rFonts w:cs="Arial"/>
            <w:rPrChange w:id="2469" w:author="Muhamad Ridho Zul Khoiri" w:date="2026-07-14T10:44:00Z" w16du:dateUtc="2026-07-14T03:44:00Z">
              <w:rPr>
                <w:rFonts w:ascii="Times New Roman" w:hAnsi="Times New Roman"/>
              </w:rPr>
            </w:rPrChange>
          </w:rPr>
          <w:delText>, m</w:delText>
        </w:r>
        <w:r w:rsidRPr="00CF42A6" w:rsidDel="00A64D38">
          <w:rPr>
            <w:rFonts w:cs="Arial"/>
            <w:rPrChange w:id="2470" w:author="Muhamad Ridho Zul Khoiri" w:date="2026-07-14T10:44:00Z" w16du:dateUtc="2026-07-14T03:44:00Z">
              <w:rPr>
                <w:rFonts w:ascii="Times New Roman" w:hAnsi="Times New Roman"/>
              </w:rPr>
            </w:rPrChange>
          </w:rPr>
          <w:delText>ajor activities</w:delText>
        </w:r>
        <w:r w:rsidR="00037049" w:rsidRPr="00CF42A6" w:rsidDel="00A64D38">
          <w:rPr>
            <w:rFonts w:cs="Arial"/>
            <w:rPrChange w:id="2471" w:author="Muhamad Ridho Zul Khoiri" w:date="2026-07-14T10:44:00Z" w16du:dateUtc="2026-07-14T03:44:00Z">
              <w:rPr>
                <w:rFonts w:ascii="Times New Roman" w:hAnsi="Times New Roman"/>
              </w:rPr>
            </w:rPrChange>
          </w:rPr>
          <w:delText>, c</w:delText>
        </w:r>
        <w:r w:rsidRPr="00CF42A6" w:rsidDel="00A64D38">
          <w:rPr>
            <w:rFonts w:cs="Arial"/>
            <w:rPrChange w:id="2472" w:author="Muhamad Ridho Zul Khoiri" w:date="2026-07-14T10:44:00Z" w16du:dateUtc="2026-07-14T03:44:00Z">
              <w:rPr>
                <w:rFonts w:ascii="Times New Roman" w:hAnsi="Times New Roman"/>
              </w:rPr>
            </w:rPrChange>
          </w:rPr>
          <w:delText>ommercial and contractual requirements</w:delText>
        </w:r>
        <w:r w:rsidR="00037049" w:rsidRPr="00CF42A6" w:rsidDel="00A64D38">
          <w:rPr>
            <w:rFonts w:cs="Arial"/>
            <w:rPrChange w:id="2473" w:author="Muhamad Ridho Zul Khoiri" w:date="2026-07-14T10:44:00Z" w16du:dateUtc="2026-07-14T03:44:00Z">
              <w:rPr>
                <w:rFonts w:ascii="Times New Roman" w:hAnsi="Times New Roman"/>
              </w:rPr>
            </w:rPrChange>
          </w:rPr>
          <w:delText>, r</w:delText>
        </w:r>
        <w:r w:rsidRPr="00CF42A6" w:rsidDel="00A64D38">
          <w:rPr>
            <w:rFonts w:cs="Arial"/>
            <w:rPrChange w:id="2474" w:author="Muhamad Ridho Zul Khoiri" w:date="2026-07-14T10:44:00Z" w16du:dateUtc="2026-07-14T03:44:00Z">
              <w:rPr>
                <w:rFonts w:ascii="Times New Roman" w:hAnsi="Times New Roman"/>
              </w:rPr>
            </w:rPrChange>
          </w:rPr>
          <w:delText>ig moves</w:delText>
        </w:r>
        <w:r w:rsidR="00037049" w:rsidRPr="00CF42A6" w:rsidDel="00A64D38">
          <w:rPr>
            <w:rFonts w:cs="Arial"/>
            <w:rPrChange w:id="2475" w:author="Muhamad Ridho Zul Khoiri" w:date="2026-07-14T10:44:00Z" w16du:dateUtc="2026-07-14T03:44:00Z">
              <w:rPr>
                <w:rFonts w:ascii="Times New Roman" w:hAnsi="Times New Roman"/>
              </w:rPr>
            </w:rPrChange>
          </w:rPr>
          <w:delText>, m</w:delText>
        </w:r>
        <w:r w:rsidRPr="00CF42A6" w:rsidDel="00A64D38">
          <w:rPr>
            <w:rFonts w:cs="Arial"/>
            <w:rPrChange w:id="2476" w:author="Muhamad Ridho Zul Khoiri" w:date="2026-07-14T10:44:00Z" w16du:dateUtc="2026-07-14T03:44:00Z">
              <w:rPr>
                <w:rFonts w:ascii="Times New Roman" w:hAnsi="Times New Roman"/>
              </w:rPr>
            </w:rPrChange>
          </w:rPr>
          <w:delText>ajor procurement tenders</w:delText>
        </w:r>
        <w:r w:rsidR="00037049" w:rsidRPr="00CF42A6" w:rsidDel="00A64D38">
          <w:rPr>
            <w:rFonts w:cs="Arial"/>
            <w:rPrChange w:id="2477" w:author="Muhamad Ridho Zul Khoiri" w:date="2026-07-14T10:44:00Z" w16du:dateUtc="2026-07-14T03:44:00Z">
              <w:rPr>
                <w:rFonts w:ascii="Times New Roman" w:hAnsi="Times New Roman"/>
              </w:rPr>
            </w:rPrChange>
          </w:rPr>
          <w:delText>, e</w:delText>
        </w:r>
        <w:r w:rsidRPr="00CF42A6" w:rsidDel="00A64D38">
          <w:rPr>
            <w:rFonts w:cs="Arial"/>
            <w:rPrChange w:id="2478" w:author="Muhamad Ridho Zul Khoiri" w:date="2026-07-14T10:44:00Z" w16du:dateUtc="2026-07-14T03:44:00Z">
              <w:rPr>
                <w:rFonts w:ascii="Times New Roman" w:hAnsi="Times New Roman"/>
              </w:rPr>
            </w:rPrChange>
          </w:rPr>
          <w:delText>ngine overhaul programs</w:delText>
        </w:r>
        <w:r w:rsidR="00037049" w:rsidRPr="00CF42A6" w:rsidDel="00A64D38">
          <w:rPr>
            <w:rFonts w:cs="Arial"/>
            <w:rPrChange w:id="2479" w:author="Muhamad Ridho Zul Khoiri" w:date="2026-07-14T10:44:00Z" w16du:dateUtc="2026-07-14T03:44:00Z">
              <w:rPr>
                <w:rFonts w:ascii="Times New Roman" w:hAnsi="Times New Roman"/>
              </w:rPr>
            </w:rPrChange>
          </w:rPr>
          <w:delText xml:space="preserve"> and s</w:delText>
        </w:r>
        <w:r w:rsidRPr="00CF42A6" w:rsidDel="00A64D38">
          <w:rPr>
            <w:rFonts w:cs="Arial"/>
            <w:rPrChange w:id="2480" w:author="Muhamad Ridho Zul Khoiri" w:date="2026-07-14T10:44:00Z" w16du:dateUtc="2026-07-14T03:44:00Z">
              <w:rPr>
                <w:rFonts w:ascii="Times New Roman" w:hAnsi="Times New Roman"/>
              </w:rPr>
            </w:rPrChange>
          </w:rPr>
          <w:delText>hutdown schedules</w:delText>
        </w:r>
        <w:r w:rsidR="00037049" w:rsidRPr="00CF42A6" w:rsidDel="00A64D38">
          <w:rPr>
            <w:rFonts w:cs="Arial"/>
            <w:rPrChange w:id="2481" w:author="Muhamad Ridho Zul Khoiri" w:date="2026-07-14T10:44:00Z" w16du:dateUtc="2026-07-14T03:44:00Z">
              <w:rPr>
                <w:rFonts w:ascii="Times New Roman" w:hAnsi="Times New Roman"/>
              </w:rPr>
            </w:rPrChange>
          </w:rPr>
          <w:delText xml:space="preserve">. </w:delText>
        </w:r>
        <w:r w:rsidRPr="00CF42A6" w:rsidDel="00A64D38">
          <w:rPr>
            <w:rFonts w:cs="Arial"/>
            <w:rPrChange w:id="2482" w:author="Muhamad Ridho Zul Khoiri" w:date="2026-07-14T10:44:00Z" w16du:dateUtc="2026-07-14T03:44:00Z">
              <w:rPr>
                <w:rFonts w:ascii="Times New Roman" w:hAnsi="Times New Roman"/>
              </w:rPr>
            </w:rPrChange>
          </w:rPr>
          <w:delText xml:space="preserve">Both the </w:delText>
        </w:r>
        <w:r w:rsidR="008775D4" w:rsidRPr="00CF42A6" w:rsidDel="00A64D38">
          <w:rPr>
            <w:rFonts w:cs="Arial"/>
            <w:rPrChange w:id="2483" w:author="Muhamad Ridho Zul Khoiri" w:date="2026-07-14T10:44:00Z" w16du:dateUtc="2026-07-14T03:44:00Z">
              <w:rPr>
                <w:rFonts w:ascii="Times New Roman" w:hAnsi="Times New Roman"/>
              </w:rPr>
            </w:rPrChange>
          </w:rPr>
          <w:delText>10</w:delText>
        </w:r>
        <w:r w:rsidRPr="00CF42A6" w:rsidDel="00A64D38">
          <w:rPr>
            <w:rFonts w:cs="Arial"/>
            <w:rPrChange w:id="2484" w:author="Muhamad Ridho Zul Khoiri" w:date="2026-07-14T10:44:00Z" w16du:dateUtc="2026-07-14T03:44:00Z">
              <w:rPr>
                <w:rFonts w:ascii="Times New Roman" w:hAnsi="Times New Roman"/>
              </w:rPr>
            </w:rPrChange>
          </w:rPr>
          <w:delText>-Year and 24-Month Plans are developed in parallel with the annual L</w:delText>
        </w:r>
        <w:r w:rsidR="00037049" w:rsidRPr="00CF42A6" w:rsidDel="00A64D38">
          <w:rPr>
            <w:rFonts w:cs="Arial"/>
            <w:rPrChange w:id="2485" w:author="Muhamad Ridho Zul Khoiri" w:date="2026-07-14T10:44:00Z" w16du:dateUtc="2026-07-14T03:44:00Z">
              <w:rPr>
                <w:rFonts w:ascii="Times New Roman" w:hAnsi="Times New Roman"/>
              </w:rPr>
            </w:rPrChange>
          </w:rPr>
          <w:delText>T</w:delText>
        </w:r>
        <w:r w:rsidRPr="00CF42A6" w:rsidDel="00A64D38">
          <w:rPr>
            <w:rFonts w:cs="Arial"/>
            <w:rPrChange w:id="2486" w:author="Muhamad Ridho Zul Khoiri" w:date="2026-07-14T10:44:00Z" w16du:dateUtc="2026-07-14T03:44:00Z">
              <w:rPr>
                <w:rFonts w:ascii="Times New Roman" w:hAnsi="Times New Roman"/>
              </w:rPr>
            </w:rPrChange>
          </w:rPr>
          <w:delText>P budget cycle.</w:delText>
        </w:r>
      </w:del>
    </w:p>
    <w:p w14:paraId="779906D5" w14:textId="69E46FCD" w:rsidR="00FE31D3" w:rsidRPr="00CF42A6" w:rsidDel="00A64D38" w:rsidRDefault="00286086">
      <w:pPr>
        <w:pStyle w:val="Paragraph"/>
        <w:numPr>
          <w:ilvl w:val="0"/>
          <w:numId w:val="66"/>
        </w:numPr>
        <w:spacing w:after="0" w:line="360" w:lineRule="auto"/>
        <w:rPr>
          <w:del w:id="2487" w:author="Muhamad Ridho Zul Khoiri" w:date="2026-07-13T14:35:00Z" w16du:dateUtc="2026-07-13T07:35:00Z"/>
          <w:rFonts w:cs="Arial"/>
          <w:rPrChange w:id="2488" w:author="Muhamad Ridho Zul Khoiri" w:date="2026-07-14T10:44:00Z" w16du:dateUtc="2026-07-14T03:44:00Z">
            <w:rPr>
              <w:del w:id="2489" w:author="Muhamad Ridho Zul Khoiri" w:date="2026-07-13T14:35:00Z" w16du:dateUtc="2026-07-13T07:35:00Z"/>
              <w:rFonts w:ascii="Times New Roman" w:hAnsi="Times New Roman"/>
            </w:rPr>
          </w:rPrChange>
        </w:rPr>
        <w:pPrChange w:id="2490" w:author="Muhamad Ridho Zul Khoiri" w:date="2026-07-10T14:36:00Z" w16du:dateUtc="2026-07-10T07:36:00Z">
          <w:pPr>
            <w:pStyle w:val="Paragraph"/>
            <w:numPr>
              <w:numId w:val="16"/>
            </w:numPr>
            <w:tabs>
              <w:tab w:val="num" w:pos="1440"/>
            </w:tabs>
            <w:spacing w:after="0" w:line="360" w:lineRule="auto"/>
            <w:ind w:left="1440" w:hanging="360"/>
          </w:pPr>
        </w:pPrChange>
      </w:pPr>
      <w:del w:id="2491" w:author="Muhamad Ridho Zul Khoiri" w:date="2026-07-13T14:35:00Z" w16du:dateUtc="2026-07-13T07:35:00Z">
        <w:r w:rsidRPr="00CF42A6" w:rsidDel="00A64D38">
          <w:rPr>
            <w:rFonts w:cs="Arial"/>
            <w:b/>
            <w:rPrChange w:id="2492" w:author="Muhamad Ridho Zul Khoiri" w:date="2026-07-14T10:44:00Z" w16du:dateUtc="2026-07-14T03:44:00Z">
              <w:rPr>
                <w:rFonts w:ascii="Times New Roman" w:hAnsi="Times New Roman"/>
                <w:b/>
              </w:rPr>
            </w:rPrChange>
          </w:rPr>
          <w:delText>30/90-Day Plan</w:delText>
        </w:r>
      </w:del>
    </w:p>
    <w:p w14:paraId="30988E7F" w14:textId="3E158119" w:rsidR="00FC5814" w:rsidRPr="00CF42A6" w:rsidDel="00A64D38" w:rsidRDefault="00037049" w:rsidP="009E5B00">
      <w:pPr>
        <w:pStyle w:val="Paragraph"/>
        <w:spacing w:line="360" w:lineRule="auto"/>
        <w:ind w:left="1440"/>
        <w:rPr>
          <w:del w:id="2493" w:author="Muhamad Ridho Zul Khoiri" w:date="2026-07-13T14:35:00Z" w16du:dateUtc="2026-07-13T07:35:00Z"/>
          <w:rFonts w:cs="Arial"/>
          <w:rPrChange w:id="2494" w:author="Muhamad Ridho Zul Khoiri" w:date="2026-07-14T10:44:00Z" w16du:dateUtc="2026-07-14T03:44:00Z">
            <w:rPr>
              <w:del w:id="2495" w:author="Muhamad Ridho Zul Khoiri" w:date="2026-07-13T14:35:00Z" w16du:dateUtc="2026-07-13T07:35:00Z"/>
              <w:rFonts w:ascii="Times New Roman" w:hAnsi="Times New Roman"/>
            </w:rPr>
          </w:rPrChange>
        </w:rPr>
      </w:pPr>
      <w:del w:id="2496" w:author="Muhamad Ridho Zul Khoiri" w:date="2026-07-13T14:35:00Z" w16du:dateUtc="2026-07-13T07:35:00Z">
        <w:r w:rsidRPr="00CF42A6" w:rsidDel="00A64D38">
          <w:rPr>
            <w:rFonts w:cs="Arial"/>
            <w:rPrChange w:id="2497" w:author="Muhamad Ridho Zul Khoiri" w:date="2026-07-14T10:44:00Z" w16du:dateUtc="2026-07-14T03:44:00Z">
              <w:rPr>
                <w:rFonts w:ascii="Times New Roman" w:hAnsi="Times New Roman"/>
              </w:rPr>
            </w:rPrChange>
          </w:rPr>
          <w:delText>For field operational activities, the 30/90-Day Plan includes the fixed 30-Day activities and a 60-Day lookahead. For non-operational functions (e.g., project FEL, drilling FEL and etc.), the operational-level plan consists of detailed activity schedules required to execute day-to-day work. All stakeholders in operational planning are expected to provide timely updates on changes or progress and participate in monthly planning meetings</w:delText>
        </w:r>
        <w:r w:rsidR="00C96E41" w:rsidRPr="00CF42A6" w:rsidDel="00A64D38">
          <w:rPr>
            <w:rFonts w:cs="Arial"/>
            <w:rPrChange w:id="2498" w:author="Muhamad Ridho Zul Khoiri" w:date="2026-07-14T10:44:00Z" w16du:dateUtc="2026-07-14T03:44:00Z">
              <w:rPr>
                <w:rFonts w:ascii="Times New Roman" w:hAnsi="Times New Roman"/>
              </w:rPr>
            </w:rPrChange>
          </w:rPr>
          <w:delText>.</w:delText>
        </w:r>
      </w:del>
    </w:p>
    <w:p w14:paraId="44E50F5D" w14:textId="435CE220" w:rsidR="00FE31D3" w:rsidRPr="00CF42A6" w:rsidDel="00A64D38" w:rsidRDefault="00177303">
      <w:pPr>
        <w:pStyle w:val="Paragraph"/>
        <w:numPr>
          <w:ilvl w:val="0"/>
          <w:numId w:val="66"/>
        </w:numPr>
        <w:spacing w:after="0" w:line="360" w:lineRule="auto"/>
        <w:rPr>
          <w:del w:id="2499" w:author="Muhamad Ridho Zul Khoiri" w:date="2026-07-13T14:35:00Z" w16du:dateUtc="2026-07-13T07:35:00Z"/>
          <w:rFonts w:cs="Arial"/>
          <w:rPrChange w:id="2500" w:author="Muhamad Ridho Zul Khoiri" w:date="2026-07-14T10:44:00Z" w16du:dateUtc="2026-07-14T03:44:00Z">
            <w:rPr>
              <w:del w:id="2501" w:author="Muhamad Ridho Zul Khoiri" w:date="2026-07-13T14:35:00Z" w16du:dateUtc="2026-07-13T07:35:00Z"/>
              <w:rFonts w:ascii="Times New Roman" w:hAnsi="Times New Roman"/>
            </w:rPr>
          </w:rPrChange>
        </w:rPr>
        <w:pPrChange w:id="2502" w:author="Muhamad Ridho Zul Khoiri" w:date="2026-07-10T14:36:00Z" w16du:dateUtc="2026-07-10T07:36:00Z">
          <w:pPr>
            <w:pStyle w:val="Paragraph"/>
            <w:numPr>
              <w:numId w:val="16"/>
            </w:numPr>
            <w:tabs>
              <w:tab w:val="num" w:pos="1440"/>
            </w:tabs>
            <w:spacing w:after="0" w:line="360" w:lineRule="auto"/>
            <w:ind w:left="1440" w:hanging="360"/>
          </w:pPr>
        </w:pPrChange>
      </w:pPr>
      <w:del w:id="2503" w:author="Muhamad Ridho Zul Khoiri" w:date="2026-07-13T14:35:00Z" w16du:dateUtc="2026-07-13T07:35:00Z">
        <w:r w:rsidRPr="00CF42A6" w:rsidDel="00A64D38">
          <w:rPr>
            <w:rFonts w:cs="Arial"/>
            <w:b/>
            <w:rPrChange w:id="2504" w:author="Muhamad Ridho Zul Khoiri" w:date="2026-07-14T10:44:00Z" w16du:dateUtc="2026-07-14T03:44:00Z">
              <w:rPr>
                <w:rFonts w:ascii="Times New Roman" w:hAnsi="Times New Roman"/>
                <w:b/>
              </w:rPr>
            </w:rPrChange>
          </w:rPr>
          <w:delText>Plan Control</w:delText>
        </w:r>
      </w:del>
    </w:p>
    <w:p w14:paraId="217E0740" w14:textId="0AA6DFC3" w:rsidR="00326C5E" w:rsidRPr="00CF42A6" w:rsidDel="00A64D38" w:rsidRDefault="00765891" w:rsidP="001272A1">
      <w:pPr>
        <w:pStyle w:val="Paragraph"/>
        <w:spacing w:after="240" w:line="360" w:lineRule="auto"/>
        <w:ind w:left="1440"/>
        <w:rPr>
          <w:del w:id="2505" w:author="Muhamad Ridho Zul Khoiri" w:date="2026-07-13T14:35:00Z" w16du:dateUtc="2026-07-13T07:35:00Z"/>
          <w:rFonts w:cs="Arial"/>
          <w:rPrChange w:id="2506" w:author="Muhamad Ridho Zul Khoiri" w:date="2026-07-14T10:44:00Z" w16du:dateUtc="2026-07-14T03:44:00Z">
            <w:rPr>
              <w:del w:id="2507" w:author="Muhamad Ridho Zul Khoiri" w:date="2026-07-13T14:35:00Z" w16du:dateUtc="2026-07-13T07:35:00Z"/>
              <w:rFonts w:ascii="Times New Roman" w:hAnsi="Times New Roman"/>
            </w:rPr>
          </w:rPrChange>
        </w:rPr>
      </w:pPr>
      <w:del w:id="2508" w:author="Muhamad Ridho Zul Khoiri" w:date="2026-07-13T14:35:00Z" w16du:dateUtc="2026-07-13T07:35:00Z">
        <w:r w:rsidRPr="00CF42A6" w:rsidDel="00A64D38">
          <w:rPr>
            <w:rFonts w:cs="Arial"/>
            <w:rPrChange w:id="2509" w:author="Muhamad Ridho Zul Khoiri" w:date="2026-07-14T10:44:00Z" w16du:dateUtc="2026-07-14T03:44:00Z">
              <w:rPr>
                <w:rFonts w:ascii="Times New Roman" w:hAnsi="Times New Roman"/>
              </w:rPr>
            </w:rPrChange>
          </w:rPr>
          <w:delText>Plan control involves a set of activities and processes designed to manage and monitor the effectiveness of plans. For field operations, these processes are detailed within a 7-D process, ensuring structured oversight and execution.</w:delText>
        </w:r>
        <w:r w:rsidR="00536962" w:rsidRPr="00CF42A6" w:rsidDel="00A64D38">
          <w:rPr>
            <w:rFonts w:cs="Arial"/>
            <w:rPrChange w:id="2510" w:author="Muhamad Ridho Zul Khoiri" w:date="2026-07-14T10:44:00Z" w16du:dateUtc="2026-07-14T03:44:00Z">
              <w:rPr>
                <w:rFonts w:ascii="Times New Roman" w:hAnsi="Times New Roman"/>
              </w:rPr>
            </w:rPrChange>
          </w:rPr>
          <w:delText xml:space="preserve"> </w:delText>
        </w:r>
        <w:r w:rsidRPr="00CF42A6" w:rsidDel="00A64D38">
          <w:rPr>
            <w:rFonts w:cs="Arial"/>
            <w:rPrChange w:id="2511" w:author="Muhamad Ridho Zul Khoiri" w:date="2026-07-14T10:44:00Z" w16du:dateUtc="2026-07-14T03:44:00Z">
              <w:rPr>
                <w:rFonts w:ascii="Times New Roman" w:hAnsi="Times New Roman"/>
              </w:rPr>
            </w:rPrChange>
          </w:rPr>
          <w:delText xml:space="preserve">Other functions utilize comparable processes tailored to their specific requirements, such as </w:delText>
        </w:r>
        <w:r w:rsidR="00D370B6" w:rsidRPr="00CF42A6" w:rsidDel="00A64D38">
          <w:rPr>
            <w:rFonts w:cs="Arial"/>
            <w:color w:val="000000"/>
            <w:rPrChange w:id="2512" w:author="Muhamad Ridho Zul Khoiri" w:date="2026-07-14T10:44:00Z" w16du:dateUtc="2026-07-14T03:44:00Z">
              <w:rPr>
                <w:rFonts w:ascii="Times New Roman" w:hAnsi="Times New Roman"/>
                <w:color w:val="000000"/>
              </w:rPr>
            </w:rPrChange>
          </w:rPr>
          <w:delText>MPEP</w:delText>
        </w:r>
        <w:r w:rsidR="00D370B6" w:rsidRPr="00CF42A6" w:rsidDel="00A64D38">
          <w:rPr>
            <w:rFonts w:cs="Arial"/>
            <w:rPrChange w:id="2513" w:author="Muhamad Ridho Zul Khoiri" w:date="2026-07-14T10:44:00Z" w16du:dateUtc="2026-07-14T03:44:00Z">
              <w:rPr>
                <w:rFonts w:ascii="Times New Roman" w:hAnsi="Times New Roman"/>
              </w:rPr>
            </w:rPrChange>
          </w:rPr>
          <w:delText xml:space="preserve"> </w:delText>
        </w:r>
        <w:r w:rsidRPr="00CF42A6" w:rsidDel="00A64D38">
          <w:rPr>
            <w:rFonts w:cs="Arial"/>
            <w:rPrChange w:id="2514" w:author="Muhamad Ridho Zul Khoiri" w:date="2026-07-14T10:44:00Z" w16du:dateUtc="2026-07-14T03:44:00Z">
              <w:rPr>
                <w:rFonts w:ascii="Times New Roman" w:hAnsi="Times New Roman"/>
              </w:rPr>
            </w:rPrChange>
          </w:rPr>
          <w:delText>requirements or other relevant methodologies, to effectively manage day-to-day activities</w:delText>
        </w:r>
      </w:del>
    </w:p>
    <w:p w14:paraId="217E0742" w14:textId="33470570" w:rsidR="00E6124C" w:rsidRPr="00CF42A6" w:rsidDel="00A64D38" w:rsidRDefault="00536962" w:rsidP="001272A1">
      <w:pPr>
        <w:pStyle w:val="Paragraph"/>
        <w:spacing w:line="360" w:lineRule="auto"/>
        <w:rPr>
          <w:del w:id="2515" w:author="Muhamad Ridho Zul Khoiri" w:date="2026-07-13T14:35:00Z" w16du:dateUtc="2026-07-13T07:35:00Z"/>
          <w:rFonts w:cs="Arial"/>
          <w:color w:val="000000"/>
          <w:rPrChange w:id="2516" w:author="Muhamad Ridho Zul Khoiri" w:date="2026-07-14T10:44:00Z" w16du:dateUtc="2026-07-14T03:44:00Z">
            <w:rPr>
              <w:del w:id="2517" w:author="Muhamad Ridho Zul Khoiri" w:date="2026-07-13T14:35:00Z" w16du:dateUtc="2026-07-13T07:35:00Z"/>
              <w:rFonts w:ascii="Times New Roman" w:hAnsi="Times New Roman"/>
              <w:color w:val="000000"/>
            </w:rPr>
          </w:rPrChange>
        </w:rPr>
      </w:pPr>
      <w:del w:id="2518" w:author="Muhamad Ridho Zul Khoiri" w:date="2026-07-13T14:35:00Z" w16du:dateUtc="2026-07-13T07:35:00Z">
        <w:r w:rsidRPr="00CF42A6" w:rsidDel="00A64D38">
          <w:rPr>
            <w:rFonts w:cs="Arial"/>
            <w:color w:val="000000"/>
            <w:rPrChange w:id="2519" w:author="Muhamad Ridho Zul Khoiri" w:date="2026-07-14T10:44:00Z" w16du:dateUtc="2026-07-14T03:44:00Z">
              <w:rPr>
                <w:rFonts w:ascii="Times New Roman" w:hAnsi="Times New Roman"/>
                <w:color w:val="000000"/>
              </w:rPr>
            </w:rPrChange>
          </w:rPr>
          <w:delText>The planning process is structured to follow a cyclical and iterative approach throughout the year, ensuring alignment with the LTP</w:delText>
        </w:r>
        <w:r w:rsidR="001E2ED6" w:rsidRPr="00CF42A6" w:rsidDel="00A64D38">
          <w:rPr>
            <w:rFonts w:cs="Arial"/>
            <w:color w:val="000000"/>
            <w:rPrChange w:id="2520" w:author="Muhamad Ridho Zul Khoiri" w:date="2026-07-14T10:44:00Z" w16du:dateUtc="2026-07-14T03:44:00Z">
              <w:rPr>
                <w:rFonts w:ascii="Times New Roman" w:hAnsi="Times New Roman"/>
                <w:color w:val="000000"/>
              </w:rPr>
            </w:rPrChange>
          </w:rPr>
          <w:delText xml:space="preserve"> </w:delText>
        </w:r>
        <w:r w:rsidRPr="00CF42A6" w:rsidDel="00A64D38">
          <w:rPr>
            <w:rFonts w:cs="Arial"/>
            <w:color w:val="000000"/>
            <w:rPrChange w:id="2521" w:author="Muhamad Ridho Zul Khoiri" w:date="2026-07-14T10:44:00Z" w16du:dateUtc="2026-07-14T03:44:00Z">
              <w:rPr>
                <w:rFonts w:ascii="Times New Roman" w:hAnsi="Times New Roman"/>
                <w:color w:val="000000"/>
              </w:rPr>
            </w:rPrChange>
          </w:rPr>
          <w:delText>/ Budgeting cycle. It encompasses all critical functions within MEPG, including Operations, Projects, and Drilling, as well as supporting functions.</w:delText>
        </w:r>
      </w:del>
    </w:p>
    <w:p w14:paraId="217E0744" w14:textId="10926D4F" w:rsidR="00326C5E" w:rsidRPr="00CF42A6" w:rsidDel="00A64D38" w:rsidRDefault="001272A1" w:rsidP="001272A1">
      <w:pPr>
        <w:pStyle w:val="Paragraph"/>
        <w:spacing w:line="360" w:lineRule="auto"/>
        <w:rPr>
          <w:del w:id="2522" w:author="Muhamad Ridho Zul Khoiri" w:date="2026-07-13T14:35:00Z" w16du:dateUtc="2026-07-13T07:35:00Z"/>
          <w:rFonts w:cs="Arial"/>
          <w:color w:val="000000"/>
          <w:rPrChange w:id="2523" w:author="Muhamad Ridho Zul Khoiri" w:date="2026-07-14T10:44:00Z" w16du:dateUtc="2026-07-14T03:44:00Z">
            <w:rPr>
              <w:del w:id="2524" w:author="Muhamad Ridho Zul Khoiri" w:date="2026-07-13T14:35:00Z" w16du:dateUtc="2026-07-13T07:35:00Z"/>
              <w:rFonts w:ascii="Times New Roman" w:hAnsi="Times New Roman"/>
              <w:color w:val="000000"/>
            </w:rPr>
          </w:rPrChange>
        </w:rPr>
      </w:pPr>
      <w:del w:id="2525" w:author="Muhamad Ridho Zul Khoiri" w:date="2026-07-13T14:35:00Z" w16du:dateUtc="2026-07-13T07:35:00Z">
        <w:r w:rsidRPr="00CF42A6" w:rsidDel="00A64D38">
          <w:rPr>
            <w:rFonts w:cs="Arial"/>
            <w:color w:val="000000"/>
            <w:rPrChange w:id="2526" w:author="Muhamad Ridho Zul Khoiri" w:date="2026-07-14T10:44:00Z" w16du:dateUtc="2026-07-14T03:44:00Z">
              <w:rPr>
                <w:rFonts w:ascii="Times New Roman" w:hAnsi="Times New Roman"/>
                <w:color w:val="000000"/>
              </w:rPr>
            </w:rPrChange>
          </w:rPr>
          <w:delText>The Maintenance Planning process is integrated into the broader Integrated Planning framework. It adheres to established M</w:delText>
        </w:r>
        <w:r w:rsidR="00FC5814" w:rsidRPr="00CF42A6" w:rsidDel="00A64D38">
          <w:rPr>
            <w:rFonts w:cs="Arial"/>
            <w:color w:val="000000"/>
            <w:rPrChange w:id="2527" w:author="Muhamad Ridho Zul Khoiri" w:date="2026-07-14T10:44:00Z" w16du:dateUtc="2026-07-14T03:44:00Z">
              <w:rPr>
                <w:rFonts w:ascii="Times New Roman" w:hAnsi="Times New Roman"/>
                <w:color w:val="000000"/>
              </w:rPr>
            </w:rPrChange>
          </w:rPr>
          <w:delText xml:space="preserve">aintenance and </w:delText>
        </w:r>
        <w:r w:rsidRPr="00CF42A6" w:rsidDel="00A64D38">
          <w:rPr>
            <w:rFonts w:cs="Arial"/>
            <w:color w:val="000000"/>
            <w:rPrChange w:id="2528" w:author="Muhamad Ridho Zul Khoiri" w:date="2026-07-14T10:44:00Z" w16du:dateUtc="2026-07-14T03:44:00Z">
              <w:rPr>
                <w:rFonts w:ascii="Times New Roman" w:hAnsi="Times New Roman"/>
                <w:color w:val="000000"/>
              </w:rPr>
            </w:rPrChange>
          </w:rPr>
          <w:delText>R</w:delText>
        </w:r>
        <w:r w:rsidR="00FC5814" w:rsidRPr="00CF42A6" w:rsidDel="00A64D38">
          <w:rPr>
            <w:rFonts w:cs="Arial"/>
            <w:color w:val="000000"/>
            <w:rPrChange w:id="2529" w:author="Muhamad Ridho Zul Khoiri" w:date="2026-07-14T10:44:00Z" w16du:dateUtc="2026-07-14T03:44:00Z">
              <w:rPr>
                <w:rFonts w:ascii="Times New Roman" w:hAnsi="Times New Roman"/>
                <w:color w:val="000000"/>
              </w:rPr>
            </w:rPrChange>
          </w:rPr>
          <w:delText>eliabilty</w:delText>
        </w:r>
        <w:r w:rsidRPr="00CF42A6" w:rsidDel="00A64D38">
          <w:rPr>
            <w:rFonts w:cs="Arial"/>
            <w:color w:val="000000"/>
            <w:rPrChange w:id="2530" w:author="Muhamad Ridho Zul Khoiri" w:date="2026-07-14T10:44:00Z" w16du:dateUtc="2026-07-14T03:44:00Z">
              <w:rPr>
                <w:rFonts w:ascii="Times New Roman" w:hAnsi="Times New Roman"/>
                <w:color w:val="000000"/>
              </w:rPr>
            </w:rPrChange>
          </w:rPr>
          <w:delText xml:space="preserve"> practices, encompassing work order preparation, equipment procurement and delivery, assignment of sufficient resources and consideration of operational constraints.</w:delText>
        </w:r>
      </w:del>
    </w:p>
    <w:p w14:paraId="6E10EAA9" w14:textId="097F94CA" w:rsidR="001272A1" w:rsidRPr="00CF42A6" w:rsidDel="00A64D38" w:rsidRDefault="001272A1" w:rsidP="001272A1">
      <w:pPr>
        <w:pStyle w:val="Paragraph"/>
        <w:spacing w:line="360" w:lineRule="auto"/>
        <w:rPr>
          <w:del w:id="2531" w:author="Muhamad Ridho Zul Khoiri" w:date="2026-07-13T14:35:00Z" w16du:dateUtc="2026-07-13T07:35:00Z"/>
          <w:rFonts w:cs="Arial"/>
          <w:rPrChange w:id="2532" w:author="Muhamad Ridho Zul Khoiri" w:date="2026-07-14T10:44:00Z" w16du:dateUtc="2026-07-14T03:44:00Z">
            <w:rPr>
              <w:del w:id="2533" w:author="Muhamad Ridho Zul Khoiri" w:date="2026-07-13T14:35:00Z" w16du:dateUtc="2026-07-13T07:35:00Z"/>
              <w:rFonts w:ascii="Times New Roman" w:hAnsi="Times New Roman"/>
            </w:rPr>
          </w:rPrChange>
        </w:rPr>
      </w:pPr>
      <w:del w:id="2534" w:author="Muhamad Ridho Zul Khoiri" w:date="2026-07-13T14:35:00Z" w16du:dateUtc="2026-07-13T07:35:00Z">
        <w:r w:rsidRPr="00CF42A6" w:rsidDel="00A64D38">
          <w:rPr>
            <w:rFonts w:cs="Arial"/>
            <w:rPrChange w:id="2535" w:author="Muhamad Ridho Zul Khoiri" w:date="2026-07-14T10:44:00Z" w16du:dateUtc="2026-07-14T03:44:00Z">
              <w:rPr>
                <w:rFonts w:ascii="Times New Roman" w:hAnsi="Times New Roman"/>
              </w:rPr>
            </w:rPrChange>
          </w:rPr>
          <w:delText>Shutdown Planning is an integral component of the Integrated Planning framework.</w:delText>
        </w:r>
      </w:del>
    </w:p>
    <w:p w14:paraId="22CE09F9" w14:textId="226FF2F5" w:rsidR="001272A1" w:rsidRPr="00CF42A6" w:rsidDel="00A64D38" w:rsidRDefault="001272A1" w:rsidP="001272A1">
      <w:pPr>
        <w:pStyle w:val="Paragraph"/>
        <w:spacing w:line="360" w:lineRule="auto"/>
        <w:rPr>
          <w:del w:id="2536" w:author="Muhamad Ridho Zul Khoiri" w:date="2026-07-13T14:35:00Z" w16du:dateUtc="2026-07-13T07:35:00Z"/>
          <w:rFonts w:cs="Arial"/>
          <w:rPrChange w:id="2537" w:author="Muhamad Ridho Zul Khoiri" w:date="2026-07-14T10:44:00Z" w16du:dateUtc="2026-07-14T03:44:00Z">
            <w:rPr>
              <w:del w:id="2538" w:author="Muhamad Ridho Zul Khoiri" w:date="2026-07-13T14:35:00Z" w16du:dateUtc="2026-07-13T07:35:00Z"/>
              <w:rFonts w:ascii="Times New Roman" w:hAnsi="Times New Roman"/>
            </w:rPr>
          </w:rPrChange>
        </w:rPr>
      </w:pPr>
      <w:del w:id="2539" w:author="Muhamad Ridho Zul Khoiri" w:date="2026-07-13T14:35:00Z" w16du:dateUtc="2026-07-13T07:35:00Z">
        <w:r w:rsidRPr="00CF42A6" w:rsidDel="00A64D38">
          <w:rPr>
            <w:rFonts w:cs="Arial"/>
            <w:rPrChange w:id="2540" w:author="Muhamad Ridho Zul Khoiri" w:date="2026-07-14T10:44:00Z" w16du:dateUtc="2026-07-14T03:44:00Z">
              <w:rPr>
                <w:rFonts w:ascii="Times New Roman" w:hAnsi="Times New Roman"/>
              </w:rPr>
            </w:rPrChange>
          </w:rPr>
          <w:delText xml:space="preserve">Project Planning is also incorporated within Integrated Planning, with its functional execution governed by corporate standards outlined in the </w:delText>
        </w:r>
        <w:r w:rsidR="00D370B6" w:rsidRPr="00CF42A6" w:rsidDel="00A64D38">
          <w:rPr>
            <w:rFonts w:cs="Arial"/>
            <w:color w:val="000000"/>
            <w:rPrChange w:id="2541" w:author="Muhamad Ridho Zul Khoiri" w:date="2026-07-14T10:44:00Z" w16du:dateUtc="2026-07-14T03:44:00Z">
              <w:rPr>
                <w:rFonts w:ascii="Times New Roman" w:hAnsi="Times New Roman"/>
                <w:color w:val="000000"/>
              </w:rPr>
            </w:rPrChange>
          </w:rPr>
          <w:delText>MPEP</w:delText>
        </w:r>
        <w:r w:rsidR="00A04960" w:rsidRPr="00CF42A6" w:rsidDel="00A64D38">
          <w:rPr>
            <w:rFonts w:cs="Arial"/>
            <w:color w:val="000000"/>
            <w:rPrChange w:id="2542" w:author="Muhamad Ridho Zul Khoiri" w:date="2026-07-14T10:44:00Z" w16du:dateUtc="2026-07-14T03:44:00Z">
              <w:rPr>
                <w:rFonts w:ascii="Times New Roman" w:hAnsi="Times New Roman"/>
                <w:color w:val="000000"/>
              </w:rPr>
            </w:rPrChange>
          </w:rPr>
          <w:delText xml:space="preserve">, document </w:delText>
        </w:r>
        <w:commentRangeStart w:id="2543"/>
        <w:r w:rsidR="00A04960" w:rsidRPr="00CF42A6" w:rsidDel="00A64D38">
          <w:rPr>
            <w:rFonts w:cs="Arial"/>
            <w:color w:val="000000"/>
            <w:highlight w:val="yellow"/>
            <w:rPrChange w:id="2544" w:author="Muhamad Ridho Zul Khoiri" w:date="2026-07-14T10:44:00Z" w16du:dateUtc="2026-07-14T03:44:00Z">
              <w:rPr>
                <w:rFonts w:ascii="Times New Roman" w:hAnsi="Times New Roman"/>
                <w:color w:val="000000"/>
                <w:highlight w:val="yellow"/>
              </w:rPr>
            </w:rPrChange>
          </w:rPr>
          <w:delText>MPEP-PM-GUI-03</w:delText>
        </w:r>
        <w:r w:rsidRPr="00CF42A6" w:rsidDel="00A64D38">
          <w:rPr>
            <w:rFonts w:cs="Arial"/>
            <w:rPrChange w:id="2545" w:author="Muhamad Ridho Zul Khoiri" w:date="2026-07-14T10:44:00Z" w16du:dateUtc="2026-07-14T03:44:00Z">
              <w:rPr>
                <w:rFonts w:ascii="Times New Roman" w:hAnsi="Times New Roman"/>
              </w:rPr>
            </w:rPrChange>
          </w:rPr>
          <w:delText>.</w:delText>
        </w:r>
        <w:commentRangeEnd w:id="2543"/>
        <w:r w:rsidR="003E2625" w:rsidRPr="00CF42A6" w:rsidDel="00A64D38">
          <w:rPr>
            <w:rStyle w:val="CommentReference"/>
            <w:rFonts w:cs="Arial"/>
            <w:sz w:val="24"/>
            <w:szCs w:val="20"/>
            <w:rPrChange w:id="2546" w:author="Muhamad Ridho Zul Khoiri" w:date="2026-07-14T10:44:00Z" w16du:dateUtc="2026-07-14T03:44:00Z">
              <w:rPr>
                <w:rStyle w:val="CommentReference"/>
                <w:rFonts w:ascii="Times New Roman" w:hAnsi="Times New Roman"/>
                <w:sz w:val="24"/>
                <w:szCs w:val="20"/>
              </w:rPr>
            </w:rPrChange>
          </w:rPr>
          <w:commentReference w:id="2543"/>
        </w:r>
        <w:r w:rsidRPr="00CF42A6" w:rsidDel="00A64D38">
          <w:rPr>
            <w:rFonts w:cs="Arial"/>
            <w:rPrChange w:id="2547" w:author="Muhamad Ridho Zul Khoiri" w:date="2026-07-14T10:44:00Z" w16du:dateUtc="2026-07-14T03:44:00Z">
              <w:rPr>
                <w:rFonts w:ascii="Times New Roman" w:hAnsi="Times New Roman"/>
              </w:rPr>
            </w:rPrChange>
          </w:rPr>
          <w:delText xml:space="preserve"> </w:delText>
        </w:r>
      </w:del>
    </w:p>
    <w:p w14:paraId="31B48CF2" w14:textId="07F41826" w:rsidR="00874EE5" w:rsidRPr="00CF42A6" w:rsidRDefault="001272A1" w:rsidP="00874EE5">
      <w:pPr>
        <w:pStyle w:val="Heading2"/>
        <w:spacing w:line="360" w:lineRule="auto"/>
        <w:rPr>
          <w:ins w:id="2548" w:author="Muhamad Ridho Zul Khoiri" w:date="2026-07-10T14:41:00Z" w16du:dateUtc="2026-07-10T07:41:00Z"/>
          <w:rFonts w:cs="Arial"/>
          <w:highlight w:val="yellow"/>
          <w:rPrChange w:id="2549" w:author="Muhamad Ridho Zul Khoiri" w:date="2026-07-14T10:44:00Z" w16du:dateUtc="2026-07-14T03:44:00Z">
            <w:rPr>
              <w:ins w:id="2550" w:author="Muhamad Ridho Zul Khoiri" w:date="2026-07-10T14:41:00Z" w16du:dateUtc="2026-07-10T07:41:00Z"/>
              <w:rFonts w:ascii="Times New Roman" w:hAnsi="Times New Roman"/>
              <w:highlight w:val="yellow"/>
            </w:rPr>
          </w:rPrChange>
        </w:rPr>
      </w:pPr>
      <w:del w:id="2551" w:author="Muhamad Ridho Zul Khoiri" w:date="2026-07-13T14:35:00Z" w16du:dateUtc="2026-07-13T07:35:00Z">
        <w:r w:rsidRPr="00CF42A6" w:rsidDel="00A64D38">
          <w:rPr>
            <w:rFonts w:cs="Arial"/>
            <w:rPrChange w:id="2552" w:author="Muhamad Ridho Zul Khoiri" w:date="2026-07-14T10:44:00Z" w16du:dateUtc="2026-07-14T03:44:00Z">
              <w:rPr>
                <w:rFonts w:ascii="Times New Roman" w:hAnsi="Times New Roman"/>
              </w:rPr>
            </w:rPrChange>
          </w:rPr>
          <w:delText xml:space="preserve">Early Operations involvement during the project lifecycle is crucial to ensure high reliability and operability of equipment. The planning process for achieving this level of performance is guided by the Operability Assurance (OA) Guideline, detailed in Document No. </w:delText>
        </w:r>
        <w:commentRangeStart w:id="2553"/>
        <w:r w:rsidR="00266EFB" w:rsidRPr="00CF42A6" w:rsidDel="00A64D38">
          <w:rPr>
            <w:rFonts w:cs="Arial"/>
            <w:rPrChange w:id="2554" w:author="Muhamad Ridho Zul Khoiri" w:date="2026-07-14T10:44:00Z" w16du:dateUtc="2026-07-14T03:44:00Z">
              <w:rPr>
                <w:rFonts w:ascii="Times New Roman" w:hAnsi="Times New Roman"/>
              </w:rPr>
            </w:rPrChange>
          </w:rPr>
          <w:delText>MPEP</w:delText>
        </w:r>
        <w:r w:rsidRPr="00CF42A6" w:rsidDel="00A64D38">
          <w:rPr>
            <w:rFonts w:cs="Arial"/>
            <w:rPrChange w:id="2555" w:author="Muhamad Ridho Zul Khoiri" w:date="2026-07-14T10:44:00Z" w16du:dateUtc="2026-07-14T03:44:00Z">
              <w:rPr>
                <w:rFonts w:ascii="Times New Roman" w:hAnsi="Times New Roman"/>
              </w:rPr>
            </w:rPrChange>
          </w:rPr>
          <w:delText>-</w:delText>
        </w:r>
        <w:r w:rsidR="00266EFB" w:rsidRPr="00CF42A6" w:rsidDel="00A64D38">
          <w:rPr>
            <w:rFonts w:cs="Arial"/>
            <w:rPrChange w:id="2556" w:author="Muhamad Ridho Zul Khoiri" w:date="2026-07-14T10:44:00Z" w16du:dateUtc="2026-07-14T03:44:00Z">
              <w:rPr>
                <w:rFonts w:ascii="Times New Roman" w:hAnsi="Times New Roman"/>
              </w:rPr>
            </w:rPrChange>
          </w:rPr>
          <w:delText>PD</w:delText>
        </w:r>
        <w:r w:rsidRPr="00CF42A6" w:rsidDel="00A64D38">
          <w:rPr>
            <w:rFonts w:cs="Arial"/>
            <w:rPrChange w:id="2557" w:author="Muhamad Ridho Zul Khoiri" w:date="2026-07-14T10:44:00Z" w16du:dateUtc="2026-07-14T03:44:00Z">
              <w:rPr>
                <w:rFonts w:ascii="Times New Roman" w:hAnsi="Times New Roman"/>
              </w:rPr>
            </w:rPrChange>
          </w:rPr>
          <w:delText>-GU</w:delText>
        </w:r>
        <w:r w:rsidR="00266EFB" w:rsidRPr="00CF42A6" w:rsidDel="00A64D38">
          <w:rPr>
            <w:rFonts w:cs="Arial"/>
            <w:rPrChange w:id="2558" w:author="Muhamad Ridho Zul Khoiri" w:date="2026-07-14T10:44:00Z" w16du:dateUtc="2026-07-14T03:44:00Z">
              <w:rPr>
                <w:rFonts w:ascii="Times New Roman" w:hAnsi="Times New Roman"/>
              </w:rPr>
            </w:rPrChange>
          </w:rPr>
          <w:delText>I</w:delText>
        </w:r>
        <w:r w:rsidRPr="00CF42A6" w:rsidDel="00A64D38">
          <w:rPr>
            <w:rFonts w:cs="Arial"/>
            <w:rPrChange w:id="2559" w:author="Muhamad Ridho Zul Khoiri" w:date="2026-07-14T10:44:00Z" w16du:dateUtc="2026-07-14T03:44:00Z">
              <w:rPr>
                <w:rFonts w:ascii="Times New Roman" w:hAnsi="Times New Roman"/>
              </w:rPr>
            </w:rPrChange>
          </w:rPr>
          <w:delText>-0</w:delText>
        </w:r>
        <w:r w:rsidR="00266EFB" w:rsidRPr="00CF42A6" w:rsidDel="00A64D38">
          <w:rPr>
            <w:rFonts w:cs="Arial"/>
            <w:rPrChange w:id="2560" w:author="Muhamad Ridho Zul Khoiri" w:date="2026-07-14T10:44:00Z" w16du:dateUtc="2026-07-14T03:44:00Z">
              <w:rPr>
                <w:rFonts w:ascii="Times New Roman" w:hAnsi="Times New Roman"/>
              </w:rPr>
            </w:rPrChange>
          </w:rPr>
          <w:delText>1</w:delText>
        </w:r>
        <w:commentRangeEnd w:id="2553"/>
        <w:r w:rsidR="003E2625" w:rsidRPr="00CF42A6" w:rsidDel="00A64D38">
          <w:rPr>
            <w:rStyle w:val="CommentReference"/>
            <w:rFonts w:cs="Arial"/>
            <w:sz w:val="24"/>
            <w:szCs w:val="20"/>
            <w:rPrChange w:id="2561" w:author="Muhamad Ridho Zul Khoiri" w:date="2026-07-14T10:44:00Z" w16du:dateUtc="2026-07-14T03:44:00Z">
              <w:rPr>
                <w:rStyle w:val="CommentReference"/>
                <w:rFonts w:ascii="Times New Roman" w:hAnsi="Times New Roman"/>
                <w:sz w:val="24"/>
                <w:szCs w:val="20"/>
              </w:rPr>
            </w:rPrChange>
          </w:rPr>
          <w:commentReference w:id="2553"/>
        </w:r>
        <w:r w:rsidRPr="00CF42A6" w:rsidDel="00A64D38">
          <w:rPr>
            <w:rFonts w:cs="Arial"/>
            <w:rPrChange w:id="2562" w:author="Muhamad Ridho Zul Khoiri" w:date="2026-07-14T10:44:00Z" w16du:dateUtc="2026-07-14T03:44:00Z">
              <w:rPr>
                <w:rFonts w:ascii="Times New Roman" w:hAnsi="Times New Roman"/>
              </w:rPr>
            </w:rPrChange>
          </w:rPr>
          <w:delText>.</w:delText>
        </w:r>
      </w:del>
      <w:ins w:id="2563" w:author="Muhamad Ridho Zul Khoiri" w:date="2026-07-10T14:41:00Z" w16du:dateUtc="2026-07-10T07:41:00Z">
        <w:r w:rsidR="00874EE5" w:rsidRPr="00CF42A6">
          <w:rPr>
            <w:rFonts w:cs="Arial"/>
            <w:highlight w:val="yellow"/>
            <w:rPrChange w:id="2564" w:author="Muhamad Ridho Zul Khoiri" w:date="2026-07-14T10:44:00Z" w16du:dateUtc="2026-07-14T03:44:00Z">
              <w:rPr>
                <w:rFonts w:ascii="Times New Roman" w:hAnsi="Times New Roman"/>
                <w:highlight w:val="yellow"/>
              </w:rPr>
            </w:rPrChange>
          </w:rPr>
          <w:t>Work Process/Flow</w:t>
        </w:r>
      </w:ins>
    </w:p>
    <w:p w14:paraId="0C90B6AB" w14:textId="251F9089" w:rsidR="005B1DF5" w:rsidRPr="00CF42A6" w:rsidRDefault="005B1DF5" w:rsidP="00874EE5">
      <w:pPr>
        <w:pStyle w:val="Paragraph"/>
        <w:spacing w:after="0" w:line="360" w:lineRule="auto"/>
        <w:rPr>
          <w:ins w:id="2565" w:author="Muhamad Ridho Zul Khoiri" w:date="2026-07-13T14:55:00Z" w16du:dateUtc="2026-07-13T07:55:00Z"/>
          <w:rFonts w:cs="Arial"/>
          <w:rPrChange w:id="2566" w:author="Muhamad Ridho Zul Khoiri" w:date="2026-07-14T10:44:00Z" w16du:dateUtc="2026-07-14T03:44:00Z">
            <w:rPr>
              <w:ins w:id="2567" w:author="Muhamad Ridho Zul Khoiri" w:date="2026-07-13T14:55:00Z" w16du:dateUtc="2026-07-13T07:55:00Z"/>
              <w:rFonts w:ascii="Times New Roman" w:hAnsi="Times New Roman"/>
            </w:rPr>
          </w:rPrChange>
        </w:rPr>
      </w:pPr>
      <w:ins w:id="2568" w:author="Muhamad Ridho Zul Khoiri" w:date="2026-07-13T14:54:00Z" w16du:dateUtc="2026-07-13T07:54:00Z">
        <w:r w:rsidRPr="00CF42A6">
          <w:rPr>
            <w:rFonts w:cs="Arial"/>
            <w:rPrChange w:id="2569" w:author="Muhamad Ridho Zul Khoiri" w:date="2026-07-14T10:44:00Z" w16du:dateUtc="2026-07-14T03:44:00Z">
              <w:rPr>
                <w:rFonts w:ascii="Times New Roman" w:hAnsi="Times New Roman"/>
              </w:rPr>
            </w:rPrChange>
          </w:rPr>
          <w:t xml:space="preserve">The Integrated Planning work process establishes a common flow for developing, reviewing, approving, and monitoring plans across the planning horizons described in </w:t>
        </w:r>
        <w:r w:rsidRPr="00CF42A6">
          <w:rPr>
            <w:rFonts w:cs="Arial"/>
            <w:highlight w:val="yellow"/>
            <w:rPrChange w:id="2570" w:author="Muhamad Ridho Zul Khoiri" w:date="2026-07-14T10:44:00Z" w16du:dateUtc="2026-07-14T03:44:00Z">
              <w:rPr>
                <w:rFonts w:ascii="Times New Roman" w:hAnsi="Times New Roman"/>
              </w:rPr>
            </w:rPrChange>
          </w:rPr>
          <w:t>Section 3.1.</w:t>
        </w:r>
        <w:r w:rsidRPr="00CF42A6">
          <w:rPr>
            <w:rFonts w:cs="Arial"/>
            <w:rPrChange w:id="2571" w:author="Muhamad Ridho Zul Khoiri" w:date="2026-07-14T10:44:00Z" w16du:dateUtc="2026-07-14T03:44:00Z">
              <w:rPr>
                <w:rFonts w:ascii="Times New Roman" w:hAnsi="Times New Roman"/>
              </w:rPr>
            </w:rPrChange>
          </w:rPr>
          <w:t xml:space="preserve"> The process is iterative, allowing assumptions, priorities, constraints, and execution results to be reviewed and reflected in the relevant planning horizons.</w:t>
        </w:r>
      </w:ins>
    </w:p>
    <w:p w14:paraId="23FE7F21" w14:textId="5F969D42" w:rsidR="00B0549D" w:rsidRPr="00CF42A6" w:rsidRDefault="00B0549D" w:rsidP="00B0549D">
      <w:pPr>
        <w:pStyle w:val="Paragraph"/>
        <w:spacing w:line="360" w:lineRule="auto"/>
        <w:rPr>
          <w:ins w:id="2572" w:author="Muhamad Ridho Zul Khoiri" w:date="2026-07-13T14:55:00Z" w16du:dateUtc="2026-07-13T07:55:00Z"/>
          <w:rFonts w:cs="Arial"/>
          <w:rPrChange w:id="2573" w:author="Muhamad Ridho Zul Khoiri" w:date="2026-07-14T10:44:00Z" w16du:dateUtc="2026-07-14T03:44:00Z">
            <w:rPr>
              <w:ins w:id="2574" w:author="Muhamad Ridho Zul Khoiri" w:date="2026-07-13T14:55:00Z" w16du:dateUtc="2026-07-13T07:55:00Z"/>
              <w:rFonts w:ascii="Times New Roman" w:hAnsi="Times New Roman"/>
            </w:rPr>
          </w:rPrChange>
        </w:rPr>
      </w:pPr>
      <w:ins w:id="2575" w:author="Muhamad Ridho Zul Khoiri" w:date="2026-07-13T14:55:00Z" w16du:dateUtc="2026-07-13T07:55:00Z">
        <w:r w:rsidRPr="00CF42A6">
          <w:rPr>
            <w:rFonts w:cs="Arial"/>
            <w:rPrChange w:id="2576" w:author="Muhamad Ridho Zul Khoiri" w:date="2026-07-14T10:44:00Z" w16du:dateUtc="2026-07-14T03:44:00Z">
              <w:rPr>
                <w:rFonts w:ascii="Times New Roman" w:hAnsi="Times New Roman"/>
              </w:rPr>
            </w:rPrChange>
          </w:rPr>
          <w:lastRenderedPageBreak/>
          <w:t>Each planning horizon shall, at minimum, include the following process stages:</w:t>
        </w:r>
      </w:ins>
    </w:p>
    <w:p w14:paraId="2210701B" w14:textId="77777777" w:rsidR="00B0549D" w:rsidRPr="00CF42A6" w:rsidRDefault="00B0549D" w:rsidP="00B0549D">
      <w:pPr>
        <w:pStyle w:val="Paragraph"/>
        <w:numPr>
          <w:ilvl w:val="0"/>
          <w:numId w:val="78"/>
        </w:numPr>
        <w:spacing w:line="360" w:lineRule="auto"/>
        <w:rPr>
          <w:ins w:id="2577" w:author="Muhamad Ridho Zul Khoiri" w:date="2026-07-13T14:55:00Z" w16du:dateUtc="2026-07-13T07:55:00Z"/>
          <w:rFonts w:cs="Arial"/>
          <w:rPrChange w:id="2578" w:author="Muhamad Ridho Zul Khoiri" w:date="2026-07-14T10:44:00Z" w16du:dateUtc="2026-07-14T03:44:00Z">
            <w:rPr>
              <w:ins w:id="2579" w:author="Muhamad Ridho Zul Khoiri" w:date="2026-07-13T14:55:00Z" w16du:dateUtc="2026-07-13T07:55:00Z"/>
              <w:rFonts w:ascii="Times New Roman" w:hAnsi="Times New Roman"/>
            </w:rPr>
          </w:rPrChange>
        </w:rPr>
      </w:pPr>
      <w:ins w:id="2580" w:author="Muhamad Ridho Zul Khoiri" w:date="2026-07-13T14:55:00Z" w16du:dateUtc="2026-07-13T07:55:00Z">
        <w:r w:rsidRPr="00CF42A6">
          <w:rPr>
            <w:rFonts w:cs="Arial"/>
            <w:b/>
            <w:bCs/>
            <w:rPrChange w:id="2581" w:author="Muhamad Ridho Zul Khoiri" w:date="2026-07-14T10:44:00Z" w16du:dateUtc="2026-07-14T03:44:00Z">
              <w:rPr>
                <w:rFonts w:ascii="Times New Roman" w:hAnsi="Times New Roman"/>
              </w:rPr>
            </w:rPrChange>
          </w:rPr>
          <w:t>Initiation and Input.</w:t>
        </w:r>
        <w:r w:rsidRPr="00CF42A6">
          <w:rPr>
            <w:rFonts w:cs="Arial"/>
            <w:rPrChange w:id="2582" w:author="Muhamad Ridho Zul Khoiri" w:date="2026-07-14T10:44:00Z" w16du:dateUtc="2026-07-14T03:44:00Z">
              <w:rPr>
                <w:rFonts w:ascii="Times New Roman" w:hAnsi="Times New Roman"/>
              </w:rPr>
            </w:rPrChange>
          </w:rPr>
          <w:t xml:space="preserve"> The planning process is initiated based on the applicable planning cycle, business requirement, operational need, or previous planning horizon output. Relevant functions shall identify and submit the required activities, assumptions, opportunities, and planning information.</w:t>
        </w:r>
      </w:ins>
    </w:p>
    <w:p w14:paraId="309B706B" w14:textId="77777777" w:rsidR="00B0549D" w:rsidRPr="00CF42A6" w:rsidRDefault="00B0549D" w:rsidP="00B0549D">
      <w:pPr>
        <w:pStyle w:val="Paragraph"/>
        <w:numPr>
          <w:ilvl w:val="0"/>
          <w:numId w:val="78"/>
        </w:numPr>
        <w:spacing w:line="360" w:lineRule="auto"/>
        <w:rPr>
          <w:ins w:id="2583" w:author="Muhamad Ridho Zul Khoiri" w:date="2026-07-13T14:55:00Z" w16du:dateUtc="2026-07-13T07:55:00Z"/>
          <w:rFonts w:cs="Arial"/>
          <w:rPrChange w:id="2584" w:author="Muhamad Ridho Zul Khoiri" w:date="2026-07-14T10:44:00Z" w16du:dateUtc="2026-07-14T03:44:00Z">
            <w:rPr>
              <w:ins w:id="2585" w:author="Muhamad Ridho Zul Khoiri" w:date="2026-07-13T14:55:00Z" w16du:dateUtc="2026-07-13T07:55:00Z"/>
              <w:rFonts w:ascii="Times New Roman" w:hAnsi="Times New Roman"/>
            </w:rPr>
          </w:rPrChange>
        </w:rPr>
      </w:pPr>
      <w:ins w:id="2586" w:author="Muhamad Ridho Zul Khoiri" w:date="2026-07-13T14:55:00Z" w16du:dateUtc="2026-07-13T07:55:00Z">
        <w:r w:rsidRPr="00CF42A6">
          <w:rPr>
            <w:rFonts w:cs="Arial"/>
            <w:b/>
            <w:bCs/>
            <w:rPrChange w:id="2587" w:author="Muhamad Ridho Zul Khoiri" w:date="2026-07-14T10:44:00Z" w16du:dateUtc="2026-07-14T03:44:00Z">
              <w:rPr>
                <w:rFonts w:ascii="Times New Roman" w:hAnsi="Times New Roman"/>
              </w:rPr>
            </w:rPrChange>
          </w:rPr>
          <w:t>Integration and Review.</w:t>
        </w:r>
        <w:r w:rsidRPr="00CF42A6">
          <w:rPr>
            <w:rFonts w:cs="Arial"/>
            <w:rPrChange w:id="2588" w:author="Muhamad Ridho Zul Khoiri" w:date="2026-07-14T10:44:00Z" w16du:dateUtc="2026-07-14T03:44:00Z">
              <w:rPr>
                <w:rFonts w:ascii="Times New Roman" w:hAnsi="Times New Roman"/>
              </w:rPr>
            </w:rPrChange>
          </w:rPr>
          <w:t xml:space="preserve"> Planning inputs shall be consolidated and reviewed across relevant functions. The review shall consider priorities, risks, dependencies, constraints, resource requirements, readiness, and potential conflicts based on the level of detail required for the respective planning horizon.</w:t>
        </w:r>
      </w:ins>
    </w:p>
    <w:p w14:paraId="6ED90586" w14:textId="2FC4810D" w:rsidR="00B0549D" w:rsidRPr="00CF42A6" w:rsidRDefault="00B0549D" w:rsidP="00B0549D">
      <w:pPr>
        <w:pStyle w:val="Paragraph"/>
        <w:numPr>
          <w:ilvl w:val="0"/>
          <w:numId w:val="78"/>
        </w:numPr>
        <w:spacing w:line="360" w:lineRule="auto"/>
        <w:rPr>
          <w:ins w:id="2589" w:author="Muhamad Ridho Zul Khoiri" w:date="2026-07-13T14:55:00Z" w16du:dateUtc="2026-07-13T07:55:00Z"/>
          <w:rFonts w:cs="Arial"/>
          <w:rPrChange w:id="2590" w:author="Muhamad Ridho Zul Khoiri" w:date="2026-07-14T10:44:00Z" w16du:dateUtc="2026-07-14T03:44:00Z">
            <w:rPr>
              <w:ins w:id="2591" w:author="Muhamad Ridho Zul Khoiri" w:date="2026-07-13T14:55:00Z" w16du:dateUtc="2026-07-13T07:55:00Z"/>
              <w:rFonts w:ascii="Times New Roman" w:hAnsi="Times New Roman"/>
            </w:rPr>
          </w:rPrChange>
        </w:rPr>
      </w:pPr>
      <w:ins w:id="2592" w:author="Muhamad Ridho Zul Khoiri" w:date="2026-07-13T14:55:00Z" w16du:dateUtc="2026-07-13T07:55:00Z">
        <w:r w:rsidRPr="00CF42A6">
          <w:rPr>
            <w:rFonts w:cs="Arial"/>
            <w:b/>
            <w:bCs/>
            <w:rPrChange w:id="2593" w:author="Muhamad Ridho Zul Khoiri" w:date="2026-07-14T10:44:00Z" w16du:dateUtc="2026-07-14T03:44:00Z">
              <w:rPr>
                <w:rFonts w:ascii="Times New Roman" w:hAnsi="Times New Roman"/>
              </w:rPr>
            </w:rPrChange>
          </w:rPr>
          <w:t>Decision and Approval</w:t>
        </w:r>
        <w:r w:rsidRPr="00CF42A6">
          <w:rPr>
            <w:rFonts w:cs="Arial"/>
            <w:rPrChange w:id="2594" w:author="Muhamad Ridho Zul Khoiri" w:date="2026-07-14T10:44:00Z" w16du:dateUtc="2026-07-14T03:44:00Z">
              <w:rPr>
                <w:rFonts w:ascii="Times New Roman" w:hAnsi="Times New Roman"/>
              </w:rPr>
            </w:rPrChange>
          </w:rPr>
          <w:t xml:space="preserve">. The integrated plan shall be reviewed and approved by the designated Plan Owner or approval authority for the respective planning </w:t>
        </w:r>
      </w:ins>
      <w:ins w:id="2595" w:author="Muhamad Ridho Zul Khoiri" w:date="2026-07-13T15:45:00Z" w16du:dateUtc="2026-07-13T08:45:00Z">
        <w:r w:rsidR="002B21A7" w:rsidRPr="00CF42A6">
          <w:rPr>
            <w:rFonts w:cs="Arial"/>
            <w:rPrChange w:id="2596" w:author="Muhamad Ridho Zul Khoiri" w:date="2026-07-14T10:44:00Z" w16du:dateUtc="2026-07-14T03:44:00Z">
              <w:rPr>
                <w:rFonts w:ascii="Times New Roman" w:hAnsi="Times New Roman"/>
              </w:rPr>
            </w:rPrChange>
          </w:rPr>
          <w:t>horizons</w:t>
        </w:r>
      </w:ins>
      <w:ins w:id="2597" w:author="Muhamad Ridho Zul Khoiri" w:date="2026-07-13T14:55:00Z" w16du:dateUtc="2026-07-13T07:55:00Z">
        <w:r w:rsidRPr="00CF42A6">
          <w:rPr>
            <w:rFonts w:cs="Arial"/>
            <w:rPrChange w:id="2598" w:author="Muhamad Ridho Zul Khoiri" w:date="2026-07-14T10:44:00Z" w16du:dateUtc="2026-07-14T03:44:00Z">
              <w:rPr>
                <w:rFonts w:ascii="Times New Roman" w:hAnsi="Times New Roman"/>
              </w:rPr>
            </w:rPrChange>
          </w:rPr>
          <w:t>. Activities that do not meet the applicable requirements shall be revised, deferred, or returned for further development.</w:t>
        </w:r>
      </w:ins>
    </w:p>
    <w:p w14:paraId="102259BA" w14:textId="77777777" w:rsidR="00B0549D" w:rsidRPr="00CF42A6" w:rsidRDefault="00B0549D" w:rsidP="00B0549D">
      <w:pPr>
        <w:pStyle w:val="Paragraph"/>
        <w:numPr>
          <w:ilvl w:val="0"/>
          <w:numId w:val="78"/>
        </w:numPr>
        <w:spacing w:line="360" w:lineRule="auto"/>
        <w:rPr>
          <w:ins w:id="2599" w:author="Muhamad Ridho Zul Khoiri" w:date="2026-07-13T14:55:00Z" w16du:dateUtc="2026-07-13T07:55:00Z"/>
          <w:rFonts w:cs="Arial"/>
          <w:rPrChange w:id="2600" w:author="Muhamad Ridho Zul Khoiri" w:date="2026-07-14T10:44:00Z" w16du:dateUtc="2026-07-14T03:44:00Z">
            <w:rPr>
              <w:ins w:id="2601" w:author="Muhamad Ridho Zul Khoiri" w:date="2026-07-13T14:55:00Z" w16du:dateUtc="2026-07-13T07:55:00Z"/>
              <w:rFonts w:ascii="Times New Roman" w:hAnsi="Times New Roman"/>
            </w:rPr>
          </w:rPrChange>
        </w:rPr>
      </w:pPr>
      <w:ins w:id="2602" w:author="Muhamad Ridho Zul Khoiri" w:date="2026-07-13T14:55:00Z" w16du:dateUtc="2026-07-13T07:55:00Z">
        <w:r w:rsidRPr="00CF42A6">
          <w:rPr>
            <w:rFonts w:cs="Arial"/>
            <w:b/>
            <w:bCs/>
            <w:rPrChange w:id="2603" w:author="Muhamad Ridho Zul Khoiri" w:date="2026-07-14T10:44:00Z" w16du:dateUtc="2026-07-14T03:44:00Z">
              <w:rPr>
                <w:rFonts w:ascii="Times New Roman" w:hAnsi="Times New Roman"/>
              </w:rPr>
            </w:rPrChange>
          </w:rPr>
          <w:t>Plan Hand-Off and Progression</w:t>
        </w:r>
        <w:r w:rsidRPr="00CF42A6">
          <w:rPr>
            <w:rFonts w:cs="Arial"/>
            <w:rPrChange w:id="2604" w:author="Muhamad Ridho Zul Khoiri" w:date="2026-07-14T10:44:00Z" w16du:dateUtc="2026-07-14T03:44:00Z">
              <w:rPr>
                <w:rFonts w:ascii="Times New Roman" w:hAnsi="Times New Roman"/>
              </w:rPr>
            </w:rPrChange>
          </w:rPr>
          <w:t>. Approved plans and relevant activities shall provide inputs to the next applicable planning horizon. The level of activity detail, readiness, and execution certainty shall progressively increase as activities move closer to execution.</w:t>
        </w:r>
      </w:ins>
    </w:p>
    <w:p w14:paraId="37B66470" w14:textId="77777777" w:rsidR="00B0549D" w:rsidRPr="00CF42A6" w:rsidRDefault="00B0549D" w:rsidP="00B0549D">
      <w:pPr>
        <w:pStyle w:val="Paragraph"/>
        <w:numPr>
          <w:ilvl w:val="0"/>
          <w:numId w:val="78"/>
        </w:numPr>
        <w:spacing w:line="360" w:lineRule="auto"/>
        <w:rPr>
          <w:ins w:id="2605" w:author="Muhamad Ridho Zul Khoiri" w:date="2026-07-13T14:55:00Z" w16du:dateUtc="2026-07-13T07:55:00Z"/>
          <w:rFonts w:cs="Arial"/>
          <w:rPrChange w:id="2606" w:author="Muhamad Ridho Zul Khoiri" w:date="2026-07-14T10:44:00Z" w16du:dateUtc="2026-07-14T03:44:00Z">
            <w:rPr>
              <w:ins w:id="2607" w:author="Muhamad Ridho Zul Khoiri" w:date="2026-07-13T14:55:00Z" w16du:dateUtc="2026-07-13T07:55:00Z"/>
              <w:rFonts w:ascii="Times New Roman" w:hAnsi="Times New Roman"/>
            </w:rPr>
          </w:rPrChange>
        </w:rPr>
      </w:pPr>
      <w:ins w:id="2608" w:author="Muhamad Ridho Zul Khoiri" w:date="2026-07-13T14:55:00Z" w16du:dateUtc="2026-07-13T07:55:00Z">
        <w:r w:rsidRPr="00CF42A6">
          <w:rPr>
            <w:rFonts w:cs="Arial"/>
            <w:b/>
            <w:bCs/>
            <w:rPrChange w:id="2609" w:author="Muhamad Ridho Zul Khoiri" w:date="2026-07-14T10:44:00Z" w16du:dateUtc="2026-07-14T03:44:00Z">
              <w:rPr>
                <w:rFonts w:ascii="Times New Roman" w:hAnsi="Times New Roman"/>
              </w:rPr>
            </w:rPrChange>
          </w:rPr>
          <w:t>Performance Monitoring and Control.</w:t>
        </w:r>
        <w:r w:rsidRPr="00CF42A6">
          <w:rPr>
            <w:rFonts w:cs="Arial"/>
            <w:rPrChange w:id="2610" w:author="Muhamad Ridho Zul Khoiri" w:date="2026-07-14T10:44:00Z" w16du:dateUtc="2026-07-14T03:44:00Z">
              <w:rPr>
                <w:rFonts w:ascii="Times New Roman" w:hAnsi="Times New Roman"/>
              </w:rPr>
            </w:rPrChange>
          </w:rPr>
          <w:t xml:space="preserve"> Plan progress, changes, constraints, and performance shall be monitored by the responsible planning and functional teams. Significant deviations or changes shall be reviewed and managed through the applicable plan administration, change control, or break-in process.</w:t>
        </w:r>
      </w:ins>
    </w:p>
    <w:p w14:paraId="12499C84" w14:textId="0BBCA694" w:rsidR="00B0549D" w:rsidRPr="00CF42A6" w:rsidRDefault="00B0549D">
      <w:pPr>
        <w:pStyle w:val="Paragraph"/>
        <w:numPr>
          <w:ilvl w:val="0"/>
          <w:numId w:val="78"/>
        </w:numPr>
        <w:spacing w:line="360" w:lineRule="auto"/>
        <w:rPr>
          <w:ins w:id="2611" w:author="Muhamad Ridho Zul Khoiri" w:date="2026-07-13T14:55:00Z" w16du:dateUtc="2026-07-13T07:55:00Z"/>
          <w:rFonts w:cs="Arial"/>
          <w:rPrChange w:id="2612" w:author="Muhamad Ridho Zul Khoiri" w:date="2026-07-14T10:44:00Z" w16du:dateUtc="2026-07-14T03:44:00Z">
            <w:rPr>
              <w:ins w:id="2613" w:author="Muhamad Ridho Zul Khoiri" w:date="2026-07-13T14:55:00Z" w16du:dateUtc="2026-07-13T07:55:00Z"/>
              <w:rFonts w:ascii="Times New Roman" w:hAnsi="Times New Roman"/>
            </w:rPr>
          </w:rPrChange>
        </w:rPr>
        <w:pPrChange w:id="2614" w:author="Muhamad Ridho Zul Khoiri" w:date="2026-07-13T14:55:00Z" w16du:dateUtc="2026-07-13T07:55:00Z">
          <w:pPr>
            <w:pStyle w:val="Paragraph"/>
            <w:spacing w:line="360" w:lineRule="auto"/>
          </w:pPr>
        </w:pPrChange>
      </w:pPr>
      <w:ins w:id="2615" w:author="Muhamad Ridho Zul Khoiri" w:date="2026-07-13T14:55:00Z" w16du:dateUtc="2026-07-13T07:55:00Z">
        <w:r w:rsidRPr="00CF42A6">
          <w:rPr>
            <w:rFonts w:cs="Arial"/>
            <w:b/>
            <w:bCs/>
            <w:rPrChange w:id="2616" w:author="Muhamad Ridho Zul Khoiri" w:date="2026-07-14T10:44:00Z" w16du:dateUtc="2026-07-14T03:44:00Z">
              <w:rPr>
                <w:rFonts w:ascii="Times New Roman" w:hAnsi="Times New Roman"/>
              </w:rPr>
            </w:rPrChange>
          </w:rPr>
          <w:t>Feedback and Adjustment.</w:t>
        </w:r>
        <w:r w:rsidRPr="00CF42A6">
          <w:rPr>
            <w:rFonts w:cs="Arial"/>
            <w:rPrChange w:id="2617" w:author="Muhamad Ridho Zul Khoiri" w:date="2026-07-14T10:44:00Z" w16du:dateUtc="2026-07-14T03:44:00Z">
              <w:rPr>
                <w:rFonts w:ascii="Times New Roman" w:hAnsi="Times New Roman"/>
              </w:rPr>
            </w:rPrChange>
          </w:rPr>
          <w:t xml:space="preserve"> Planning and execution results, updated assumptions, and lessons learned shall be used to update the relevant planning horizon. Feedback may result in changes to activity timing, priorities, assumptions, or </w:t>
        </w:r>
      </w:ins>
      <w:ins w:id="2618" w:author="Muhamad Ridho Zul Khoiri" w:date="2026-07-13T15:45:00Z" w16du:dateUtc="2026-07-13T08:45:00Z">
        <w:r w:rsidR="002B21A7" w:rsidRPr="00CF42A6">
          <w:rPr>
            <w:rFonts w:cs="Arial"/>
            <w:rPrChange w:id="2619" w:author="Muhamad Ridho Zul Khoiri" w:date="2026-07-14T10:44:00Z" w16du:dateUtc="2026-07-14T03:44:00Z">
              <w:rPr>
                <w:rFonts w:ascii="Times New Roman" w:hAnsi="Times New Roman"/>
              </w:rPr>
            </w:rPrChange>
          </w:rPr>
          <w:t>future</w:t>
        </w:r>
      </w:ins>
      <w:ins w:id="2620" w:author="Muhamad Ridho Zul Khoiri" w:date="2026-07-13T14:55:00Z" w16du:dateUtc="2026-07-13T07:55:00Z">
        <w:r w:rsidRPr="00CF42A6">
          <w:rPr>
            <w:rFonts w:cs="Arial"/>
            <w:rPrChange w:id="2621" w:author="Muhamad Ridho Zul Khoiri" w:date="2026-07-14T10:44:00Z" w16du:dateUtc="2026-07-14T03:44:00Z">
              <w:rPr>
                <w:rFonts w:ascii="Times New Roman" w:hAnsi="Times New Roman"/>
              </w:rPr>
            </w:rPrChange>
          </w:rPr>
          <w:t xml:space="preserve"> to maintain alignment across planning horizons.</w:t>
        </w:r>
      </w:ins>
    </w:p>
    <w:p w14:paraId="09AE2C38" w14:textId="113DA621" w:rsidR="00E0217F" w:rsidRPr="00CF42A6" w:rsidRDefault="00E0217F" w:rsidP="00881C63">
      <w:pPr>
        <w:pStyle w:val="Paragraph"/>
        <w:spacing w:after="0" w:line="360" w:lineRule="auto"/>
        <w:rPr>
          <w:ins w:id="2622" w:author="Muhamad Ridho Zul Khoiri" w:date="2026-07-13T15:51:00Z" w16du:dateUtc="2026-07-13T08:51:00Z"/>
          <w:rFonts w:cs="Arial"/>
          <w:rPrChange w:id="2623" w:author="Muhamad Ridho Zul Khoiri" w:date="2026-07-14T10:44:00Z" w16du:dateUtc="2026-07-14T03:44:00Z">
            <w:rPr>
              <w:ins w:id="2624" w:author="Muhamad Ridho Zul Khoiri" w:date="2026-07-13T15:51:00Z" w16du:dateUtc="2026-07-13T08:51:00Z"/>
              <w:rFonts w:ascii="Times New Roman" w:hAnsi="Times New Roman"/>
            </w:rPr>
          </w:rPrChange>
        </w:rPr>
      </w:pPr>
      <w:ins w:id="2625" w:author="Muhamad Ridho Zul Khoiri" w:date="2026-07-13T15:51:00Z" w16du:dateUtc="2026-07-13T08:51:00Z">
        <w:r w:rsidRPr="00CF42A6">
          <w:rPr>
            <w:rFonts w:cs="Arial"/>
            <w:rPrChange w:id="2626" w:author="Muhamad Ridho Zul Khoiri" w:date="2026-07-14T10:44:00Z" w16du:dateUtc="2026-07-14T03:44:00Z">
              <w:rPr>
                <w:rFonts w:ascii="Times New Roman" w:hAnsi="Times New Roman"/>
              </w:rPr>
            </w:rPrChange>
          </w:rPr>
          <w:t>The planning flow is not strictly linear. Updated technical information, changes in business or operational priorities, emerging constraints, and execution results may require plans to be reviewed and adjusted at the relevant planning horizons.</w:t>
        </w:r>
      </w:ins>
    </w:p>
    <w:p w14:paraId="6D75C94B" w14:textId="5F0625E9" w:rsidR="00536A90" w:rsidRPr="00CF42A6" w:rsidRDefault="00881C63" w:rsidP="00B0549D">
      <w:pPr>
        <w:pStyle w:val="Paragraph"/>
        <w:spacing w:after="0" w:line="360" w:lineRule="auto"/>
        <w:rPr>
          <w:ins w:id="2627" w:author="Muhamad Ridho Zul Khoiri" w:date="2026-07-13T15:51:00Z" w16du:dateUtc="2026-07-13T08:51:00Z"/>
          <w:rFonts w:cs="Arial"/>
          <w:rPrChange w:id="2628" w:author="Muhamad Ridho Zul Khoiri" w:date="2026-07-14T10:44:00Z" w16du:dateUtc="2026-07-14T03:44:00Z">
            <w:rPr>
              <w:ins w:id="2629" w:author="Muhamad Ridho Zul Khoiri" w:date="2026-07-13T15:51:00Z" w16du:dateUtc="2026-07-13T08:51:00Z"/>
              <w:rFonts w:ascii="Times New Roman" w:hAnsi="Times New Roman"/>
            </w:rPr>
          </w:rPrChange>
        </w:rPr>
      </w:pPr>
      <w:ins w:id="2630" w:author="Muhamad Ridho Zul Khoiri" w:date="2026-07-13T15:48:00Z" w16du:dateUtc="2026-07-13T08:48:00Z">
        <w:r w:rsidRPr="00CF42A6">
          <w:rPr>
            <w:rFonts w:cs="Arial"/>
            <w:i/>
            <w:iCs/>
            <w:rPrChange w:id="2631" w:author="Muhamad Ridho Zul Khoiri" w:date="2026-07-14T10:44:00Z" w16du:dateUtc="2026-07-14T03:44:00Z">
              <w:rPr>
                <w:rFonts w:ascii="Times New Roman" w:hAnsi="Times New Roman"/>
              </w:rPr>
            </w:rPrChange>
          </w:rPr>
          <w:t>Figure 2 – Multi-Horizon Planning Work Process (Horizon Overview)</w:t>
        </w:r>
        <w:r w:rsidRPr="00CF42A6">
          <w:rPr>
            <w:rFonts w:cs="Arial"/>
            <w:rPrChange w:id="2632" w:author="Muhamad Ridho Zul Khoiri" w:date="2026-07-14T10:44:00Z" w16du:dateUtc="2026-07-14T03:44:00Z">
              <w:rPr>
                <w:rFonts w:ascii="Times New Roman" w:hAnsi="Times New Roman"/>
              </w:rPr>
            </w:rPrChange>
          </w:rPr>
          <w:t xml:space="preserve"> </w:t>
        </w:r>
      </w:ins>
      <w:ins w:id="2633" w:author="Muhamad Ridho Zul Khoiri" w:date="2026-07-13T15:51:00Z" w16du:dateUtc="2026-07-13T08:51:00Z">
        <w:r w:rsidR="00536A90" w:rsidRPr="00CF42A6">
          <w:rPr>
            <w:rFonts w:cs="Arial"/>
            <w:rPrChange w:id="2634" w:author="Muhamad Ridho Zul Khoiri" w:date="2026-07-14T10:44:00Z" w16du:dateUtc="2026-07-14T03:44:00Z">
              <w:rPr>
                <w:rFonts w:ascii="Times New Roman" w:hAnsi="Times New Roman"/>
              </w:rPr>
            </w:rPrChange>
          </w:rPr>
          <w:t>illustrates the planning flow across horizons, including each horizon's planning focus, review forum and cadence, designated chair, and approval authority. The figure also shows the progression of planning detail and certainty toward execution and the feedback of planning and execution results in the relevant planning cycles.</w:t>
        </w:r>
      </w:ins>
    </w:p>
    <w:p w14:paraId="5E0EEFF2" w14:textId="77777777" w:rsidR="00536A90" w:rsidRPr="00CF42A6" w:rsidRDefault="00536A90" w:rsidP="00874EE5">
      <w:pPr>
        <w:pStyle w:val="Paragraph"/>
        <w:spacing w:after="0" w:line="360" w:lineRule="auto"/>
        <w:rPr>
          <w:ins w:id="2635" w:author="Muhamad Ridho Zul Khoiri" w:date="2026-07-13T15:51:00Z" w16du:dateUtc="2026-07-13T08:51:00Z"/>
          <w:rFonts w:cs="Arial"/>
          <w:rPrChange w:id="2636" w:author="Muhamad Ridho Zul Khoiri" w:date="2026-07-14T10:44:00Z" w16du:dateUtc="2026-07-14T03:44:00Z">
            <w:rPr>
              <w:ins w:id="2637" w:author="Muhamad Ridho Zul Khoiri" w:date="2026-07-13T15:51:00Z" w16du:dateUtc="2026-07-13T08:51:00Z"/>
              <w:rFonts w:ascii="Times New Roman" w:hAnsi="Times New Roman"/>
            </w:rPr>
          </w:rPrChange>
        </w:rPr>
      </w:pPr>
      <w:ins w:id="2638" w:author="Muhamad Ridho Zul Khoiri" w:date="2026-07-13T15:51:00Z" w16du:dateUtc="2026-07-13T08:51:00Z">
        <w:r w:rsidRPr="00CF42A6">
          <w:rPr>
            <w:rFonts w:cs="Arial"/>
            <w:rPrChange w:id="2639" w:author="Muhamad Ridho Zul Khoiri" w:date="2026-07-14T10:44:00Z" w16du:dateUtc="2026-07-14T03:44:00Z">
              <w:rPr>
                <w:rFonts w:ascii="Times New Roman" w:hAnsi="Times New Roman"/>
              </w:rPr>
            </w:rPrChange>
          </w:rPr>
          <w:t>Detailed process requirements, planning criteria, approval authorities, roles and responsibilities, and monitoring and control requirements are described in the relevant sections of this guideline and applicable planning guidelines and procedures.</w:t>
        </w:r>
      </w:ins>
    </w:p>
    <w:p w14:paraId="49CC8156" w14:textId="49DE1221" w:rsidR="00874EE5" w:rsidRPr="00CF42A6" w:rsidDel="00536A90" w:rsidRDefault="00A0538B" w:rsidP="00874EE5">
      <w:pPr>
        <w:pStyle w:val="Paragraph"/>
        <w:spacing w:line="360" w:lineRule="auto"/>
        <w:rPr>
          <w:del w:id="2640" w:author="Muhamad Ridho Zul Khoiri" w:date="2026-07-13T15:51:00Z" w16du:dateUtc="2026-07-13T08:51:00Z"/>
          <w:rFonts w:cs="Arial"/>
          <w:b/>
          <w:bCs/>
          <w:rPrChange w:id="2641" w:author="Muhamad Ridho Zul Khoiri" w:date="2026-07-14T10:44:00Z" w16du:dateUtc="2026-07-14T03:44:00Z">
            <w:rPr>
              <w:del w:id="2642" w:author="Muhamad Ridho Zul Khoiri" w:date="2026-07-13T15:51:00Z" w16du:dateUtc="2026-07-13T08:51:00Z"/>
              <w:rFonts w:ascii="Times New Roman" w:hAnsi="Times New Roman"/>
            </w:rPr>
          </w:rPrChange>
        </w:rPr>
      </w:pPr>
      <w:r w:rsidRPr="00CF42A6">
        <w:rPr>
          <w:rFonts w:cs="Arial"/>
          <w:noProof/>
          <w:rPrChange w:id="2643" w:author="Muhamad Ridho Zul Khoiri" w:date="2026-07-14T10:44:00Z" w16du:dateUtc="2026-07-14T03:44:00Z">
            <w:rPr>
              <w:rFonts w:ascii="Times New Roman" w:hAnsi="Times New Roman"/>
              <w:noProof/>
            </w:rPr>
          </w:rPrChange>
        </w:rPr>
        <w:lastRenderedPageBreak/>
        <mc:AlternateContent>
          <mc:Choice Requires="wps">
            <w:drawing>
              <wp:anchor distT="0" distB="0" distL="114300" distR="114300" simplePos="0" relativeHeight="251657216" behindDoc="0" locked="0" layoutInCell="1" allowOverlap="1" wp14:anchorId="217E1204" wp14:editId="716D4C2E">
                <wp:simplePos x="0" y="0"/>
                <wp:positionH relativeFrom="column">
                  <wp:posOffset>4739005</wp:posOffset>
                </wp:positionH>
                <wp:positionV relativeFrom="paragraph">
                  <wp:posOffset>3359785</wp:posOffset>
                </wp:positionV>
                <wp:extent cx="358140" cy="3402330"/>
                <wp:effectExtent l="0" t="0" r="0" b="635"/>
                <wp:wrapNone/>
                <wp:docPr id="40"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140" cy="34023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7E125F" w14:textId="366C3872" w:rsidR="007C0753" w:rsidRPr="00526DF0" w:rsidRDefault="007C0753" w:rsidP="002D7FAF">
                            <w:pPr>
                              <w:jc w:val="center"/>
                              <w:rPr>
                                <w:rFonts w:cs="Arial"/>
                                <w:bCs/>
                                <w:rPrChange w:id="2644" w:author="Muhamad Ridho Zul Khoiri" w:date="2026-07-14T10:50:00Z" w16du:dateUtc="2026-07-14T03:50:00Z">
                                  <w:rPr>
                                    <w:b/>
                                  </w:rPr>
                                </w:rPrChange>
                              </w:rPr>
                            </w:pPr>
                            <w:del w:id="2645" w:author="Muhamad Ridho Zul Khoiri" w:date="2026-07-13T15:37:00Z" w16du:dateUtc="2026-07-13T08:37:00Z">
                              <w:r w:rsidRPr="00526DF0" w:rsidDel="00FE1B49">
                                <w:rPr>
                                  <w:rFonts w:cs="Arial"/>
                                  <w:bCs/>
                                  <w:rPrChange w:id="2646" w:author="Muhamad Ridho Zul Khoiri" w:date="2026-07-14T10:50:00Z" w16du:dateUtc="2026-07-14T03:50:00Z">
                                    <w:rPr>
                                      <w:b/>
                                    </w:rPr>
                                  </w:rPrChange>
                                </w:rPr>
                                <w:delText>Fig  2</w:delText>
                              </w:r>
                            </w:del>
                            <w:ins w:id="2647" w:author="Muhamad Ridho Zul Khoiri" w:date="2026-07-13T15:37:00Z" w16du:dateUtc="2026-07-13T08:37:00Z">
                              <w:r w:rsidR="00FE1B49" w:rsidRPr="00526DF0">
                                <w:rPr>
                                  <w:rFonts w:cs="Arial"/>
                                  <w:bCs/>
                                  <w:rPrChange w:id="2648" w:author="Muhamad Ridho Zul Khoiri" w:date="2026-07-14T10:50:00Z" w16du:dateUtc="2026-07-14T03:50:00Z">
                                    <w:rPr>
                                      <w:rFonts w:ascii="Times New Roman" w:hAnsi="Times New Roman"/>
                                      <w:bCs/>
                                    </w:rPr>
                                  </w:rPrChange>
                                </w:rPr>
                                <w:t>Figure 2</w:t>
                              </w:r>
                            </w:ins>
                            <w:r w:rsidRPr="00526DF0">
                              <w:rPr>
                                <w:rFonts w:cs="Arial"/>
                                <w:bCs/>
                                <w:rPrChange w:id="2649" w:author="Muhamad Ridho Zul Khoiri" w:date="2026-07-14T10:50:00Z" w16du:dateUtc="2026-07-14T03:50:00Z">
                                  <w:rPr>
                                    <w:b/>
                                  </w:rPr>
                                </w:rPrChange>
                              </w:rPr>
                              <w:t xml:space="preserve">  Multi horizons Planning Work Process</w:t>
                            </w:r>
                          </w:p>
                        </w:txbxContent>
                      </wps:txbx>
                      <wps:bodyPr rot="0" vert="vert270"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17E1204" id="_x0000_t202" coordsize="21600,21600" o:spt="202" path="m,l,21600r21600,l21600,xe">
                <v:stroke joinstyle="miter"/>
                <v:path gradientshapeok="t" o:connecttype="rect"/>
              </v:shapetype>
              <v:shape id="Text Box 104" o:spid="_x0000_s1026" type="#_x0000_t202" style="position:absolute;left:0;text-align:left;margin-left:373.15pt;margin-top:264.55pt;width:28.2pt;height:267.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" stroked="f">
                <v:textbox style="layout-flow:vertical;mso-layout-flow-alt:bottom-to-top">
                  <w:txbxContent>
                    <w:p w14:paraId="217E125F" w14:textId="366C3872" w:rsidR="007C0753" w:rsidRPr="00526DF0" w:rsidRDefault="007C0753" w:rsidP="002D7FAF">
                      <w:pPr>
                        <w:jc w:val="center"/>
                        <w:rPr>
                          <w:rFonts w:cs="Arial"/>
                          <w:bCs/>
                          <w:rPrChange w:id="2699" w:author="Muhamad Ridho Zul Khoiri" w:date="2026-07-14T10:50:00Z" w16du:dateUtc="2026-07-14T03:50:00Z">
                            <w:rPr>
                              <w:b/>
                            </w:rPr>
                          </w:rPrChange>
                        </w:rPr>
                      </w:pPr>
                      <w:del w:id="2700" w:author="Muhamad Ridho Zul Khoiri" w:date="2026-07-13T15:37:00Z" w16du:dateUtc="2026-07-13T08:37:00Z">
                        <w:r w:rsidRPr="00526DF0" w:rsidDel="00FE1B49">
                          <w:rPr>
                            <w:rFonts w:cs="Arial"/>
                            <w:bCs/>
                            <w:rPrChange w:id="2701" w:author="Muhamad Ridho Zul Khoiri" w:date="2026-07-14T10:50:00Z" w16du:dateUtc="2026-07-14T03:50:00Z">
                              <w:rPr>
                                <w:b/>
                              </w:rPr>
                            </w:rPrChange>
                          </w:rPr>
                          <w:delText>Fig  2</w:delText>
                        </w:r>
                      </w:del>
                      <w:ins w:id="2702" w:author="Muhamad Ridho Zul Khoiri" w:date="2026-07-13T15:37:00Z" w16du:dateUtc="2026-07-13T08:37:00Z">
                        <w:r w:rsidR="00FE1B49" w:rsidRPr="00526DF0">
                          <w:rPr>
                            <w:rFonts w:cs="Arial"/>
                            <w:bCs/>
                            <w:rPrChange w:id="2703" w:author="Muhamad Ridho Zul Khoiri" w:date="2026-07-14T10:50:00Z" w16du:dateUtc="2026-07-14T03:50:00Z">
                              <w:rPr>
                                <w:rFonts w:ascii="Times New Roman" w:hAnsi="Times New Roman"/>
                                <w:bCs/>
                              </w:rPr>
                            </w:rPrChange>
                          </w:rPr>
                          <w:t>Figure 2</w:t>
                        </w:r>
                      </w:ins>
                      <w:r w:rsidRPr="00526DF0">
                        <w:rPr>
                          <w:rFonts w:cs="Arial"/>
                          <w:bCs/>
                          <w:rPrChange w:id="2704" w:author="Muhamad Ridho Zul Khoiri" w:date="2026-07-14T10:50:00Z" w16du:dateUtc="2026-07-14T03:50:00Z">
                            <w:rPr>
                              <w:b/>
                            </w:rPr>
                          </w:rPrChange>
                        </w:rPr>
                        <w:t xml:space="preserve">  Multi horizons Planning Work Process</w:t>
                      </w:r>
                    </w:p>
                  </w:txbxContent>
                </v:textbox>
              </v:shape>
            </w:pict>
          </mc:Fallback>
        </mc:AlternateContent>
      </w:r>
    </w:p>
    <w:p w14:paraId="217E0749" w14:textId="396D514D" w:rsidR="00D5401D" w:rsidRPr="00CF42A6" w:rsidDel="00874EE5" w:rsidRDefault="00326C5E" w:rsidP="00BD290E">
      <w:pPr>
        <w:pStyle w:val="Paragraph"/>
        <w:spacing w:after="0" w:line="360" w:lineRule="auto"/>
        <w:rPr>
          <w:del w:id="2650" w:author="Muhamad Ridho Zul Khoiri" w:date="2026-07-10T14:41:00Z" w16du:dateUtc="2026-07-10T07:41:00Z"/>
          <w:rFonts w:cs="Arial"/>
          <w:color w:val="0000FF"/>
          <w:rPrChange w:id="2651" w:author="Muhamad Ridho Zul Khoiri" w:date="2026-07-14T10:44:00Z" w16du:dateUtc="2026-07-14T03:44:00Z">
            <w:rPr>
              <w:del w:id="2652" w:author="Muhamad Ridho Zul Khoiri" w:date="2026-07-10T14:41:00Z" w16du:dateUtc="2026-07-10T07:41:00Z"/>
              <w:rFonts w:ascii="Times New Roman" w:hAnsi="Times New Roman"/>
              <w:color w:val="0000FF"/>
            </w:rPr>
          </w:rPrChange>
        </w:rPr>
      </w:pPr>
      <w:del w:id="2653" w:author="Muhamad Ridho Zul Khoiri" w:date="2026-07-13T15:51:00Z" w16du:dateUtc="2026-07-13T08:51:00Z">
        <w:r w:rsidRPr="00CF42A6" w:rsidDel="00536A90">
          <w:rPr>
            <w:rFonts w:cs="Arial"/>
            <w:color w:val="0000FF"/>
            <w:rPrChange w:id="2654" w:author="Muhamad Ridho Zul Khoiri" w:date="2026-07-14T10:44:00Z" w16du:dateUtc="2026-07-14T03:44:00Z">
              <w:rPr>
                <w:rFonts w:ascii="Times New Roman" w:hAnsi="Times New Roman"/>
                <w:color w:val="0000FF"/>
              </w:rPr>
            </w:rPrChange>
          </w:rPr>
          <w:br w:type="page"/>
        </w:r>
      </w:del>
    </w:p>
    <w:p w14:paraId="12B4FECA" w14:textId="698C63D0" w:rsidR="006C57BE" w:rsidRPr="00CF42A6" w:rsidRDefault="00492D81">
      <w:pPr>
        <w:pStyle w:val="Paragraph"/>
        <w:spacing w:after="0" w:line="360" w:lineRule="auto"/>
        <w:ind w:left="-90"/>
        <w:rPr>
          <w:rFonts w:cs="Arial"/>
          <w:rPrChange w:id="2655" w:author="Muhamad Ridho Zul Khoiri" w:date="2026-07-14T10:44:00Z" w16du:dateUtc="2026-07-14T03:44:00Z">
            <w:rPr>
              <w:rFonts w:ascii="Times New Roman" w:hAnsi="Times New Roman"/>
            </w:rPr>
          </w:rPrChange>
        </w:rPr>
        <w:pPrChange w:id="2656" w:author="Muhamad Ridho Zul Khoiri" w:date="2026-07-13T15:37:00Z" w16du:dateUtc="2026-07-13T08:37:00Z">
          <w:pPr>
            <w:pStyle w:val="Paragraph"/>
            <w:spacing w:after="0" w:line="360" w:lineRule="auto"/>
            <w:ind w:left="540"/>
          </w:pPr>
        </w:pPrChange>
      </w:pPr>
      <w:del w:id="2657" w:author="Muhamad Ridho Zul Khoiri" w:date="2026-07-13T15:37:00Z" w16du:dateUtc="2026-07-13T08:37:00Z">
        <w:r w:rsidRPr="00CF42A6" w:rsidDel="00FE1B49">
          <w:rPr>
            <w:rFonts w:cs="Arial"/>
            <w:noProof/>
            <w:rPrChange w:id="2658" w:author="Muhamad Ridho Zul Khoiri" w:date="2026-07-14T10:44:00Z" w16du:dateUtc="2026-07-14T03:44:00Z">
              <w:rPr>
                <w:rFonts w:ascii="Times New Roman" w:hAnsi="Times New Roman"/>
                <w:noProof/>
              </w:rPr>
            </w:rPrChange>
          </w:rPr>
          <mc:AlternateContent>
            <mc:Choice Requires="wps">
              <w:drawing>
                <wp:anchor distT="0" distB="0" distL="114300" distR="114300" simplePos="0" relativeHeight="251659264" behindDoc="0" locked="0" layoutInCell="1" allowOverlap="1" wp14:anchorId="03DBF24E" wp14:editId="1FF9E555">
                  <wp:simplePos x="0" y="0"/>
                  <wp:positionH relativeFrom="column">
                    <wp:posOffset>2841473</wp:posOffset>
                  </wp:positionH>
                  <wp:positionV relativeFrom="paragraph">
                    <wp:posOffset>1965960</wp:posOffset>
                  </wp:positionV>
                  <wp:extent cx="554462" cy="249639"/>
                  <wp:effectExtent l="0" t="0" r="0" b="0"/>
                  <wp:wrapNone/>
                  <wp:docPr id="647544082" name="Text Box 4"/>
                  <wp:cNvGraphicFramePr/>
                  <a:graphic xmlns:a="http://schemas.openxmlformats.org/drawingml/2006/main">
                    <a:graphicData uri="http://schemas.microsoft.com/office/word/2010/wordprocessingShape">
                      <wps:wsp>
                        <wps:cNvSpPr txBox="1"/>
                        <wps:spPr>
                          <a:xfrm rot="16200000">
                            <a:off x="0" y="0"/>
                            <a:ext cx="554462" cy="249639"/>
                          </a:xfrm>
                          <a:prstGeom prst="rect">
                            <a:avLst/>
                          </a:prstGeom>
                          <a:noFill/>
                          <a:ln w="6350">
                            <a:noFill/>
                          </a:ln>
                        </wps:spPr>
                        <wps:txbx>
                          <w:txbxContent>
                            <w:p w14:paraId="59095B9B" w14:textId="2D323D2A" w:rsidR="00492D81" w:rsidRPr="009F1AB8" w:rsidRDefault="00492D81">
                              <w:pPr>
                                <w:rPr>
                                  <w:rFonts w:ascii="Aptos" w:hAnsi="Aptos"/>
                                  <w:color w:val="000000" w:themeColor="text1"/>
                                  <w:sz w:val="16"/>
                                  <w:szCs w:val="16"/>
                                </w:rPr>
                              </w:pPr>
                              <w:del w:id="2659" w:author="Muhamad Ridho Zul Khoiri" w:date="2026-07-13T15:36:00Z" w16du:dateUtc="2026-07-13T08:36:00Z">
                                <w:r w:rsidRPr="009F1AB8" w:rsidDel="00FE1B49">
                                  <w:rPr>
                                    <w:rFonts w:ascii="Aptos" w:hAnsi="Aptos"/>
                                    <w:color w:val="000000" w:themeColor="text1"/>
                                    <w:sz w:val="16"/>
                                    <w:szCs w:val="16"/>
                                  </w:rPr>
                                  <w:delText>M</w:delText>
                                </w:r>
                              </w:del>
                              <w:r w:rsidRPr="009F1AB8">
                                <w:rPr>
                                  <w:rFonts w:ascii="Aptos" w:hAnsi="Aptos"/>
                                  <w:color w:val="000000" w:themeColor="text1"/>
                                  <w:sz w:val="16"/>
                                  <w:szCs w:val="16"/>
                                </w:rPr>
                                <w:t>PEP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DBF24E" id="Text Box 4" o:spid="_x0000_s1027" type="#_x0000_t202" style="position:absolute;left:0;text-align:left;margin-left:223.75pt;margin-top:154.8pt;width:43.65pt;height:19.65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" filled="f" stroked="f" strokeweight=".5pt">
                  <v:textbox>
                    <w:txbxContent>
                      <w:p w14:paraId="59095B9B" w14:textId="2D323D2A" w:rsidR="00492D81" w:rsidRPr="009F1AB8" w:rsidRDefault="00492D81">
                        <w:pPr>
                          <w:rPr>
                            <w:rFonts w:ascii="Aptos" w:hAnsi="Aptos"/>
                            <w:color w:val="000000" w:themeColor="text1"/>
                            <w:sz w:val="16"/>
                            <w:szCs w:val="16"/>
                          </w:rPr>
                        </w:pPr>
                        <w:del w:id="2715" w:author="Muhamad Ridho Zul Khoiri" w:date="2026-07-13T15:36:00Z" w16du:dateUtc="2026-07-13T08:36:00Z">
                          <w:r w:rsidRPr="009F1AB8" w:rsidDel="00FE1B49">
                            <w:rPr>
                              <w:rFonts w:ascii="Aptos" w:hAnsi="Aptos"/>
                              <w:color w:val="000000" w:themeColor="text1"/>
                              <w:sz w:val="16"/>
                              <w:szCs w:val="16"/>
                            </w:rPr>
                            <w:delText>M</w:delText>
                          </w:r>
                        </w:del>
                        <w:r w:rsidRPr="009F1AB8">
                          <w:rPr>
                            <w:rFonts w:ascii="Aptos" w:hAnsi="Aptos"/>
                            <w:color w:val="000000" w:themeColor="text1"/>
                            <w:sz w:val="16"/>
                            <w:szCs w:val="16"/>
                          </w:rPr>
                          <w:t>PEP</w:t>
                        </w:r>
                      </w:p>
                    </w:txbxContent>
                  </v:textbox>
                </v:shape>
              </w:pict>
            </mc:Fallback>
          </mc:AlternateContent>
        </w:r>
        <w:r w:rsidRPr="00CF42A6" w:rsidDel="00FE1B49">
          <w:rPr>
            <w:rFonts w:cs="Arial"/>
            <w:noProof/>
            <w:rPrChange w:id="2660" w:author="Muhamad Ridho Zul Khoiri" w:date="2026-07-14T10:44:00Z" w16du:dateUtc="2026-07-14T03:44:00Z">
              <w:rPr>
                <w:rFonts w:ascii="Times New Roman" w:hAnsi="Times New Roman"/>
                <w:noProof/>
              </w:rPr>
            </w:rPrChange>
          </w:rPr>
          <mc:AlternateContent>
            <mc:Choice Requires="wps">
              <w:drawing>
                <wp:anchor distT="0" distB="0" distL="114300" distR="114300" simplePos="0" relativeHeight="251656191" behindDoc="0" locked="0" layoutInCell="1" allowOverlap="1" wp14:anchorId="332DDB02" wp14:editId="36B72DF0">
                  <wp:simplePos x="0" y="0"/>
                  <wp:positionH relativeFrom="column">
                    <wp:posOffset>3025640</wp:posOffset>
                  </wp:positionH>
                  <wp:positionV relativeFrom="paragraph">
                    <wp:posOffset>2019545</wp:posOffset>
                  </wp:positionV>
                  <wp:extent cx="236544" cy="254196"/>
                  <wp:effectExtent l="0" t="0" r="0" b="0"/>
                  <wp:wrapNone/>
                  <wp:docPr id="1556140203" name="Rectangle 5"/>
                  <wp:cNvGraphicFramePr/>
                  <a:graphic xmlns:a="http://schemas.openxmlformats.org/drawingml/2006/main">
                    <a:graphicData uri="http://schemas.microsoft.com/office/word/2010/wordprocessingShape">
                      <wps:wsp>
                        <wps:cNvSpPr/>
                        <wps:spPr>
                          <a:xfrm>
                            <a:off x="0" y="0"/>
                            <a:ext cx="236544" cy="254196"/>
                          </a:xfrm>
                          <a:prstGeom prst="rect">
                            <a:avLst/>
                          </a:prstGeom>
                          <a:solidFill>
                            <a:srgbClr val="FFFFCC"/>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075D554" id="Rectangle 5" o:spid="_x0000_s1026" style="position:absolute;margin-left:238.25pt;margin-top:159pt;width:18.65pt;height:20pt;z-index:25165619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" fillcolor="#ffc" stroked="f" strokeweight="2pt"/>
              </w:pict>
            </mc:Fallback>
          </mc:AlternateContent>
        </w:r>
      </w:del>
      <w:r w:rsidR="00F94DAF" w:rsidRPr="00CF42A6">
        <w:rPr>
          <w:rFonts w:cs="Arial"/>
          <w:noProof/>
          <w:rPrChange w:id="2661" w:author="Muhamad Ridho Zul Khoiri" w:date="2026-07-14T10:44:00Z" w16du:dateUtc="2026-07-14T03:44:00Z">
            <w:rPr>
              <w:rFonts w:ascii="Times New Roman" w:hAnsi="Times New Roman"/>
              <w:noProof/>
            </w:rPr>
          </w:rPrChange>
        </w:rPr>
        <w:drawing>
          <wp:inline distT="0" distB="0" distL="0" distR="0" wp14:anchorId="122CA86B" wp14:editId="0A7A0AAB">
            <wp:extent cx="8844705" cy="4851834"/>
            <wp:effectExtent l="0" t="3810" r="0" b="0"/>
            <wp:docPr id="1847014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14826"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l="1329" t="2712" r="1622" b="2353"/>
                    <a:stretch>
                      <a:fillRect/>
                    </a:stretch>
                  </pic:blipFill>
                  <pic:spPr bwMode="auto">
                    <a:xfrm rot="16200000">
                      <a:off x="0" y="0"/>
                      <a:ext cx="8849806" cy="4854632"/>
                    </a:xfrm>
                    <a:prstGeom prst="rect">
                      <a:avLst/>
                    </a:prstGeom>
                    <a:noFill/>
                    <a:ln>
                      <a:noFill/>
                    </a:ln>
                    <a:extLst>
                      <a:ext uri="{53640926-AAD7-44D8-BBD7-CCE9431645EC}">
                        <a14:shadowObscured xmlns:a14="http://schemas.microsoft.com/office/drawing/2010/main"/>
                      </a:ext>
                    </a:extLst>
                  </pic:spPr>
                </pic:pic>
              </a:graphicData>
            </a:graphic>
          </wp:inline>
        </w:drawing>
      </w:r>
    </w:p>
    <w:p w14:paraId="45212E4F" w14:textId="41D600E6" w:rsidR="00162DEB" w:rsidRPr="00CF42A6" w:rsidRDefault="00162DEB" w:rsidP="00162DEB">
      <w:pPr>
        <w:pStyle w:val="Heading2"/>
        <w:spacing w:line="360" w:lineRule="auto"/>
        <w:rPr>
          <w:ins w:id="2662" w:author="Muhamad Ridho Zul Khoiri" w:date="2026-07-10T15:18:00Z" w16du:dateUtc="2026-07-10T08:18:00Z"/>
          <w:rFonts w:cs="Arial"/>
          <w:highlight w:val="yellow"/>
          <w:rPrChange w:id="2663" w:author="Muhamad Ridho Zul Khoiri" w:date="2026-07-14T10:44:00Z" w16du:dateUtc="2026-07-14T03:44:00Z">
            <w:rPr>
              <w:ins w:id="2664" w:author="Muhamad Ridho Zul Khoiri" w:date="2026-07-10T15:18:00Z" w16du:dateUtc="2026-07-10T08:18:00Z"/>
              <w:rFonts w:ascii="Times New Roman" w:hAnsi="Times New Roman"/>
              <w:highlight w:val="yellow"/>
            </w:rPr>
          </w:rPrChange>
        </w:rPr>
      </w:pPr>
      <w:bookmarkStart w:id="2665" w:name="_Toc419482501"/>
      <w:bookmarkStart w:id="2666" w:name="_Toc419482555"/>
      <w:bookmarkStart w:id="2667" w:name="_Toc419483534"/>
      <w:bookmarkStart w:id="2668" w:name="_Toc419489134"/>
      <w:bookmarkStart w:id="2669" w:name="_Toc419660104"/>
      <w:bookmarkStart w:id="2670" w:name="_Toc421825214"/>
      <w:bookmarkStart w:id="2671" w:name="_Toc422165300"/>
      <w:bookmarkStart w:id="2672" w:name="_Toc422769165"/>
      <w:bookmarkStart w:id="2673" w:name="_Toc422774376"/>
      <w:bookmarkStart w:id="2674" w:name="_Toc422775229"/>
      <w:bookmarkStart w:id="2675" w:name="_Toc422775325"/>
      <w:bookmarkStart w:id="2676" w:name="_Toc422775413"/>
      <w:bookmarkStart w:id="2677" w:name="_Toc422775534"/>
      <w:bookmarkStart w:id="2678" w:name="_Toc422776430"/>
      <w:bookmarkStart w:id="2679" w:name="_Toc422779383"/>
      <w:bookmarkStart w:id="2680" w:name="_Toc422841143"/>
      <w:bookmarkStart w:id="2681" w:name="_Toc422951503"/>
      <w:bookmarkStart w:id="2682" w:name="_Toc422991536"/>
      <w:bookmarkStart w:id="2683" w:name="_Toc422991622"/>
      <w:bookmarkStart w:id="2684" w:name="_Toc422991708"/>
      <w:bookmarkStart w:id="2685" w:name="_Toc422991793"/>
      <w:bookmarkStart w:id="2686" w:name="_Toc422991879"/>
      <w:bookmarkStart w:id="2687" w:name="_Toc422991965"/>
      <w:bookmarkStart w:id="2688" w:name="_Toc422992296"/>
      <w:bookmarkStart w:id="2689" w:name="_Toc422993399"/>
      <w:bookmarkStart w:id="2690" w:name="_Toc423085587"/>
      <w:bookmarkStart w:id="2691" w:name="_Toc423345549"/>
      <w:bookmarkStart w:id="2692" w:name="_Toc419482502"/>
      <w:bookmarkStart w:id="2693" w:name="_Toc419482556"/>
      <w:bookmarkStart w:id="2694" w:name="_Toc419483535"/>
      <w:bookmarkStart w:id="2695" w:name="_Toc419489135"/>
      <w:bookmarkStart w:id="2696" w:name="_Toc419660105"/>
      <w:bookmarkStart w:id="2697" w:name="_Toc421825215"/>
      <w:bookmarkStart w:id="2698" w:name="_Toc422165301"/>
      <w:bookmarkStart w:id="2699" w:name="_Toc422769166"/>
      <w:bookmarkStart w:id="2700" w:name="_Toc422774377"/>
      <w:bookmarkStart w:id="2701" w:name="_Toc422775230"/>
      <w:bookmarkStart w:id="2702" w:name="_Toc422775326"/>
      <w:bookmarkStart w:id="2703" w:name="_Toc422775414"/>
      <w:bookmarkStart w:id="2704" w:name="_Toc422775535"/>
      <w:bookmarkStart w:id="2705" w:name="_Toc422776431"/>
      <w:bookmarkStart w:id="2706" w:name="_Toc422779384"/>
      <w:bookmarkStart w:id="2707" w:name="_Toc422841144"/>
      <w:bookmarkStart w:id="2708" w:name="_Toc422951504"/>
      <w:bookmarkStart w:id="2709" w:name="_Toc422991537"/>
      <w:bookmarkStart w:id="2710" w:name="_Toc422991623"/>
      <w:bookmarkStart w:id="2711" w:name="_Toc422991709"/>
      <w:bookmarkStart w:id="2712" w:name="_Toc422991794"/>
      <w:bookmarkStart w:id="2713" w:name="_Toc422991880"/>
      <w:bookmarkStart w:id="2714" w:name="_Toc422991966"/>
      <w:bookmarkStart w:id="2715" w:name="_Toc422992297"/>
      <w:bookmarkStart w:id="2716" w:name="_Toc422993400"/>
      <w:bookmarkStart w:id="2717" w:name="_Toc423085588"/>
      <w:bookmarkStart w:id="2718" w:name="_Toc423345550"/>
      <w:bookmarkStart w:id="2719" w:name="_Toc419482503"/>
      <w:bookmarkStart w:id="2720" w:name="_Toc419482557"/>
      <w:bookmarkStart w:id="2721" w:name="_Toc419483536"/>
      <w:bookmarkStart w:id="2722" w:name="_Toc419489136"/>
      <w:bookmarkStart w:id="2723" w:name="_Toc419660106"/>
      <w:bookmarkStart w:id="2724" w:name="_Toc421825216"/>
      <w:bookmarkStart w:id="2725" w:name="_Toc422165302"/>
      <w:bookmarkStart w:id="2726" w:name="_Toc422769167"/>
      <w:bookmarkStart w:id="2727" w:name="_Toc422774378"/>
      <w:bookmarkStart w:id="2728" w:name="_Toc422775231"/>
      <w:bookmarkStart w:id="2729" w:name="_Toc422775327"/>
      <w:bookmarkStart w:id="2730" w:name="_Toc422775415"/>
      <w:bookmarkStart w:id="2731" w:name="_Toc422775536"/>
      <w:bookmarkStart w:id="2732" w:name="_Toc422776432"/>
      <w:bookmarkStart w:id="2733" w:name="_Toc422779385"/>
      <w:bookmarkStart w:id="2734" w:name="_Toc422841145"/>
      <w:bookmarkStart w:id="2735" w:name="_Toc422951505"/>
      <w:bookmarkStart w:id="2736" w:name="_Toc422991538"/>
      <w:bookmarkStart w:id="2737" w:name="_Toc422991624"/>
      <w:bookmarkStart w:id="2738" w:name="_Toc422991710"/>
      <w:bookmarkStart w:id="2739" w:name="_Toc422991795"/>
      <w:bookmarkStart w:id="2740" w:name="_Toc422991881"/>
      <w:bookmarkStart w:id="2741" w:name="_Toc422991967"/>
      <w:bookmarkStart w:id="2742" w:name="_Toc422992298"/>
      <w:bookmarkStart w:id="2743" w:name="_Toc422993401"/>
      <w:bookmarkStart w:id="2744" w:name="_Toc423085589"/>
      <w:bookmarkStart w:id="2745" w:name="_Toc423345551"/>
      <w:bookmarkStart w:id="2746" w:name="_Toc19630969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ins w:id="2747" w:author="Muhamad Ridho Zul Khoiri" w:date="2026-07-10T15:18:00Z" w16du:dateUtc="2026-07-10T08:18:00Z">
        <w:r w:rsidRPr="00CF42A6">
          <w:rPr>
            <w:rFonts w:cs="Arial"/>
            <w:highlight w:val="yellow"/>
            <w:rPrChange w:id="2748" w:author="Muhamad Ridho Zul Khoiri" w:date="2026-07-14T10:44:00Z" w16du:dateUtc="2026-07-14T03:44:00Z">
              <w:rPr>
                <w:rFonts w:ascii="Times New Roman" w:hAnsi="Times New Roman"/>
                <w:highlight w:val="yellow"/>
              </w:rPr>
            </w:rPrChange>
          </w:rPr>
          <w:lastRenderedPageBreak/>
          <w:t>Tools</w:t>
        </w:r>
      </w:ins>
      <w:ins w:id="2749" w:author="Muhamad Ridho Zul Khoiri" w:date="2026-07-14T08:12:00Z" w16du:dateUtc="2026-07-14T01:12:00Z">
        <w:r w:rsidR="00722579" w:rsidRPr="00CF42A6">
          <w:rPr>
            <w:rFonts w:cs="Arial"/>
            <w:highlight w:val="yellow"/>
            <w:rPrChange w:id="2750" w:author="Muhamad Ridho Zul Khoiri" w:date="2026-07-14T10:44:00Z" w16du:dateUtc="2026-07-14T03:44:00Z">
              <w:rPr>
                <w:rFonts w:ascii="Times New Roman" w:hAnsi="Times New Roman"/>
                <w:highlight w:val="yellow"/>
              </w:rPr>
            </w:rPrChange>
          </w:rPr>
          <w:t>,</w:t>
        </w:r>
      </w:ins>
      <w:ins w:id="2751" w:author="Muhamad Ridho Zul Khoiri" w:date="2026-07-10T15:18:00Z" w16du:dateUtc="2026-07-10T08:18:00Z">
        <w:r w:rsidRPr="00CF42A6">
          <w:rPr>
            <w:rFonts w:cs="Arial"/>
            <w:highlight w:val="yellow"/>
            <w:rPrChange w:id="2752" w:author="Muhamad Ridho Zul Khoiri" w:date="2026-07-14T10:44:00Z" w16du:dateUtc="2026-07-14T03:44:00Z">
              <w:rPr>
                <w:rFonts w:ascii="Times New Roman" w:hAnsi="Times New Roman"/>
                <w:highlight w:val="yellow"/>
              </w:rPr>
            </w:rPrChange>
          </w:rPr>
          <w:t xml:space="preserve"> System</w:t>
        </w:r>
      </w:ins>
      <w:ins w:id="2753" w:author="Muhamad Ridho Zul Khoiri" w:date="2026-07-14T08:12:00Z" w16du:dateUtc="2026-07-14T01:12:00Z">
        <w:r w:rsidR="00722579" w:rsidRPr="00CF42A6">
          <w:rPr>
            <w:rFonts w:cs="Arial"/>
            <w:highlight w:val="yellow"/>
            <w:rPrChange w:id="2754" w:author="Muhamad Ridho Zul Khoiri" w:date="2026-07-14T10:44:00Z" w16du:dateUtc="2026-07-14T03:44:00Z">
              <w:rPr>
                <w:rFonts w:ascii="Times New Roman" w:hAnsi="Times New Roman"/>
                <w:highlight w:val="yellow"/>
              </w:rPr>
            </w:rPrChange>
          </w:rPr>
          <w:t xml:space="preserve"> &amp; References</w:t>
        </w:r>
      </w:ins>
    </w:p>
    <w:p w14:paraId="0914D7CB" w14:textId="29AAA11E" w:rsidR="00722579" w:rsidRPr="00CF42A6" w:rsidRDefault="00722579">
      <w:pPr>
        <w:pStyle w:val="Paragraph"/>
        <w:spacing w:after="0" w:line="360" w:lineRule="auto"/>
        <w:rPr>
          <w:ins w:id="2755" w:author="Muhamad Ridho Zul Khoiri" w:date="2026-07-14T08:11:00Z" w16du:dateUtc="2026-07-14T01:11:00Z"/>
          <w:rFonts w:cs="Arial"/>
          <w:rPrChange w:id="2756" w:author="Muhamad Ridho Zul Khoiri" w:date="2026-07-14T10:44:00Z" w16du:dateUtc="2026-07-14T03:44:00Z">
            <w:rPr>
              <w:ins w:id="2757" w:author="Muhamad Ridho Zul Khoiri" w:date="2026-07-14T08:11:00Z" w16du:dateUtc="2026-07-14T01:11:00Z"/>
              <w:rFonts w:ascii="Times New Roman" w:hAnsi="Times New Roman"/>
            </w:rPr>
          </w:rPrChange>
        </w:rPr>
        <w:pPrChange w:id="2758" w:author="Muhamad Ridho Zul Khoiri" w:date="2026-07-14T08:12:00Z" w16du:dateUtc="2026-07-14T01:12:00Z">
          <w:pPr>
            <w:pStyle w:val="Paragraph"/>
            <w:spacing w:line="360" w:lineRule="auto"/>
          </w:pPr>
        </w:pPrChange>
      </w:pPr>
      <w:ins w:id="2759" w:author="Muhamad Ridho Zul Khoiri" w:date="2026-07-14T08:11:00Z" w16du:dateUtc="2026-07-14T01:11:00Z">
        <w:r w:rsidRPr="00CF42A6">
          <w:rPr>
            <w:rFonts w:cs="Arial"/>
            <w:rPrChange w:id="2760" w:author="Muhamad Ridho Zul Khoiri" w:date="2026-07-14T10:44:00Z" w16du:dateUtc="2026-07-14T03:44:00Z">
              <w:rPr>
                <w:rFonts w:ascii="Times New Roman" w:hAnsi="Times New Roman"/>
              </w:rPr>
            </w:rPrChange>
          </w:rPr>
          <w:t>Integrated Planning</w:t>
        </w:r>
      </w:ins>
      <w:ins w:id="2761" w:author="Muhamad Ridho Zul Khoiri" w:date="2026-07-14T08:12:00Z" w16du:dateUtc="2026-07-14T01:12:00Z">
        <w:r w:rsidRPr="00CF42A6">
          <w:rPr>
            <w:rFonts w:cs="Arial"/>
            <w:rPrChange w:id="2762" w:author="Muhamad Ridho Zul Khoiri" w:date="2026-07-14T10:44:00Z" w16du:dateUtc="2026-07-14T03:44:00Z">
              <w:rPr>
                <w:rFonts w:ascii="Times New Roman" w:hAnsi="Times New Roman"/>
              </w:rPr>
            </w:rPrChange>
          </w:rPr>
          <w:t xml:space="preserve"> Processes in MEPG</w:t>
        </w:r>
      </w:ins>
      <w:ins w:id="2763" w:author="Muhamad Ridho Zul Khoiri" w:date="2026-07-14T08:11:00Z" w16du:dateUtc="2026-07-14T01:11:00Z">
        <w:r w:rsidRPr="00CF42A6">
          <w:rPr>
            <w:rFonts w:cs="Arial"/>
            <w:rPrChange w:id="2764" w:author="Muhamad Ridho Zul Khoiri" w:date="2026-07-14T10:44:00Z" w16du:dateUtc="2026-07-14T03:44:00Z">
              <w:rPr>
                <w:rFonts w:ascii="Times New Roman" w:hAnsi="Times New Roman"/>
              </w:rPr>
            </w:rPrChange>
          </w:rPr>
          <w:t xml:space="preserve"> </w:t>
        </w:r>
      </w:ins>
      <w:ins w:id="2765" w:author="Muhamad Ridho Zul Khoiri" w:date="2026-07-14T09:03:00Z" w16du:dateUtc="2026-07-14T02:03:00Z">
        <w:r w:rsidR="00724F90" w:rsidRPr="00CF42A6">
          <w:rPr>
            <w:rFonts w:cs="Arial"/>
            <w:rPrChange w:id="2766" w:author="Muhamad Ridho Zul Khoiri" w:date="2026-07-14T10:44:00Z" w16du:dateUtc="2026-07-14T03:44:00Z">
              <w:rPr>
                <w:rFonts w:ascii="Times New Roman" w:hAnsi="Times New Roman"/>
              </w:rPr>
            </w:rPrChange>
          </w:rPr>
          <w:t>use</w:t>
        </w:r>
      </w:ins>
      <w:ins w:id="2767" w:author="Muhamad Ridho Zul Khoiri" w:date="2026-07-14T08:11:00Z" w16du:dateUtc="2026-07-14T01:11:00Z">
        <w:r w:rsidRPr="00CF42A6">
          <w:rPr>
            <w:rFonts w:cs="Arial"/>
            <w:rPrChange w:id="2768" w:author="Muhamad Ridho Zul Khoiri" w:date="2026-07-14T10:44:00Z" w16du:dateUtc="2026-07-14T03:44:00Z">
              <w:rPr>
                <w:rFonts w:ascii="Times New Roman" w:hAnsi="Times New Roman"/>
              </w:rPr>
            </w:rPrChange>
          </w:rPr>
          <w:t xml:space="preserve"> various tools, systems, and </w:t>
        </w:r>
      </w:ins>
      <w:ins w:id="2769" w:author="Muhamad Ridho Zul Khoiri" w:date="2026-07-14T08:18:00Z" w16du:dateUtc="2026-07-14T01:18:00Z">
        <w:r w:rsidR="00B81EB9" w:rsidRPr="00CF42A6">
          <w:rPr>
            <w:rFonts w:cs="Arial"/>
            <w:rPrChange w:id="2770" w:author="Muhamad Ridho Zul Khoiri" w:date="2026-07-14T10:44:00Z" w16du:dateUtc="2026-07-14T03:44:00Z">
              <w:rPr>
                <w:rFonts w:ascii="Times New Roman" w:hAnsi="Times New Roman"/>
              </w:rPr>
            </w:rPrChange>
          </w:rPr>
          <w:t xml:space="preserve">corporate </w:t>
        </w:r>
      </w:ins>
      <w:ins w:id="2771" w:author="Muhamad Ridho Zul Khoiri" w:date="2026-07-14T08:11:00Z" w16du:dateUtc="2026-07-14T01:11:00Z">
        <w:r w:rsidRPr="00CF42A6">
          <w:rPr>
            <w:rFonts w:cs="Arial"/>
            <w:rPrChange w:id="2772" w:author="Muhamad Ridho Zul Khoiri" w:date="2026-07-14T10:44:00Z" w16du:dateUtc="2026-07-14T03:44:00Z">
              <w:rPr>
                <w:rFonts w:ascii="Times New Roman" w:hAnsi="Times New Roman"/>
              </w:rPr>
            </w:rPrChange>
          </w:rPr>
          <w:t xml:space="preserve">references to support </w:t>
        </w:r>
      </w:ins>
      <w:ins w:id="2773" w:author="Muhamad Ridho Zul Khoiri" w:date="2026-07-14T08:19:00Z" w16du:dateUtc="2026-07-14T01:19:00Z">
        <w:r w:rsidR="00B81EB9" w:rsidRPr="00CF42A6">
          <w:rPr>
            <w:rFonts w:cs="Arial"/>
            <w:rPrChange w:id="2774" w:author="Muhamad Ridho Zul Khoiri" w:date="2026-07-14T10:44:00Z" w16du:dateUtc="2026-07-14T03:44:00Z">
              <w:rPr>
                <w:rFonts w:ascii="Times New Roman" w:hAnsi="Times New Roman"/>
              </w:rPr>
            </w:rPrChange>
          </w:rPr>
          <w:t xml:space="preserve">its </w:t>
        </w:r>
      </w:ins>
      <w:ins w:id="2775" w:author="Muhamad Ridho Zul Khoiri" w:date="2026-07-14T08:11:00Z" w16du:dateUtc="2026-07-14T01:11:00Z">
        <w:r w:rsidRPr="00CF42A6">
          <w:rPr>
            <w:rFonts w:cs="Arial"/>
            <w:rPrChange w:id="2776" w:author="Muhamad Ridho Zul Khoiri" w:date="2026-07-14T10:44:00Z" w16du:dateUtc="2026-07-14T03:44:00Z">
              <w:rPr>
                <w:rFonts w:ascii="Times New Roman" w:hAnsi="Times New Roman"/>
              </w:rPr>
            </w:rPrChange>
          </w:rPr>
          <w:t xml:space="preserve">planning, data management, </w:t>
        </w:r>
      </w:ins>
      <w:ins w:id="2777" w:author="Muhamad Ridho Zul Khoiri" w:date="2026-07-14T08:19:00Z" w16du:dateUtc="2026-07-14T01:19:00Z">
        <w:r w:rsidR="00B81EB9" w:rsidRPr="00CF42A6">
          <w:rPr>
            <w:rFonts w:cs="Arial"/>
            <w:rPrChange w:id="2778" w:author="Muhamad Ridho Zul Khoiri" w:date="2026-07-14T10:44:00Z" w16du:dateUtc="2026-07-14T03:44:00Z">
              <w:rPr>
                <w:rFonts w:ascii="Times New Roman" w:hAnsi="Times New Roman"/>
              </w:rPr>
            </w:rPrChange>
          </w:rPr>
          <w:t>performance</w:t>
        </w:r>
      </w:ins>
      <w:ins w:id="2779" w:author="Muhamad Ridho Zul Khoiri" w:date="2026-07-14T08:11:00Z" w16du:dateUtc="2026-07-14T01:11:00Z">
        <w:r w:rsidRPr="00CF42A6">
          <w:rPr>
            <w:rFonts w:cs="Arial"/>
            <w:rPrChange w:id="2780" w:author="Muhamad Ridho Zul Khoiri" w:date="2026-07-14T10:44:00Z" w16du:dateUtc="2026-07-14T03:44:00Z">
              <w:rPr>
                <w:rFonts w:ascii="Times New Roman" w:hAnsi="Times New Roman"/>
              </w:rPr>
            </w:rPrChange>
          </w:rPr>
          <w:t xml:space="preserve"> monitoring, activity coordination, and reporting across the planning horizons.</w:t>
        </w:r>
      </w:ins>
    </w:p>
    <w:p w14:paraId="4FBBD3FF" w14:textId="605DF35E" w:rsidR="00722579" w:rsidRPr="00CF42A6" w:rsidRDefault="00722579">
      <w:pPr>
        <w:pStyle w:val="Paragraph"/>
        <w:spacing w:after="0" w:line="360" w:lineRule="auto"/>
        <w:rPr>
          <w:ins w:id="2781" w:author="Muhamad Ridho Zul Khoiri" w:date="2026-07-14T08:11:00Z" w16du:dateUtc="2026-07-14T01:11:00Z"/>
          <w:rFonts w:cs="Arial"/>
          <w:rPrChange w:id="2782" w:author="Muhamad Ridho Zul Khoiri" w:date="2026-07-14T10:44:00Z" w16du:dateUtc="2026-07-14T03:44:00Z">
            <w:rPr>
              <w:ins w:id="2783" w:author="Muhamad Ridho Zul Khoiri" w:date="2026-07-14T08:11:00Z" w16du:dateUtc="2026-07-14T01:11:00Z"/>
              <w:rFonts w:ascii="Times New Roman" w:hAnsi="Times New Roman"/>
            </w:rPr>
          </w:rPrChange>
        </w:rPr>
        <w:pPrChange w:id="2784" w:author="Muhamad Ridho Zul Khoiri" w:date="2026-07-14T08:12:00Z" w16du:dateUtc="2026-07-14T01:12:00Z">
          <w:pPr>
            <w:pStyle w:val="Paragraph"/>
            <w:spacing w:line="360" w:lineRule="auto"/>
          </w:pPr>
        </w:pPrChange>
      </w:pPr>
      <w:ins w:id="2785" w:author="Muhamad Ridho Zul Khoiri" w:date="2026-07-14T08:11:00Z" w16du:dateUtc="2026-07-14T01:11:00Z">
        <w:r w:rsidRPr="00CF42A6">
          <w:rPr>
            <w:rFonts w:cs="Arial"/>
            <w:rPrChange w:id="2786" w:author="Muhamad Ridho Zul Khoiri" w:date="2026-07-14T10:44:00Z" w16du:dateUtc="2026-07-14T03:44:00Z">
              <w:rPr>
                <w:rFonts w:ascii="Times New Roman" w:hAnsi="Times New Roman"/>
              </w:rPr>
            </w:rPrChange>
          </w:rPr>
          <w:t>The tools and systems used may differ depending on the planning horizon</w:t>
        </w:r>
      </w:ins>
      <w:ins w:id="2787" w:author="Muhamad Ridho Zul Khoiri" w:date="2026-07-14T08:19:00Z" w16du:dateUtc="2026-07-14T01:19:00Z">
        <w:r w:rsidR="00B81EB9" w:rsidRPr="00CF42A6">
          <w:rPr>
            <w:rFonts w:cs="Arial"/>
            <w:rPrChange w:id="2788" w:author="Muhamad Ridho Zul Khoiri" w:date="2026-07-14T10:44:00Z" w16du:dateUtc="2026-07-14T03:44:00Z">
              <w:rPr>
                <w:rFonts w:ascii="Times New Roman" w:hAnsi="Times New Roman"/>
              </w:rPr>
            </w:rPrChange>
          </w:rPr>
          <w:t>s</w:t>
        </w:r>
      </w:ins>
      <w:ins w:id="2789" w:author="Muhamad Ridho Zul Khoiri" w:date="2026-07-14T08:11:00Z" w16du:dateUtc="2026-07-14T01:11:00Z">
        <w:r w:rsidRPr="00CF42A6">
          <w:rPr>
            <w:rFonts w:cs="Arial"/>
            <w:rPrChange w:id="2790" w:author="Muhamad Ridho Zul Khoiri" w:date="2026-07-14T10:44:00Z" w16du:dateUtc="2026-07-14T03:44:00Z">
              <w:rPr>
                <w:rFonts w:ascii="Times New Roman" w:hAnsi="Times New Roman"/>
              </w:rPr>
            </w:rPrChange>
          </w:rPr>
          <w:t>, function, and type of activity. Where multiple systems are used</w:t>
        </w:r>
      </w:ins>
      <w:ins w:id="2791" w:author="Muhamad Ridho Zul Khoiri" w:date="2026-07-14T08:19:00Z" w16du:dateUtc="2026-07-14T01:19:00Z">
        <w:r w:rsidR="00B81EB9" w:rsidRPr="00CF42A6">
          <w:rPr>
            <w:rFonts w:cs="Arial"/>
            <w:rPrChange w:id="2792" w:author="Muhamad Ridho Zul Khoiri" w:date="2026-07-14T10:44:00Z" w16du:dateUtc="2026-07-14T03:44:00Z">
              <w:rPr>
                <w:rFonts w:ascii="Times New Roman" w:hAnsi="Times New Roman"/>
              </w:rPr>
            </w:rPrChange>
          </w:rPr>
          <w:t>, all stakeholders involved</w:t>
        </w:r>
      </w:ins>
      <w:ins w:id="2793" w:author="Muhamad Ridho Zul Khoiri" w:date="2026-07-14T08:11:00Z" w16du:dateUtc="2026-07-14T01:11:00Z">
        <w:r w:rsidRPr="00CF42A6">
          <w:rPr>
            <w:rFonts w:cs="Arial"/>
            <w:rPrChange w:id="2794" w:author="Muhamad Ridho Zul Khoiri" w:date="2026-07-14T10:44:00Z" w16du:dateUtc="2026-07-14T03:44:00Z">
              <w:rPr>
                <w:rFonts w:ascii="Times New Roman" w:hAnsi="Times New Roman"/>
              </w:rPr>
            </w:rPrChange>
          </w:rPr>
          <w:t xml:space="preserve"> shall ensure that information remains consistent, current, and traceable across the relevant planning process.</w:t>
        </w:r>
      </w:ins>
    </w:p>
    <w:p w14:paraId="43BE8FD2" w14:textId="2DA4078A" w:rsidR="00722579" w:rsidRPr="00CF42A6" w:rsidRDefault="00722579">
      <w:pPr>
        <w:pStyle w:val="Paragraph"/>
        <w:spacing w:after="0" w:line="360" w:lineRule="auto"/>
        <w:rPr>
          <w:ins w:id="2795" w:author="Muhamad Ridho Zul Khoiri" w:date="2026-07-14T08:11:00Z" w16du:dateUtc="2026-07-14T01:11:00Z"/>
          <w:rFonts w:cs="Arial"/>
          <w:rPrChange w:id="2796" w:author="Muhamad Ridho Zul Khoiri" w:date="2026-07-14T10:44:00Z" w16du:dateUtc="2026-07-14T03:44:00Z">
            <w:rPr>
              <w:ins w:id="2797" w:author="Muhamad Ridho Zul Khoiri" w:date="2026-07-14T08:11:00Z" w16du:dateUtc="2026-07-14T01:11:00Z"/>
              <w:rFonts w:ascii="Times New Roman" w:hAnsi="Times New Roman"/>
            </w:rPr>
          </w:rPrChange>
        </w:rPr>
        <w:pPrChange w:id="2798" w:author="Muhamad Ridho Zul Khoiri" w:date="2026-07-14T08:12:00Z" w16du:dateUtc="2026-07-14T01:12:00Z">
          <w:pPr>
            <w:pStyle w:val="Paragraph"/>
            <w:spacing w:line="360" w:lineRule="auto"/>
          </w:pPr>
        </w:pPrChange>
      </w:pPr>
      <w:ins w:id="2799" w:author="Muhamad Ridho Zul Khoiri" w:date="2026-07-14T08:11:00Z" w16du:dateUtc="2026-07-14T01:11:00Z">
        <w:r w:rsidRPr="00CF42A6">
          <w:rPr>
            <w:rFonts w:cs="Arial"/>
            <w:rPrChange w:id="2800" w:author="Muhamad Ridho Zul Khoiri" w:date="2026-07-14T10:44:00Z" w16du:dateUtc="2026-07-14T03:44:00Z">
              <w:rPr>
                <w:rFonts w:ascii="Times New Roman" w:hAnsi="Times New Roman"/>
              </w:rPr>
            </w:rPrChange>
          </w:rPr>
          <w:t>The main tools, systems, and planning references used in</w:t>
        </w:r>
      </w:ins>
      <w:ins w:id="2801" w:author="Muhamad Ridho Zul Khoiri" w:date="2026-07-14T08:12:00Z" w16du:dateUtc="2026-07-14T01:12:00Z">
        <w:r w:rsidRPr="00CF42A6">
          <w:rPr>
            <w:rFonts w:cs="Arial"/>
            <w:rPrChange w:id="2802" w:author="Muhamad Ridho Zul Khoiri" w:date="2026-07-14T10:44:00Z" w16du:dateUtc="2026-07-14T03:44:00Z">
              <w:rPr>
                <w:rFonts w:ascii="Times New Roman" w:hAnsi="Times New Roman"/>
              </w:rPr>
            </w:rPrChange>
          </w:rPr>
          <w:t xml:space="preserve"> MEPG’s</w:t>
        </w:r>
      </w:ins>
      <w:ins w:id="2803" w:author="Muhamad Ridho Zul Khoiri" w:date="2026-07-14T08:11:00Z" w16du:dateUtc="2026-07-14T01:11:00Z">
        <w:r w:rsidRPr="00CF42A6">
          <w:rPr>
            <w:rFonts w:cs="Arial"/>
            <w:rPrChange w:id="2804" w:author="Muhamad Ridho Zul Khoiri" w:date="2026-07-14T10:44:00Z" w16du:dateUtc="2026-07-14T03:44:00Z">
              <w:rPr>
                <w:rFonts w:ascii="Times New Roman" w:hAnsi="Times New Roman"/>
              </w:rPr>
            </w:rPrChange>
          </w:rPr>
          <w:t xml:space="preserve"> Integrated Planning may include:</w:t>
        </w:r>
      </w:ins>
    </w:p>
    <w:p w14:paraId="00A03972" w14:textId="52D558D0" w:rsidR="00722579" w:rsidRPr="00CF42A6" w:rsidRDefault="00B81EB9">
      <w:pPr>
        <w:pStyle w:val="Paragraph"/>
        <w:numPr>
          <w:ilvl w:val="1"/>
          <w:numId w:val="80"/>
        </w:numPr>
        <w:spacing w:after="0" w:line="360" w:lineRule="auto"/>
        <w:rPr>
          <w:ins w:id="2805" w:author="Muhamad Ridho Zul Khoiri" w:date="2026-07-14T08:11:00Z" w16du:dateUtc="2026-07-14T01:11:00Z"/>
          <w:rFonts w:cs="Arial"/>
          <w:rPrChange w:id="2806" w:author="Muhamad Ridho Zul Khoiri" w:date="2026-07-14T10:44:00Z" w16du:dateUtc="2026-07-14T03:44:00Z">
            <w:rPr>
              <w:ins w:id="2807" w:author="Muhamad Ridho Zul Khoiri" w:date="2026-07-14T08:11:00Z" w16du:dateUtc="2026-07-14T01:11:00Z"/>
              <w:rFonts w:ascii="Times New Roman" w:hAnsi="Times New Roman"/>
            </w:rPr>
          </w:rPrChange>
        </w:rPr>
        <w:pPrChange w:id="2808" w:author="Muhamad Ridho Zul Khoiri" w:date="2026-07-14T08:12:00Z" w16du:dateUtc="2026-07-14T01:12:00Z">
          <w:pPr>
            <w:pStyle w:val="Paragraph"/>
            <w:spacing w:line="360" w:lineRule="auto"/>
          </w:pPr>
        </w:pPrChange>
      </w:pPr>
      <w:ins w:id="2809" w:author="Muhamad Ridho Zul Khoiri" w:date="2026-07-14T08:19:00Z" w16du:dateUtc="2026-07-14T01:19:00Z">
        <w:r w:rsidRPr="00CF42A6">
          <w:rPr>
            <w:rFonts w:cs="Arial"/>
            <w:b/>
            <w:bCs/>
            <w:rPrChange w:id="2810" w:author="Muhamad Ridho Zul Khoiri" w:date="2026-07-14T10:44:00Z" w16du:dateUtc="2026-07-14T03:44:00Z">
              <w:rPr>
                <w:rFonts w:ascii="Times New Roman" w:hAnsi="Times New Roman"/>
                <w:b/>
                <w:bCs/>
              </w:rPr>
            </w:rPrChange>
          </w:rPr>
          <w:t xml:space="preserve">Integrated </w:t>
        </w:r>
      </w:ins>
      <w:ins w:id="2811" w:author="Muhamad Ridho Zul Khoiri" w:date="2026-07-14T08:20:00Z" w16du:dateUtc="2026-07-14T01:20:00Z">
        <w:r w:rsidRPr="00CF42A6">
          <w:rPr>
            <w:rFonts w:cs="Arial"/>
            <w:b/>
            <w:bCs/>
            <w:rPrChange w:id="2812" w:author="Muhamad Ridho Zul Khoiri" w:date="2026-07-14T10:44:00Z" w16du:dateUtc="2026-07-14T03:44:00Z">
              <w:rPr>
                <w:rFonts w:ascii="Times New Roman" w:hAnsi="Times New Roman"/>
                <w:b/>
                <w:bCs/>
              </w:rPr>
            </w:rPrChange>
          </w:rPr>
          <w:t>Business Planning (IBP) module in Medco BPM</w:t>
        </w:r>
      </w:ins>
      <w:ins w:id="2813" w:author="Muhamad Ridho Zul Khoiri" w:date="2026-07-14T08:11:00Z" w16du:dateUtc="2026-07-14T01:11:00Z">
        <w:r w:rsidR="00722579" w:rsidRPr="00CF42A6">
          <w:rPr>
            <w:rFonts w:cs="Arial"/>
            <w:b/>
            <w:bCs/>
            <w:rPrChange w:id="2814" w:author="Muhamad Ridho Zul Khoiri" w:date="2026-07-14T10:44:00Z" w16du:dateUtc="2026-07-14T03:44:00Z">
              <w:rPr>
                <w:rFonts w:ascii="Times New Roman" w:hAnsi="Times New Roman"/>
              </w:rPr>
            </w:rPrChange>
          </w:rPr>
          <w:t>.</w:t>
        </w:r>
        <w:r w:rsidR="00722579" w:rsidRPr="00CF42A6">
          <w:rPr>
            <w:rFonts w:cs="Arial"/>
            <w:rPrChange w:id="2815" w:author="Muhamad Ridho Zul Khoiri" w:date="2026-07-14T10:44:00Z" w16du:dateUtc="2026-07-14T03:44:00Z">
              <w:rPr>
                <w:rFonts w:ascii="Times New Roman" w:hAnsi="Times New Roman"/>
              </w:rPr>
            </w:rPrChange>
          </w:rPr>
          <w:t xml:space="preserve"> Used to support business planning, budgeting, forecasting, and consolidation of planning information.</w:t>
        </w:r>
      </w:ins>
    </w:p>
    <w:p w14:paraId="1DC868D6" w14:textId="5D473A3C" w:rsidR="00722579" w:rsidRPr="00CF42A6" w:rsidRDefault="00722579">
      <w:pPr>
        <w:pStyle w:val="Paragraph"/>
        <w:numPr>
          <w:ilvl w:val="1"/>
          <w:numId w:val="80"/>
        </w:numPr>
        <w:spacing w:after="0" w:line="360" w:lineRule="auto"/>
        <w:rPr>
          <w:ins w:id="2816" w:author="Muhamad Ridho Zul Khoiri" w:date="2026-07-14T08:11:00Z" w16du:dateUtc="2026-07-14T01:11:00Z"/>
          <w:rFonts w:cs="Arial"/>
          <w:rPrChange w:id="2817" w:author="Muhamad Ridho Zul Khoiri" w:date="2026-07-14T10:44:00Z" w16du:dateUtc="2026-07-14T03:44:00Z">
            <w:rPr>
              <w:ins w:id="2818" w:author="Muhamad Ridho Zul Khoiri" w:date="2026-07-14T08:11:00Z" w16du:dateUtc="2026-07-14T01:11:00Z"/>
              <w:rFonts w:ascii="Times New Roman" w:hAnsi="Times New Roman"/>
            </w:rPr>
          </w:rPrChange>
        </w:rPr>
        <w:pPrChange w:id="2819" w:author="Muhamad Ridho Zul Khoiri" w:date="2026-07-14T08:12:00Z" w16du:dateUtc="2026-07-14T01:12:00Z">
          <w:pPr>
            <w:pStyle w:val="Paragraph"/>
            <w:spacing w:line="360" w:lineRule="auto"/>
          </w:pPr>
        </w:pPrChange>
      </w:pPr>
      <w:ins w:id="2820" w:author="Muhamad Ridho Zul Khoiri" w:date="2026-07-14T08:11:00Z" w16du:dateUtc="2026-07-14T01:11:00Z">
        <w:r w:rsidRPr="00CF42A6">
          <w:rPr>
            <w:rFonts w:cs="Arial"/>
            <w:b/>
            <w:bCs/>
            <w:rPrChange w:id="2821" w:author="Muhamad Ridho Zul Khoiri" w:date="2026-07-14T10:44:00Z" w16du:dateUtc="2026-07-14T03:44:00Z">
              <w:rPr>
                <w:rFonts w:ascii="Times New Roman" w:hAnsi="Times New Roman"/>
              </w:rPr>
            </w:rPrChange>
          </w:rPr>
          <w:t>SAP.</w:t>
        </w:r>
        <w:r w:rsidRPr="00CF42A6">
          <w:rPr>
            <w:rFonts w:cs="Arial"/>
            <w:rPrChange w:id="2822" w:author="Muhamad Ridho Zul Khoiri" w:date="2026-07-14T10:44:00Z" w16du:dateUtc="2026-07-14T03:44:00Z">
              <w:rPr>
                <w:rFonts w:ascii="Times New Roman" w:hAnsi="Times New Roman"/>
              </w:rPr>
            </w:rPrChange>
          </w:rPr>
          <w:t xml:space="preserve"> Used to support cost planning, cost allocation, budget monitoring, and tracking of expenditure against the applicable organizational and activity structure.</w:t>
        </w:r>
      </w:ins>
    </w:p>
    <w:p w14:paraId="2C6AA9D8" w14:textId="77777777" w:rsidR="00722579" w:rsidRPr="00CF42A6" w:rsidRDefault="00722579">
      <w:pPr>
        <w:pStyle w:val="Paragraph"/>
        <w:numPr>
          <w:ilvl w:val="1"/>
          <w:numId w:val="80"/>
        </w:numPr>
        <w:spacing w:after="0" w:line="360" w:lineRule="auto"/>
        <w:rPr>
          <w:ins w:id="2823" w:author="Muhamad Ridho Zul Khoiri" w:date="2026-07-14T08:11:00Z" w16du:dateUtc="2026-07-14T01:11:00Z"/>
          <w:rFonts w:cs="Arial"/>
          <w:highlight w:val="yellow"/>
          <w:rPrChange w:id="2824" w:author="Muhamad Ridho Zul Khoiri" w:date="2026-07-14T10:44:00Z" w16du:dateUtc="2026-07-14T03:44:00Z">
            <w:rPr>
              <w:ins w:id="2825" w:author="Muhamad Ridho Zul Khoiri" w:date="2026-07-14T08:11:00Z" w16du:dateUtc="2026-07-14T01:11:00Z"/>
              <w:rFonts w:ascii="Times New Roman" w:hAnsi="Times New Roman"/>
            </w:rPr>
          </w:rPrChange>
        </w:rPr>
        <w:pPrChange w:id="2826" w:author="Muhamad Ridho Zul Khoiri" w:date="2026-07-14T08:12:00Z" w16du:dateUtc="2026-07-14T01:12:00Z">
          <w:pPr>
            <w:pStyle w:val="Paragraph"/>
            <w:spacing w:line="360" w:lineRule="auto"/>
          </w:pPr>
        </w:pPrChange>
      </w:pPr>
      <w:commentRangeStart w:id="2827"/>
      <w:ins w:id="2828" w:author="Muhamad Ridho Zul Khoiri" w:date="2026-07-14T08:11:00Z" w16du:dateUtc="2026-07-14T01:11:00Z">
        <w:r w:rsidRPr="00CF42A6">
          <w:rPr>
            <w:rFonts w:cs="Arial"/>
            <w:b/>
            <w:bCs/>
            <w:highlight w:val="yellow"/>
            <w:rPrChange w:id="2829" w:author="Muhamad Ridho Zul Khoiri" w:date="2026-07-14T10:44:00Z" w16du:dateUtc="2026-07-14T03:44:00Z">
              <w:rPr>
                <w:rFonts w:ascii="Times New Roman" w:hAnsi="Times New Roman"/>
              </w:rPr>
            </w:rPrChange>
          </w:rPr>
          <w:t>ARIS</w:t>
        </w:r>
        <w:r w:rsidRPr="00CF42A6">
          <w:rPr>
            <w:rFonts w:cs="Arial"/>
            <w:highlight w:val="yellow"/>
            <w:rPrChange w:id="2830" w:author="Muhamad Ridho Zul Khoiri" w:date="2026-07-14T10:44:00Z" w16du:dateUtc="2026-07-14T03:44:00Z">
              <w:rPr>
                <w:rFonts w:ascii="Times New Roman" w:hAnsi="Times New Roman"/>
              </w:rPr>
            </w:rPrChange>
          </w:rPr>
          <w:t>. Used to document and map applicable business processes, workflows, and process interfaces.</w:t>
        </w:r>
      </w:ins>
    </w:p>
    <w:p w14:paraId="1302891E" w14:textId="77777777" w:rsidR="00722579" w:rsidRPr="00CF42A6" w:rsidRDefault="00722579">
      <w:pPr>
        <w:pStyle w:val="Paragraph"/>
        <w:numPr>
          <w:ilvl w:val="1"/>
          <w:numId w:val="80"/>
        </w:numPr>
        <w:spacing w:after="0" w:line="360" w:lineRule="auto"/>
        <w:rPr>
          <w:ins w:id="2831" w:author="Muhamad Ridho Zul Khoiri" w:date="2026-07-14T08:11:00Z" w16du:dateUtc="2026-07-14T01:11:00Z"/>
          <w:rFonts w:cs="Arial"/>
          <w:highlight w:val="yellow"/>
          <w:rPrChange w:id="2832" w:author="Muhamad Ridho Zul Khoiri" w:date="2026-07-14T10:44:00Z" w16du:dateUtc="2026-07-14T03:44:00Z">
            <w:rPr>
              <w:ins w:id="2833" w:author="Muhamad Ridho Zul Khoiri" w:date="2026-07-14T08:11:00Z" w16du:dateUtc="2026-07-14T01:11:00Z"/>
              <w:rFonts w:ascii="Times New Roman" w:hAnsi="Times New Roman"/>
            </w:rPr>
          </w:rPrChange>
        </w:rPr>
        <w:pPrChange w:id="2834" w:author="Muhamad Ridho Zul Khoiri" w:date="2026-07-14T08:12:00Z" w16du:dateUtc="2026-07-14T01:12:00Z">
          <w:pPr>
            <w:pStyle w:val="Paragraph"/>
            <w:spacing w:line="360" w:lineRule="auto"/>
          </w:pPr>
        </w:pPrChange>
      </w:pPr>
      <w:ins w:id="2835" w:author="Muhamad Ridho Zul Khoiri" w:date="2026-07-14T08:11:00Z" w16du:dateUtc="2026-07-14T01:11:00Z">
        <w:r w:rsidRPr="00CF42A6">
          <w:rPr>
            <w:rFonts w:cs="Arial"/>
            <w:b/>
            <w:bCs/>
            <w:highlight w:val="yellow"/>
            <w:rPrChange w:id="2836" w:author="Muhamad Ridho Zul Khoiri" w:date="2026-07-14T10:44:00Z" w16du:dateUtc="2026-07-14T03:44:00Z">
              <w:rPr>
                <w:rFonts w:ascii="Times New Roman" w:hAnsi="Times New Roman"/>
              </w:rPr>
            </w:rPrChange>
          </w:rPr>
          <w:t>MCRS</w:t>
        </w:r>
        <w:r w:rsidRPr="00CF42A6">
          <w:rPr>
            <w:rFonts w:cs="Arial"/>
            <w:highlight w:val="yellow"/>
            <w:rPrChange w:id="2837" w:author="Muhamad Ridho Zul Khoiri" w:date="2026-07-14T10:44:00Z" w16du:dateUtc="2026-07-14T03:44:00Z">
              <w:rPr>
                <w:rFonts w:ascii="Times New Roman" w:hAnsi="Times New Roman"/>
              </w:rPr>
            </w:rPrChange>
          </w:rPr>
          <w:t>. Used to support applicable cost, resource, or management reporting requirements within the planning process.</w:t>
        </w:r>
      </w:ins>
      <w:commentRangeEnd w:id="2827"/>
      <w:r w:rsidR="003E2625" w:rsidRPr="00CF42A6">
        <w:rPr>
          <w:rStyle w:val="CommentReference"/>
          <w:rFonts w:cs="Arial"/>
          <w:sz w:val="20"/>
          <w:szCs w:val="20"/>
          <w:highlight w:val="yellow"/>
          <w:rPrChange w:id="2838" w:author="Muhamad Ridho Zul Khoiri" w:date="2026-07-14T10:44:00Z" w16du:dateUtc="2026-07-14T03:44:00Z">
            <w:rPr>
              <w:rStyle w:val="CommentReference"/>
              <w:rFonts w:ascii="Times New Roman" w:hAnsi="Times New Roman"/>
              <w:sz w:val="20"/>
              <w:szCs w:val="20"/>
            </w:rPr>
          </w:rPrChange>
        </w:rPr>
        <w:commentReference w:id="2827"/>
      </w:r>
    </w:p>
    <w:p w14:paraId="63530439" w14:textId="5EFAE97F" w:rsidR="00722579" w:rsidRPr="00CF42A6" w:rsidRDefault="00722579">
      <w:pPr>
        <w:pStyle w:val="Paragraph"/>
        <w:numPr>
          <w:ilvl w:val="1"/>
          <w:numId w:val="80"/>
        </w:numPr>
        <w:spacing w:after="0" w:line="360" w:lineRule="auto"/>
        <w:rPr>
          <w:ins w:id="2839" w:author="Muhamad Ridho Zul Khoiri" w:date="2026-07-14T08:11:00Z" w16du:dateUtc="2026-07-14T01:11:00Z"/>
          <w:rFonts w:cs="Arial"/>
          <w:rPrChange w:id="2840" w:author="Muhamad Ridho Zul Khoiri" w:date="2026-07-14T10:44:00Z" w16du:dateUtc="2026-07-14T03:44:00Z">
            <w:rPr>
              <w:ins w:id="2841" w:author="Muhamad Ridho Zul Khoiri" w:date="2026-07-14T08:11:00Z" w16du:dateUtc="2026-07-14T01:11:00Z"/>
              <w:rFonts w:ascii="Times New Roman" w:hAnsi="Times New Roman"/>
            </w:rPr>
          </w:rPrChange>
        </w:rPr>
        <w:pPrChange w:id="2842" w:author="Muhamad Ridho Zul Khoiri" w:date="2026-07-14T08:12:00Z" w16du:dateUtc="2026-07-14T01:12:00Z">
          <w:pPr>
            <w:pStyle w:val="Paragraph"/>
            <w:spacing w:line="360" w:lineRule="auto"/>
          </w:pPr>
        </w:pPrChange>
      </w:pPr>
      <w:ins w:id="2843" w:author="Muhamad Ridho Zul Khoiri" w:date="2026-07-14T08:11:00Z" w16du:dateUtc="2026-07-14T01:11:00Z">
        <w:r w:rsidRPr="00CF42A6">
          <w:rPr>
            <w:rFonts w:cs="Arial"/>
            <w:b/>
            <w:bCs/>
            <w:rPrChange w:id="2844" w:author="Muhamad Ridho Zul Khoiri" w:date="2026-07-14T10:44:00Z" w16du:dateUtc="2026-07-14T03:44:00Z">
              <w:rPr>
                <w:rFonts w:ascii="Times New Roman" w:hAnsi="Times New Roman"/>
              </w:rPr>
            </w:rPrChange>
          </w:rPr>
          <w:t>SharePoint</w:t>
        </w:r>
        <w:r w:rsidRPr="00CF42A6">
          <w:rPr>
            <w:rFonts w:cs="Arial"/>
            <w:rPrChange w:id="2845" w:author="Muhamad Ridho Zul Khoiri" w:date="2026-07-14T10:44:00Z" w16du:dateUtc="2026-07-14T03:44:00Z">
              <w:rPr>
                <w:rFonts w:ascii="Times New Roman" w:hAnsi="Times New Roman"/>
              </w:rPr>
            </w:rPrChange>
          </w:rPr>
          <w:t>. Used as a common document and information-sharing platform for files, documents, and controlled planning information.</w:t>
        </w:r>
      </w:ins>
    </w:p>
    <w:p w14:paraId="02D5E95F" w14:textId="77777777" w:rsidR="00722579" w:rsidRPr="00CF42A6" w:rsidRDefault="00722579">
      <w:pPr>
        <w:pStyle w:val="Paragraph"/>
        <w:numPr>
          <w:ilvl w:val="1"/>
          <w:numId w:val="80"/>
        </w:numPr>
        <w:spacing w:after="0" w:line="360" w:lineRule="auto"/>
        <w:rPr>
          <w:ins w:id="2846" w:author="Muhamad Ridho Zul Khoiri" w:date="2026-07-14T08:11:00Z" w16du:dateUtc="2026-07-14T01:11:00Z"/>
          <w:rFonts w:cs="Arial"/>
          <w:rPrChange w:id="2847" w:author="Muhamad Ridho Zul Khoiri" w:date="2026-07-14T10:44:00Z" w16du:dateUtc="2026-07-14T03:44:00Z">
            <w:rPr>
              <w:ins w:id="2848" w:author="Muhamad Ridho Zul Khoiri" w:date="2026-07-14T08:11:00Z" w16du:dateUtc="2026-07-14T01:11:00Z"/>
              <w:rFonts w:ascii="Times New Roman" w:hAnsi="Times New Roman"/>
            </w:rPr>
          </w:rPrChange>
        </w:rPr>
        <w:pPrChange w:id="2849" w:author="Muhamad Ridho Zul Khoiri" w:date="2026-07-14T08:12:00Z" w16du:dateUtc="2026-07-14T01:12:00Z">
          <w:pPr>
            <w:pStyle w:val="Paragraph"/>
            <w:spacing w:line="360" w:lineRule="auto"/>
          </w:pPr>
        </w:pPrChange>
      </w:pPr>
      <w:ins w:id="2850" w:author="Muhamad Ridho Zul Khoiri" w:date="2026-07-14T08:11:00Z" w16du:dateUtc="2026-07-14T01:11:00Z">
        <w:r w:rsidRPr="00CF42A6">
          <w:rPr>
            <w:rFonts w:cs="Arial"/>
            <w:b/>
            <w:bCs/>
            <w:rPrChange w:id="2851" w:author="Muhamad Ridho Zul Khoiri" w:date="2026-07-14T10:44:00Z" w16du:dateUtc="2026-07-14T03:44:00Z">
              <w:rPr>
                <w:rFonts w:ascii="Times New Roman" w:hAnsi="Times New Roman"/>
              </w:rPr>
            </w:rPrChange>
          </w:rPr>
          <w:t>Well Delivery and Drilling Plan (WDDP).</w:t>
        </w:r>
        <w:r w:rsidRPr="00CF42A6">
          <w:rPr>
            <w:rFonts w:cs="Arial"/>
            <w:rPrChange w:id="2852" w:author="Muhamad Ridho Zul Khoiri" w:date="2026-07-14T10:44:00Z" w16du:dateUtc="2026-07-14T03:44:00Z">
              <w:rPr>
                <w:rFonts w:ascii="Times New Roman" w:hAnsi="Times New Roman"/>
              </w:rPr>
            </w:rPrChange>
          </w:rPr>
          <w:t xml:space="preserve"> Provides the applicable planning framework and baseline planning reference for well delivery and drilling activities.</w:t>
        </w:r>
      </w:ins>
    </w:p>
    <w:p w14:paraId="63669775" w14:textId="77777777" w:rsidR="00722579" w:rsidRPr="00CF42A6" w:rsidRDefault="00722579">
      <w:pPr>
        <w:pStyle w:val="Paragraph"/>
        <w:numPr>
          <w:ilvl w:val="1"/>
          <w:numId w:val="80"/>
        </w:numPr>
        <w:spacing w:after="0" w:line="360" w:lineRule="auto"/>
        <w:rPr>
          <w:ins w:id="2853" w:author="Muhamad Ridho Zul Khoiri" w:date="2026-07-14T08:11:00Z" w16du:dateUtc="2026-07-14T01:11:00Z"/>
          <w:rFonts w:cs="Arial"/>
          <w:rPrChange w:id="2854" w:author="Muhamad Ridho Zul Khoiri" w:date="2026-07-14T10:44:00Z" w16du:dateUtc="2026-07-14T03:44:00Z">
            <w:rPr>
              <w:ins w:id="2855" w:author="Muhamad Ridho Zul Khoiri" w:date="2026-07-14T08:11:00Z" w16du:dateUtc="2026-07-14T01:11:00Z"/>
              <w:rFonts w:ascii="Times New Roman" w:hAnsi="Times New Roman"/>
            </w:rPr>
          </w:rPrChange>
        </w:rPr>
        <w:pPrChange w:id="2856" w:author="Muhamad Ridho Zul Khoiri" w:date="2026-07-14T08:12:00Z" w16du:dateUtc="2026-07-14T01:12:00Z">
          <w:pPr>
            <w:pStyle w:val="Paragraph"/>
            <w:spacing w:line="360" w:lineRule="auto"/>
          </w:pPr>
        </w:pPrChange>
      </w:pPr>
      <w:ins w:id="2857" w:author="Muhamad Ridho Zul Khoiri" w:date="2026-07-14T08:11:00Z" w16du:dateUtc="2026-07-14T01:11:00Z">
        <w:r w:rsidRPr="00CF42A6">
          <w:rPr>
            <w:rFonts w:cs="Arial"/>
            <w:b/>
            <w:bCs/>
            <w:rPrChange w:id="2858" w:author="Muhamad Ridho Zul Khoiri" w:date="2026-07-14T10:44:00Z" w16du:dateUtc="2026-07-14T03:44:00Z">
              <w:rPr>
                <w:rFonts w:ascii="Times New Roman" w:hAnsi="Times New Roman"/>
              </w:rPr>
            </w:rPrChange>
          </w:rPr>
          <w:t>Medco Project Excellence Process (MPEP).</w:t>
        </w:r>
        <w:r w:rsidRPr="00CF42A6">
          <w:rPr>
            <w:rFonts w:cs="Arial"/>
            <w:rPrChange w:id="2859" w:author="Muhamad Ridho Zul Khoiri" w:date="2026-07-14T10:44:00Z" w16du:dateUtc="2026-07-14T03:44:00Z">
              <w:rPr>
                <w:rFonts w:ascii="Times New Roman" w:hAnsi="Times New Roman"/>
              </w:rPr>
            </w:rPrChange>
          </w:rPr>
          <w:t xml:space="preserve"> Provides the applicable project governance, assurance, and planning requirements for projects across the relevant project lifecycle.</w:t>
        </w:r>
      </w:ins>
    </w:p>
    <w:p w14:paraId="71CD5B50" w14:textId="6889E27C" w:rsidR="00722579" w:rsidRPr="00CF42A6" w:rsidRDefault="00722579">
      <w:pPr>
        <w:pStyle w:val="Paragraph"/>
        <w:numPr>
          <w:ilvl w:val="1"/>
          <w:numId w:val="80"/>
        </w:numPr>
        <w:spacing w:after="0" w:line="360" w:lineRule="auto"/>
        <w:rPr>
          <w:ins w:id="2860" w:author="Muhamad Ridho Zul Khoiri" w:date="2026-07-14T08:11:00Z" w16du:dateUtc="2026-07-14T01:11:00Z"/>
          <w:rFonts w:cs="Arial"/>
          <w:rPrChange w:id="2861" w:author="Muhamad Ridho Zul Khoiri" w:date="2026-07-14T10:44:00Z" w16du:dateUtc="2026-07-14T03:44:00Z">
            <w:rPr>
              <w:ins w:id="2862" w:author="Muhamad Ridho Zul Khoiri" w:date="2026-07-14T08:11:00Z" w16du:dateUtc="2026-07-14T01:11:00Z"/>
              <w:rFonts w:ascii="Times New Roman" w:hAnsi="Times New Roman"/>
            </w:rPr>
          </w:rPrChange>
        </w:rPr>
        <w:pPrChange w:id="2863" w:author="Muhamad Ridho Zul Khoiri" w:date="2026-07-14T08:12:00Z" w16du:dateUtc="2026-07-14T01:12:00Z">
          <w:pPr>
            <w:pStyle w:val="Paragraph"/>
            <w:spacing w:line="360" w:lineRule="auto"/>
          </w:pPr>
        </w:pPrChange>
      </w:pPr>
      <w:ins w:id="2864" w:author="Muhamad Ridho Zul Khoiri" w:date="2026-07-14T08:11:00Z" w16du:dateUtc="2026-07-14T01:11:00Z">
        <w:r w:rsidRPr="00CF42A6">
          <w:rPr>
            <w:rFonts w:cs="Arial"/>
            <w:b/>
            <w:bCs/>
            <w:rPrChange w:id="2865" w:author="Muhamad Ridho Zul Khoiri" w:date="2026-07-14T10:44:00Z" w16du:dateUtc="2026-07-14T03:44:00Z">
              <w:rPr>
                <w:rFonts w:ascii="Times New Roman" w:hAnsi="Times New Roman"/>
              </w:rPr>
            </w:rPrChange>
          </w:rPr>
          <w:t>Production Forecasting Tools</w:t>
        </w:r>
        <w:r w:rsidRPr="00CF42A6">
          <w:rPr>
            <w:rFonts w:cs="Arial"/>
            <w:rPrChange w:id="2866" w:author="Muhamad Ridho Zul Khoiri" w:date="2026-07-14T10:44:00Z" w16du:dateUtc="2026-07-14T03:44:00Z">
              <w:rPr>
                <w:rFonts w:ascii="Times New Roman" w:hAnsi="Times New Roman"/>
              </w:rPr>
            </w:rPrChange>
          </w:rPr>
          <w:t>/</w:t>
        </w:r>
        <w:r w:rsidRPr="00CF42A6">
          <w:rPr>
            <w:rFonts w:cs="Arial"/>
            <w:b/>
            <w:bCs/>
            <w:rPrChange w:id="2867" w:author="Muhamad Ridho Zul Khoiri" w:date="2026-07-14T10:44:00Z" w16du:dateUtc="2026-07-14T03:44:00Z">
              <w:rPr>
                <w:rFonts w:ascii="Times New Roman" w:hAnsi="Times New Roman"/>
              </w:rPr>
            </w:rPrChange>
          </w:rPr>
          <w:t>Gas Processing Tools (GPT)</w:t>
        </w:r>
        <w:r w:rsidRPr="00CF42A6">
          <w:rPr>
            <w:rFonts w:cs="Arial"/>
            <w:rPrChange w:id="2868" w:author="Muhamad Ridho Zul Khoiri" w:date="2026-07-14T10:44:00Z" w16du:dateUtc="2026-07-14T03:44:00Z">
              <w:rPr>
                <w:rFonts w:ascii="Times New Roman" w:hAnsi="Times New Roman"/>
              </w:rPr>
            </w:rPrChange>
          </w:rPr>
          <w:t>. Applicable forecasting tools and models may be used to support Short-Term Production Forecasting (STPF), production outlook, and planning assumptions.</w:t>
        </w:r>
      </w:ins>
    </w:p>
    <w:p w14:paraId="4D31EDE3" w14:textId="1FDEF70D" w:rsidR="005972A1" w:rsidRPr="00CF42A6" w:rsidRDefault="00722579">
      <w:pPr>
        <w:pStyle w:val="Paragraph"/>
        <w:numPr>
          <w:ilvl w:val="1"/>
          <w:numId w:val="80"/>
        </w:numPr>
        <w:spacing w:after="0" w:line="360" w:lineRule="auto"/>
        <w:rPr>
          <w:ins w:id="2869" w:author="Muhamad Ridho Zul Khoiri" w:date="2026-07-14T08:10:00Z" w16du:dateUtc="2026-07-14T01:10:00Z"/>
          <w:rFonts w:cs="Arial"/>
          <w:rPrChange w:id="2870" w:author="Muhamad Ridho Zul Khoiri" w:date="2026-07-14T10:44:00Z" w16du:dateUtc="2026-07-14T03:44:00Z">
            <w:rPr>
              <w:ins w:id="2871" w:author="Muhamad Ridho Zul Khoiri" w:date="2026-07-14T08:10:00Z" w16du:dateUtc="2026-07-14T01:10:00Z"/>
              <w:rFonts w:ascii="Times New Roman" w:hAnsi="Times New Roman"/>
            </w:rPr>
          </w:rPrChange>
        </w:rPr>
        <w:pPrChange w:id="2872" w:author="Muhamad Ridho Zul Khoiri" w:date="2026-07-14T08:18:00Z" w16du:dateUtc="2026-07-14T01:18:00Z">
          <w:pPr>
            <w:pStyle w:val="Paragraph"/>
            <w:spacing w:after="0" w:line="360" w:lineRule="auto"/>
          </w:pPr>
        </w:pPrChange>
      </w:pPr>
      <w:ins w:id="2873" w:author="Muhamad Ridho Zul Khoiri" w:date="2026-07-14T08:11:00Z" w16du:dateUtc="2026-07-14T01:11:00Z">
        <w:r w:rsidRPr="00CF42A6">
          <w:rPr>
            <w:rFonts w:cs="Arial"/>
            <w:b/>
            <w:bCs/>
            <w:rPrChange w:id="2874" w:author="Muhamad Ridho Zul Khoiri" w:date="2026-07-14T10:44:00Z" w16du:dateUtc="2026-07-14T03:44:00Z">
              <w:rPr>
                <w:rFonts w:ascii="Times New Roman" w:hAnsi="Times New Roman"/>
              </w:rPr>
            </w:rPrChange>
          </w:rPr>
          <w:t>Other Applicable Tools and Systems.</w:t>
        </w:r>
        <w:r w:rsidRPr="00CF42A6">
          <w:rPr>
            <w:rFonts w:cs="Arial"/>
            <w:rPrChange w:id="2875" w:author="Muhamad Ridho Zul Khoiri" w:date="2026-07-14T10:44:00Z" w16du:dateUtc="2026-07-14T03:44:00Z">
              <w:rPr>
                <w:rFonts w:ascii="Times New Roman" w:hAnsi="Times New Roman"/>
              </w:rPr>
            </w:rPrChange>
          </w:rPr>
          <w:t xml:space="preserve"> Other function-specific tools, systems, templates, or planning references may be used where required to support the applicable planning and execution </w:t>
        </w:r>
      </w:ins>
      <w:ins w:id="2876" w:author="Muhamad Ridho Zul Khoiri" w:date="2026-07-14T09:03:00Z" w16du:dateUtc="2026-07-14T02:03:00Z">
        <w:r w:rsidR="00724F90" w:rsidRPr="00CF42A6">
          <w:rPr>
            <w:rFonts w:cs="Arial"/>
            <w:rPrChange w:id="2877" w:author="Muhamad Ridho Zul Khoiri" w:date="2026-07-14T10:44:00Z" w16du:dateUtc="2026-07-14T03:44:00Z">
              <w:rPr>
                <w:rFonts w:ascii="Times New Roman" w:hAnsi="Times New Roman"/>
              </w:rPr>
            </w:rPrChange>
          </w:rPr>
          <w:t>process.</w:t>
        </w:r>
      </w:ins>
    </w:p>
    <w:p w14:paraId="3CB4EC32" w14:textId="77777777" w:rsidR="005972A1" w:rsidRPr="00CF42A6" w:rsidRDefault="005972A1" w:rsidP="00162DEB">
      <w:pPr>
        <w:pStyle w:val="Paragraph"/>
        <w:spacing w:after="0" w:line="360" w:lineRule="auto"/>
        <w:rPr>
          <w:ins w:id="2878" w:author="Muhamad Ridho Zul Khoiri" w:date="2026-07-14T08:10:00Z" w16du:dateUtc="2026-07-14T01:10:00Z"/>
          <w:rFonts w:cs="Arial"/>
          <w:rPrChange w:id="2879" w:author="Muhamad Ridho Zul Khoiri" w:date="2026-07-14T10:44:00Z" w16du:dateUtc="2026-07-14T03:44:00Z">
            <w:rPr>
              <w:ins w:id="2880" w:author="Muhamad Ridho Zul Khoiri" w:date="2026-07-14T08:10:00Z" w16du:dateUtc="2026-07-14T01:10:00Z"/>
              <w:rFonts w:ascii="Times New Roman" w:hAnsi="Times New Roman"/>
            </w:rPr>
          </w:rPrChange>
        </w:rPr>
      </w:pPr>
    </w:p>
    <w:p w14:paraId="7D90DAA1" w14:textId="0BE6161D" w:rsidR="00162DEB" w:rsidRPr="00CF42A6" w:rsidRDefault="00162DEB" w:rsidP="00162DEB">
      <w:pPr>
        <w:pStyle w:val="Heading1"/>
        <w:spacing w:before="0" w:after="0" w:line="360" w:lineRule="auto"/>
        <w:rPr>
          <w:ins w:id="2881" w:author="Muhamad Ridho Zul Khoiri" w:date="2026-07-10T15:22:00Z" w16du:dateUtc="2026-07-10T08:22:00Z"/>
          <w:rFonts w:cs="Arial"/>
          <w:highlight w:val="yellow"/>
          <w:rPrChange w:id="2882" w:author="Muhamad Ridho Zul Khoiri" w:date="2026-07-14T10:44:00Z" w16du:dateUtc="2026-07-14T03:44:00Z">
            <w:rPr>
              <w:ins w:id="2883" w:author="Muhamad Ridho Zul Khoiri" w:date="2026-07-10T15:22:00Z" w16du:dateUtc="2026-07-10T08:22:00Z"/>
              <w:rFonts w:ascii="Times New Roman" w:hAnsi="Times New Roman"/>
              <w:highlight w:val="yellow"/>
            </w:rPr>
          </w:rPrChange>
        </w:rPr>
      </w:pPr>
      <w:ins w:id="2884" w:author="Muhamad Ridho Zul Khoiri" w:date="2026-07-10T15:21:00Z" w16du:dateUtc="2026-07-10T08:21:00Z">
        <w:r w:rsidRPr="00CF42A6">
          <w:rPr>
            <w:rFonts w:cs="Arial"/>
            <w:highlight w:val="yellow"/>
            <w:rPrChange w:id="2885" w:author="Muhamad Ridho Zul Khoiri" w:date="2026-07-14T10:44:00Z" w16du:dateUtc="2026-07-14T03:44:00Z">
              <w:rPr>
                <w:rFonts w:ascii="Times New Roman" w:hAnsi="Times New Roman"/>
                <w:highlight w:val="yellow"/>
              </w:rPr>
            </w:rPrChange>
          </w:rPr>
          <w:t>Roles</w:t>
        </w:r>
      </w:ins>
      <w:ins w:id="2886" w:author="Muhamad Ridho Zul Khoiri" w:date="2026-07-10T15:22:00Z" w16du:dateUtc="2026-07-10T08:22:00Z">
        <w:r w:rsidRPr="00CF42A6">
          <w:rPr>
            <w:rFonts w:cs="Arial"/>
            <w:highlight w:val="yellow"/>
            <w:rPrChange w:id="2887" w:author="Muhamad Ridho Zul Khoiri" w:date="2026-07-14T10:44:00Z" w16du:dateUtc="2026-07-14T03:44:00Z">
              <w:rPr>
                <w:rFonts w:ascii="Times New Roman" w:hAnsi="Times New Roman"/>
                <w:highlight w:val="yellow"/>
              </w:rPr>
            </w:rPrChange>
          </w:rPr>
          <w:t>, Approvals &amp; Governance</w:t>
        </w:r>
      </w:ins>
    </w:p>
    <w:p w14:paraId="217E074F" w14:textId="3EBE409B" w:rsidR="00316D84" w:rsidRPr="00CF42A6" w:rsidRDefault="00486BC9" w:rsidP="00BD290E">
      <w:pPr>
        <w:pStyle w:val="Heading2"/>
        <w:spacing w:line="360" w:lineRule="auto"/>
        <w:rPr>
          <w:rFonts w:cs="Arial"/>
          <w:rPrChange w:id="2888" w:author="Muhamad Ridho Zul Khoiri" w:date="2026-07-14T10:44:00Z" w16du:dateUtc="2026-07-14T03:44:00Z">
            <w:rPr>
              <w:rFonts w:ascii="Times New Roman" w:hAnsi="Times New Roman"/>
            </w:rPr>
          </w:rPrChange>
        </w:rPr>
      </w:pPr>
      <w:r w:rsidRPr="00CF42A6">
        <w:rPr>
          <w:rFonts w:cs="Arial"/>
          <w:rPrChange w:id="2889" w:author="Muhamad Ridho Zul Khoiri" w:date="2026-07-14T10:44:00Z" w16du:dateUtc="2026-07-14T03:44:00Z">
            <w:rPr>
              <w:rFonts w:ascii="Times New Roman" w:hAnsi="Times New Roman"/>
            </w:rPr>
          </w:rPrChange>
        </w:rPr>
        <w:t xml:space="preserve">Plan </w:t>
      </w:r>
      <w:r w:rsidR="00212E7E" w:rsidRPr="00CF42A6">
        <w:rPr>
          <w:rFonts w:cs="Arial"/>
          <w:rPrChange w:id="2890" w:author="Muhamad Ridho Zul Khoiri" w:date="2026-07-14T10:44:00Z" w16du:dateUtc="2026-07-14T03:44:00Z">
            <w:rPr>
              <w:rFonts w:ascii="Times New Roman" w:hAnsi="Times New Roman"/>
            </w:rPr>
          </w:rPrChange>
        </w:rPr>
        <w:t>Ownership and A</w:t>
      </w:r>
      <w:r w:rsidR="004C5827" w:rsidRPr="00CF42A6">
        <w:rPr>
          <w:rFonts w:cs="Arial"/>
          <w:rPrChange w:id="2891" w:author="Muhamad Ridho Zul Khoiri" w:date="2026-07-14T10:44:00Z" w16du:dateUtc="2026-07-14T03:44:00Z">
            <w:rPr>
              <w:rFonts w:ascii="Times New Roman" w:hAnsi="Times New Roman"/>
            </w:rPr>
          </w:rPrChange>
        </w:rPr>
        <w:t>pproval</w:t>
      </w:r>
      <w:bookmarkEnd w:id="2746"/>
    </w:p>
    <w:p w14:paraId="2DA7C1C4" w14:textId="7BACFF34" w:rsidR="00EF13DC" w:rsidRPr="00CF42A6" w:rsidRDefault="00EF13DC" w:rsidP="00EF13DC">
      <w:pPr>
        <w:pStyle w:val="Paragraph"/>
        <w:spacing w:line="360" w:lineRule="auto"/>
        <w:rPr>
          <w:ins w:id="2892" w:author="Muhamad Ridho Zul Khoiri" w:date="2026-07-14T09:17:00Z" w16du:dateUtc="2026-07-14T02:17:00Z"/>
          <w:rFonts w:cs="Arial"/>
          <w:rPrChange w:id="2893" w:author="Muhamad Ridho Zul Khoiri" w:date="2026-07-14T10:44:00Z" w16du:dateUtc="2026-07-14T03:44:00Z">
            <w:rPr>
              <w:ins w:id="2894" w:author="Muhamad Ridho Zul Khoiri" w:date="2026-07-14T09:17:00Z" w16du:dateUtc="2026-07-14T02:17:00Z"/>
              <w:rFonts w:ascii="Times New Roman" w:hAnsi="Times New Roman"/>
            </w:rPr>
          </w:rPrChange>
        </w:rPr>
      </w:pPr>
      <w:ins w:id="2895" w:author="Muhamad Ridho Zul Khoiri" w:date="2026-07-14T09:17:00Z" w16du:dateUtc="2026-07-14T02:17:00Z">
        <w:r w:rsidRPr="00CF42A6">
          <w:rPr>
            <w:rFonts w:cs="Arial"/>
            <w:rPrChange w:id="2896" w:author="Muhamad Ridho Zul Khoiri" w:date="2026-07-14T10:44:00Z" w16du:dateUtc="2026-07-14T03:44:00Z">
              <w:rPr>
                <w:rFonts w:ascii="Times New Roman" w:hAnsi="Times New Roman"/>
              </w:rPr>
            </w:rPrChange>
          </w:rPr>
          <w:t xml:space="preserve">Each planning horizon, plan, program, or </w:t>
        </w:r>
      </w:ins>
      <w:ins w:id="2897" w:author="Muhamad Ridho Zul Khoiri" w:date="2026-07-14T09:37:00Z" w16du:dateUtc="2026-07-14T02:37:00Z">
        <w:r w:rsidR="00763991" w:rsidRPr="00CF42A6">
          <w:rPr>
            <w:rFonts w:cs="Arial"/>
            <w:rPrChange w:id="2898" w:author="Muhamad Ridho Zul Khoiri" w:date="2026-07-14T10:44:00Z" w16du:dateUtc="2026-07-14T03:44:00Z">
              <w:rPr>
                <w:rFonts w:ascii="Times New Roman" w:hAnsi="Times New Roman"/>
              </w:rPr>
            </w:rPrChange>
          </w:rPr>
          <w:t>any</w:t>
        </w:r>
      </w:ins>
      <w:ins w:id="2899" w:author="Muhamad Ridho Zul Khoiri" w:date="2026-07-14T09:17:00Z" w16du:dateUtc="2026-07-14T02:17:00Z">
        <w:r w:rsidRPr="00CF42A6">
          <w:rPr>
            <w:rFonts w:cs="Arial"/>
            <w:rPrChange w:id="2900" w:author="Muhamad Ridho Zul Khoiri" w:date="2026-07-14T10:44:00Z" w16du:dateUtc="2026-07-14T03:44:00Z">
              <w:rPr>
                <w:rFonts w:ascii="Times New Roman" w:hAnsi="Times New Roman"/>
              </w:rPr>
            </w:rPrChange>
          </w:rPr>
          <w:t xml:space="preserve"> grouped set of activities shall have defined planning ownership and approval authority appropriate to its scope and level of decision-making.</w:t>
        </w:r>
      </w:ins>
    </w:p>
    <w:p w14:paraId="17C1579E" w14:textId="77777777" w:rsidR="00EF13DC" w:rsidRPr="00CF42A6" w:rsidRDefault="00EF13DC" w:rsidP="00EF13DC">
      <w:pPr>
        <w:pStyle w:val="Paragraph"/>
        <w:spacing w:line="360" w:lineRule="auto"/>
        <w:rPr>
          <w:ins w:id="2901" w:author="Muhamad Ridho Zul Khoiri" w:date="2026-07-14T09:17:00Z" w16du:dateUtc="2026-07-14T02:17:00Z"/>
          <w:rFonts w:cs="Arial"/>
          <w:rPrChange w:id="2902" w:author="Muhamad Ridho Zul Khoiri" w:date="2026-07-14T10:44:00Z" w16du:dateUtc="2026-07-14T03:44:00Z">
            <w:rPr>
              <w:ins w:id="2903" w:author="Muhamad Ridho Zul Khoiri" w:date="2026-07-14T09:17:00Z" w16du:dateUtc="2026-07-14T02:17:00Z"/>
              <w:rFonts w:ascii="Times New Roman" w:hAnsi="Times New Roman"/>
            </w:rPr>
          </w:rPrChange>
        </w:rPr>
      </w:pPr>
      <w:ins w:id="2904" w:author="Muhamad Ridho Zul Khoiri" w:date="2026-07-14T09:17:00Z" w16du:dateUtc="2026-07-14T02:17:00Z">
        <w:r w:rsidRPr="00CF42A6">
          <w:rPr>
            <w:rFonts w:cs="Arial"/>
            <w:rPrChange w:id="2905" w:author="Muhamad Ridho Zul Khoiri" w:date="2026-07-14T10:44:00Z" w16du:dateUtc="2026-07-14T03:44:00Z">
              <w:rPr>
                <w:rFonts w:ascii="Times New Roman" w:hAnsi="Times New Roman"/>
              </w:rPr>
            </w:rPrChange>
          </w:rPr>
          <w:t>The Plan Owner is accountable for the planning outcome and progression of the plan within the applicable planning horizon. Plan ownership may reside with Subsurface, Asset Management, E&amp;P Planning, Operations, or other designated functional leadership, depending on the nature and scope of the plan.</w:t>
        </w:r>
      </w:ins>
    </w:p>
    <w:p w14:paraId="6F4B12F3" w14:textId="77777777" w:rsidR="00EF13DC" w:rsidRPr="00CF42A6" w:rsidRDefault="00EF13DC" w:rsidP="00EF13DC">
      <w:pPr>
        <w:pStyle w:val="Paragraph"/>
        <w:spacing w:line="360" w:lineRule="auto"/>
        <w:rPr>
          <w:ins w:id="2906" w:author="Muhamad Ridho Zul Khoiri" w:date="2026-07-14T09:17:00Z" w16du:dateUtc="2026-07-14T02:17:00Z"/>
          <w:rFonts w:cs="Arial"/>
          <w:rPrChange w:id="2907" w:author="Muhamad Ridho Zul Khoiri" w:date="2026-07-14T10:44:00Z" w16du:dateUtc="2026-07-14T03:44:00Z">
            <w:rPr>
              <w:ins w:id="2908" w:author="Muhamad Ridho Zul Khoiri" w:date="2026-07-14T09:17:00Z" w16du:dateUtc="2026-07-14T02:17:00Z"/>
              <w:rFonts w:ascii="Times New Roman" w:hAnsi="Times New Roman"/>
            </w:rPr>
          </w:rPrChange>
        </w:rPr>
      </w:pPr>
    </w:p>
    <w:p w14:paraId="0C80163A" w14:textId="719C3DC5" w:rsidR="00EF13DC" w:rsidRPr="00CF42A6" w:rsidRDefault="00EF13DC" w:rsidP="00EF13DC">
      <w:pPr>
        <w:pStyle w:val="Paragraph"/>
        <w:spacing w:line="360" w:lineRule="auto"/>
        <w:rPr>
          <w:ins w:id="2909" w:author="Muhamad Ridho Zul Khoiri" w:date="2026-07-14T09:17:00Z" w16du:dateUtc="2026-07-14T02:17:00Z"/>
          <w:rFonts w:cs="Arial"/>
          <w:rPrChange w:id="2910" w:author="Muhamad Ridho Zul Khoiri" w:date="2026-07-14T10:44:00Z" w16du:dateUtc="2026-07-14T03:44:00Z">
            <w:rPr>
              <w:ins w:id="2911" w:author="Muhamad Ridho Zul Khoiri" w:date="2026-07-14T09:17:00Z" w16du:dateUtc="2026-07-14T02:17:00Z"/>
              <w:rFonts w:ascii="Times New Roman" w:hAnsi="Times New Roman"/>
            </w:rPr>
          </w:rPrChange>
        </w:rPr>
      </w:pPr>
      <w:ins w:id="2912" w:author="Muhamad Ridho Zul Khoiri" w:date="2026-07-14T09:17:00Z" w16du:dateUtc="2026-07-14T02:17:00Z">
        <w:r w:rsidRPr="00CF42A6">
          <w:rPr>
            <w:rFonts w:cs="Arial"/>
            <w:rPrChange w:id="2913" w:author="Muhamad Ridho Zul Khoiri" w:date="2026-07-14T10:44:00Z" w16du:dateUtc="2026-07-14T03:44:00Z">
              <w:rPr>
                <w:rFonts w:ascii="Times New Roman" w:hAnsi="Times New Roman"/>
              </w:rPr>
            </w:rPrChange>
          </w:rPr>
          <w:t xml:space="preserve">Supporting functions, including Projects, Well Operations, Engineering, </w:t>
        </w:r>
      </w:ins>
      <w:ins w:id="2914" w:author="Muhamad Ridho Zul Khoiri" w:date="2026-07-14T09:19:00Z" w16du:dateUtc="2026-07-14T02:19:00Z">
        <w:r w:rsidRPr="00CF42A6">
          <w:rPr>
            <w:rFonts w:cs="Arial"/>
            <w:rPrChange w:id="2915" w:author="Muhamad Ridho Zul Khoiri" w:date="2026-07-14T10:44:00Z" w16du:dateUtc="2026-07-14T03:44:00Z">
              <w:rPr>
                <w:rFonts w:ascii="Times New Roman" w:hAnsi="Times New Roman"/>
              </w:rPr>
            </w:rPrChange>
          </w:rPr>
          <w:t xml:space="preserve">Commercial, </w:t>
        </w:r>
      </w:ins>
      <w:ins w:id="2916" w:author="Muhamad Ridho Zul Khoiri" w:date="2026-07-14T09:17:00Z" w16du:dateUtc="2026-07-14T02:17:00Z">
        <w:r w:rsidRPr="00CF42A6">
          <w:rPr>
            <w:rFonts w:cs="Arial"/>
            <w:rPrChange w:id="2917" w:author="Muhamad Ridho Zul Khoiri" w:date="2026-07-14T10:44:00Z" w16du:dateUtc="2026-07-14T03:44:00Z">
              <w:rPr>
                <w:rFonts w:ascii="Times New Roman" w:hAnsi="Times New Roman"/>
              </w:rPr>
            </w:rPrChange>
          </w:rPr>
          <w:t>Relations, HSE, and other relevant functions, shall provide the required planning inputs and support the delivery of their respective activities.</w:t>
        </w:r>
      </w:ins>
    </w:p>
    <w:p w14:paraId="69F30201" w14:textId="4D0D2BFB" w:rsidR="00EF13DC" w:rsidRPr="00CF42A6" w:rsidRDefault="00EF13DC" w:rsidP="00EF13DC">
      <w:pPr>
        <w:pStyle w:val="Paragraph"/>
        <w:spacing w:line="360" w:lineRule="auto"/>
        <w:rPr>
          <w:ins w:id="2918" w:author="Muhamad Ridho Zul Khoiri" w:date="2026-07-14T09:17:00Z" w16du:dateUtc="2026-07-14T02:17:00Z"/>
          <w:rFonts w:cs="Arial"/>
          <w:rPrChange w:id="2919" w:author="Muhamad Ridho Zul Khoiri" w:date="2026-07-14T10:44:00Z" w16du:dateUtc="2026-07-14T03:44:00Z">
            <w:rPr>
              <w:ins w:id="2920" w:author="Muhamad Ridho Zul Khoiri" w:date="2026-07-14T09:17:00Z" w16du:dateUtc="2026-07-14T02:17:00Z"/>
              <w:rFonts w:ascii="Times New Roman" w:hAnsi="Times New Roman"/>
            </w:rPr>
          </w:rPrChange>
        </w:rPr>
      </w:pPr>
      <w:ins w:id="2921" w:author="Muhamad Ridho Zul Khoiri" w:date="2026-07-14T09:17:00Z" w16du:dateUtc="2026-07-14T02:17:00Z">
        <w:r w:rsidRPr="00CF42A6">
          <w:rPr>
            <w:rFonts w:cs="Arial"/>
            <w:rPrChange w:id="2922" w:author="Muhamad Ridho Zul Khoiri" w:date="2026-07-14T10:44:00Z" w16du:dateUtc="2026-07-14T03:44:00Z">
              <w:rPr>
                <w:rFonts w:ascii="Times New Roman" w:hAnsi="Times New Roman"/>
              </w:rPr>
            </w:rPrChange>
          </w:rPr>
          <w:t>In general, the Plan Owner is accountable for:</w:t>
        </w:r>
      </w:ins>
    </w:p>
    <w:p w14:paraId="2AA0C2F8" w14:textId="77777777" w:rsidR="00EF13DC" w:rsidRPr="00CF42A6" w:rsidRDefault="00EF13DC">
      <w:pPr>
        <w:pStyle w:val="Paragraph"/>
        <w:numPr>
          <w:ilvl w:val="0"/>
          <w:numId w:val="81"/>
        </w:numPr>
        <w:spacing w:after="0" w:line="360" w:lineRule="auto"/>
        <w:rPr>
          <w:ins w:id="2923" w:author="Muhamad Ridho Zul Khoiri" w:date="2026-07-14T09:17:00Z" w16du:dateUtc="2026-07-14T02:17:00Z"/>
          <w:rFonts w:cs="Arial"/>
          <w:rPrChange w:id="2924" w:author="Muhamad Ridho Zul Khoiri" w:date="2026-07-14T10:44:00Z" w16du:dateUtc="2026-07-14T03:44:00Z">
            <w:rPr>
              <w:ins w:id="2925" w:author="Muhamad Ridho Zul Khoiri" w:date="2026-07-14T09:17:00Z" w16du:dateUtc="2026-07-14T02:17:00Z"/>
              <w:rFonts w:ascii="Times New Roman" w:hAnsi="Times New Roman"/>
            </w:rPr>
          </w:rPrChange>
        </w:rPr>
        <w:pPrChange w:id="2926" w:author="Muhamad Ridho Zul Khoiri" w:date="2026-07-14T09:19:00Z" w16du:dateUtc="2026-07-14T02:19:00Z">
          <w:pPr>
            <w:pStyle w:val="Paragraph"/>
            <w:spacing w:line="360" w:lineRule="auto"/>
          </w:pPr>
        </w:pPrChange>
      </w:pPr>
      <w:ins w:id="2927" w:author="Muhamad Ridho Zul Khoiri" w:date="2026-07-14T09:17:00Z" w16du:dateUtc="2026-07-14T02:17:00Z">
        <w:r w:rsidRPr="00CF42A6">
          <w:rPr>
            <w:rFonts w:cs="Arial"/>
            <w:rPrChange w:id="2928" w:author="Muhamad Ridho Zul Khoiri" w:date="2026-07-14T10:44:00Z" w16du:dateUtc="2026-07-14T03:44:00Z">
              <w:rPr>
                <w:rFonts w:ascii="Times New Roman" w:hAnsi="Times New Roman"/>
              </w:rPr>
            </w:rPrChange>
          </w:rPr>
          <w:t>planning performance and delivery of the agreed work program;</w:t>
        </w:r>
      </w:ins>
    </w:p>
    <w:p w14:paraId="74647F6E" w14:textId="77777777" w:rsidR="00EF13DC" w:rsidRPr="00CF42A6" w:rsidRDefault="00EF13DC">
      <w:pPr>
        <w:pStyle w:val="Paragraph"/>
        <w:numPr>
          <w:ilvl w:val="0"/>
          <w:numId w:val="81"/>
        </w:numPr>
        <w:spacing w:after="0" w:line="360" w:lineRule="auto"/>
        <w:rPr>
          <w:ins w:id="2929" w:author="Muhamad Ridho Zul Khoiri" w:date="2026-07-14T09:17:00Z" w16du:dateUtc="2026-07-14T02:17:00Z"/>
          <w:rFonts w:cs="Arial"/>
          <w:rPrChange w:id="2930" w:author="Muhamad Ridho Zul Khoiri" w:date="2026-07-14T10:44:00Z" w16du:dateUtc="2026-07-14T03:44:00Z">
            <w:rPr>
              <w:ins w:id="2931" w:author="Muhamad Ridho Zul Khoiri" w:date="2026-07-14T09:17:00Z" w16du:dateUtc="2026-07-14T02:17:00Z"/>
              <w:rFonts w:ascii="Times New Roman" w:hAnsi="Times New Roman"/>
            </w:rPr>
          </w:rPrChange>
        </w:rPr>
        <w:pPrChange w:id="2932" w:author="Muhamad Ridho Zul Khoiri" w:date="2026-07-14T09:19:00Z" w16du:dateUtc="2026-07-14T02:19:00Z">
          <w:pPr>
            <w:pStyle w:val="Paragraph"/>
            <w:spacing w:line="360" w:lineRule="auto"/>
          </w:pPr>
        </w:pPrChange>
      </w:pPr>
      <w:ins w:id="2933" w:author="Muhamad Ridho Zul Khoiri" w:date="2026-07-14T09:17:00Z" w16du:dateUtc="2026-07-14T02:17:00Z">
        <w:r w:rsidRPr="00CF42A6">
          <w:rPr>
            <w:rFonts w:cs="Arial"/>
            <w:rPrChange w:id="2934" w:author="Muhamad Ridho Zul Khoiri" w:date="2026-07-14T10:44:00Z" w16du:dateUtc="2026-07-14T03:44:00Z">
              <w:rPr>
                <w:rFonts w:ascii="Times New Roman" w:hAnsi="Times New Roman"/>
              </w:rPr>
            </w:rPrChange>
          </w:rPr>
          <w:t>key planning assumptions, premises, and material changes;</w:t>
        </w:r>
      </w:ins>
    </w:p>
    <w:p w14:paraId="4E7988E9" w14:textId="77777777" w:rsidR="00EF13DC" w:rsidRPr="00CF42A6" w:rsidRDefault="00EF13DC">
      <w:pPr>
        <w:pStyle w:val="Paragraph"/>
        <w:numPr>
          <w:ilvl w:val="0"/>
          <w:numId w:val="81"/>
        </w:numPr>
        <w:spacing w:after="0" w:line="360" w:lineRule="auto"/>
        <w:rPr>
          <w:ins w:id="2935" w:author="Muhamad Ridho Zul Khoiri" w:date="2026-07-14T09:17:00Z" w16du:dateUtc="2026-07-14T02:17:00Z"/>
          <w:rFonts w:cs="Arial"/>
          <w:rPrChange w:id="2936" w:author="Muhamad Ridho Zul Khoiri" w:date="2026-07-14T10:44:00Z" w16du:dateUtc="2026-07-14T03:44:00Z">
            <w:rPr>
              <w:ins w:id="2937" w:author="Muhamad Ridho Zul Khoiri" w:date="2026-07-14T09:17:00Z" w16du:dateUtc="2026-07-14T02:17:00Z"/>
              <w:rFonts w:ascii="Times New Roman" w:hAnsi="Times New Roman"/>
            </w:rPr>
          </w:rPrChange>
        </w:rPr>
        <w:pPrChange w:id="2938" w:author="Muhamad Ridho Zul Khoiri" w:date="2026-07-14T09:19:00Z" w16du:dateUtc="2026-07-14T02:19:00Z">
          <w:pPr>
            <w:pStyle w:val="Paragraph"/>
            <w:spacing w:line="360" w:lineRule="auto"/>
          </w:pPr>
        </w:pPrChange>
      </w:pPr>
      <w:ins w:id="2939" w:author="Muhamad Ridho Zul Khoiri" w:date="2026-07-14T09:17:00Z" w16du:dateUtc="2026-07-14T02:17:00Z">
        <w:r w:rsidRPr="00CF42A6">
          <w:rPr>
            <w:rFonts w:cs="Arial"/>
            <w:rPrChange w:id="2940" w:author="Muhamad Ridho Zul Khoiri" w:date="2026-07-14T10:44:00Z" w16du:dateUtc="2026-07-14T03:44:00Z">
              <w:rPr>
                <w:rFonts w:ascii="Times New Roman" w:hAnsi="Times New Roman"/>
              </w:rPr>
            </w:rPrChange>
          </w:rPr>
          <w:t>resolution or escalation of conflicts, constraints, issues, and opportunities;</w:t>
        </w:r>
      </w:ins>
    </w:p>
    <w:p w14:paraId="2786267E" w14:textId="77777777" w:rsidR="00EF13DC" w:rsidRPr="00CF42A6" w:rsidRDefault="00EF13DC">
      <w:pPr>
        <w:pStyle w:val="Paragraph"/>
        <w:numPr>
          <w:ilvl w:val="0"/>
          <w:numId w:val="81"/>
        </w:numPr>
        <w:spacing w:after="0" w:line="360" w:lineRule="auto"/>
        <w:rPr>
          <w:ins w:id="2941" w:author="Muhamad Ridho Zul Khoiri" w:date="2026-07-14T09:17:00Z" w16du:dateUtc="2026-07-14T02:17:00Z"/>
          <w:rFonts w:cs="Arial"/>
          <w:rPrChange w:id="2942" w:author="Muhamad Ridho Zul Khoiri" w:date="2026-07-14T10:44:00Z" w16du:dateUtc="2026-07-14T03:44:00Z">
            <w:rPr>
              <w:ins w:id="2943" w:author="Muhamad Ridho Zul Khoiri" w:date="2026-07-14T09:17:00Z" w16du:dateUtc="2026-07-14T02:17:00Z"/>
              <w:rFonts w:ascii="Times New Roman" w:hAnsi="Times New Roman"/>
            </w:rPr>
          </w:rPrChange>
        </w:rPr>
        <w:pPrChange w:id="2944" w:author="Muhamad Ridho Zul Khoiri" w:date="2026-07-14T09:19:00Z" w16du:dateUtc="2026-07-14T02:19:00Z">
          <w:pPr>
            <w:pStyle w:val="Paragraph"/>
            <w:spacing w:line="360" w:lineRule="auto"/>
          </w:pPr>
        </w:pPrChange>
      </w:pPr>
      <w:ins w:id="2945" w:author="Muhamad Ridho Zul Khoiri" w:date="2026-07-14T09:17:00Z" w16du:dateUtc="2026-07-14T02:17:00Z">
        <w:r w:rsidRPr="00CF42A6">
          <w:rPr>
            <w:rFonts w:cs="Arial"/>
            <w:rPrChange w:id="2946" w:author="Muhamad Ridho Zul Khoiri" w:date="2026-07-14T10:44:00Z" w16du:dateUtc="2026-07-14T03:44:00Z">
              <w:rPr>
                <w:rFonts w:ascii="Times New Roman" w:hAnsi="Times New Roman"/>
              </w:rPr>
            </w:rPrChange>
          </w:rPr>
          <w:t>milestone and plan status updates; and</w:t>
        </w:r>
      </w:ins>
    </w:p>
    <w:p w14:paraId="1387EEFC" w14:textId="2E16B39F" w:rsidR="00EF13DC" w:rsidRPr="00CF42A6" w:rsidRDefault="00EF13DC">
      <w:pPr>
        <w:pStyle w:val="Paragraph"/>
        <w:numPr>
          <w:ilvl w:val="0"/>
          <w:numId w:val="81"/>
        </w:numPr>
        <w:spacing w:after="0" w:line="360" w:lineRule="auto"/>
        <w:rPr>
          <w:ins w:id="2947" w:author="Muhamad Ridho Zul Khoiri" w:date="2026-07-14T09:17:00Z" w16du:dateUtc="2026-07-14T02:17:00Z"/>
          <w:rFonts w:cs="Arial"/>
          <w:rPrChange w:id="2948" w:author="Muhamad Ridho Zul Khoiri" w:date="2026-07-14T10:44:00Z" w16du:dateUtc="2026-07-14T03:44:00Z">
            <w:rPr>
              <w:ins w:id="2949" w:author="Muhamad Ridho Zul Khoiri" w:date="2026-07-14T09:17:00Z" w16du:dateUtc="2026-07-14T02:17:00Z"/>
              <w:rFonts w:ascii="Times New Roman" w:hAnsi="Times New Roman"/>
            </w:rPr>
          </w:rPrChange>
        </w:rPr>
        <w:pPrChange w:id="2950" w:author="Muhamad Ridho Zul Khoiri" w:date="2026-07-14T09:19:00Z" w16du:dateUtc="2026-07-14T02:19:00Z">
          <w:pPr>
            <w:pStyle w:val="Paragraph"/>
            <w:spacing w:line="360" w:lineRule="auto"/>
          </w:pPr>
        </w:pPrChange>
      </w:pPr>
      <w:ins w:id="2951" w:author="Muhamad Ridho Zul Khoiri" w:date="2026-07-14T09:17:00Z" w16du:dateUtc="2026-07-14T02:17:00Z">
        <w:r w:rsidRPr="00CF42A6">
          <w:rPr>
            <w:rFonts w:cs="Arial"/>
            <w:rPrChange w:id="2952" w:author="Muhamad Ridho Zul Khoiri" w:date="2026-07-14T10:44:00Z" w16du:dateUtc="2026-07-14T03:44:00Z">
              <w:rPr>
                <w:rFonts w:ascii="Times New Roman" w:hAnsi="Times New Roman"/>
              </w:rPr>
            </w:rPrChange>
          </w:rPr>
          <w:t>review of resource requirements and constraints applicable to the plan.</w:t>
        </w:r>
      </w:ins>
    </w:p>
    <w:p w14:paraId="3C01366A" w14:textId="5F44B375" w:rsidR="00EF13DC" w:rsidRPr="00AB78F6" w:rsidRDefault="00EF13DC" w:rsidP="00EF13DC">
      <w:pPr>
        <w:pStyle w:val="Paragraph"/>
        <w:spacing w:line="360" w:lineRule="auto"/>
        <w:rPr>
          <w:ins w:id="2953" w:author="Muhamad Ridho Zul Khoiri" w:date="2026-07-14T09:17:00Z" w16du:dateUtc="2026-07-14T02:17:00Z"/>
          <w:rFonts w:cs="Arial"/>
          <w:highlight w:val="yellow"/>
          <w:rPrChange w:id="2954" w:author="Muhamad Ridho Zul Khoiri" w:date="2026-07-14T14:19:00Z" w16du:dateUtc="2026-07-14T07:19:00Z">
            <w:rPr>
              <w:ins w:id="2955" w:author="Muhamad Ridho Zul Khoiri" w:date="2026-07-14T09:17:00Z" w16du:dateUtc="2026-07-14T02:17:00Z"/>
              <w:rFonts w:ascii="Times New Roman" w:hAnsi="Times New Roman"/>
            </w:rPr>
          </w:rPrChange>
        </w:rPr>
      </w:pPr>
      <w:ins w:id="2956" w:author="Muhamad Ridho Zul Khoiri" w:date="2026-07-14T09:17:00Z" w16du:dateUtc="2026-07-14T02:17:00Z">
        <w:r w:rsidRPr="00AB78F6">
          <w:rPr>
            <w:rFonts w:cs="Arial"/>
            <w:highlight w:val="yellow"/>
            <w:rPrChange w:id="2957" w:author="Muhamad Ridho Zul Khoiri" w:date="2026-07-14T14:19:00Z" w16du:dateUtc="2026-07-14T07:19:00Z">
              <w:rPr>
                <w:rFonts w:ascii="Times New Roman" w:hAnsi="Times New Roman"/>
              </w:rPr>
            </w:rPrChange>
          </w:rPr>
          <w:t>Each planning horizon shall establish the following governance roles, as applicable:</w:t>
        </w:r>
      </w:ins>
    </w:p>
    <w:p w14:paraId="15914B4A" w14:textId="77777777" w:rsidR="00EF13DC" w:rsidRPr="00AB78F6" w:rsidRDefault="00EF13DC">
      <w:pPr>
        <w:pStyle w:val="Paragraph"/>
        <w:numPr>
          <w:ilvl w:val="0"/>
          <w:numId w:val="82"/>
        </w:numPr>
        <w:spacing w:after="0" w:line="360" w:lineRule="auto"/>
        <w:rPr>
          <w:ins w:id="2958" w:author="Muhamad Ridho Zul Khoiri" w:date="2026-07-14T09:17:00Z" w16du:dateUtc="2026-07-14T02:17:00Z"/>
          <w:rFonts w:cs="Arial"/>
          <w:highlight w:val="yellow"/>
          <w:rPrChange w:id="2959" w:author="Muhamad Ridho Zul Khoiri" w:date="2026-07-14T14:19:00Z" w16du:dateUtc="2026-07-14T07:19:00Z">
            <w:rPr>
              <w:ins w:id="2960" w:author="Muhamad Ridho Zul Khoiri" w:date="2026-07-14T09:17:00Z" w16du:dateUtc="2026-07-14T02:17:00Z"/>
              <w:rFonts w:ascii="Times New Roman" w:hAnsi="Times New Roman"/>
            </w:rPr>
          </w:rPrChange>
        </w:rPr>
        <w:pPrChange w:id="2961" w:author="Muhamad Ridho Zul Khoiri" w:date="2026-07-14T09:19:00Z" w16du:dateUtc="2026-07-14T02:19:00Z">
          <w:pPr>
            <w:pStyle w:val="Paragraph"/>
            <w:spacing w:line="360" w:lineRule="auto"/>
          </w:pPr>
        </w:pPrChange>
      </w:pPr>
      <w:ins w:id="2962" w:author="Muhamad Ridho Zul Khoiri" w:date="2026-07-14T09:17:00Z" w16du:dateUtc="2026-07-14T02:17:00Z">
        <w:r w:rsidRPr="00AB78F6">
          <w:rPr>
            <w:rFonts w:cs="Arial"/>
            <w:b/>
            <w:bCs/>
            <w:highlight w:val="yellow"/>
            <w:rPrChange w:id="2963" w:author="Muhamad Ridho Zul Khoiri" w:date="2026-07-14T14:19:00Z" w16du:dateUtc="2026-07-14T07:19:00Z">
              <w:rPr>
                <w:rFonts w:ascii="Times New Roman" w:hAnsi="Times New Roman"/>
              </w:rPr>
            </w:rPrChange>
          </w:rPr>
          <w:t>Plan</w:t>
        </w:r>
        <w:r w:rsidRPr="00AB78F6">
          <w:rPr>
            <w:rFonts w:cs="Arial"/>
            <w:highlight w:val="yellow"/>
            <w:rPrChange w:id="2964" w:author="Muhamad Ridho Zul Khoiri" w:date="2026-07-14T14:19:00Z" w16du:dateUtc="2026-07-14T07:19:00Z">
              <w:rPr>
                <w:rFonts w:ascii="Times New Roman" w:hAnsi="Times New Roman"/>
              </w:rPr>
            </w:rPrChange>
          </w:rPr>
          <w:t xml:space="preserve"> </w:t>
        </w:r>
        <w:r w:rsidRPr="00AB78F6">
          <w:rPr>
            <w:rFonts w:cs="Arial"/>
            <w:b/>
            <w:bCs/>
            <w:highlight w:val="yellow"/>
            <w:rPrChange w:id="2965" w:author="Muhamad Ridho Zul Khoiri" w:date="2026-07-14T14:19:00Z" w16du:dateUtc="2026-07-14T07:19:00Z">
              <w:rPr>
                <w:rFonts w:ascii="Times New Roman" w:hAnsi="Times New Roman"/>
              </w:rPr>
            </w:rPrChange>
          </w:rPr>
          <w:t>Owner</w:t>
        </w:r>
        <w:r w:rsidRPr="00AB78F6">
          <w:rPr>
            <w:rFonts w:cs="Arial"/>
            <w:highlight w:val="yellow"/>
            <w:rPrChange w:id="2966" w:author="Muhamad Ridho Zul Khoiri" w:date="2026-07-14T14:19:00Z" w16du:dateUtc="2026-07-14T07:19:00Z">
              <w:rPr>
                <w:rFonts w:ascii="Times New Roman" w:hAnsi="Times New Roman"/>
              </w:rPr>
            </w:rPrChange>
          </w:rPr>
          <w:t>. Accountable for the overall planning outcome, key planning decisions, and progression of the plan.</w:t>
        </w:r>
      </w:ins>
    </w:p>
    <w:p w14:paraId="02021401" w14:textId="77777777" w:rsidR="00EF13DC" w:rsidRPr="00AB78F6" w:rsidRDefault="00EF13DC">
      <w:pPr>
        <w:pStyle w:val="Paragraph"/>
        <w:numPr>
          <w:ilvl w:val="0"/>
          <w:numId w:val="82"/>
        </w:numPr>
        <w:spacing w:after="0" w:line="360" w:lineRule="auto"/>
        <w:rPr>
          <w:ins w:id="2967" w:author="Muhamad Ridho Zul Khoiri" w:date="2026-07-14T09:17:00Z" w16du:dateUtc="2026-07-14T02:17:00Z"/>
          <w:rFonts w:cs="Arial"/>
          <w:highlight w:val="yellow"/>
          <w:rPrChange w:id="2968" w:author="Muhamad Ridho Zul Khoiri" w:date="2026-07-14T14:19:00Z" w16du:dateUtc="2026-07-14T07:19:00Z">
            <w:rPr>
              <w:ins w:id="2969" w:author="Muhamad Ridho Zul Khoiri" w:date="2026-07-14T09:17:00Z" w16du:dateUtc="2026-07-14T02:17:00Z"/>
              <w:rFonts w:ascii="Times New Roman" w:hAnsi="Times New Roman"/>
            </w:rPr>
          </w:rPrChange>
        </w:rPr>
        <w:pPrChange w:id="2970" w:author="Muhamad Ridho Zul Khoiri" w:date="2026-07-14T09:19:00Z" w16du:dateUtc="2026-07-14T02:19:00Z">
          <w:pPr>
            <w:pStyle w:val="Paragraph"/>
            <w:spacing w:line="360" w:lineRule="auto"/>
          </w:pPr>
        </w:pPrChange>
      </w:pPr>
      <w:ins w:id="2971" w:author="Muhamad Ridho Zul Khoiri" w:date="2026-07-14T09:17:00Z" w16du:dateUtc="2026-07-14T02:17:00Z">
        <w:r w:rsidRPr="00AB78F6">
          <w:rPr>
            <w:rFonts w:cs="Arial"/>
            <w:b/>
            <w:bCs/>
            <w:highlight w:val="yellow"/>
            <w:rPrChange w:id="2972" w:author="Muhamad Ridho Zul Khoiri" w:date="2026-07-14T14:19:00Z" w16du:dateUtc="2026-07-14T07:19:00Z">
              <w:rPr>
                <w:rFonts w:ascii="Times New Roman" w:hAnsi="Times New Roman"/>
              </w:rPr>
            </w:rPrChange>
          </w:rPr>
          <w:t>Planning Process Focal Point.</w:t>
        </w:r>
        <w:r w:rsidRPr="00AB78F6">
          <w:rPr>
            <w:rFonts w:cs="Arial"/>
            <w:highlight w:val="yellow"/>
            <w:rPrChange w:id="2973" w:author="Muhamad Ridho Zul Khoiri" w:date="2026-07-14T14:19:00Z" w16du:dateUtc="2026-07-14T07:19:00Z">
              <w:rPr>
                <w:rFonts w:ascii="Times New Roman" w:hAnsi="Times New Roman"/>
              </w:rPr>
            </w:rPrChange>
          </w:rPr>
          <w:t xml:space="preserve"> Coordinates the applicable planning cycle, planning inputs, review forum, hand-offs, and implementation of the planning process.</w:t>
        </w:r>
      </w:ins>
    </w:p>
    <w:p w14:paraId="24C60DBB" w14:textId="77777777" w:rsidR="00EF13DC" w:rsidRPr="00AB78F6" w:rsidRDefault="00EF13DC">
      <w:pPr>
        <w:pStyle w:val="Paragraph"/>
        <w:numPr>
          <w:ilvl w:val="0"/>
          <w:numId w:val="82"/>
        </w:numPr>
        <w:spacing w:after="0" w:line="360" w:lineRule="auto"/>
        <w:rPr>
          <w:ins w:id="2974" w:author="Muhamad Ridho Zul Khoiri" w:date="2026-07-14T09:17:00Z" w16du:dateUtc="2026-07-14T02:17:00Z"/>
          <w:rFonts w:cs="Arial"/>
          <w:highlight w:val="yellow"/>
          <w:rPrChange w:id="2975" w:author="Muhamad Ridho Zul Khoiri" w:date="2026-07-14T14:19:00Z" w16du:dateUtc="2026-07-14T07:19:00Z">
            <w:rPr>
              <w:ins w:id="2976" w:author="Muhamad Ridho Zul Khoiri" w:date="2026-07-14T09:17:00Z" w16du:dateUtc="2026-07-14T02:17:00Z"/>
              <w:rFonts w:ascii="Times New Roman" w:hAnsi="Times New Roman"/>
            </w:rPr>
          </w:rPrChange>
        </w:rPr>
        <w:pPrChange w:id="2977" w:author="Muhamad Ridho Zul Khoiri" w:date="2026-07-14T09:19:00Z" w16du:dateUtc="2026-07-14T02:19:00Z">
          <w:pPr>
            <w:pStyle w:val="Paragraph"/>
            <w:spacing w:line="360" w:lineRule="auto"/>
          </w:pPr>
        </w:pPrChange>
      </w:pPr>
      <w:ins w:id="2978" w:author="Muhamad Ridho Zul Khoiri" w:date="2026-07-14T09:17:00Z" w16du:dateUtc="2026-07-14T02:17:00Z">
        <w:r w:rsidRPr="00AB78F6">
          <w:rPr>
            <w:rFonts w:cs="Arial"/>
            <w:b/>
            <w:bCs/>
            <w:highlight w:val="yellow"/>
            <w:rPrChange w:id="2979" w:author="Muhamad Ridho Zul Khoiri" w:date="2026-07-14T14:19:00Z" w16du:dateUtc="2026-07-14T07:19:00Z">
              <w:rPr>
                <w:rFonts w:ascii="Times New Roman" w:hAnsi="Times New Roman"/>
              </w:rPr>
            </w:rPrChange>
          </w:rPr>
          <w:t>Planning Administrator</w:t>
        </w:r>
        <w:r w:rsidRPr="00AB78F6">
          <w:rPr>
            <w:rFonts w:cs="Arial"/>
            <w:highlight w:val="yellow"/>
            <w:rPrChange w:id="2980" w:author="Muhamad Ridho Zul Khoiri" w:date="2026-07-14T14:19:00Z" w16du:dateUtc="2026-07-14T07:19:00Z">
              <w:rPr>
                <w:rFonts w:ascii="Times New Roman" w:hAnsi="Times New Roman"/>
              </w:rPr>
            </w:rPrChange>
          </w:rPr>
          <w:t>. Consolidates, updates, and maintains the required planning information and supports alignment of cross-functional activity schedules.</w:t>
        </w:r>
      </w:ins>
    </w:p>
    <w:p w14:paraId="52AFDE31" w14:textId="4619DF18" w:rsidR="00EF13DC" w:rsidRPr="00AB78F6" w:rsidRDefault="00EF13DC">
      <w:pPr>
        <w:pStyle w:val="Paragraph"/>
        <w:numPr>
          <w:ilvl w:val="0"/>
          <w:numId w:val="82"/>
        </w:numPr>
        <w:spacing w:line="360" w:lineRule="auto"/>
        <w:rPr>
          <w:ins w:id="2981" w:author="Muhamad Ridho Zul Khoiri" w:date="2026-07-14T09:17:00Z" w16du:dateUtc="2026-07-14T02:17:00Z"/>
          <w:rFonts w:cs="Arial"/>
          <w:highlight w:val="yellow"/>
          <w:rPrChange w:id="2982" w:author="Muhamad Ridho Zul Khoiri" w:date="2026-07-14T14:19:00Z" w16du:dateUtc="2026-07-14T07:19:00Z">
            <w:rPr>
              <w:ins w:id="2983" w:author="Muhamad Ridho Zul Khoiri" w:date="2026-07-14T09:17:00Z" w16du:dateUtc="2026-07-14T02:17:00Z"/>
              <w:rFonts w:ascii="Times New Roman" w:hAnsi="Times New Roman"/>
            </w:rPr>
          </w:rPrChange>
        </w:rPr>
        <w:pPrChange w:id="2984" w:author="Muhamad Ridho Zul Khoiri" w:date="2026-07-14T09:19:00Z" w16du:dateUtc="2026-07-14T02:19:00Z">
          <w:pPr>
            <w:pStyle w:val="Paragraph"/>
            <w:spacing w:line="360" w:lineRule="auto"/>
          </w:pPr>
        </w:pPrChange>
      </w:pPr>
      <w:ins w:id="2985" w:author="Muhamad Ridho Zul Khoiri" w:date="2026-07-14T09:17:00Z" w16du:dateUtc="2026-07-14T02:17:00Z">
        <w:r w:rsidRPr="00AB78F6">
          <w:rPr>
            <w:rFonts w:cs="Arial"/>
            <w:b/>
            <w:bCs/>
            <w:highlight w:val="yellow"/>
            <w:rPrChange w:id="2986" w:author="Muhamad Ridho Zul Khoiri" w:date="2026-07-14T14:19:00Z" w16du:dateUtc="2026-07-14T07:19:00Z">
              <w:rPr>
                <w:rFonts w:ascii="Times New Roman" w:hAnsi="Times New Roman"/>
              </w:rPr>
            </w:rPrChange>
          </w:rPr>
          <w:t>Approval Authority</w:t>
        </w:r>
        <w:r w:rsidRPr="00AB78F6">
          <w:rPr>
            <w:rFonts w:cs="Arial"/>
            <w:highlight w:val="yellow"/>
            <w:rPrChange w:id="2987" w:author="Muhamad Ridho Zul Khoiri" w:date="2026-07-14T14:19:00Z" w16du:dateUtc="2026-07-14T07:19:00Z">
              <w:rPr>
                <w:rFonts w:ascii="Times New Roman" w:hAnsi="Times New Roman"/>
              </w:rPr>
            </w:rPrChange>
          </w:rPr>
          <w:t>. Reviews and authorizes the plan or planning decision within the assigned level of authority.</w:t>
        </w:r>
      </w:ins>
    </w:p>
    <w:p w14:paraId="57D04853" w14:textId="30C80E9F" w:rsidR="00EF13DC" w:rsidRPr="00AB78F6" w:rsidRDefault="00EF13DC" w:rsidP="00EF13DC">
      <w:pPr>
        <w:pStyle w:val="Paragraph"/>
        <w:spacing w:line="360" w:lineRule="auto"/>
        <w:rPr>
          <w:ins w:id="2988" w:author="Muhamad Ridho Zul Khoiri" w:date="2026-07-14T09:17:00Z" w16du:dateUtc="2026-07-14T02:17:00Z"/>
          <w:rFonts w:cs="Arial"/>
          <w:highlight w:val="yellow"/>
          <w:rPrChange w:id="2989" w:author="Muhamad Ridho Zul Khoiri" w:date="2026-07-14T14:19:00Z" w16du:dateUtc="2026-07-14T07:19:00Z">
            <w:rPr>
              <w:ins w:id="2990" w:author="Muhamad Ridho Zul Khoiri" w:date="2026-07-14T09:17:00Z" w16du:dateUtc="2026-07-14T02:17:00Z"/>
              <w:rFonts w:ascii="Times New Roman" w:hAnsi="Times New Roman"/>
            </w:rPr>
          </w:rPrChange>
        </w:rPr>
      </w:pPr>
      <w:ins w:id="2991" w:author="Muhamad Ridho Zul Khoiri" w:date="2026-07-14T09:17:00Z" w16du:dateUtc="2026-07-14T02:17:00Z">
        <w:r w:rsidRPr="00AB78F6">
          <w:rPr>
            <w:rFonts w:cs="Arial"/>
            <w:highlight w:val="yellow"/>
            <w:rPrChange w:id="2992" w:author="Muhamad Ridho Zul Khoiri" w:date="2026-07-14T14:19:00Z" w16du:dateUtc="2026-07-14T07:19:00Z">
              <w:rPr>
                <w:rFonts w:ascii="Times New Roman" w:hAnsi="Times New Roman"/>
              </w:rPr>
            </w:rPrChange>
          </w:rPr>
          <w:t>The Planning Process Focal Point facilitates the planning process but does not replace the accountability of the Plan Owner or individual activity owners. Similarly, the Planning Administrator supports plan development and control but remains dependent on timely and accurate inputs from the responsible functions and activity owners.</w:t>
        </w:r>
      </w:ins>
    </w:p>
    <w:p w14:paraId="24928751" w14:textId="49A2DCF7" w:rsidR="00EF13DC" w:rsidRPr="00CF42A6" w:rsidRDefault="00EF13DC" w:rsidP="00EF13DC">
      <w:pPr>
        <w:pStyle w:val="Paragraph"/>
        <w:spacing w:line="360" w:lineRule="auto"/>
        <w:rPr>
          <w:ins w:id="2993" w:author="Muhamad Ridho Zul Khoiri" w:date="2026-07-14T09:17:00Z" w16du:dateUtc="2026-07-14T02:17:00Z"/>
          <w:rFonts w:cs="Arial"/>
          <w:rPrChange w:id="2994" w:author="Muhamad Ridho Zul Khoiri" w:date="2026-07-14T10:44:00Z" w16du:dateUtc="2026-07-14T03:44:00Z">
            <w:rPr>
              <w:ins w:id="2995" w:author="Muhamad Ridho Zul Khoiri" w:date="2026-07-14T09:17:00Z" w16du:dateUtc="2026-07-14T02:17:00Z"/>
              <w:rFonts w:ascii="Times New Roman" w:hAnsi="Times New Roman"/>
            </w:rPr>
          </w:rPrChange>
        </w:rPr>
      </w:pPr>
      <w:ins w:id="2996" w:author="Muhamad Ridho Zul Khoiri" w:date="2026-07-14T09:17:00Z" w16du:dateUtc="2026-07-14T02:17:00Z">
        <w:r w:rsidRPr="00AB78F6">
          <w:rPr>
            <w:rFonts w:cs="Arial"/>
            <w:highlight w:val="yellow"/>
            <w:rPrChange w:id="2997" w:author="Muhamad Ridho Zul Khoiri" w:date="2026-07-14T14:19:00Z" w16du:dateUtc="2026-07-14T07:19:00Z">
              <w:rPr>
                <w:rFonts w:ascii="Times New Roman" w:hAnsi="Times New Roman"/>
              </w:rPr>
            </w:rPrChange>
          </w:rPr>
          <w:t>Approval shall be performed at the appropriate organizational level for each planning horizon. As plans progress toward execution, the approval focus shifts from technical and strategic direction to prioritization, execution commitment, and field execution control</w:t>
        </w:r>
        <w:r w:rsidRPr="00CF42A6">
          <w:rPr>
            <w:rFonts w:cs="Arial"/>
            <w:rPrChange w:id="2998" w:author="Muhamad Ridho Zul Khoiri" w:date="2026-07-14T10:44:00Z" w16du:dateUtc="2026-07-14T03:44:00Z">
              <w:rPr>
                <w:rFonts w:ascii="Times New Roman" w:hAnsi="Times New Roman"/>
              </w:rPr>
            </w:rPrChange>
          </w:rPr>
          <w:t>.</w:t>
        </w:r>
      </w:ins>
    </w:p>
    <w:p w14:paraId="44704165" w14:textId="4F504ADF" w:rsidR="00EF13DC" w:rsidRPr="00CF42A6" w:rsidRDefault="00EF13DC" w:rsidP="00EF13DC">
      <w:pPr>
        <w:pStyle w:val="Paragraph"/>
        <w:spacing w:line="360" w:lineRule="auto"/>
        <w:rPr>
          <w:ins w:id="2999" w:author="Muhamad Ridho Zul Khoiri" w:date="2026-07-14T09:17:00Z" w16du:dateUtc="2026-07-14T02:17:00Z"/>
          <w:rFonts w:cs="Arial"/>
          <w:rPrChange w:id="3000" w:author="Muhamad Ridho Zul Khoiri" w:date="2026-07-14T10:44:00Z" w16du:dateUtc="2026-07-14T03:44:00Z">
            <w:rPr>
              <w:ins w:id="3001" w:author="Muhamad Ridho Zul Khoiri" w:date="2026-07-14T09:17:00Z" w16du:dateUtc="2026-07-14T02:17:00Z"/>
              <w:rFonts w:ascii="Times New Roman" w:hAnsi="Times New Roman"/>
            </w:rPr>
          </w:rPrChange>
        </w:rPr>
      </w:pPr>
      <w:commentRangeStart w:id="3002"/>
      <w:ins w:id="3003" w:author="Muhamad Ridho Zul Khoiri" w:date="2026-07-14T09:17:00Z" w16du:dateUtc="2026-07-14T02:17:00Z">
        <w:r w:rsidRPr="00CF42A6">
          <w:rPr>
            <w:rFonts w:cs="Arial"/>
            <w:highlight w:val="yellow"/>
            <w:rPrChange w:id="3004" w:author="Muhamad Ridho Zul Khoiri" w:date="2026-07-14T10:44:00Z" w16du:dateUtc="2026-07-14T03:44:00Z">
              <w:rPr>
                <w:rFonts w:ascii="Times New Roman" w:hAnsi="Times New Roman"/>
              </w:rPr>
            </w:rPrChange>
          </w:rPr>
          <w:t>Approval of an integrated plan does not transfer accountability for individual activities. The respective activity or work owners remain accountable for the completeness, readiness, progress updates, and delivery of their assigned scope.</w:t>
        </w:r>
      </w:ins>
      <w:commentRangeEnd w:id="3002"/>
      <w:r w:rsidR="003E2625" w:rsidRPr="00CF42A6">
        <w:rPr>
          <w:rStyle w:val="CommentReference"/>
          <w:rFonts w:cs="Arial"/>
          <w:sz w:val="20"/>
          <w:szCs w:val="20"/>
          <w:rPrChange w:id="3005" w:author="Muhamad Ridho Zul Khoiri" w:date="2026-07-14T10:44:00Z" w16du:dateUtc="2026-07-14T03:44:00Z">
            <w:rPr>
              <w:rStyle w:val="CommentReference"/>
              <w:rFonts w:ascii="Times New Roman" w:hAnsi="Times New Roman"/>
              <w:sz w:val="20"/>
              <w:szCs w:val="20"/>
            </w:rPr>
          </w:rPrChange>
        </w:rPr>
        <w:commentReference w:id="3002"/>
      </w:r>
    </w:p>
    <w:p w14:paraId="66184593" w14:textId="5C4337F0" w:rsidR="009E79C3" w:rsidRPr="00CF42A6" w:rsidRDefault="00EF13DC" w:rsidP="00EF13DC">
      <w:pPr>
        <w:pStyle w:val="Paragraph"/>
        <w:spacing w:line="360" w:lineRule="auto"/>
        <w:rPr>
          <w:ins w:id="3006" w:author="Muhamad Ridho Zul Khoiri" w:date="2026-07-14T09:47:00Z" w16du:dateUtc="2026-07-14T02:47:00Z"/>
          <w:rFonts w:cs="Arial"/>
          <w:rPrChange w:id="3007" w:author="Muhamad Ridho Zul Khoiri" w:date="2026-07-14T10:44:00Z" w16du:dateUtc="2026-07-14T03:44:00Z">
            <w:rPr>
              <w:ins w:id="3008" w:author="Muhamad Ridho Zul Khoiri" w:date="2026-07-14T09:47:00Z" w16du:dateUtc="2026-07-14T02:47:00Z"/>
              <w:rFonts w:ascii="Times New Roman" w:hAnsi="Times New Roman"/>
            </w:rPr>
          </w:rPrChange>
        </w:rPr>
      </w:pPr>
      <w:ins w:id="3009" w:author="Muhamad Ridho Zul Khoiri" w:date="2026-07-14T09:17:00Z" w16du:dateUtc="2026-07-14T02:17:00Z">
        <w:r w:rsidRPr="00CF42A6">
          <w:rPr>
            <w:rFonts w:cs="Arial"/>
            <w:rPrChange w:id="3010" w:author="Muhamad Ridho Zul Khoiri" w:date="2026-07-14T10:44:00Z" w16du:dateUtc="2026-07-14T03:44:00Z">
              <w:rPr>
                <w:rFonts w:ascii="Times New Roman" w:hAnsi="Times New Roman"/>
              </w:rPr>
            </w:rPrChange>
          </w:rPr>
          <w:t>The general planning ownership, approval, focal point, and administration structure is summarized in Table 1 and aligned with the multi-horizon planning work process shown in Figure 2.</w:t>
        </w:r>
      </w:ins>
    </w:p>
    <w:p w14:paraId="45893FC0" w14:textId="77777777" w:rsidR="002E7161" w:rsidRPr="00CF42A6" w:rsidRDefault="002E7161" w:rsidP="00EF13DC">
      <w:pPr>
        <w:pStyle w:val="Paragraph"/>
        <w:spacing w:line="360" w:lineRule="auto"/>
        <w:rPr>
          <w:ins w:id="3011" w:author="Muhamad Ridho Zul Khoiri" w:date="2026-07-14T09:47:00Z" w16du:dateUtc="2026-07-14T02:47:00Z"/>
          <w:rFonts w:cs="Arial"/>
          <w:rPrChange w:id="3012" w:author="Muhamad Ridho Zul Khoiri" w:date="2026-07-14T10:44:00Z" w16du:dateUtc="2026-07-14T03:44:00Z">
            <w:rPr>
              <w:ins w:id="3013" w:author="Muhamad Ridho Zul Khoiri" w:date="2026-07-14T09:47:00Z" w16du:dateUtc="2026-07-14T02:47:00Z"/>
              <w:rFonts w:ascii="Times New Roman" w:hAnsi="Times New Roman"/>
            </w:rPr>
          </w:rPrChange>
        </w:rPr>
      </w:pPr>
    </w:p>
    <w:p w14:paraId="2A4EAA65" w14:textId="77777777" w:rsidR="002E7161" w:rsidRPr="00CF42A6" w:rsidRDefault="002E7161" w:rsidP="00EF13DC">
      <w:pPr>
        <w:pStyle w:val="Paragraph"/>
        <w:spacing w:line="360" w:lineRule="auto"/>
        <w:rPr>
          <w:ins w:id="3014" w:author="Muhamad Ridho Zul Khoiri" w:date="2026-07-14T09:47:00Z" w16du:dateUtc="2026-07-14T02:47:00Z"/>
          <w:rFonts w:cs="Arial"/>
          <w:rPrChange w:id="3015" w:author="Muhamad Ridho Zul Khoiri" w:date="2026-07-14T10:44:00Z" w16du:dateUtc="2026-07-14T03:44:00Z">
            <w:rPr>
              <w:ins w:id="3016" w:author="Muhamad Ridho Zul Khoiri" w:date="2026-07-14T09:47:00Z" w16du:dateUtc="2026-07-14T02:47:00Z"/>
              <w:rFonts w:ascii="Times New Roman" w:hAnsi="Times New Roman"/>
            </w:rPr>
          </w:rPrChange>
        </w:rPr>
      </w:pPr>
    </w:p>
    <w:p w14:paraId="211936F8" w14:textId="77777777" w:rsidR="002E7161" w:rsidRPr="00CF42A6" w:rsidRDefault="002E7161" w:rsidP="00EF13DC">
      <w:pPr>
        <w:pStyle w:val="Paragraph"/>
        <w:spacing w:line="360" w:lineRule="auto"/>
        <w:rPr>
          <w:ins w:id="3017" w:author="Muhamad Ridho Zul Khoiri" w:date="2026-07-14T09:47:00Z" w16du:dateUtc="2026-07-14T02:47:00Z"/>
          <w:rFonts w:cs="Arial"/>
          <w:rPrChange w:id="3018" w:author="Muhamad Ridho Zul Khoiri" w:date="2026-07-14T10:44:00Z" w16du:dateUtc="2026-07-14T03:44:00Z">
            <w:rPr>
              <w:ins w:id="3019" w:author="Muhamad Ridho Zul Khoiri" w:date="2026-07-14T09:47:00Z" w16du:dateUtc="2026-07-14T02:47:00Z"/>
              <w:rFonts w:ascii="Times New Roman" w:hAnsi="Times New Roman"/>
            </w:rPr>
          </w:rPrChange>
        </w:rPr>
      </w:pPr>
    </w:p>
    <w:p w14:paraId="4E68CC70" w14:textId="77777777" w:rsidR="002E7161" w:rsidRPr="00CF42A6" w:rsidRDefault="002E7161" w:rsidP="00EF13DC">
      <w:pPr>
        <w:pStyle w:val="Paragraph"/>
        <w:spacing w:line="360" w:lineRule="auto"/>
        <w:rPr>
          <w:ins w:id="3020" w:author="Muhamad Ridho Zul Khoiri" w:date="2026-07-14T09:47:00Z" w16du:dateUtc="2026-07-14T02:47:00Z"/>
          <w:rFonts w:cs="Arial"/>
          <w:rPrChange w:id="3021" w:author="Muhamad Ridho Zul Khoiri" w:date="2026-07-14T10:44:00Z" w16du:dateUtc="2026-07-14T03:44:00Z">
            <w:rPr>
              <w:ins w:id="3022" w:author="Muhamad Ridho Zul Khoiri" w:date="2026-07-14T09:47:00Z" w16du:dateUtc="2026-07-14T02:47:00Z"/>
              <w:rFonts w:ascii="Times New Roman" w:hAnsi="Times New Roman"/>
            </w:rPr>
          </w:rPrChange>
        </w:rPr>
      </w:pPr>
    </w:p>
    <w:p w14:paraId="1A7A57E9" w14:textId="77777777" w:rsidR="002E7161" w:rsidRPr="00CF42A6" w:rsidRDefault="002E7161" w:rsidP="00EF13DC">
      <w:pPr>
        <w:pStyle w:val="Paragraph"/>
        <w:spacing w:line="360" w:lineRule="auto"/>
        <w:rPr>
          <w:ins w:id="3023" w:author="Muhamad Ridho Zul Khoiri" w:date="2026-07-14T09:48:00Z" w16du:dateUtc="2026-07-14T02:48:00Z"/>
          <w:rFonts w:cs="Arial"/>
          <w:rPrChange w:id="3024" w:author="Muhamad Ridho Zul Khoiri" w:date="2026-07-14T10:44:00Z" w16du:dateUtc="2026-07-14T03:44:00Z">
            <w:rPr>
              <w:ins w:id="3025" w:author="Muhamad Ridho Zul Khoiri" w:date="2026-07-14T09:48:00Z" w16du:dateUtc="2026-07-14T02:48:00Z"/>
              <w:rFonts w:ascii="Times New Roman" w:hAnsi="Times New Roman"/>
            </w:rPr>
          </w:rPrChange>
        </w:rPr>
      </w:pPr>
    </w:p>
    <w:p w14:paraId="644BFB44" w14:textId="77777777" w:rsidR="002E7161" w:rsidRPr="00CF42A6" w:rsidRDefault="002E7161" w:rsidP="00EF13DC">
      <w:pPr>
        <w:pStyle w:val="Paragraph"/>
        <w:spacing w:line="360" w:lineRule="auto"/>
        <w:rPr>
          <w:ins w:id="3026" w:author="Muhamad Ridho Zul Khoiri" w:date="2026-07-14T09:16:00Z" w16du:dateUtc="2026-07-14T02:16:00Z"/>
          <w:rFonts w:cs="Arial"/>
          <w:rPrChange w:id="3027" w:author="Muhamad Ridho Zul Khoiri" w:date="2026-07-14T10:44:00Z" w16du:dateUtc="2026-07-14T03:44:00Z">
            <w:rPr>
              <w:ins w:id="3028" w:author="Muhamad Ridho Zul Khoiri" w:date="2026-07-14T09:16:00Z" w16du:dateUtc="2026-07-14T02:16:00Z"/>
              <w:rFonts w:ascii="Times New Roman" w:hAnsi="Times New Roman"/>
            </w:rPr>
          </w:rPrChange>
        </w:rPr>
      </w:pPr>
    </w:p>
    <w:p w14:paraId="758BEFC7" w14:textId="247B4F0A" w:rsidR="00763991" w:rsidRPr="00CF42A6" w:rsidRDefault="00AB1AF1">
      <w:pPr>
        <w:pStyle w:val="Paragraph"/>
        <w:spacing w:after="0" w:line="360" w:lineRule="auto"/>
        <w:ind w:firstLine="360"/>
        <w:jc w:val="center"/>
        <w:rPr>
          <w:ins w:id="3029" w:author="Muhamad Ridho Zul Khoiri" w:date="2026-07-14T09:16:00Z" w16du:dateUtc="2026-07-14T02:16:00Z"/>
          <w:rFonts w:cs="Arial"/>
          <w:rPrChange w:id="3030" w:author="Muhamad Ridho Zul Khoiri" w:date="2026-07-14T10:44:00Z" w16du:dateUtc="2026-07-14T03:44:00Z">
            <w:rPr>
              <w:ins w:id="3031" w:author="Muhamad Ridho Zul Khoiri" w:date="2026-07-14T09:16:00Z" w16du:dateUtc="2026-07-14T02:16:00Z"/>
              <w:rFonts w:ascii="Times New Roman" w:hAnsi="Times New Roman"/>
            </w:rPr>
          </w:rPrChange>
        </w:rPr>
        <w:pPrChange w:id="3032" w:author="Muhamad Ridho Zul Khoiri" w:date="2026-07-14T09:39:00Z" w16du:dateUtc="2026-07-14T02:39:00Z">
          <w:pPr>
            <w:pStyle w:val="Paragraph"/>
            <w:spacing w:line="360" w:lineRule="auto"/>
          </w:pPr>
        </w:pPrChange>
      </w:pPr>
      <w:commentRangeStart w:id="3033"/>
      <w:ins w:id="3034" w:author="Muhamad Ridho Zul Khoiri" w:date="2026-07-14T09:39:00Z" w16du:dateUtc="2026-07-14T02:39:00Z">
        <w:r w:rsidRPr="00CF42A6">
          <w:rPr>
            <w:rFonts w:cs="Arial"/>
            <w:b/>
            <w:highlight w:val="yellow"/>
            <w:rPrChange w:id="3035" w:author="Muhamad Ridho Zul Khoiri" w:date="2026-07-14T10:44:00Z" w16du:dateUtc="2026-07-14T03:44:00Z">
              <w:rPr>
                <w:rFonts w:ascii="Times New Roman" w:hAnsi="Times New Roman"/>
                <w:b/>
                <w:highlight w:val="yellow"/>
              </w:rPr>
            </w:rPrChange>
          </w:rPr>
          <w:t>Table 1.  Plan Approval and Administration</w:t>
        </w:r>
      </w:ins>
      <w:commentRangeEnd w:id="3033"/>
      <w:r w:rsidR="003E2625" w:rsidRPr="00CF42A6">
        <w:rPr>
          <w:rStyle w:val="CommentReference"/>
          <w:rFonts w:cs="Arial"/>
          <w:sz w:val="20"/>
          <w:szCs w:val="20"/>
          <w:rPrChange w:id="3036" w:author="Muhamad Ridho Zul Khoiri" w:date="2026-07-14T10:44:00Z" w16du:dateUtc="2026-07-14T03:44:00Z">
            <w:rPr>
              <w:rStyle w:val="CommentReference"/>
              <w:rFonts w:ascii="Times New Roman" w:hAnsi="Times New Roman"/>
              <w:sz w:val="20"/>
              <w:szCs w:val="20"/>
            </w:rPr>
          </w:rPrChange>
        </w:rPr>
        <w:commentReference w:id="3033"/>
      </w:r>
    </w:p>
    <w:tbl>
      <w:tblPr>
        <w:tblStyle w:val="TableGrid"/>
        <w:tblW w:w="4332" w:type="pct"/>
        <w:tblInd w:w="1165" w:type="dxa"/>
        <w:tblCellMar>
          <w:left w:w="43" w:type="dxa"/>
          <w:right w:w="43" w:type="dxa"/>
        </w:tblCellMar>
        <w:tblLook w:val="06A0" w:firstRow="1" w:lastRow="0" w:firstColumn="1" w:lastColumn="0" w:noHBand="1" w:noVBand="1"/>
        <w:tblPrChange w:id="3037" w:author="Muhamad Ridho Zul Khoiri" w:date="2026-07-14T10:03:00Z" w16du:dateUtc="2026-07-14T03:03: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1529"/>
        <w:gridCol w:w="1314"/>
        <w:gridCol w:w="1314"/>
        <w:gridCol w:w="1314"/>
        <w:gridCol w:w="1314"/>
        <w:gridCol w:w="1316"/>
        <w:tblGridChange w:id="3038">
          <w:tblGrid>
            <w:gridCol w:w="1170"/>
            <w:gridCol w:w="334"/>
            <w:gridCol w:w="1195"/>
            <w:gridCol w:w="286"/>
            <w:gridCol w:w="1028"/>
            <w:gridCol w:w="719"/>
            <w:gridCol w:w="595"/>
            <w:gridCol w:w="1054"/>
            <w:gridCol w:w="260"/>
            <w:gridCol w:w="1168"/>
            <w:gridCol w:w="146"/>
            <w:gridCol w:w="1316"/>
            <w:gridCol w:w="89"/>
          </w:tblGrid>
        </w:tblGridChange>
      </w:tblGrid>
      <w:tr w:rsidR="00132EEB" w:rsidRPr="00CF42A6" w14:paraId="7A76606D" w14:textId="77777777" w:rsidTr="00A31E9E">
        <w:trPr>
          <w:trHeight w:val="720"/>
          <w:tblHeader/>
          <w:ins w:id="3039" w:author="Muhamad Ridho Zul Khoiri" w:date="2026-07-14T09:42:00Z"/>
          <w:trPrChange w:id="3040" w:author="Muhamad Ridho Zul Khoiri" w:date="2026-07-14T10:03:00Z" w16du:dateUtc="2026-07-14T03:03:00Z">
            <w:trPr>
              <w:tblHeader/>
              <w:tblCellSpacing w:w="15" w:type="dxa"/>
            </w:trPr>
          </w:trPrChange>
        </w:trPr>
        <w:tc>
          <w:tcPr>
            <w:tcW w:w="944" w:type="pct"/>
            <w:tcBorders>
              <w:bottom w:val="double" w:sz="4" w:space="0" w:color="auto"/>
            </w:tcBorders>
            <w:shd w:val="clear" w:color="auto" w:fill="0F243E" w:themeFill="text2" w:themeFillShade="80"/>
            <w:vAlign w:val="center"/>
            <w:hideMark/>
            <w:tcPrChange w:id="3041" w:author="Muhamad Ridho Zul Khoiri" w:date="2026-07-14T10:03:00Z" w16du:dateUtc="2026-07-14T03:03:00Z">
              <w:tcPr>
                <w:tcW w:w="0" w:type="auto"/>
                <w:gridSpan w:val="2"/>
                <w:vAlign w:val="center"/>
                <w:hideMark/>
              </w:tcPr>
            </w:tcPrChange>
          </w:tcPr>
          <w:p w14:paraId="5D9A6D5C" w14:textId="35B75C9C" w:rsidR="00132EEB" w:rsidRPr="00526DF0" w:rsidRDefault="00DA01EE">
            <w:pPr>
              <w:ind w:left="-35"/>
              <w:jc w:val="center"/>
              <w:rPr>
                <w:ins w:id="3042" w:author="Muhamad Ridho Zul Khoiri" w:date="2026-07-14T09:42:00Z" w16du:dateUtc="2026-07-14T02:42:00Z"/>
                <w:rFonts w:cs="Arial"/>
                <w:b/>
                <w:bCs/>
                <w:i/>
                <w:iCs/>
                <w:sz w:val="18"/>
                <w:szCs w:val="18"/>
                <w:rPrChange w:id="3043" w:author="Muhamad Ridho Zul Khoiri" w:date="2026-07-14T10:50:00Z" w16du:dateUtc="2026-07-14T03:50:00Z">
                  <w:rPr>
                    <w:ins w:id="3044" w:author="Muhamad Ridho Zul Khoiri" w:date="2026-07-14T09:42:00Z" w16du:dateUtc="2026-07-14T02:42:00Z"/>
                    <w:rFonts w:ascii="Times New Roman" w:hAnsi="Times New Roman"/>
                    <w:b/>
                    <w:bCs/>
                  </w:rPr>
                </w:rPrChange>
              </w:rPr>
              <w:pPrChange w:id="3045" w:author="Muhamad Ridho Zul Khoiri" w:date="2026-07-14T09:48:00Z" w16du:dateUtc="2026-07-14T02:48:00Z">
                <w:pPr>
                  <w:jc w:val="center"/>
                </w:pPr>
              </w:pPrChange>
            </w:pPr>
            <w:ins w:id="3046" w:author="Muhamad Ridho Zul Khoiri" w:date="2026-07-14T09:47:00Z" w16du:dateUtc="2026-07-14T02:47:00Z">
              <w:r w:rsidRPr="00526DF0">
                <w:rPr>
                  <w:rFonts w:cs="Arial"/>
                  <w:b/>
                  <w:bCs/>
                  <w:i/>
                  <w:iCs/>
                  <w:sz w:val="18"/>
                  <w:szCs w:val="18"/>
                  <w:rPrChange w:id="3047" w:author="Muhamad Ridho Zul Khoiri" w:date="2026-07-14T10:50:00Z" w16du:dateUtc="2026-07-14T03:50:00Z">
                    <w:rPr>
                      <w:rFonts w:ascii="Times New Roman" w:hAnsi="Times New Roman"/>
                      <w:b/>
                      <w:bCs/>
                    </w:rPr>
                  </w:rPrChange>
                </w:rPr>
                <w:t>Planning Horizon</w:t>
              </w:r>
            </w:ins>
          </w:p>
        </w:tc>
        <w:tc>
          <w:tcPr>
            <w:tcW w:w="811" w:type="pct"/>
            <w:tcBorders>
              <w:bottom w:val="double" w:sz="4" w:space="0" w:color="auto"/>
            </w:tcBorders>
            <w:shd w:val="clear" w:color="auto" w:fill="0F243E" w:themeFill="text2" w:themeFillShade="80"/>
            <w:vAlign w:val="center"/>
            <w:hideMark/>
            <w:tcPrChange w:id="3048" w:author="Muhamad Ridho Zul Khoiri" w:date="2026-07-14T10:03:00Z" w16du:dateUtc="2026-07-14T03:03:00Z">
              <w:tcPr>
                <w:tcW w:w="0" w:type="auto"/>
                <w:gridSpan w:val="2"/>
                <w:vAlign w:val="center"/>
                <w:hideMark/>
              </w:tcPr>
            </w:tcPrChange>
          </w:tcPr>
          <w:p w14:paraId="08625CC9" w14:textId="77777777" w:rsidR="00132EEB" w:rsidRPr="00526DF0" w:rsidRDefault="00132EEB">
            <w:pPr>
              <w:ind w:left="-35"/>
              <w:jc w:val="center"/>
              <w:rPr>
                <w:ins w:id="3049" w:author="Muhamad Ridho Zul Khoiri" w:date="2026-07-14T09:42:00Z" w16du:dateUtc="2026-07-14T02:42:00Z"/>
                <w:rFonts w:cs="Arial"/>
                <w:b/>
                <w:bCs/>
                <w:i/>
                <w:iCs/>
                <w:sz w:val="18"/>
                <w:szCs w:val="18"/>
                <w:rPrChange w:id="3050" w:author="Muhamad Ridho Zul Khoiri" w:date="2026-07-14T10:50:00Z" w16du:dateUtc="2026-07-14T03:50:00Z">
                  <w:rPr>
                    <w:ins w:id="3051" w:author="Muhamad Ridho Zul Khoiri" w:date="2026-07-14T09:42:00Z" w16du:dateUtc="2026-07-14T02:42:00Z"/>
                    <w:b/>
                    <w:bCs/>
                  </w:rPr>
                </w:rPrChange>
              </w:rPr>
              <w:pPrChange w:id="3052" w:author="Muhamad Ridho Zul Khoiri" w:date="2026-07-14T09:48:00Z" w16du:dateUtc="2026-07-14T02:48:00Z">
                <w:pPr>
                  <w:jc w:val="center"/>
                </w:pPr>
              </w:pPrChange>
            </w:pPr>
            <w:ins w:id="3053" w:author="Muhamad Ridho Zul Khoiri" w:date="2026-07-14T09:42:00Z" w16du:dateUtc="2026-07-14T02:42:00Z">
              <w:r w:rsidRPr="00526DF0">
                <w:rPr>
                  <w:rFonts w:cs="Arial"/>
                  <w:b/>
                  <w:bCs/>
                  <w:i/>
                  <w:iCs/>
                  <w:sz w:val="18"/>
                  <w:szCs w:val="18"/>
                  <w:rPrChange w:id="3054" w:author="Muhamad Ridho Zul Khoiri" w:date="2026-07-14T10:50:00Z" w16du:dateUtc="2026-07-14T03:50:00Z">
                    <w:rPr>
                      <w:b/>
                      <w:bCs/>
                    </w:rPr>
                  </w:rPrChange>
                </w:rPr>
                <w:t>Coverage</w:t>
              </w:r>
            </w:ins>
          </w:p>
        </w:tc>
        <w:tc>
          <w:tcPr>
            <w:tcW w:w="811" w:type="pct"/>
            <w:tcBorders>
              <w:bottom w:val="double" w:sz="4" w:space="0" w:color="auto"/>
            </w:tcBorders>
            <w:shd w:val="clear" w:color="auto" w:fill="0F243E" w:themeFill="text2" w:themeFillShade="80"/>
            <w:vAlign w:val="center"/>
            <w:hideMark/>
            <w:tcPrChange w:id="3055" w:author="Muhamad Ridho Zul Khoiri" w:date="2026-07-14T10:03:00Z" w16du:dateUtc="2026-07-14T03:03:00Z">
              <w:tcPr>
                <w:tcW w:w="0" w:type="auto"/>
                <w:gridSpan w:val="2"/>
                <w:vAlign w:val="center"/>
                <w:hideMark/>
              </w:tcPr>
            </w:tcPrChange>
          </w:tcPr>
          <w:p w14:paraId="408E2FE2" w14:textId="77777777" w:rsidR="00132EEB" w:rsidRPr="00526DF0" w:rsidRDefault="00132EEB">
            <w:pPr>
              <w:ind w:left="-35"/>
              <w:jc w:val="center"/>
              <w:rPr>
                <w:ins w:id="3056" w:author="Muhamad Ridho Zul Khoiri" w:date="2026-07-14T09:42:00Z" w16du:dateUtc="2026-07-14T02:42:00Z"/>
                <w:rFonts w:cs="Arial"/>
                <w:b/>
                <w:bCs/>
                <w:i/>
                <w:iCs/>
                <w:sz w:val="18"/>
                <w:szCs w:val="18"/>
                <w:rPrChange w:id="3057" w:author="Muhamad Ridho Zul Khoiri" w:date="2026-07-14T10:50:00Z" w16du:dateUtc="2026-07-14T03:50:00Z">
                  <w:rPr>
                    <w:ins w:id="3058" w:author="Muhamad Ridho Zul Khoiri" w:date="2026-07-14T09:42:00Z" w16du:dateUtc="2026-07-14T02:42:00Z"/>
                    <w:b/>
                    <w:bCs/>
                  </w:rPr>
                </w:rPrChange>
              </w:rPr>
              <w:pPrChange w:id="3059" w:author="Muhamad Ridho Zul Khoiri" w:date="2026-07-14T09:48:00Z" w16du:dateUtc="2026-07-14T02:48:00Z">
                <w:pPr>
                  <w:jc w:val="center"/>
                </w:pPr>
              </w:pPrChange>
            </w:pPr>
            <w:ins w:id="3060" w:author="Muhamad Ridho Zul Khoiri" w:date="2026-07-14T09:42:00Z" w16du:dateUtc="2026-07-14T02:42:00Z">
              <w:r w:rsidRPr="00526DF0">
                <w:rPr>
                  <w:rFonts w:cs="Arial"/>
                  <w:b/>
                  <w:bCs/>
                  <w:i/>
                  <w:iCs/>
                  <w:sz w:val="18"/>
                  <w:szCs w:val="18"/>
                  <w:rPrChange w:id="3061" w:author="Muhamad Ridho Zul Khoiri" w:date="2026-07-14T10:50:00Z" w16du:dateUtc="2026-07-14T03:50:00Z">
                    <w:rPr>
                      <w:b/>
                      <w:bCs/>
                    </w:rPr>
                  </w:rPrChange>
                </w:rPr>
                <w:t>Plan Ownership</w:t>
              </w:r>
            </w:ins>
          </w:p>
        </w:tc>
        <w:tc>
          <w:tcPr>
            <w:tcW w:w="811" w:type="pct"/>
            <w:tcBorders>
              <w:bottom w:val="double" w:sz="4" w:space="0" w:color="auto"/>
            </w:tcBorders>
            <w:shd w:val="clear" w:color="auto" w:fill="0F243E" w:themeFill="text2" w:themeFillShade="80"/>
            <w:vAlign w:val="center"/>
            <w:hideMark/>
            <w:tcPrChange w:id="3062" w:author="Muhamad Ridho Zul Khoiri" w:date="2026-07-14T10:03:00Z" w16du:dateUtc="2026-07-14T03:03:00Z">
              <w:tcPr>
                <w:tcW w:w="0" w:type="auto"/>
                <w:gridSpan w:val="2"/>
                <w:vAlign w:val="center"/>
                <w:hideMark/>
              </w:tcPr>
            </w:tcPrChange>
          </w:tcPr>
          <w:p w14:paraId="29CFD907" w14:textId="77777777" w:rsidR="00132EEB" w:rsidRPr="00526DF0" w:rsidRDefault="00132EEB">
            <w:pPr>
              <w:ind w:left="-35"/>
              <w:jc w:val="center"/>
              <w:rPr>
                <w:ins w:id="3063" w:author="Muhamad Ridho Zul Khoiri" w:date="2026-07-14T09:42:00Z" w16du:dateUtc="2026-07-14T02:42:00Z"/>
                <w:rFonts w:cs="Arial"/>
                <w:b/>
                <w:bCs/>
                <w:i/>
                <w:iCs/>
                <w:sz w:val="18"/>
                <w:szCs w:val="18"/>
                <w:rPrChange w:id="3064" w:author="Muhamad Ridho Zul Khoiri" w:date="2026-07-14T10:50:00Z" w16du:dateUtc="2026-07-14T03:50:00Z">
                  <w:rPr>
                    <w:ins w:id="3065" w:author="Muhamad Ridho Zul Khoiri" w:date="2026-07-14T09:42:00Z" w16du:dateUtc="2026-07-14T02:42:00Z"/>
                    <w:b/>
                    <w:bCs/>
                  </w:rPr>
                </w:rPrChange>
              </w:rPr>
              <w:pPrChange w:id="3066" w:author="Muhamad Ridho Zul Khoiri" w:date="2026-07-14T09:48:00Z" w16du:dateUtc="2026-07-14T02:48:00Z">
                <w:pPr>
                  <w:jc w:val="center"/>
                </w:pPr>
              </w:pPrChange>
            </w:pPr>
            <w:ins w:id="3067" w:author="Muhamad Ridho Zul Khoiri" w:date="2026-07-14T09:42:00Z" w16du:dateUtc="2026-07-14T02:42:00Z">
              <w:r w:rsidRPr="00526DF0">
                <w:rPr>
                  <w:rFonts w:cs="Arial"/>
                  <w:b/>
                  <w:bCs/>
                  <w:i/>
                  <w:iCs/>
                  <w:sz w:val="18"/>
                  <w:szCs w:val="18"/>
                  <w:rPrChange w:id="3068" w:author="Muhamad Ridho Zul Khoiri" w:date="2026-07-14T10:50:00Z" w16du:dateUtc="2026-07-14T03:50:00Z">
                    <w:rPr>
                      <w:b/>
                      <w:bCs/>
                    </w:rPr>
                  </w:rPrChange>
                </w:rPr>
                <w:t>Approval Authority</w:t>
              </w:r>
            </w:ins>
          </w:p>
        </w:tc>
        <w:tc>
          <w:tcPr>
            <w:tcW w:w="811" w:type="pct"/>
            <w:tcBorders>
              <w:bottom w:val="double" w:sz="4" w:space="0" w:color="auto"/>
            </w:tcBorders>
            <w:shd w:val="clear" w:color="auto" w:fill="0F243E" w:themeFill="text2" w:themeFillShade="80"/>
            <w:vAlign w:val="center"/>
            <w:hideMark/>
            <w:tcPrChange w:id="3069" w:author="Muhamad Ridho Zul Khoiri" w:date="2026-07-14T10:03:00Z" w16du:dateUtc="2026-07-14T03:03:00Z">
              <w:tcPr>
                <w:tcW w:w="0" w:type="auto"/>
                <w:gridSpan w:val="2"/>
                <w:vAlign w:val="center"/>
                <w:hideMark/>
              </w:tcPr>
            </w:tcPrChange>
          </w:tcPr>
          <w:p w14:paraId="25C5B8E9" w14:textId="1F6EE0E0" w:rsidR="00132EEB" w:rsidRPr="00526DF0" w:rsidRDefault="00132EEB">
            <w:pPr>
              <w:ind w:left="-35"/>
              <w:jc w:val="center"/>
              <w:rPr>
                <w:ins w:id="3070" w:author="Muhamad Ridho Zul Khoiri" w:date="2026-07-14T09:42:00Z" w16du:dateUtc="2026-07-14T02:42:00Z"/>
                <w:rFonts w:cs="Arial"/>
                <w:b/>
                <w:bCs/>
                <w:i/>
                <w:iCs/>
                <w:sz w:val="18"/>
                <w:szCs w:val="18"/>
                <w:rPrChange w:id="3071" w:author="Muhamad Ridho Zul Khoiri" w:date="2026-07-14T10:50:00Z" w16du:dateUtc="2026-07-14T03:50:00Z">
                  <w:rPr>
                    <w:ins w:id="3072" w:author="Muhamad Ridho Zul Khoiri" w:date="2026-07-14T09:42:00Z" w16du:dateUtc="2026-07-14T02:42:00Z"/>
                    <w:b/>
                    <w:bCs/>
                  </w:rPr>
                </w:rPrChange>
              </w:rPr>
              <w:pPrChange w:id="3073" w:author="Muhamad Ridho Zul Khoiri" w:date="2026-07-14T09:48:00Z" w16du:dateUtc="2026-07-14T02:48:00Z">
                <w:pPr>
                  <w:jc w:val="center"/>
                </w:pPr>
              </w:pPrChange>
            </w:pPr>
            <w:ins w:id="3074" w:author="Muhamad Ridho Zul Khoiri" w:date="2026-07-14T09:42:00Z" w16du:dateUtc="2026-07-14T02:42:00Z">
              <w:r w:rsidRPr="00526DF0">
                <w:rPr>
                  <w:rFonts w:cs="Arial"/>
                  <w:b/>
                  <w:bCs/>
                  <w:i/>
                  <w:iCs/>
                  <w:sz w:val="18"/>
                  <w:szCs w:val="18"/>
                  <w:rPrChange w:id="3075" w:author="Muhamad Ridho Zul Khoiri" w:date="2026-07-14T10:50:00Z" w16du:dateUtc="2026-07-14T03:50:00Z">
                    <w:rPr>
                      <w:b/>
                      <w:bCs/>
                    </w:rPr>
                  </w:rPrChange>
                </w:rPr>
                <w:t>Planning Focal Point</w:t>
              </w:r>
            </w:ins>
          </w:p>
        </w:tc>
        <w:tc>
          <w:tcPr>
            <w:tcW w:w="812" w:type="pct"/>
            <w:tcBorders>
              <w:bottom w:val="double" w:sz="4" w:space="0" w:color="auto"/>
            </w:tcBorders>
            <w:shd w:val="clear" w:color="auto" w:fill="0F243E" w:themeFill="text2" w:themeFillShade="80"/>
            <w:vAlign w:val="center"/>
            <w:hideMark/>
            <w:tcPrChange w:id="3076" w:author="Muhamad Ridho Zul Khoiri" w:date="2026-07-14T10:03:00Z" w16du:dateUtc="2026-07-14T03:03:00Z">
              <w:tcPr>
                <w:tcW w:w="0" w:type="auto"/>
                <w:gridSpan w:val="3"/>
                <w:vAlign w:val="center"/>
                <w:hideMark/>
              </w:tcPr>
            </w:tcPrChange>
          </w:tcPr>
          <w:p w14:paraId="2D53948B" w14:textId="330E4882" w:rsidR="00132EEB" w:rsidRPr="00526DF0" w:rsidRDefault="00132EEB">
            <w:pPr>
              <w:ind w:left="-35"/>
              <w:jc w:val="center"/>
              <w:rPr>
                <w:ins w:id="3077" w:author="Muhamad Ridho Zul Khoiri" w:date="2026-07-14T09:42:00Z" w16du:dateUtc="2026-07-14T02:42:00Z"/>
                <w:rFonts w:cs="Arial"/>
                <w:b/>
                <w:bCs/>
                <w:i/>
                <w:iCs/>
                <w:sz w:val="18"/>
                <w:szCs w:val="18"/>
                <w:rPrChange w:id="3078" w:author="Muhamad Ridho Zul Khoiri" w:date="2026-07-14T10:50:00Z" w16du:dateUtc="2026-07-14T03:50:00Z">
                  <w:rPr>
                    <w:ins w:id="3079" w:author="Muhamad Ridho Zul Khoiri" w:date="2026-07-14T09:42:00Z" w16du:dateUtc="2026-07-14T02:42:00Z"/>
                    <w:b/>
                    <w:bCs/>
                  </w:rPr>
                </w:rPrChange>
              </w:rPr>
              <w:pPrChange w:id="3080" w:author="Muhamad Ridho Zul Khoiri" w:date="2026-07-14T09:48:00Z" w16du:dateUtc="2026-07-14T02:48:00Z">
                <w:pPr>
                  <w:jc w:val="center"/>
                </w:pPr>
              </w:pPrChange>
            </w:pPr>
            <w:ins w:id="3081" w:author="Muhamad Ridho Zul Khoiri" w:date="2026-07-14T09:42:00Z" w16du:dateUtc="2026-07-14T02:42:00Z">
              <w:r w:rsidRPr="00526DF0">
                <w:rPr>
                  <w:rFonts w:cs="Arial"/>
                  <w:b/>
                  <w:bCs/>
                  <w:i/>
                  <w:iCs/>
                  <w:sz w:val="18"/>
                  <w:szCs w:val="18"/>
                  <w:rPrChange w:id="3082" w:author="Muhamad Ridho Zul Khoiri" w:date="2026-07-14T10:50:00Z" w16du:dateUtc="2026-07-14T03:50:00Z">
                    <w:rPr>
                      <w:b/>
                      <w:bCs/>
                    </w:rPr>
                  </w:rPrChange>
                </w:rPr>
                <w:t xml:space="preserve">Planning </w:t>
              </w:r>
            </w:ins>
            <w:ins w:id="3083" w:author="Muhamad Ridho Zul Khoiri" w:date="2026-07-14T09:43:00Z" w16du:dateUtc="2026-07-14T02:43:00Z">
              <w:r w:rsidRPr="00526DF0">
                <w:rPr>
                  <w:rFonts w:cs="Arial"/>
                  <w:b/>
                  <w:bCs/>
                  <w:i/>
                  <w:iCs/>
                  <w:sz w:val="18"/>
                  <w:szCs w:val="18"/>
                  <w:rPrChange w:id="3084" w:author="Muhamad Ridho Zul Khoiri" w:date="2026-07-14T10:50:00Z" w16du:dateUtc="2026-07-14T03:50:00Z">
                    <w:rPr>
                      <w:rFonts w:ascii="Times New Roman" w:hAnsi="Times New Roman"/>
                      <w:b/>
                      <w:bCs/>
                    </w:rPr>
                  </w:rPrChange>
                </w:rPr>
                <w:t>Admin.</w:t>
              </w:r>
            </w:ins>
          </w:p>
        </w:tc>
      </w:tr>
      <w:tr w:rsidR="002125EF" w:rsidRPr="00CF42A6" w14:paraId="0D92F50B" w14:textId="77777777" w:rsidTr="00A31E9E">
        <w:trPr>
          <w:trHeight w:val="720"/>
          <w:ins w:id="3085" w:author="Muhamad Ridho Zul Khoiri" w:date="2026-07-14T09:42:00Z"/>
          <w:trPrChange w:id="3086" w:author="Muhamad Ridho Zul Khoiri" w:date="2026-07-14T10:04:00Z" w16du:dateUtc="2026-07-14T03:04:00Z">
            <w:trPr>
              <w:tblCellSpacing w:w="15" w:type="dxa"/>
            </w:trPr>
          </w:trPrChange>
        </w:trPr>
        <w:tc>
          <w:tcPr>
            <w:tcW w:w="944" w:type="pct"/>
            <w:tcBorders>
              <w:top w:val="double" w:sz="4" w:space="0" w:color="auto"/>
              <w:right w:val="double" w:sz="4" w:space="0" w:color="auto"/>
            </w:tcBorders>
            <w:shd w:val="clear" w:color="auto" w:fill="0F243E" w:themeFill="text2" w:themeFillShade="80"/>
            <w:vAlign w:val="center"/>
            <w:hideMark/>
            <w:tcPrChange w:id="3087" w:author="Muhamad Ridho Zul Khoiri" w:date="2026-07-14T10:04:00Z" w16du:dateUtc="2026-07-14T03:04:00Z">
              <w:tcPr>
                <w:tcW w:w="0" w:type="auto"/>
                <w:gridSpan w:val="2"/>
                <w:vAlign w:val="center"/>
                <w:hideMark/>
              </w:tcPr>
            </w:tcPrChange>
          </w:tcPr>
          <w:p w14:paraId="2A5E1DD3" w14:textId="07AF13E5" w:rsidR="002125EF" w:rsidRPr="00526DF0" w:rsidRDefault="002125EF">
            <w:pPr>
              <w:ind w:left="-35"/>
              <w:jc w:val="center"/>
              <w:rPr>
                <w:ins w:id="3088" w:author="Muhamad Ridho Zul Khoiri" w:date="2026-07-14T09:42:00Z" w16du:dateUtc="2026-07-14T02:42:00Z"/>
                <w:rFonts w:cs="Arial"/>
                <w:i/>
                <w:iCs/>
                <w:sz w:val="18"/>
                <w:szCs w:val="18"/>
                <w:rPrChange w:id="3089" w:author="Muhamad Ridho Zul Khoiri" w:date="2026-07-14T10:50:00Z" w16du:dateUtc="2026-07-14T03:50:00Z">
                  <w:rPr>
                    <w:ins w:id="3090" w:author="Muhamad Ridho Zul Khoiri" w:date="2026-07-14T09:42:00Z" w16du:dateUtc="2026-07-14T02:42:00Z"/>
                  </w:rPr>
                </w:rPrChange>
              </w:rPr>
              <w:pPrChange w:id="3091" w:author="Muhamad Ridho Zul Khoiri" w:date="2026-07-14T09:48:00Z" w16du:dateUtc="2026-07-14T02:48:00Z">
                <w:pPr>
                  <w:jc w:val="left"/>
                </w:pPr>
              </w:pPrChange>
            </w:pPr>
            <w:ins w:id="3092" w:author="Muhamad Ridho Zul Khoiri" w:date="2026-07-14T09:42:00Z" w16du:dateUtc="2026-07-14T02:42:00Z">
              <w:r w:rsidRPr="00526DF0">
                <w:rPr>
                  <w:rStyle w:val="Strong"/>
                  <w:rFonts w:cs="Arial"/>
                  <w:i/>
                  <w:iCs/>
                  <w:sz w:val="18"/>
                  <w:szCs w:val="18"/>
                  <w:rPrChange w:id="3093" w:author="Muhamad Ridho Zul Khoiri" w:date="2026-07-14T10:50:00Z" w16du:dateUtc="2026-07-14T03:50:00Z">
                    <w:rPr>
                      <w:rStyle w:val="Strong"/>
                    </w:rPr>
                  </w:rPrChange>
                </w:rPr>
                <w:t xml:space="preserve">Field Depletion Plan </w:t>
              </w:r>
            </w:ins>
            <w:ins w:id="3094" w:author="Muhamad Ridho Zul Khoiri" w:date="2026-07-14T09:49:00Z" w16du:dateUtc="2026-07-14T02:49:00Z">
              <w:r w:rsidRPr="00526DF0">
                <w:rPr>
                  <w:rStyle w:val="Strong"/>
                  <w:rFonts w:cs="Arial"/>
                  <w:i/>
                  <w:iCs/>
                  <w:sz w:val="18"/>
                  <w:szCs w:val="18"/>
                  <w:rPrChange w:id="3095" w:author="Muhamad Ridho Zul Khoiri" w:date="2026-07-14T10:50:00Z" w16du:dateUtc="2026-07-14T03:50:00Z">
                    <w:rPr>
                      <w:rStyle w:val="Strong"/>
                      <w:rFonts w:ascii="Times New Roman" w:hAnsi="Times New Roman"/>
                    </w:rPr>
                  </w:rPrChange>
                </w:rPr>
                <w:br/>
              </w:r>
            </w:ins>
            <w:ins w:id="3096" w:author="Muhamad Ridho Zul Khoiri" w:date="2026-07-14T09:42:00Z" w16du:dateUtc="2026-07-14T02:42:00Z">
              <w:r w:rsidRPr="00526DF0">
                <w:rPr>
                  <w:rStyle w:val="Strong"/>
                  <w:rFonts w:cs="Arial"/>
                  <w:i/>
                  <w:iCs/>
                  <w:sz w:val="18"/>
                  <w:szCs w:val="18"/>
                  <w:rPrChange w:id="3097" w:author="Muhamad Ridho Zul Khoiri" w:date="2026-07-14T10:50:00Z" w16du:dateUtc="2026-07-14T03:50:00Z">
                    <w:rPr>
                      <w:rStyle w:val="Strong"/>
                    </w:rPr>
                  </w:rPrChange>
                </w:rPr>
                <w:t>(FDP)</w:t>
              </w:r>
            </w:ins>
          </w:p>
        </w:tc>
        <w:tc>
          <w:tcPr>
            <w:tcW w:w="811" w:type="pct"/>
            <w:tcBorders>
              <w:top w:val="double" w:sz="4" w:space="0" w:color="auto"/>
              <w:left w:val="double" w:sz="4" w:space="0" w:color="auto"/>
            </w:tcBorders>
            <w:shd w:val="clear" w:color="auto" w:fill="DBE5F1" w:themeFill="accent1" w:themeFillTint="33"/>
            <w:vAlign w:val="center"/>
            <w:tcPrChange w:id="3098" w:author="Muhamad Ridho Zul Khoiri" w:date="2026-07-14T10:04:00Z" w16du:dateUtc="2026-07-14T03:04:00Z">
              <w:tcPr>
                <w:tcW w:w="0" w:type="auto"/>
                <w:gridSpan w:val="2"/>
                <w:vAlign w:val="center"/>
              </w:tcPr>
            </w:tcPrChange>
          </w:tcPr>
          <w:p w14:paraId="77AAF49A" w14:textId="3BAE9DC1" w:rsidR="002125EF" w:rsidRPr="00526DF0" w:rsidRDefault="002125EF">
            <w:pPr>
              <w:ind w:left="-35"/>
              <w:jc w:val="center"/>
              <w:rPr>
                <w:ins w:id="3099" w:author="Muhamad Ridho Zul Khoiri" w:date="2026-07-14T09:42:00Z" w16du:dateUtc="2026-07-14T02:42:00Z"/>
                <w:rFonts w:cs="Arial"/>
                <w:sz w:val="18"/>
                <w:szCs w:val="18"/>
                <w:rPrChange w:id="3100" w:author="Muhamad Ridho Zul Khoiri" w:date="2026-07-14T10:50:00Z" w16du:dateUtc="2026-07-14T03:50:00Z">
                  <w:rPr>
                    <w:ins w:id="3101" w:author="Muhamad Ridho Zul Khoiri" w:date="2026-07-14T09:42:00Z" w16du:dateUtc="2026-07-14T02:42:00Z"/>
                    <w:rFonts w:cs="Arial"/>
                  </w:rPr>
                </w:rPrChange>
              </w:rPr>
              <w:pPrChange w:id="3102" w:author="Muhamad Ridho Zul Khoiri" w:date="2026-07-14T09:58:00Z" w16du:dateUtc="2026-07-14T02:58:00Z">
                <w:pPr/>
              </w:pPrChange>
            </w:pPr>
            <w:ins w:id="3103" w:author="Muhamad Ridho Zul Khoiri" w:date="2026-07-14T09:50:00Z" w16du:dateUtc="2026-07-14T02:50:00Z">
              <w:r w:rsidRPr="00526DF0">
                <w:rPr>
                  <w:rFonts w:cs="Arial"/>
                  <w:sz w:val="18"/>
                  <w:szCs w:val="18"/>
                  <w:rPrChange w:id="3104" w:author="Muhamad Ridho Zul Khoiri" w:date="2026-07-14T10:50:00Z" w16du:dateUtc="2026-07-14T03:50:00Z">
                    <w:rPr>
                      <w:rFonts w:ascii="Times New Roman" w:hAnsi="Times New Roman"/>
                    </w:rPr>
                  </w:rPrChange>
                </w:rPr>
                <w:t>Field technical planning</w:t>
              </w:r>
            </w:ins>
          </w:p>
        </w:tc>
        <w:tc>
          <w:tcPr>
            <w:tcW w:w="811" w:type="pct"/>
            <w:tcBorders>
              <w:top w:val="double" w:sz="4" w:space="0" w:color="auto"/>
            </w:tcBorders>
            <w:shd w:val="clear" w:color="auto" w:fill="DBE5F1" w:themeFill="accent1" w:themeFillTint="33"/>
            <w:vAlign w:val="center"/>
            <w:tcPrChange w:id="3105" w:author="Muhamad Ridho Zul Khoiri" w:date="2026-07-14T10:04:00Z" w16du:dateUtc="2026-07-14T03:04:00Z">
              <w:tcPr>
                <w:tcW w:w="0" w:type="auto"/>
                <w:gridSpan w:val="2"/>
                <w:vAlign w:val="center"/>
              </w:tcPr>
            </w:tcPrChange>
          </w:tcPr>
          <w:p w14:paraId="7476A6B0" w14:textId="1409A21E" w:rsidR="002125EF" w:rsidRPr="00526DF0" w:rsidRDefault="002125EF">
            <w:pPr>
              <w:ind w:left="-35"/>
              <w:jc w:val="center"/>
              <w:rPr>
                <w:ins w:id="3106" w:author="Muhamad Ridho Zul Khoiri" w:date="2026-07-14T09:42:00Z" w16du:dateUtc="2026-07-14T02:42:00Z"/>
                <w:rFonts w:cs="Arial"/>
                <w:sz w:val="18"/>
                <w:szCs w:val="18"/>
                <w:rPrChange w:id="3107" w:author="Muhamad Ridho Zul Khoiri" w:date="2026-07-14T10:50:00Z" w16du:dateUtc="2026-07-14T03:50:00Z">
                  <w:rPr>
                    <w:ins w:id="3108" w:author="Muhamad Ridho Zul Khoiri" w:date="2026-07-14T09:42:00Z" w16du:dateUtc="2026-07-14T02:42:00Z"/>
                    <w:rFonts w:cs="Arial"/>
                  </w:rPr>
                </w:rPrChange>
              </w:rPr>
              <w:pPrChange w:id="3109" w:author="Muhamad Ridho Zul Khoiri" w:date="2026-07-14T09:58:00Z" w16du:dateUtc="2026-07-14T02:58:00Z">
                <w:pPr/>
              </w:pPrChange>
            </w:pPr>
            <w:ins w:id="3110" w:author="Muhamad Ridho Zul Khoiri" w:date="2026-07-14T09:51:00Z" w16du:dateUtc="2026-07-14T02:51:00Z">
              <w:r w:rsidRPr="00526DF0">
                <w:rPr>
                  <w:rFonts w:cs="Arial"/>
                  <w:sz w:val="18"/>
                  <w:szCs w:val="18"/>
                  <w:rPrChange w:id="3111" w:author="Muhamad Ridho Zul Khoiri" w:date="2026-07-14T10:50:00Z" w16du:dateUtc="2026-07-14T03:50:00Z">
                    <w:rPr>
                      <w:rFonts w:ascii="Times New Roman" w:hAnsi="Times New Roman"/>
                    </w:rPr>
                  </w:rPrChange>
                </w:rPr>
                <w:t>S</w:t>
              </w:r>
            </w:ins>
            <w:ins w:id="3112" w:author="Muhamad Ridho Zul Khoiri" w:date="2026-07-14T09:59:00Z" w16du:dateUtc="2026-07-14T02:59:00Z">
              <w:r w:rsidRPr="00526DF0">
                <w:rPr>
                  <w:rFonts w:cs="Arial"/>
                  <w:sz w:val="18"/>
                  <w:szCs w:val="18"/>
                  <w:rPrChange w:id="3113" w:author="Muhamad Ridho Zul Khoiri" w:date="2026-07-14T10:50:00Z" w16du:dateUtc="2026-07-14T03:50:00Z">
                    <w:rPr>
                      <w:rFonts w:ascii="Times New Roman" w:hAnsi="Times New Roman"/>
                    </w:rPr>
                  </w:rPrChange>
                </w:rPr>
                <w:t>M</w:t>
              </w:r>
              <w:r w:rsidRPr="00526DF0">
                <w:rPr>
                  <w:rFonts w:cs="Arial"/>
                  <w:sz w:val="18"/>
                  <w:szCs w:val="18"/>
                  <w:rPrChange w:id="3114" w:author="Muhamad Ridho Zul Khoiri" w:date="2026-07-14T10:50:00Z" w16du:dateUtc="2026-07-14T03:50:00Z">
                    <w:rPr>
                      <w:rFonts w:ascii="Times New Roman" w:hAnsi="Times New Roman"/>
                    </w:rPr>
                  </w:rPrChange>
                </w:rPr>
                <w:br/>
              </w:r>
            </w:ins>
            <w:ins w:id="3115" w:author="Muhamad Ridho Zul Khoiri" w:date="2026-07-14T09:51:00Z" w16du:dateUtc="2026-07-14T02:51:00Z">
              <w:r w:rsidRPr="00526DF0">
                <w:rPr>
                  <w:rFonts w:cs="Arial"/>
                  <w:sz w:val="18"/>
                  <w:szCs w:val="18"/>
                  <w:rPrChange w:id="3116" w:author="Muhamad Ridho Zul Khoiri" w:date="2026-07-14T10:50:00Z" w16du:dateUtc="2026-07-14T03:50:00Z">
                    <w:rPr>
                      <w:rFonts w:ascii="Times New Roman" w:hAnsi="Times New Roman"/>
                    </w:rPr>
                  </w:rPrChange>
                </w:rPr>
                <w:t>Subsurface</w:t>
              </w:r>
            </w:ins>
          </w:p>
        </w:tc>
        <w:tc>
          <w:tcPr>
            <w:tcW w:w="811" w:type="pct"/>
            <w:tcBorders>
              <w:top w:val="double" w:sz="4" w:space="0" w:color="auto"/>
            </w:tcBorders>
            <w:shd w:val="clear" w:color="auto" w:fill="DBE5F1" w:themeFill="accent1" w:themeFillTint="33"/>
            <w:vAlign w:val="center"/>
            <w:tcPrChange w:id="3117" w:author="Muhamad Ridho Zul Khoiri" w:date="2026-07-14T10:04:00Z" w16du:dateUtc="2026-07-14T03:04:00Z">
              <w:tcPr>
                <w:tcW w:w="0" w:type="auto"/>
                <w:gridSpan w:val="2"/>
                <w:vAlign w:val="center"/>
              </w:tcPr>
            </w:tcPrChange>
          </w:tcPr>
          <w:p w14:paraId="06E599C3" w14:textId="21481827" w:rsidR="002125EF" w:rsidRPr="00526DF0" w:rsidRDefault="002125EF">
            <w:pPr>
              <w:ind w:left="-35"/>
              <w:jc w:val="center"/>
              <w:rPr>
                <w:ins w:id="3118" w:author="Muhamad Ridho Zul Khoiri" w:date="2026-07-14T09:42:00Z" w16du:dateUtc="2026-07-14T02:42:00Z"/>
                <w:rFonts w:cs="Arial"/>
                <w:sz w:val="18"/>
                <w:szCs w:val="18"/>
                <w:rPrChange w:id="3119" w:author="Muhamad Ridho Zul Khoiri" w:date="2026-07-14T10:50:00Z" w16du:dateUtc="2026-07-14T03:50:00Z">
                  <w:rPr>
                    <w:ins w:id="3120" w:author="Muhamad Ridho Zul Khoiri" w:date="2026-07-14T09:42:00Z" w16du:dateUtc="2026-07-14T02:42:00Z"/>
                    <w:rFonts w:cs="Arial"/>
                  </w:rPr>
                </w:rPrChange>
              </w:rPr>
              <w:pPrChange w:id="3121" w:author="Muhamad Ridho Zul Khoiri" w:date="2026-07-14T09:58:00Z" w16du:dateUtc="2026-07-14T02:58:00Z">
                <w:pPr/>
              </w:pPrChange>
            </w:pPr>
            <w:ins w:id="3122" w:author="Muhamad Ridho Zul Khoiri" w:date="2026-07-14T09:51:00Z" w16du:dateUtc="2026-07-14T02:51:00Z">
              <w:r w:rsidRPr="00526DF0">
                <w:rPr>
                  <w:rFonts w:cs="Arial"/>
                  <w:sz w:val="18"/>
                  <w:szCs w:val="18"/>
                  <w:rPrChange w:id="3123" w:author="Muhamad Ridho Zul Khoiri" w:date="2026-07-14T10:50:00Z" w16du:dateUtc="2026-07-14T03:50:00Z">
                    <w:rPr>
                      <w:rFonts w:ascii="Times New Roman" w:hAnsi="Times New Roman"/>
                    </w:rPr>
                  </w:rPrChange>
                </w:rPr>
                <w:t>Sr. VP Asset</w:t>
              </w:r>
            </w:ins>
          </w:p>
        </w:tc>
        <w:tc>
          <w:tcPr>
            <w:tcW w:w="811" w:type="pct"/>
            <w:tcBorders>
              <w:top w:val="double" w:sz="4" w:space="0" w:color="auto"/>
            </w:tcBorders>
            <w:shd w:val="clear" w:color="auto" w:fill="DBE5F1" w:themeFill="accent1" w:themeFillTint="33"/>
            <w:vAlign w:val="center"/>
            <w:tcPrChange w:id="3124" w:author="Muhamad Ridho Zul Khoiri" w:date="2026-07-14T10:04:00Z" w16du:dateUtc="2026-07-14T03:04:00Z">
              <w:tcPr>
                <w:tcW w:w="0" w:type="auto"/>
                <w:gridSpan w:val="2"/>
                <w:vAlign w:val="center"/>
              </w:tcPr>
            </w:tcPrChange>
          </w:tcPr>
          <w:p w14:paraId="31489001" w14:textId="0C9A3303" w:rsidR="002125EF" w:rsidRPr="00526DF0" w:rsidRDefault="002125EF">
            <w:pPr>
              <w:ind w:left="-35"/>
              <w:jc w:val="center"/>
              <w:rPr>
                <w:ins w:id="3125" w:author="Muhamad Ridho Zul Khoiri" w:date="2026-07-14T09:42:00Z" w16du:dateUtc="2026-07-14T02:42:00Z"/>
                <w:rFonts w:cs="Arial"/>
                <w:sz w:val="18"/>
                <w:szCs w:val="18"/>
                <w:rPrChange w:id="3126" w:author="Muhamad Ridho Zul Khoiri" w:date="2026-07-14T10:50:00Z" w16du:dateUtc="2026-07-14T03:50:00Z">
                  <w:rPr>
                    <w:ins w:id="3127" w:author="Muhamad Ridho Zul Khoiri" w:date="2026-07-14T09:42:00Z" w16du:dateUtc="2026-07-14T02:42:00Z"/>
                    <w:rFonts w:cs="Arial"/>
                  </w:rPr>
                </w:rPrChange>
              </w:rPr>
              <w:pPrChange w:id="3128" w:author="Muhamad Ridho Zul Khoiri" w:date="2026-07-14T09:58:00Z" w16du:dateUtc="2026-07-14T02:58:00Z">
                <w:pPr/>
              </w:pPrChange>
            </w:pPr>
            <w:ins w:id="3129" w:author="Muhamad Ridho Zul Khoiri" w:date="2026-07-14T10:00:00Z" w16du:dateUtc="2026-07-14T03:00:00Z">
              <w:r w:rsidRPr="00526DF0">
                <w:rPr>
                  <w:rFonts w:cs="Arial"/>
                  <w:i/>
                  <w:iCs/>
                  <w:sz w:val="18"/>
                  <w:szCs w:val="18"/>
                  <w:rPrChange w:id="3130" w:author="Muhamad Ridho Zul Khoiri" w:date="2026-07-14T10:50:00Z" w16du:dateUtc="2026-07-14T03:50:00Z">
                    <w:rPr>
                      <w:rFonts w:ascii="Times New Roman" w:hAnsi="Times New Roman"/>
                      <w:i/>
                      <w:iCs/>
                    </w:rPr>
                  </w:rPrChange>
                </w:rPr>
                <w:t>As per FDP guidelines</w:t>
              </w:r>
            </w:ins>
          </w:p>
        </w:tc>
        <w:tc>
          <w:tcPr>
            <w:tcW w:w="812" w:type="pct"/>
            <w:tcBorders>
              <w:top w:val="double" w:sz="4" w:space="0" w:color="auto"/>
            </w:tcBorders>
            <w:shd w:val="clear" w:color="auto" w:fill="DBE5F1" w:themeFill="accent1" w:themeFillTint="33"/>
            <w:vAlign w:val="center"/>
            <w:tcPrChange w:id="3131" w:author="Muhamad Ridho Zul Khoiri" w:date="2026-07-14T10:04:00Z" w16du:dateUtc="2026-07-14T03:04:00Z">
              <w:tcPr>
                <w:tcW w:w="0" w:type="auto"/>
                <w:gridSpan w:val="3"/>
                <w:vAlign w:val="center"/>
              </w:tcPr>
            </w:tcPrChange>
          </w:tcPr>
          <w:p w14:paraId="47C938C0" w14:textId="5543B42B" w:rsidR="002125EF" w:rsidRPr="00526DF0" w:rsidRDefault="002125EF">
            <w:pPr>
              <w:ind w:left="-35"/>
              <w:jc w:val="center"/>
              <w:rPr>
                <w:ins w:id="3132" w:author="Muhamad Ridho Zul Khoiri" w:date="2026-07-14T09:42:00Z" w16du:dateUtc="2026-07-14T02:42:00Z"/>
                <w:rFonts w:cs="Arial"/>
                <w:i/>
                <w:iCs/>
                <w:sz w:val="18"/>
                <w:szCs w:val="18"/>
                <w:rPrChange w:id="3133" w:author="Muhamad Ridho Zul Khoiri" w:date="2026-07-14T10:50:00Z" w16du:dateUtc="2026-07-14T03:50:00Z">
                  <w:rPr>
                    <w:ins w:id="3134" w:author="Muhamad Ridho Zul Khoiri" w:date="2026-07-14T09:42:00Z" w16du:dateUtc="2026-07-14T02:42:00Z"/>
                  </w:rPr>
                </w:rPrChange>
              </w:rPr>
              <w:pPrChange w:id="3135" w:author="Muhamad Ridho Zul Khoiri" w:date="2026-07-14T09:58:00Z" w16du:dateUtc="2026-07-14T02:58:00Z">
                <w:pPr/>
              </w:pPrChange>
            </w:pPr>
            <w:ins w:id="3136" w:author="Muhamad Ridho Zul Khoiri" w:date="2026-07-14T09:50:00Z" w16du:dateUtc="2026-07-14T02:50:00Z">
              <w:r w:rsidRPr="00526DF0">
                <w:rPr>
                  <w:rFonts w:cs="Arial"/>
                  <w:i/>
                  <w:iCs/>
                  <w:sz w:val="18"/>
                  <w:szCs w:val="18"/>
                  <w:rPrChange w:id="3137" w:author="Muhamad Ridho Zul Khoiri" w:date="2026-07-14T10:50:00Z" w16du:dateUtc="2026-07-14T03:50:00Z">
                    <w:rPr>
                      <w:rFonts w:ascii="Times New Roman" w:hAnsi="Times New Roman"/>
                    </w:rPr>
                  </w:rPrChange>
                </w:rPr>
                <w:t>As per FDP guidelines</w:t>
              </w:r>
            </w:ins>
          </w:p>
        </w:tc>
      </w:tr>
      <w:tr w:rsidR="002E7161" w:rsidRPr="00CF42A6" w14:paraId="53D11E68" w14:textId="77777777" w:rsidTr="00A31E9E">
        <w:trPr>
          <w:trHeight w:val="720"/>
          <w:ins w:id="3138" w:author="Muhamad Ridho Zul Khoiri" w:date="2026-07-14T09:42:00Z"/>
          <w:trPrChange w:id="3139" w:author="Muhamad Ridho Zul Khoiri" w:date="2026-07-14T10:04:00Z" w16du:dateUtc="2026-07-14T03:04:00Z">
            <w:trPr>
              <w:tblCellSpacing w:w="15" w:type="dxa"/>
            </w:trPr>
          </w:trPrChange>
        </w:trPr>
        <w:tc>
          <w:tcPr>
            <w:tcW w:w="944" w:type="pct"/>
            <w:tcBorders>
              <w:right w:val="double" w:sz="4" w:space="0" w:color="auto"/>
            </w:tcBorders>
            <w:shd w:val="clear" w:color="auto" w:fill="0F243E" w:themeFill="text2" w:themeFillShade="80"/>
            <w:vAlign w:val="center"/>
            <w:hideMark/>
            <w:tcPrChange w:id="3140" w:author="Muhamad Ridho Zul Khoiri" w:date="2026-07-14T10:04:00Z" w16du:dateUtc="2026-07-14T03:04:00Z">
              <w:tcPr>
                <w:tcW w:w="0" w:type="auto"/>
                <w:gridSpan w:val="2"/>
                <w:vAlign w:val="center"/>
                <w:hideMark/>
              </w:tcPr>
            </w:tcPrChange>
          </w:tcPr>
          <w:p w14:paraId="59CF71EC" w14:textId="0CA54CB7" w:rsidR="002E7161" w:rsidRPr="00526DF0" w:rsidRDefault="002E7161">
            <w:pPr>
              <w:ind w:left="-35"/>
              <w:jc w:val="center"/>
              <w:rPr>
                <w:ins w:id="3141" w:author="Muhamad Ridho Zul Khoiri" w:date="2026-07-14T09:42:00Z" w16du:dateUtc="2026-07-14T02:42:00Z"/>
                <w:rFonts w:cs="Arial"/>
                <w:i/>
                <w:iCs/>
                <w:sz w:val="18"/>
                <w:szCs w:val="18"/>
                <w:rPrChange w:id="3142" w:author="Muhamad Ridho Zul Khoiri" w:date="2026-07-14T10:50:00Z" w16du:dateUtc="2026-07-14T03:50:00Z">
                  <w:rPr>
                    <w:ins w:id="3143" w:author="Muhamad Ridho Zul Khoiri" w:date="2026-07-14T09:42:00Z" w16du:dateUtc="2026-07-14T02:42:00Z"/>
                  </w:rPr>
                </w:rPrChange>
              </w:rPr>
              <w:pPrChange w:id="3144" w:author="Muhamad Ridho Zul Khoiri" w:date="2026-07-14T09:48:00Z" w16du:dateUtc="2026-07-14T02:48:00Z">
                <w:pPr/>
              </w:pPrChange>
            </w:pPr>
            <w:ins w:id="3145" w:author="Muhamad Ridho Zul Khoiri" w:date="2026-07-14T09:42:00Z" w16du:dateUtc="2026-07-14T02:42:00Z">
              <w:r w:rsidRPr="00526DF0">
                <w:rPr>
                  <w:rStyle w:val="Strong"/>
                  <w:rFonts w:cs="Arial"/>
                  <w:i/>
                  <w:iCs/>
                  <w:sz w:val="18"/>
                  <w:szCs w:val="18"/>
                  <w:rPrChange w:id="3146" w:author="Muhamad Ridho Zul Khoiri" w:date="2026-07-14T10:50:00Z" w16du:dateUtc="2026-07-14T03:50:00Z">
                    <w:rPr>
                      <w:rStyle w:val="Strong"/>
                    </w:rPr>
                  </w:rPrChange>
                </w:rPr>
                <w:t xml:space="preserve">Asset </w:t>
              </w:r>
            </w:ins>
            <w:ins w:id="3147" w:author="Muhamad Ridho Zul Khoiri" w:date="2026-07-14T09:49:00Z" w16du:dateUtc="2026-07-14T02:49:00Z">
              <w:r w:rsidRPr="00526DF0">
                <w:rPr>
                  <w:rStyle w:val="Strong"/>
                  <w:rFonts w:cs="Arial"/>
                  <w:i/>
                  <w:iCs/>
                  <w:sz w:val="18"/>
                  <w:szCs w:val="18"/>
                  <w:rPrChange w:id="3148" w:author="Muhamad Ridho Zul Khoiri" w:date="2026-07-14T10:50:00Z" w16du:dateUtc="2026-07-14T03:50:00Z">
                    <w:rPr>
                      <w:rStyle w:val="Strong"/>
                      <w:rFonts w:ascii="Times New Roman" w:hAnsi="Times New Roman"/>
                    </w:rPr>
                  </w:rPrChange>
                </w:rPr>
                <w:t xml:space="preserve">Dev. </w:t>
              </w:r>
            </w:ins>
            <w:ins w:id="3149" w:author="Muhamad Ridho Zul Khoiri" w:date="2026-07-14T09:42:00Z" w16du:dateUtc="2026-07-14T02:42:00Z">
              <w:r w:rsidRPr="00526DF0">
                <w:rPr>
                  <w:rStyle w:val="Strong"/>
                  <w:rFonts w:cs="Arial"/>
                  <w:i/>
                  <w:iCs/>
                  <w:sz w:val="18"/>
                  <w:szCs w:val="18"/>
                  <w:rPrChange w:id="3150" w:author="Muhamad Ridho Zul Khoiri" w:date="2026-07-14T10:50:00Z" w16du:dateUtc="2026-07-14T03:50:00Z">
                    <w:rPr>
                      <w:rStyle w:val="Strong"/>
                    </w:rPr>
                  </w:rPrChange>
                </w:rPr>
                <w:t>Plan (</w:t>
              </w:r>
            </w:ins>
            <w:ins w:id="3151" w:author="Muhamad Ridho Zul Khoiri" w:date="2026-07-14T09:49:00Z" w16du:dateUtc="2026-07-14T02:49:00Z">
              <w:r w:rsidRPr="00526DF0">
                <w:rPr>
                  <w:rStyle w:val="Strong"/>
                  <w:rFonts w:cs="Arial"/>
                  <w:i/>
                  <w:iCs/>
                  <w:sz w:val="18"/>
                  <w:szCs w:val="18"/>
                  <w:rPrChange w:id="3152" w:author="Muhamad Ridho Zul Khoiri" w:date="2026-07-14T10:50:00Z" w16du:dateUtc="2026-07-14T03:50:00Z">
                    <w:rPr>
                      <w:rStyle w:val="Strong"/>
                      <w:rFonts w:ascii="Times New Roman" w:hAnsi="Times New Roman"/>
                    </w:rPr>
                  </w:rPrChange>
                </w:rPr>
                <w:t>A</w:t>
              </w:r>
            </w:ins>
            <w:ins w:id="3153" w:author="Muhamad Ridho Zul Khoiri" w:date="2026-07-14T09:42:00Z" w16du:dateUtc="2026-07-14T02:42:00Z">
              <w:r w:rsidRPr="00526DF0">
                <w:rPr>
                  <w:rStyle w:val="Strong"/>
                  <w:rFonts w:cs="Arial"/>
                  <w:i/>
                  <w:iCs/>
                  <w:sz w:val="18"/>
                  <w:szCs w:val="18"/>
                  <w:rPrChange w:id="3154" w:author="Muhamad Ridho Zul Khoiri" w:date="2026-07-14T10:50:00Z" w16du:dateUtc="2026-07-14T03:50:00Z">
                    <w:rPr>
                      <w:rStyle w:val="Strong"/>
                    </w:rPr>
                  </w:rPrChange>
                </w:rPr>
                <w:t>DP)</w:t>
              </w:r>
            </w:ins>
          </w:p>
        </w:tc>
        <w:tc>
          <w:tcPr>
            <w:tcW w:w="811" w:type="pct"/>
            <w:tcBorders>
              <w:left w:val="double" w:sz="4" w:space="0" w:color="auto"/>
            </w:tcBorders>
            <w:shd w:val="clear" w:color="auto" w:fill="DBE5F1" w:themeFill="accent1" w:themeFillTint="33"/>
            <w:vAlign w:val="center"/>
            <w:tcPrChange w:id="3155" w:author="Muhamad Ridho Zul Khoiri" w:date="2026-07-14T10:04:00Z" w16du:dateUtc="2026-07-14T03:04:00Z">
              <w:tcPr>
                <w:tcW w:w="0" w:type="auto"/>
                <w:gridSpan w:val="2"/>
                <w:vAlign w:val="center"/>
              </w:tcPr>
            </w:tcPrChange>
          </w:tcPr>
          <w:p w14:paraId="06525D27" w14:textId="501A78D1" w:rsidR="002E7161" w:rsidRPr="00526DF0" w:rsidRDefault="002E7161">
            <w:pPr>
              <w:ind w:left="-35"/>
              <w:jc w:val="center"/>
              <w:rPr>
                <w:ins w:id="3156" w:author="Muhamad Ridho Zul Khoiri" w:date="2026-07-14T09:42:00Z" w16du:dateUtc="2026-07-14T02:42:00Z"/>
                <w:rFonts w:cs="Arial"/>
                <w:sz w:val="18"/>
                <w:szCs w:val="18"/>
                <w:rPrChange w:id="3157" w:author="Muhamad Ridho Zul Khoiri" w:date="2026-07-14T10:50:00Z" w16du:dateUtc="2026-07-14T03:50:00Z">
                  <w:rPr>
                    <w:ins w:id="3158" w:author="Muhamad Ridho Zul Khoiri" w:date="2026-07-14T09:42:00Z" w16du:dateUtc="2026-07-14T02:42:00Z"/>
                    <w:rFonts w:cs="Arial"/>
                  </w:rPr>
                </w:rPrChange>
              </w:rPr>
              <w:pPrChange w:id="3159" w:author="Muhamad Ridho Zul Khoiri" w:date="2026-07-14T09:58:00Z" w16du:dateUtc="2026-07-14T02:58:00Z">
                <w:pPr/>
              </w:pPrChange>
            </w:pPr>
            <w:ins w:id="3160" w:author="Muhamad Ridho Zul Khoiri" w:date="2026-07-14T09:51:00Z" w16du:dateUtc="2026-07-14T02:51:00Z">
              <w:r w:rsidRPr="00526DF0">
                <w:rPr>
                  <w:rFonts w:cs="Arial"/>
                  <w:sz w:val="18"/>
                  <w:szCs w:val="18"/>
                  <w:rPrChange w:id="3161" w:author="Muhamad Ridho Zul Khoiri" w:date="2026-07-14T10:50:00Z" w16du:dateUtc="2026-07-14T03:50:00Z">
                    <w:rPr>
                      <w:rFonts w:ascii="Times New Roman" w:hAnsi="Times New Roman"/>
                    </w:rPr>
                  </w:rPrChange>
                </w:rPr>
                <w:t>Block / Asset Developments</w:t>
              </w:r>
            </w:ins>
          </w:p>
        </w:tc>
        <w:tc>
          <w:tcPr>
            <w:tcW w:w="811" w:type="pct"/>
            <w:shd w:val="clear" w:color="auto" w:fill="DBE5F1" w:themeFill="accent1" w:themeFillTint="33"/>
            <w:vAlign w:val="center"/>
            <w:tcPrChange w:id="3162" w:author="Muhamad Ridho Zul Khoiri" w:date="2026-07-14T10:04:00Z" w16du:dateUtc="2026-07-14T03:04:00Z">
              <w:tcPr>
                <w:tcW w:w="0" w:type="auto"/>
                <w:gridSpan w:val="2"/>
                <w:vAlign w:val="center"/>
              </w:tcPr>
            </w:tcPrChange>
          </w:tcPr>
          <w:p w14:paraId="20CC62A8" w14:textId="63B98705" w:rsidR="002E7161" w:rsidRPr="00526DF0" w:rsidRDefault="002E7161">
            <w:pPr>
              <w:ind w:left="-35"/>
              <w:jc w:val="center"/>
              <w:rPr>
                <w:ins w:id="3163" w:author="Muhamad Ridho Zul Khoiri" w:date="2026-07-14T09:42:00Z" w16du:dateUtc="2026-07-14T02:42:00Z"/>
                <w:rFonts w:cs="Arial"/>
                <w:sz w:val="18"/>
                <w:szCs w:val="18"/>
                <w:rPrChange w:id="3164" w:author="Muhamad Ridho Zul Khoiri" w:date="2026-07-14T10:50:00Z" w16du:dateUtc="2026-07-14T03:50:00Z">
                  <w:rPr>
                    <w:ins w:id="3165" w:author="Muhamad Ridho Zul Khoiri" w:date="2026-07-14T09:42:00Z" w16du:dateUtc="2026-07-14T02:42:00Z"/>
                    <w:rFonts w:cs="Arial"/>
                  </w:rPr>
                </w:rPrChange>
              </w:rPr>
              <w:pPrChange w:id="3166" w:author="Muhamad Ridho Zul Khoiri" w:date="2026-07-14T09:58:00Z" w16du:dateUtc="2026-07-14T02:58:00Z">
                <w:pPr/>
              </w:pPrChange>
            </w:pPr>
            <w:ins w:id="3167" w:author="Muhamad Ridho Zul Khoiri" w:date="2026-07-14T09:51:00Z" w16du:dateUtc="2026-07-14T02:51:00Z">
              <w:r w:rsidRPr="00526DF0">
                <w:rPr>
                  <w:rFonts w:cs="Arial"/>
                  <w:sz w:val="18"/>
                  <w:szCs w:val="18"/>
                  <w:rPrChange w:id="3168" w:author="Muhamad Ridho Zul Khoiri" w:date="2026-07-14T10:50:00Z" w16du:dateUtc="2026-07-14T03:50:00Z">
                    <w:rPr>
                      <w:rFonts w:ascii="Times New Roman" w:hAnsi="Times New Roman"/>
                    </w:rPr>
                  </w:rPrChange>
                </w:rPr>
                <w:t>Sr. VP Asset</w:t>
              </w:r>
            </w:ins>
          </w:p>
        </w:tc>
        <w:tc>
          <w:tcPr>
            <w:tcW w:w="811" w:type="pct"/>
            <w:shd w:val="clear" w:color="auto" w:fill="DBE5F1" w:themeFill="accent1" w:themeFillTint="33"/>
            <w:vAlign w:val="center"/>
            <w:tcPrChange w:id="3169" w:author="Muhamad Ridho Zul Khoiri" w:date="2026-07-14T10:04:00Z" w16du:dateUtc="2026-07-14T03:04:00Z">
              <w:tcPr>
                <w:tcW w:w="0" w:type="auto"/>
                <w:gridSpan w:val="2"/>
                <w:vAlign w:val="center"/>
              </w:tcPr>
            </w:tcPrChange>
          </w:tcPr>
          <w:p w14:paraId="5BF1976E" w14:textId="011F6AA0" w:rsidR="002E7161" w:rsidRPr="00526DF0" w:rsidRDefault="002E7161">
            <w:pPr>
              <w:ind w:left="-35"/>
              <w:jc w:val="center"/>
              <w:rPr>
                <w:ins w:id="3170" w:author="Muhamad Ridho Zul Khoiri" w:date="2026-07-14T09:42:00Z" w16du:dateUtc="2026-07-14T02:42:00Z"/>
                <w:rFonts w:cs="Arial"/>
                <w:sz w:val="18"/>
                <w:szCs w:val="18"/>
                <w:rPrChange w:id="3171" w:author="Muhamad Ridho Zul Khoiri" w:date="2026-07-14T10:50:00Z" w16du:dateUtc="2026-07-14T03:50:00Z">
                  <w:rPr>
                    <w:ins w:id="3172" w:author="Muhamad Ridho Zul Khoiri" w:date="2026-07-14T09:42:00Z" w16du:dateUtc="2026-07-14T02:42:00Z"/>
                    <w:rFonts w:cs="Arial"/>
                  </w:rPr>
                </w:rPrChange>
              </w:rPr>
              <w:pPrChange w:id="3173" w:author="Muhamad Ridho Zul Khoiri" w:date="2026-07-14T09:58:00Z" w16du:dateUtc="2026-07-14T02:58:00Z">
                <w:pPr/>
              </w:pPrChange>
            </w:pPr>
            <w:ins w:id="3174" w:author="Muhamad Ridho Zul Khoiri" w:date="2026-07-14T09:51:00Z" w16du:dateUtc="2026-07-14T02:51:00Z">
              <w:r w:rsidRPr="00526DF0">
                <w:rPr>
                  <w:rFonts w:cs="Arial"/>
                  <w:sz w:val="18"/>
                  <w:szCs w:val="18"/>
                  <w:rPrChange w:id="3175" w:author="Muhamad Ridho Zul Khoiri" w:date="2026-07-14T10:50:00Z" w16du:dateUtc="2026-07-14T03:50:00Z">
                    <w:rPr>
                      <w:rFonts w:ascii="Times New Roman" w:hAnsi="Times New Roman"/>
                    </w:rPr>
                  </w:rPrChange>
                </w:rPr>
                <w:t>CEO/COO</w:t>
              </w:r>
            </w:ins>
          </w:p>
        </w:tc>
        <w:tc>
          <w:tcPr>
            <w:tcW w:w="811" w:type="pct"/>
            <w:shd w:val="clear" w:color="auto" w:fill="DBE5F1" w:themeFill="accent1" w:themeFillTint="33"/>
            <w:vAlign w:val="center"/>
            <w:tcPrChange w:id="3176" w:author="Muhamad Ridho Zul Khoiri" w:date="2026-07-14T10:04:00Z" w16du:dateUtc="2026-07-14T03:04:00Z">
              <w:tcPr>
                <w:tcW w:w="0" w:type="auto"/>
                <w:gridSpan w:val="2"/>
                <w:vAlign w:val="center"/>
              </w:tcPr>
            </w:tcPrChange>
          </w:tcPr>
          <w:p w14:paraId="5E4B2CFA" w14:textId="773B6A7F" w:rsidR="002E7161" w:rsidRPr="00526DF0" w:rsidRDefault="002E7161">
            <w:pPr>
              <w:ind w:left="-35"/>
              <w:jc w:val="center"/>
              <w:rPr>
                <w:ins w:id="3177" w:author="Muhamad Ridho Zul Khoiri" w:date="2026-07-14T09:42:00Z" w16du:dateUtc="2026-07-14T02:42:00Z"/>
                <w:rFonts w:cs="Arial"/>
                <w:i/>
                <w:iCs/>
                <w:sz w:val="18"/>
                <w:szCs w:val="18"/>
                <w:rPrChange w:id="3178" w:author="Muhamad Ridho Zul Khoiri" w:date="2026-07-14T10:50:00Z" w16du:dateUtc="2026-07-14T03:50:00Z">
                  <w:rPr>
                    <w:ins w:id="3179" w:author="Muhamad Ridho Zul Khoiri" w:date="2026-07-14T09:42:00Z" w16du:dateUtc="2026-07-14T02:42:00Z"/>
                  </w:rPr>
                </w:rPrChange>
              </w:rPr>
              <w:pPrChange w:id="3180" w:author="Muhamad Ridho Zul Khoiri" w:date="2026-07-14T09:58:00Z" w16du:dateUtc="2026-07-14T02:58:00Z">
                <w:pPr/>
              </w:pPrChange>
            </w:pPr>
            <w:ins w:id="3181" w:author="Muhamad Ridho Zul Khoiri" w:date="2026-07-14T09:51:00Z" w16du:dateUtc="2026-07-14T02:51:00Z">
              <w:r w:rsidRPr="00526DF0">
                <w:rPr>
                  <w:rFonts w:cs="Arial"/>
                  <w:i/>
                  <w:iCs/>
                  <w:sz w:val="18"/>
                  <w:szCs w:val="18"/>
                  <w:rPrChange w:id="3182" w:author="Muhamad Ridho Zul Khoiri" w:date="2026-07-14T10:50:00Z" w16du:dateUtc="2026-07-14T03:50:00Z">
                    <w:rPr>
                      <w:rFonts w:ascii="Times New Roman" w:hAnsi="Times New Roman"/>
                    </w:rPr>
                  </w:rPrChange>
                </w:rPr>
                <w:t xml:space="preserve">As per </w:t>
              </w:r>
            </w:ins>
            <w:ins w:id="3183" w:author="Muhamad Ridho Zul Khoiri" w:date="2026-07-14T10:00:00Z" w16du:dateUtc="2026-07-14T03:00:00Z">
              <w:r w:rsidR="002125EF" w:rsidRPr="00526DF0">
                <w:rPr>
                  <w:rFonts w:cs="Arial"/>
                  <w:i/>
                  <w:iCs/>
                  <w:sz w:val="18"/>
                  <w:szCs w:val="18"/>
                  <w:rPrChange w:id="3184" w:author="Muhamad Ridho Zul Khoiri" w:date="2026-07-14T10:50:00Z" w16du:dateUtc="2026-07-14T03:50:00Z">
                    <w:rPr>
                      <w:rFonts w:ascii="Times New Roman" w:hAnsi="Times New Roman"/>
                      <w:i/>
                      <w:iCs/>
                    </w:rPr>
                  </w:rPrChange>
                </w:rPr>
                <w:t>A</w:t>
              </w:r>
            </w:ins>
            <w:ins w:id="3185" w:author="Muhamad Ridho Zul Khoiri" w:date="2026-07-14T09:51:00Z" w16du:dateUtc="2026-07-14T02:51:00Z">
              <w:r w:rsidRPr="00526DF0">
                <w:rPr>
                  <w:rFonts w:cs="Arial"/>
                  <w:i/>
                  <w:iCs/>
                  <w:sz w:val="18"/>
                  <w:szCs w:val="18"/>
                  <w:rPrChange w:id="3186" w:author="Muhamad Ridho Zul Khoiri" w:date="2026-07-14T10:50:00Z" w16du:dateUtc="2026-07-14T03:50:00Z">
                    <w:rPr>
                      <w:rFonts w:ascii="Times New Roman" w:hAnsi="Times New Roman"/>
                    </w:rPr>
                  </w:rPrChange>
                </w:rPr>
                <w:t>DP guidelines</w:t>
              </w:r>
            </w:ins>
          </w:p>
        </w:tc>
        <w:tc>
          <w:tcPr>
            <w:tcW w:w="812" w:type="pct"/>
            <w:shd w:val="clear" w:color="auto" w:fill="DBE5F1" w:themeFill="accent1" w:themeFillTint="33"/>
            <w:vAlign w:val="center"/>
            <w:tcPrChange w:id="3187" w:author="Muhamad Ridho Zul Khoiri" w:date="2026-07-14T10:04:00Z" w16du:dateUtc="2026-07-14T03:04:00Z">
              <w:tcPr>
                <w:tcW w:w="0" w:type="auto"/>
                <w:gridSpan w:val="3"/>
                <w:vAlign w:val="center"/>
              </w:tcPr>
            </w:tcPrChange>
          </w:tcPr>
          <w:p w14:paraId="050960BE" w14:textId="186CE9A6" w:rsidR="002E7161" w:rsidRPr="00526DF0" w:rsidRDefault="002E7161">
            <w:pPr>
              <w:ind w:left="-35"/>
              <w:jc w:val="center"/>
              <w:rPr>
                <w:ins w:id="3188" w:author="Muhamad Ridho Zul Khoiri" w:date="2026-07-14T09:42:00Z" w16du:dateUtc="2026-07-14T02:42:00Z"/>
                <w:rFonts w:cs="Arial"/>
                <w:i/>
                <w:iCs/>
                <w:sz w:val="18"/>
                <w:szCs w:val="18"/>
                <w:rPrChange w:id="3189" w:author="Muhamad Ridho Zul Khoiri" w:date="2026-07-14T10:50:00Z" w16du:dateUtc="2026-07-14T03:50:00Z">
                  <w:rPr>
                    <w:ins w:id="3190" w:author="Muhamad Ridho Zul Khoiri" w:date="2026-07-14T09:42:00Z" w16du:dateUtc="2026-07-14T02:42:00Z"/>
                  </w:rPr>
                </w:rPrChange>
              </w:rPr>
              <w:pPrChange w:id="3191" w:author="Muhamad Ridho Zul Khoiri" w:date="2026-07-14T09:58:00Z" w16du:dateUtc="2026-07-14T02:58:00Z">
                <w:pPr/>
              </w:pPrChange>
            </w:pPr>
            <w:ins w:id="3192" w:author="Muhamad Ridho Zul Khoiri" w:date="2026-07-14T09:50:00Z" w16du:dateUtc="2026-07-14T02:50:00Z">
              <w:r w:rsidRPr="00526DF0">
                <w:rPr>
                  <w:rFonts w:cs="Arial"/>
                  <w:i/>
                  <w:iCs/>
                  <w:sz w:val="18"/>
                  <w:szCs w:val="18"/>
                  <w:rPrChange w:id="3193" w:author="Muhamad Ridho Zul Khoiri" w:date="2026-07-14T10:50:00Z" w16du:dateUtc="2026-07-14T03:50:00Z">
                    <w:rPr>
                      <w:rFonts w:ascii="Times New Roman" w:hAnsi="Times New Roman"/>
                    </w:rPr>
                  </w:rPrChange>
                </w:rPr>
                <w:t xml:space="preserve">As per </w:t>
              </w:r>
            </w:ins>
            <w:ins w:id="3194" w:author="Muhamad Ridho Zul Khoiri" w:date="2026-07-14T10:00:00Z" w16du:dateUtc="2026-07-14T03:00:00Z">
              <w:r w:rsidR="002125EF" w:rsidRPr="00526DF0">
                <w:rPr>
                  <w:rFonts w:cs="Arial"/>
                  <w:i/>
                  <w:iCs/>
                  <w:sz w:val="18"/>
                  <w:szCs w:val="18"/>
                  <w:rPrChange w:id="3195" w:author="Muhamad Ridho Zul Khoiri" w:date="2026-07-14T10:50:00Z" w16du:dateUtc="2026-07-14T03:50:00Z">
                    <w:rPr>
                      <w:rFonts w:ascii="Times New Roman" w:hAnsi="Times New Roman"/>
                      <w:i/>
                      <w:iCs/>
                    </w:rPr>
                  </w:rPrChange>
                </w:rPr>
                <w:t>A</w:t>
              </w:r>
            </w:ins>
            <w:ins w:id="3196" w:author="Muhamad Ridho Zul Khoiri" w:date="2026-07-14T09:50:00Z" w16du:dateUtc="2026-07-14T02:50:00Z">
              <w:r w:rsidRPr="00526DF0">
                <w:rPr>
                  <w:rFonts w:cs="Arial"/>
                  <w:i/>
                  <w:iCs/>
                  <w:sz w:val="18"/>
                  <w:szCs w:val="18"/>
                  <w:rPrChange w:id="3197" w:author="Muhamad Ridho Zul Khoiri" w:date="2026-07-14T10:50:00Z" w16du:dateUtc="2026-07-14T03:50:00Z">
                    <w:rPr>
                      <w:rFonts w:ascii="Times New Roman" w:hAnsi="Times New Roman"/>
                    </w:rPr>
                  </w:rPrChange>
                </w:rPr>
                <w:t>DP guidelines</w:t>
              </w:r>
            </w:ins>
          </w:p>
        </w:tc>
      </w:tr>
      <w:tr w:rsidR="002125EF" w:rsidRPr="00CF42A6" w14:paraId="10942488" w14:textId="77777777" w:rsidTr="008572A4">
        <w:trPr>
          <w:trHeight w:val="720"/>
          <w:ins w:id="3198" w:author="Muhamad Ridho Zul Khoiri" w:date="2026-07-14T09:42:00Z"/>
          <w:trPrChange w:id="3199" w:author="Muhamad Ridho Zul Khoiri" w:date="2026-07-14T10:29:00Z" w16du:dateUtc="2026-07-14T03:29:00Z">
            <w:trPr>
              <w:tblCellSpacing w:w="15" w:type="dxa"/>
            </w:trPr>
          </w:trPrChange>
        </w:trPr>
        <w:tc>
          <w:tcPr>
            <w:tcW w:w="944" w:type="pct"/>
            <w:tcBorders>
              <w:right w:val="double" w:sz="4" w:space="0" w:color="auto"/>
            </w:tcBorders>
            <w:shd w:val="clear" w:color="auto" w:fill="244061" w:themeFill="accent1" w:themeFillShade="80"/>
            <w:vAlign w:val="center"/>
            <w:hideMark/>
            <w:tcPrChange w:id="3200" w:author="Muhamad Ridho Zul Khoiri" w:date="2026-07-14T10:29:00Z" w16du:dateUtc="2026-07-14T03:29:00Z">
              <w:tcPr>
                <w:tcW w:w="0" w:type="auto"/>
                <w:gridSpan w:val="2"/>
                <w:vAlign w:val="center"/>
                <w:hideMark/>
              </w:tcPr>
            </w:tcPrChange>
          </w:tcPr>
          <w:p w14:paraId="18885D44" w14:textId="501B462A" w:rsidR="002125EF" w:rsidRPr="00526DF0" w:rsidRDefault="002125EF">
            <w:pPr>
              <w:ind w:left="-35"/>
              <w:jc w:val="center"/>
              <w:rPr>
                <w:ins w:id="3201" w:author="Muhamad Ridho Zul Khoiri" w:date="2026-07-14T09:42:00Z" w16du:dateUtc="2026-07-14T02:42:00Z"/>
                <w:rFonts w:cs="Arial"/>
                <w:i/>
                <w:iCs/>
                <w:sz w:val="18"/>
                <w:szCs w:val="18"/>
                <w:rPrChange w:id="3202" w:author="Muhamad Ridho Zul Khoiri" w:date="2026-07-14T10:50:00Z" w16du:dateUtc="2026-07-14T03:50:00Z">
                  <w:rPr>
                    <w:ins w:id="3203" w:author="Muhamad Ridho Zul Khoiri" w:date="2026-07-14T09:42:00Z" w16du:dateUtc="2026-07-14T02:42:00Z"/>
                  </w:rPr>
                </w:rPrChange>
              </w:rPr>
              <w:pPrChange w:id="3204" w:author="Muhamad Ridho Zul Khoiri" w:date="2026-07-14T09:48:00Z" w16du:dateUtc="2026-07-14T02:48:00Z">
                <w:pPr/>
              </w:pPrChange>
            </w:pPr>
            <w:ins w:id="3205" w:author="Muhamad Ridho Zul Khoiri" w:date="2026-07-14T09:42:00Z" w16du:dateUtc="2026-07-14T02:42:00Z">
              <w:r w:rsidRPr="00526DF0">
                <w:rPr>
                  <w:rStyle w:val="Strong"/>
                  <w:rFonts w:cs="Arial"/>
                  <w:i/>
                  <w:iCs/>
                  <w:sz w:val="18"/>
                  <w:szCs w:val="18"/>
                  <w:rPrChange w:id="3206" w:author="Muhamad Ridho Zul Khoiri" w:date="2026-07-14T10:50:00Z" w16du:dateUtc="2026-07-14T03:50:00Z">
                    <w:rPr>
                      <w:rStyle w:val="Strong"/>
                    </w:rPr>
                  </w:rPrChange>
                </w:rPr>
                <w:t xml:space="preserve">LTP </w:t>
              </w:r>
            </w:ins>
            <w:ins w:id="3207" w:author="Muhamad Ridho Zul Khoiri" w:date="2026-07-14T09:49:00Z" w16du:dateUtc="2026-07-14T02:49:00Z">
              <w:r w:rsidRPr="00526DF0">
                <w:rPr>
                  <w:rStyle w:val="Strong"/>
                  <w:rFonts w:cs="Arial"/>
                  <w:i/>
                  <w:iCs/>
                  <w:sz w:val="18"/>
                  <w:szCs w:val="18"/>
                  <w:rPrChange w:id="3208" w:author="Muhamad Ridho Zul Khoiri" w:date="2026-07-14T10:50:00Z" w16du:dateUtc="2026-07-14T03:50:00Z">
                    <w:rPr>
                      <w:rStyle w:val="Strong"/>
                      <w:rFonts w:ascii="Times New Roman" w:hAnsi="Times New Roman"/>
                    </w:rPr>
                  </w:rPrChange>
                </w:rPr>
                <w:br/>
                <w:t>(</w:t>
              </w:r>
            </w:ins>
            <w:ins w:id="3209" w:author="Muhamad Ridho Zul Khoiri" w:date="2026-07-14T09:42:00Z" w16du:dateUtc="2026-07-14T02:42:00Z">
              <w:r w:rsidRPr="00526DF0">
                <w:rPr>
                  <w:rStyle w:val="Strong"/>
                  <w:rFonts w:cs="Arial"/>
                  <w:i/>
                  <w:iCs/>
                  <w:sz w:val="18"/>
                  <w:szCs w:val="18"/>
                  <w:rPrChange w:id="3210" w:author="Muhamad Ridho Zul Khoiri" w:date="2026-07-14T10:50:00Z" w16du:dateUtc="2026-07-14T03:50:00Z">
                    <w:rPr>
                      <w:rStyle w:val="Strong"/>
                    </w:rPr>
                  </w:rPrChange>
                </w:rPr>
                <w:t>Outer Years</w:t>
              </w:r>
            </w:ins>
            <w:ins w:id="3211" w:author="Muhamad Ridho Zul Khoiri" w:date="2026-07-14T09:49:00Z" w16du:dateUtc="2026-07-14T02:49:00Z">
              <w:r w:rsidRPr="00526DF0">
                <w:rPr>
                  <w:rStyle w:val="Strong"/>
                  <w:rFonts w:cs="Arial"/>
                  <w:i/>
                  <w:iCs/>
                  <w:sz w:val="18"/>
                  <w:szCs w:val="18"/>
                  <w:rPrChange w:id="3212" w:author="Muhamad Ridho Zul Khoiri" w:date="2026-07-14T10:50:00Z" w16du:dateUtc="2026-07-14T03:50:00Z">
                    <w:rPr>
                      <w:rStyle w:val="Strong"/>
                      <w:rFonts w:ascii="Times New Roman" w:hAnsi="Times New Roman"/>
                    </w:rPr>
                  </w:rPrChange>
                </w:rPr>
                <w:t>)</w:t>
              </w:r>
            </w:ins>
          </w:p>
        </w:tc>
        <w:tc>
          <w:tcPr>
            <w:tcW w:w="811" w:type="pct"/>
            <w:tcBorders>
              <w:left w:val="double" w:sz="4" w:space="0" w:color="auto"/>
            </w:tcBorders>
            <w:shd w:val="clear" w:color="auto" w:fill="DBE5F1" w:themeFill="accent1" w:themeFillTint="33"/>
            <w:vAlign w:val="center"/>
            <w:tcPrChange w:id="3213" w:author="Muhamad Ridho Zul Khoiri" w:date="2026-07-14T10:29:00Z" w16du:dateUtc="2026-07-14T03:29:00Z">
              <w:tcPr>
                <w:tcW w:w="0" w:type="auto"/>
                <w:gridSpan w:val="2"/>
                <w:vAlign w:val="center"/>
              </w:tcPr>
            </w:tcPrChange>
          </w:tcPr>
          <w:p w14:paraId="426EB93E" w14:textId="6DD0C26E" w:rsidR="002125EF" w:rsidRPr="00526DF0" w:rsidRDefault="002125EF">
            <w:pPr>
              <w:ind w:left="-35"/>
              <w:jc w:val="center"/>
              <w:rPr>
                <w:ins w:id="3214" w:author="Muhamad Ridho Zul Khoiri" w:date="2026-07-14T09:42:00Z" w16du:dateUtc="2026-07-14T02:42:00Z"/>
                <w:rFonts w:cs="Arial"/>
                <w:sz w:val="18"/>
                <w:szCs w:val="18"/>
                <w:rPrChange w:id="3215" w:author="Muhamad Ridho Zul Khoiri" w:date="2026-07-14T10:50:00Z" w16du:dateUtc="2026-07-14T03:50:00Z">
                  <w:rPr>
                    <w:ins w:id="3216" w:author="Muhamad Ridho Zul Khoiri" w:date="2026-07-14T09:42:00Z" w16du:dateUtc="2026-07-14T02:42:00Z"/>
                    <w:rFonts w:cs="Arial"/>
                  </w:rPr>
                </w:rPrChange>
              </w:rPr>
              <w:pPrChange w:id="3217" w:author="Muhamad Ridho Zul Khoiri" w:date="2026-07-14T09:58:00Z" w16du:dateUtc="2026-07-14T02:58:00Z">
                <w:pPr/>
              </w:pPrChange>
            </w:pPr>
            <w:ins w:id="3218" w:author="Muhamad Ridho Zul Khoiri" w:date="2026-07-14T09:52:00Z" w16du:dateUtc="2026-07-14T02:52:00Z">
              <w:r w:rsidRPr="00526DF0">
                <w:rPr>
                  <w:rFonts w:cs="Arial"/>
                  <w:sz w:val="18"/>
                  <w:szCs w:val="18"/>
                  <w:rPrChange w:id="3219" w:author="Muhamad Ridho Zul Khoiri" w:date="2026-07-14T10:50:00Z" w16du:dateUtc="2026-07-14T03:50:00Z">
                    <w:rPr>
                      <w:rFonts w:ascii="Times New Roman" w:hAnsi="Times New Roman"/>
                    </w:rPr>
                  </w:rPrChange>
                </w:rPr>
                <w:t>10-years+ business outlook</w:t>
              </w:r>
            </w:ins>
          </w:p>
        </w:tc>
        <w:tc>
          <w:tcPr>
            <w:tcW w:w="811" w:type="pct"/>
            <w:shd w:val="clear" w:color="auto" w:fill="DBE5F1" w:themeFill="accent1" w:themeFillTint="33"/>
            <w:vAlign w:val="center"/>
            <w:tcPrChange w:id="3220" w:author="Muhamad Ridho Zul Khoiri" w:date="2026-07-14T10:29:00Z" w16du:dateUtc="2026-07-14T03:29:00Z">
              <w:tcPr>
                <w:tcW w:w="0" w:type="auto"/>
                <w:gridSpan w:val="2"/>
                <w:vAlign w:val="center"/>
              </w:tcPr>
            </w:tcPrChange>
          </w:tcPr>
          <w:p w14:paraId="2CC55A90" w14:textId="1F0F6A51" w:rsidR="002125EF" w:rsidRPr="00526DF0" w:rsidRDefault="002125EF">
            <w:pPr>
              <w:ind w:left="-35"/>
              <w:jc w:val="center"/>
              <w:rPr>
                <w:ins w:id="3221" w:author="Muhamad Ridho Zul Khoiri" w:date="2026-07-14T09:42:00Z" w16du:dateUtc="2026-07-14T02:42:00Z"/>
                <w:rFonts w:cs="Arial"/>
                <w:sz w:val="18"/>
                <w:szCs w:val="18"/>
                <w:rPrChange w:id="3222" w:author="Muhamad Ridho Zul Khoiri" w:date="2026-07-14T10:50:00Z" w16du:dateUtc="2026-07-14T03:50:00Z">
                  <w:rPr>
                    <w:ins w:id="3223" w:author="Muhamad Ridho Zul Khoiri" w:date="2026-07-14T09:42:00Z" w16du:dateUtc="2026-07-14T02:42:00Z"/>
                    <w:rFonts w:cs="Arial"/>
                  </w:rPr>
                </w:rPrChange>
              </w:rPr>
              <w:pPrChange w:id="3224" w:author="Muhamad Ridho Zul Khoiri" w:date="2026-07-14T09:58:00Z" w16du:dateUtc="2026-07-14T02:58:00Z">
                <w:pPr/>
              </w:pPrChange>
            </w:pPr>
            <w:ins w:id="3225" w:author="Muhamad Ridho Zul Khoiri" w:date="2026-07-14T09:56:00Z" w16du:dateUtc="2026-07-14T02:56:00Z">
              <w:r w:rsidRPr="00526DF0">
                <w:rPr>
                  <w:rFonts w:cs="Arial"/>
                  <w:sz w:val="18"/>
                  <w:szCs w:val="18"/>
                  <w:rPrChange w:id="3226" w:author="Muhamad Ridho Zul Khoiri" w:date="2026-07-14T10:50:00Z" w16du:dateUtc="2026-07-14T03:50:00Z">
                    <w:rPr>
                      <w:rFonts w:ascii="Times New Roman" w:hAnsi="Times New Roman"/>
                    </w:rPr>
                  </w:rPrChange>
                </w:rPr>
                <w:t>Asset Management</w:t>
              </w:r>
            </w:ins>
          </w:p>
        </w:tc>
        <w:tc>
          <w:tcPr>
            <w:tcW w:w="811" w:type="pct"/>
            <w:shd w:val="clear" w:color="auto" w:fill="DBE5F1" w:themeFill="accent1" w:themeFillTint="33"/>
            <w:vAlign w:val="center"/>
            <w:tcPrChange w:id="3227" w:author="Muhamad Ridho Zul Khoiri" w:date="2026-07-14T10:29:00Z" w16du:dateUtc="2026-07-14T03:29:00Z">
              <w:tcPr>
                <w:tcW w:w="0" w:type="auto"/>
                <w:gridSpan w:val="2"/>
                <w:vAlign w:val="center"/>
              </w:tcPr>
            </w:tcPrChange>
          </w:tcPr>
          <w:p w14:paraId="2A301464" w14:textId="031F6971" w:rsidR="002125EF" w:rsidRPr="00526DF0" w:rsidRDefault="002125EF">
            <w:pPr>
              <w:ind w:left="-35"/>
              <w:jc w:val="center"/>
              <w:rPr>
                <w:ins w:id="3228" w:author="Muhamad Ridho Zul Khoiri" w:date="2026-07-14T09:42:00Z" w16du:dateUtc="2026-07-14T02:42:00Z"/>
                <w:rFonts w:cs="Arial"/>
                <w:sz w:val="18"/>
                <w:szCs w:val="18"/>
                <w:rPrChange w:id="3229" w:author="Muhamad Ridho Zul Khoiri" w:date="2026-07-14T10:50:00Z" w16du:dateUtc="2026-07-14T03:50:00Z">
                  <w:rPr>
                    <w:ins w:id="3230" w:author="Muhamad Ridho Zul Khoiri" w:date="2026-07-14T09:42:00Z" w16du:dateUtc="2026-07-14T02:42:00Z"/>
                    <w:rFonts w:cs="Arial"/>
                  </w:rPr>
                </w:rPrChange>
              </w:rPr>
              <w:pPrChange w:id="3231" w:author="Muhamad Ridho Zul Khoiri" w:date="2026-07-14T09:58:00Z" w16du:dateUtc="2026-07-14T02:58:00Z">
                <w:pPr/>
              </w:pPrChange>
            </w:pPr>
            <w:ins w:id="3232" w:author="Muhamad Ridho Zul Khoiri" w:date="2026-07-14T09:53:00Z" w16du:dateUtc="2026-07-14T02:53:00Z">
              <w:r w:rsidRPr="00526DF0">
                <w:rPr>
                  <w:rFonts w:cs="Arial"/>
                  <w:sz w:val="18"/>
                  <w:szCs w:val="18"/>
                  <w:rPrChange w:id="3233" w:author="Muhamad Ridho Zul Khoiri" w:date="2026-07-14T10:50:00Z" w16du:dateUtc="2026-07-14T03:50:00Z">
                    <w:rPr>
                      <w:rFonts w:ascii="Times New Roman" w:hAnsi="Times New Roman"/>
                    </w:rPr>
                  </w:rPrChange>
                </w:rPr>
                <w:t>CEO/COO + Sr. VP Asset</w:t>
              </w:r>
            </w:ins>
          </w:p>
        </w:tc>
        <w:tc>
          <w:tcPr>
            <w:tcW w:w="811" w:type="pct"/>
            <w:shd w:val="clear" w:color="auto" w:fill="DBE5F1" w:themeFill="accent1" w:themeFillTint="33"/>
            <w:vAlign w:val="center"/>
            <w:tcPrChange w:id="3234" w:author="Muhamad Ridho Zul Khoiri" w:date="2026-07-14T10:29:00Z" w16du:dateUtc="2026-07-14T03:29:00Z">
              <w:tcPr>
                <w:tcW w:w="0" w:type="auto"/>
                <w:gridSpan w:val="2"/>
                <w:vAlign w:val="center"/>
              </w:tcPr>
            </w:tcPrChange>
          </w:tcPr>
          <w:p w14:paraId="118AFE26" w14:textId="580B18BC" w:rsidR="002125EF" w:rsidRPr="00526DF0" w:rsidRDefault="002125EF">
            <w:pPr>
              <w:ind w:left="-35"/>
              <w:jc w:val="center"/>
              <w:rPr>
                <w:ins w:id="3235" w:author="Muhamad Ridho Zul Khoiri" w:date="2026-07-14T09:42:00Z" w16du:dateUtc="2026-07-14T02:42:00Z"/>
                <w:rFonts w:cs="Arial"/>
                <w:sz w:val="18"/>
                <w:szCs w:val="18"/>
                <w:rPrChange w:id="3236" w:author="Muhamad Ridho Zul Khoiri" w:date="2026-07-14T10:50:00Z" w16du:dateUtc="2026-07-14T03:50:00Z">
                  <w:rPr>
                    <w:ins w:id="3237" w:author="Muhamad Ridho Zul Khoiri" w:date="2026-07-14T09:42:00Z" w16du:dateUtc="2026-07-14T02:42:00Z"/>
                    <w:rFonts w:cs="Arial"/>
                  </w:rPr>
                </w:rPrChange>
              </w:rPr>
              <w:pPrChange w:id="3238" w:author="Muhamad Ridho Zul Khoiri" w:date="2026-07-14T09:58:00Z" w16du:dateUtc="2026-07-14T02:58:00Z">
                <w:pPr/>
              </w:pPrChange>
            </w:pPr>
            <w:ins w:id="3239" w:author="Muhamad Ridho Zul Khoiri" w:date="2026-07-14T09:53:00Z" w16du:dateUtc="2026-07-14T02:53:00Z">
              <w:r w:rsidRPr="00526DF0">
                <w:rPr>
                  <w:rFonts w:cs="Arial"/>
                  <w:sz w:val="18"/>
                  <w:szCs w:val="18"/>
                  <w:rPrChange w:id="3240" w:author="Muhamad Ridho Zul Khoiri" w:date="2026-07-14T10:50:00Z" w16du:dateUtc="2026-07-14T03:50:00Z">
                    <w:rPr>
                      <w:rFonts w:ascii="Times New Roman" w:hAnsi="Times New Roman"/>
                    </w:rPr>
                  </w:rPrChange>
                </w:rPr>
                <w:t>Asset Management</w:t>
              </w:r>
            </w:ins>
          </w:p>
        </w:tc>
        <w:tc>
          <w:tcPr>
            <w:tcW w:w="812" w:type="pct"/>
            <w:shd w:val="clear" w:color="auto" w:fill="DBE5F1" w:themeFill="accent1" w:themeFillTint="33"/>
            <w:vAlign w:val="center"/>
            <w:tcPrChange w:id="3241" w:author="Muhamad Ridho Zul Khoiri" w:date="2026-07-14T10:29:00Z" w16du:dateUtc="2026-07-14T03:29:00Z">
              <w:tcPr>
                <w:tcW w:w="0" w:type="auto"/>
                <w:gridSpan w:val="3"/>
                <w:vAlign w:val="center"/>
              </w:tcPr>
            </w:tcPrChange>
          </w:tcPr>
          <w:p w14:paraId="1C44A5AA" w14:textId="266CD80C" w:rsidR="002125EF" w:rsidRPr="00526DF0" w:rsidRDefault="002125EF">
            <w:pPr>
              <w:jc w:val="center"/>
              <w:rPr>
                <w:ins w:id="3242" w:author="Muhamad Ridho Zul Khoiri" w:date="2026-07-14T09:42:00Z" w16du:dateUtc="2026-07-14T02:42:00Z"/>
                <w:rFonts w:cs="Arial"/>
                <w:sz w:val="18"/>
                <w:szCs w:val="18"/>
                <w:rPrChange w:id="3243" w:author="Muhamad Ridho Zul Khoiri" w:date="2026-07-14T10:50:00Z" w16du:dateUtc="2026-07-14T03:50:00Z">
                  <w:rPr>
                    <w:ins w:id="3244" w:author="Muhamad Ridho Zul Khoiri" w:date="2026-07-14T09:42:00Z" w16du:dateUtc="2026-07-14T02:42:00Z"/>
                    <w:rFonts w:cs="Arial"/>
                  </w:rPr>
                </w:rPrChange>
              </w:rPr>
              <w:pPrChange w:id="3245" w:author="Muhamad Ridho Zul Khoiri" w:date="2026-07-14T09:58:00Z" w16du:dateUtc="2026-07-14T02:58:00Z">
                <w:pPr/>
              </w:pPrChange>
            </w:pPr>
            <w:ins w:id="3246" w:author="Muhamad Ridho Zul Khoiri" w:date="2026-07-14T09:54:00Z" w16du:dateUtc="2026-07-14T02:54:00Z">
              <w:r w:rsidRPr="00526DF0">
                <w:rPr>
                  <w:rFonts w:cs="Arial"/>
                  <w:sz w:val="18"/>
                  <w:szCs w:val="18"/>
                  <w:rPrChange w:id="3247" w:author="Muhamad Ridho Zul Khoiri" w:date="2026-07-14T10:50:00Z" w16du:dateUtc="2026-07-14T03:50:00Z">
                    <w:rPr>
                      <w:rFonts w:ascii="Times New Roman" w:hAnsi="Times New Roman"/>
                    </w:rPr>
                  </w:rPrChange>
                </w:rPr>
                <w:t>E&amp;P Planning</w:t>
              </w:r>
            </w:ins>
          </w:p>
        </w:tc>
      </w:tr>
      <w:tr w:rsidR="00B05CE8" w:rsidRPr="00CF42A6" w14:paraId="4695A99C" w14:textId="77777777" w:rsidTr="008572A4">
        <w:trPr>
          <w:trHeight w:val="720"/>
          <w:ins w:id="3248" w:author="Muhamad Ridho Zul Khoiri" w:date="2026-07-14T09:42:00Z"/>
          <w:trPrChange w:id="3249" w:author="Muhamad Ridho Zul Khoiri" w:date="2026-07-14T10:29:00Z" w16du:dateUtc="2026-07-14T03:29:00Z">
            <w:trPr>
              <w:tblCellSpacing w:w="15" w:type="dxa"/>
            </w:trPr>
          </w:trPrChange>
        </w:trPr>
        <w:tc>
          <w:tcPr>
            <w:tcW w:w="944" w:type="pct"/>
            <w:tcBorders>
              <w:right w:val="double" w:sz="4" w:space="0" w:color="auto"/>
            </w:tcBorders>
            <w:shd w:val="clear" w:color="auto" w:fill="244061" w:themeFill="accent1" w:themeFillShade="80"/>
            <w:vAlign w:val="center"/>
            <w:hideMark/>
            <w:tcPrChange w:id="3250" w:author="Muhamad Ridho Zul Khoiri" w:date="2026-07-14T10:29:00Z" w16du:dateUtc="2026-07-14T03:29:00Z">
              <w:tcPr>
                <w:tcW w:w="0" w:type="auto"/>
                <w:gridSpan w:val="2"/>
                <w:vAlign w:val="center"/>
                <w:hideMark/>
              </w:tcPr>
            </w:tcPrChange>
          </w:tcPr>
          <w:p w14:paraId="1E4A2A9C" w14:textId="1CD27443" w:rsidR="00B05CE8" w:rsidRPr="00526DF0" w:rsidRDefault="00B05CE8">
            <w:pPr>
              <w:ind w:left="-35"/>
              <w:jc w:val="center"/>
              <w:rPr>
                <w:ins w:id="3251" w:author="Muhamad Ridho Zul Khoiri" w:date="2026-07-14T09:42:00Z" w16du:dateUtc="2026-07-14T02:42:00Z"/>
                <w:rFonts w:cs="Arial"/>
                <w:i/>
                <w:iCs/>
                <w:sz w:val="18"/>
                <w:szCs w:val="18"/>
                <w:rPrChange w:id="3252" w:author="Muhamad Ridho Zul Khoiri" w:date="2026-07-14T10:50:00Z" w16du:dateUtc="2026-07-14T03:50:00Z">
                  <w:rPr>
                    <w:ins w:id="3253" w:author="Muhamad Ridho Zul Khoiri" w:date="2026-07-14T09:42:00Z" w16du:dateUtc="2026-07-14T02:42:00Z"/>
                  </w:rPr>
                </w:rPrChange>
              </w:rPr>
              <w:pPrChange w:id="3254" w:author="Muhamad Ridho Zul Khoiri" w:date="2026-07-14T09:48:00Z" w16du:dateUtc="2026-07-14T02:48:00Z">
                <w:pPr/>
              </w:pPrChange>
            </w:pPr>
            <w:ins w:id="3255" w:author="Muhamad Ridho Zul Khoiri" w:date="2026-07-14T09:42:00Z" w16du:dateUtc="2026-07-14T02:42:00Z">
              <w:r w:rsidRPr="00526DF0">
                <w:rPr>
                  <w:rStyle w:val="Strong"/>
                  <w:rFonts w:cs="Arial"/>
                  <w:i/>
                  <w:iCs/>
                  <w:sz w:val="18"/>
                  <w:szCs w:val="18"/>
                  <w:rPrChange w:id="3256" w:author="Muhamad Ridho Zul Khoiri" w:date="2026-07-14T10:50:00Z" w16du:dateUtc="2026-07-14T03:50:00Z">
                    <w:rPr>
                      <w:rStyle w:val="Strong"/>
                    </w:rPr>
                  </w:rPrChange>
                </w:rPr>
                <w:t xml:space="preserve">LTP  </w:t>
              </w:r>
            </w:ins>
            <w:ins w:id="3257" w:author="Muhamad Ridho Zul Khoiri" w:date="2026-07-14T09:49:00Z" w16du:dateUtc="2026-07-14T02:49:00Z">
              <w:r w:rsidRPr="00526DF0">
                <w:rPr>
                  <w:rStyle w:val="Strong"/>
                  <w:rFonts w:cs="Arial"/>
                  <w:i/>
                  <w:iCs/>
                  <w:sz w:val="18"/>
                  <w:szCs w:val="18"/>
                  <w:rPrChange w:id="3258" w:author="Muhamad Ridho Zul Khoiri" w:date="2026-07-14T10:50:00Z" w16du:dateUtc="2026-07-14T03:50:00Z">
                    <w:rPr>
                      <w:rStyle w:val="Strong"/>
                      <w:rFonts w:ascii="Times New Roman" w:hAnsi="Times New Roman"/>
                    </w:rPr>
                  </w:rPrChange>
                </w:rPr>
                <w:br/>
                <w:t>(</w:t>
              </w:r>
            </w:ins>
            <w:ins w:id="3259" w:author="Muhamad Ridho Zul Khoiri" w:date="2026-07-14T09:42:00Z" w16du:dateUtc="2026-07-14T02:42:00Z">
              <w:r w:rsidRPr="00526DF0">
                <w:rPr>
                  <w:rStyle w:val="Strong"/>
                  <w:rFonts w:cs="Arial"/>
                  <w:i/>
                  <w:iCs/>
                  <w:sz w:val="18"/>
                  <w:szCs w:val="18"/>
                  <w:rPrChange w:id="3260" w:author="Muhamad Ridho Zul Khoiri" w:date="2026-07-14T10:50:00Z" w16du:dateUtc="2026-07-14T03:50:00Z">
                    <w:rPr>
                      <w:rStyle w:val="Strong"/>
                    </w:rPr>
                  </w:rPrChange>
                </w:rPr>
                <w:t>24-Month</w:t>
              </w:r>
            </w:ins>
            <w:ins w:id="3261" w:author="Muhamad Ridho Zul Khoiri" w:date="2026-07-14T09:49:00Z" w16du:dateUtc="2026-07-14T02:49:00Z">
              <w:r w:rsidRPr="00526DF0">
                <w:rPr>
                  <w:rStyle w:val="Strong"/>
                  <w:rFonts w:cs="Arial"/>
                  <w:i/>
                  <w:iCs/>
                  <w:sz w:val="18"/>
                  <w:szCs w:val="18"/>
                  <w:rPrChange w:id="3262" w:author="Muhamad Ridho Zul Khoiri" w:date="2026-07-14T10:50:00Z" w16du:dateUtc="2026-07-14T03:50:00Z">
                    <w:rPr>
                      <w:rStyle w:val="Strong"/>
                      <w:rFonts w:ascii="Times New Roman" w:hAnsi="Times New Roman"/>
                    </w:rPr>
                  </w:rPrChange>
                </w:rPr>
                <w:t>)</w:t>
              </w:r>
            </w:ins>
          </w:p>
        </w:tc>
        <w:tc>
          <w:tcPr>
            <w:tcW w:w="811" w:type="pct"/>
            <w:tcBorders>
              <w:left w:val="double" w:sz="4" w:space="0" w:color="auto"/>
            </w:tcBorders>
            <w:shd w:val="clear" w:color="auto" w:fill="DBE5F1" w:themeFill="accent1" w:themeFillTint="33"/>
            <w:vAlign w:val="center"/>
            <w:tcPrChange w:id="3263" w:author="Muhamad Ridho Zul Khoiri" w:date="2026-07-14T10:29:00Z" w16du:dateUtc="2026-07-14T03:29:00Z">
              <w:tcPr>
                <w:tcW w:w="0" w:type="auto"/>
                <w:gridSpan w:val="2"/>
                <w:vAlign w:val="center"/>
              </w:tcPr>
            </w:tcPrChange>
          </w:tcPr>
          <w:p w14:paraId="1E5154CD" w14:textId="74714696" w:rsidR="00B05CE8" w:rsidRPr="00526DF0" w:rsidRDefault="00B05CE8">
            <w:pPr>
              <w:ind w:left="-35"/>
              <w:jc w:val="center"/>
              <w:rPr>
                <w:ins w:id="3264" w:author="Muhamad Ridho Zul Khoiri" w:date="2026-07-14T09:42:00Z" w16du:dateUtc="2026-07-14T02:42:00Z"/>
                <w:rFonts w:cs="Arial"/>
                <w:sz w:val="18"/>
                <w:szCs w:val="18"/>
                <w:rPrChange w:id="3265" w:author="Muhamad Ridho Zul Khoiri" w:date="2026-07-14T10:50:00Z" w16du:dateUtc="2026-07-14T03:50:00Z">
                  <w:rPr>
                    <w:ins w:id="3266" w:author="Muhamad Ridho Zul Khoiri" w:date="2026-07-14T09:42:00Z" w16du:dateUtc="2026-07-14T02:42:00Z"/>
                    <w:rFonts w:cs="Arial"/>
                  </w:rPr>
                </w:rPrChange>
              </w:rPr>
              <w:pPrChange w:id="3267" w:author="Muhamad Ridho Zul Khoiri" w:date="2026-07-14T09:58:00Z" w16du:dateUtc="2026-07-14T02:58:00Z">
                <w:pPr/>
              </w:pPrChange>
            </w:pPr>
            <w:ins w:id="3268" w:author="Muhamad Ridho Zul Khoiri" w:date="2026-07-14T09:52:00Z" w16du:dateUtc="2026-07-14T02:52:00Z">
              <w:r w:rsidRPr="00526DF0">
                <w:rPr>
                  <w:rFonts w:cs="Arial"/>
                  <w:sz w:val="18"/>
                  <w:szCs w:val="18"/>
                  <w:rPrChange w:id="3269" w:author="Muhamad Ridho Zul Khoiri" w:date="2026-07-14T10:50:00Z" w16du:dateUtc="2026-07-14T03:50:00Z">
                    <w:rPr>
                      <w:rFonts w:ascii="Times New Roman" w:hAnsi="Times New Roman"/>
                    </w:rPr>
                  </w:rPrChange>
                </w:rPr>
                <w:t>Major asset activities and milestones</w:t>
              </w:r>
            </w:ins>
          </w:p>
        </w:tc>
        <w:tc>
          <w:tcPr>
            <w:tcW w:w="811" w:type="pct"/>
            <w:shd w:val="clear" w:color="auto" w:fill="DBE5F1" w:themeFill="accent1" w:themeFillTint="33"/>
            <w:vAlign w:val="center"/>
            <w:tcPrChange w:id="3270" w:author="Muhamad Ridho Zul Khoiri" w:date="2026-07-14T10:29:00Z" w16du:dateUtc="2026-07-14T03:29:00Z">
              <w:tcPr>
                <w:tcW w:w="0" w:type="auto"/>
                <w:gridSpan w:val="2"/>
                <w:vAlign w:val="center"/>
              </w:tcPr>
            </w:tcPrChange>
          </w:tcPr>
          <w:p w14:paraId="312F03CE" w14:textId="51C62D7B" w:rsidR="00B05CE8" w:rsidRPr="00526DF0" w:rsidRDefault="002125EF">
            <w:pPr>
              <w:ind w:left="-35"/>
              <w:jc w:val="center"/>
              <w:rPr>
                <w:ins w:id="3271" w:author="Muhamad Ridho Zul Khoiri" w:date="2026-07-14T09:42:00Z" w16du:dateUtc="2026-07-14T02:42:00Z"/>
                <w:rFonts w:cs="Arial"/>
                <w:sz w:val="18"/>
                <w:szCs w:val="18"/>
                <w:rPrChange w:id="3272" w:author="Muhamad Ridho Zul Khoiri" w:date="2026-07-14T10:50:00Z" w16du:dateUtc="2026-07-14T03:50:00Z">
                  <w:rPr>
                    <w:ins w:id="3273" w:author="Muhamad Ridho Zul Khoiri" w:date="2026-07-14T09:42:00Z" w16du:dateUtc="2026-07-14T02:42:00Z"/>
                    <w:rFonts w:cs="Arial"/>
                  </w:rPr>
                </w:rPrChange>
              </w:rPr>
              <w:pPrChange w:id="3274" w:author="Muhamad Ridho Zul Khoiri" w:date="2026-07-14T09:58:00Z" w16du:dateUtc="2026-07-14T02:58:00Z">
                <w:pPr/>
              </w:pPrChange>
            </w:pPr>
            <w:ins w:id="3275" w:author="Muhamad Ridho Zul Khoiri" w:date="2026-07-14T09:56:00Z" w16du:dateUtc="2026-07-14T02:56:00Z">
              <w:r w:rsidRPr="00526DF0">
                <w:rPr>
                  <w:rFonts w:cs="Arial"/>
                  <w:sz w:val="18"/>
                  <w:szCs w:val="18"/>
                  <w:rPrChange w:id="3276" w:author="Muhamad Ridho Zul Khoiri" w:date="2026-07-14T10:50:00Z" w16du:dateUtc="2026-07-14T03:50:00Z">
                    <w:rPr>
                      <w:rFonts w:ascii="Times New Roman" w:hAnsi="Times New Roman"/>
                    </w:rPr>
                  </w:rPrChange>
                </w:rPr>
                <w:t>Asset Management</w:t>
              </w:r>
            </w:ins>
          </w:p>
        </w:tc>
        <w:tc>
          <w:tcPr>
            <w:tcW w:w="811" w:type="pct"/>
            <w:shd w:val="clear" w:color="auto" w:fill="DBE5F1" w:themeFill="accent1" w:themeFillTint="33"/>
            <w:vAlign w:val="center"/>
            <w:tcPrChange w:id="3277" w:author="Muhamad Ridho Zul Khoiri" w:date="2026-07-14T10:29:00Z" w16du:dateUtc="2026-07-14T03:29:00Z">
              <w:tcPr>
                <w:tcW w:w="0" w:type="auto"/>
                <w:gridSpan w:val="2"/>
                <w:vAlign w:val="center"/>
              </w:tcPr>
            </w:tcPrChange>
          </w:tcPr>
          <w:p w14:paraId="73B1CCAD" w14:textId="3F5851C4" w:rsidR="00B05CE8" w:rsidRPr="00526DF0" w:rsidRDefault="00B05CE8">
            <w:pPr>
              <w:ind w:left="-35"/>
              <w:jc w:val="center"/>
              <w:rPr>
                <w:ins w:id="3278" w:author="Muhamad Ridho Zul Khoiri" w:date="2026-07-14T09:42:00Z" w16du:dateUtc="2026-07-14T02:42:00Z"/>
                <w:rFonts w:cs="Arial"/>
                <w:sz w:val="18"/>
                <w:szCs w:val="18"/>
                <w:rPrChange w:id="3279" w:author="Muhamad Ridho Zul Khoiri" w:date="2026-07-14T10:50:00Z" w16du:dateUtc="2026-07-14T03:50:00Z">
                  <w:rPr>
                    <w:ins w:id="3280" w:author="Muhamad Ridho Zul Khoiri" w:date="2026-07-14T09:42:00Z" w16du:dateUtc="2026-07-14T02:42:00Z"/>
                    <w:rFonts w:cs="Arial"/>
                  </w:rPr>
                </w:rPrChange>
              </w:rPr>
              <w:pPrChange w:id="3281" w:author="Muhamad Ridho Zul Khoiri" w:date="2026-07-14T09:58:00Z" w16du:dateUtc="2026-07-14T02:58:00Z">
                <w:pPr/>
              </w:pPrChange>
            </w:pPr>
            <w:ins w:id="3282" w:author="Muhamad Ridho Zul Khoiri" w:date="2026-07-14T09:53:00Z" w16du:dateUtc="2026-07-14T02:53:00Z">
              <w:r w:rsidRPr="00526DF0">
                <w:rPr>
                  <w:rFonts w:cs="Arial"/>
                  <w:sz w:val="18"/>
                  <w:szCs w:val="18"/>
                  <w:rPrChange w:id="3283" w:author="Muhamad Ridho Zul Khoiri" w:date="2026-07-14T10:50:00Z" w16du:dateUtc="2026-07-14T03:50:00Z">
                    <w:rPr>
                      <w:rFonts w:ascii="Times New Roman" w:hAnsi="Times New Roman"/>
                    </w:rPr>
                  </w:rPrChange>
                </w:rPr>
                <w:t>CEO/COO + Sr. VP Asset</w:t>
              </w:r>
            </w:ins>
          </w:p>
        </w:tc>
        <w:tc>
          <w:tcPr>
            <w:tcW w:w="811" w:type="pct"/>
            <w:shd w:val="clear" w:color="auto" w:fill="DBE5F1" w:themeFill="accent1" w:themeFillTint="33"/>
            <w:vAlign w:val="center"/>
            <w:tcPrChange w:id="3284" w:author="Muhamad Ridho Zul Khoiri" w:date="2026-07-14T10:29:00Z" w16du:dateUtc="2026-07-14T03:29:00Z">
              <w:tcPr>
                <w:tcW w:w="0" w:type="auto"/>
                <w:gridSpan w:val="2"/>
                <w:vAlign w:val="center"/>
              </w:tcPr>
            </w:tcPrChange>
          </w:tcPr>
          <w:p w14:paraId="0705F6B2" w14:textId="1D6CCBEB" w:rsidR="00B05CE8" w:rsidRPr="00526DF0" w:rsidRDefault="00B05CE8">
            <w:pPr>
              <w:ind w:left="-35"/>
              <w:jc w:val="center"/>
              <w:rPr>
                <w:ins w:id="3285" w:author="Muhamad Ridho Zul Khoiri" w:date="2026-07-14T09:42:00Z" w16du:dateUtc="2026-07-14T02:42:00Z"/>
                <w:rFonts w:cs="Arial"/>
                <w:sz w:val="18"/>
                <w:szCs w:val="18"/>
                <w:rPrChange w:id="3286" w:author="Muhamad Ridho Zul Khoiri" w:date="2026-07-14T10:50:00Z" w16du:dateUtc="2026-07-14T03:50:00Z">
                  <w:rPr>
                    <w:ins w:id="3287" w:author="Muhamad Ridho Zul Khoiri" w:date="2026-07-14T09:42:00Z" w16du:dateUtc="2026-07-14T02:42:00Z"/>
                    <w:rFonts w:cs="Arial"/>
                  </w:rPr>
                </w:rPrChange>
              </w:rPr>
              <w:pPrChange w:id="3288" w:author="Muhamad Ridho Zul Khoiri" w:date="2026-07-14T09:58:00Z" w16du:dateUtc="2026-07-14T02:58:00Z">
                <w:pPr/>
              </w:pPrChange>
            </w:pPr>
            <w:ins w:id="3289" w:author="Muhamad Ridho Zul Khoiri" w:date="2026-07-14T09:53:00Z" w16du:dateUtc="2026-07-14T02:53:00Z">
              <w:r w:rsidRPr="00526DF0">
                <w:rPr>
                  <w:rFonts w:cs="Arial"/>
                  <w:sz w:val="18"/>
                  <w:szCs w:val="18"/>
                  <w:rPrChange w:id="3290" w:author="Muhamad Ridho Zul Khoiri" w:date="2026-07-14T10:50:00Z" w16du:dateUtc="2026-07-14T03:50:00Z">
                    <w:rPr>
                      <w:rFonts w:ascii="Times New Roman" w:hAnsi="Times New Roman"/>
                    </w:rPr>
                  </w:rPrChange>
                </w:rPr>
                <w:t>Asset Management</w:t>
              </w:r>
            </w:ins>
          </w:p>
        </w:tc>
        <w:tc>
          <w:tcPr>
            <w:tcW w:w="812" w:type="pct"/>
            <w:shd w:val="clear" w:color="auto" w:fill="DBE5F1" w:themeFill="accent1" w:themeFillTint="33"/>
            <w:vAlign w:val="center"/>
            <w:tcPrChange w:id="3291" w:author="Muhamad Ridho Zul Khoiri" w:date="2026-07-14T10:29:00Z" w16du:dateUtc="2026-07-14T03:29:00Z">
              <w:tcPr>
                <w:tcW w:w="0" w:type="auto"/>
                <w:gridSpan w:val="3"/>
                <w:vAlign w:val="center"/>
              </w:tcPr>
            </w:tcPrChange>
          </w:tcPr>
          <w:p w14:paraId="0AD5C93C" w14:textId="6A863142" w:rsidR="00B05CE8" w:rsidRPr="00526DF0" w:rsidRDefault="00B05CE8">
            <w:pPr>
              <w:ind w:left="-35"/>
              <w:jc w:val="center"/>
              <w:rPr>
                <w:ins w:id="3292" w:author="Muhamad Ridho Zul Khoiri" w:date="2026-07-14T09:42:00Z" w16du:dateUtc="2026-07-14T02:42:00Z"/>
                <w:rFonts w:cs="Arial"/>
                <w:sz w:val="18"/>
                <w:szCs w:val="18"/>
                <w:rPrChange w:id="3293" w:author="Muhamad Ridho Zul Khoiri" w:date="2026-07-14T10:50:00Z" w16du:dateUtc="2026-07-14T03:50:00Z">
                  <w:rPr>
                    <w:ins w:id="3294" w:author="Muhamad Ridho Zul Khoiri" w:date="2026-07-14T09:42:00Z" w16du:dateUtc="2026-07-14T02:42:00Z"/>
                    <w:rFonts w:cs="Arial"/>
                  </w:rPr>
                </w:rPrChange>
              </w:rPr>
              <w:pPrChange w:id="3295" w:author="Muhamad Ridho Zul Khoiri" w:date="2026-07-14T09:58:00Z" w16du:dateUtc="2026-07-14T02:58:00Z">
                <w:pPr/>
              </w:pPrChange>
            </w:pPr>
            <w:ins w:id="3296" w:author="Muhamad Ridho Zul Khoiri" w:date="2026-07-14T09:54:00Z" w16du:dateUtc="2026-07-14T02:54:00Z">
              <w:r w:rsidRPr="00526DF0">
                <w:rPr>
                  <w:rFonts w:cs="Arial"/>
                  <w:sz w:val="18"/>
                  <w:szCs w:val="18"/>
                  <w:rPrChange w:id="3297" w:author="Muhamad Ridho Zul Khoiri" w:date="2026-07-14T10:50:00Z" w16du:dateUtc="2026-07-14T03:50:00Z">
                    <w:rPr>
                      <w:rFonts w:ascii="Times New Roman" w:hAnsi="Times New Roman"/>
                    </w:rPr>
                  </w:rPrChange>
                </w:rPr>
                <w:t>E&amp;P Planning</w:t>
              </w:r>
            </w:ins>
          </w:p>
        </w:tc>
      </w:tr>
      <w:tr w:rsidR="002125EF" w:rsidRPr="00CF42A6" w14:paraId="231E9325" w14:textId="77777777" w:rsidTr="00A31E9E">
        <w:trPr>
          <w:trHeight w:val="720"/>
          <w:ins w:id="3298" w:author="Muhamad Ridho Zul Khoiri" w:date="2026-07-14T09:42:00Z"/>
          <w:trPrChange w:id="3299" w:author="Muhamad Ridho Zul Khoiri" w:date="2026-07-14T10:04:00Z" w16du:dateUtc="2026-07-14T03:04:00Z">
            <w:trPr>
              <w:tblCellSpacing w:w="15" w:type="dxa"/>
            </w:trPr>
          </w:trPrChange>
        </w:trPr>
        <w:tc>
          <w:tcPr>
            <w:tcW w:w="944" w:type="pct"/>
            <w:tcBorders>
              <w:right w:val="double" w:sz="4" w:space="0" w:color="auto"/>
            </w:tcBorders>
            <w:shd w:val="clear" w:color="auto" w:fill="0F243E" w:themeFill="text2" w:themeFillShade="80"/>
            <w:vAlign w:val="center"/>
            <w:hideMark/>
            <w:tcPrChange w:id="3300" w:author="Muhamad Ridho Zul Khoiri" w:date="2026-07-14T10:04:00Z" w16du:dateUtc="2026-07-14T03:04:00Z">
              <w:tcPr>
                <w:tcW w:w="0" w:type="auto"/>
                <w:gridSpan w:val="2"/>
                <w:vAlign w:val="center"/>
                <w:hideMark/>
              </w:tcPr>
            </w:tcPrChange>
          </w:tcPr>
          <w:p w14:paraId="7698A2F4" w14:textId="29732D27" w:rsidR="002125EF" w:rsidRPr="00526DF0" w:rsidRDefault="002125EF">
            <w:pPr>
              <w:ind w:left="-35"/>
              <w:jc w:val="center"/>
              <w:rPr>
                <w:ins w:id="3301" w:author="Muhamad Ridho Zul Khoiri" w:date="2026-07-14T09:42:00Z" w16du:dateUtc="2026-07-14T02:42:00Z"/>
                <w:rFonts w:cs="Arial"/>
                <w:i/>
                <w:iCs/>
                <w:sz w:val="18"/>
                <w:szCs w:val="18"/>
                <w:rPrChange w:id="3302" w:author="Muhamad Ridho Zul Khoiri" w:date="2026-07-14T10:50:00Z" w16du:dateUtc="2026-07-14T03:50:00Z">
                  <w:rPr>
                    <w:ins w:id="3303" w:author="Muhamad Ridho Zul Khoiri" w:date="2026-07-14T09:42:00Z" w16du:dateUtc="2026-07-14T02:42:00Z"/>
                  </w:rPr>
                </w:rPrChange>
              </w:rPr>
              <w:pPrChange w:id="3304" w:author="Muhamad Ridho Zul Khoiri" w:date="2026-07-14T09:48:00Z" w16du:dateUtc="2026-07-14T02:48:00Z">
                <w:pPr/>
              </w:pPrChange>
            </w:pPr>
            <w:ins w:id="3305" w:author="Muhamad Ridho Zul Khoiri" w:date="2026-07-14T09:42:00Z" w16du:dateUtc="2026-07-14T02:42:00Z">
              <w:r w:rsidRPr="00526DF0">
                <w:rPr>
                  <w:rStyle w:val="Strong"/>
                  <w:rFonts w:cs="Arial"/>
                  <w:i/>
                  <w:iCs/>
                  <w:sz w:val="18"/>
                  <w:szCs w:val="18"/>
                  <w:rPrChange w:id="3306" w:author="Muhamad Ridho Zul Khoiri" w:date="2026-07-14T10:50:00Z" w16du:dateUtc="2026-07-14T03:50:00Z">
                    <w:rPr>
                      <w:rStyle w:val="Strong"/>
                    </w:rPr>
                  </w:rPrChange>
                </w:rPr>
                <w:t>12-Month Plan</w:t>
              </w:r>
            </w:ins>
            <w:ins w:id="3307" w:author="Muhamad Ridho Zul Khoiri" w:date="2026-07-14T09:49:00Z" w16du:dateUtc="2026-07-14T02:49:00Z">
              <w:r w:rsidRPr="00526DF0">
                <w:rPr>
                  <w:rStyle w:val="Strong"/>
                  <w:rFonts w:cs="Arial"/>
                  <w:i/>
                  <w:iCs/>
                  <w:sz w:val="18"/>
                  <w:szCs w:val="18"/>
                  <w:rPrChange w:id="3308" w:author="Muhamad Ridho Zul Khoiri" w:date="2026-07-14T10:50:00Z" w16du:dateUtc="2026-07-14T03:50:00Z">
                    <w:rPr>
                      <w:rStyle w:val="Strong"/>
                      <w:rFonts w:ascii="Times New Roman" w:hAnsi="Times New Roman"/>
                    </w:rPr>
                  </w:rPrChange>
                </w:rPr>
                <w:t xml:space="preserve"> (12M)</w:t>
              </w:r>
            </w:ins>
          </w:p>
        </w:tc>
        <w:tc>
          <w:tcPr>
            <w:tcW w:w="811" w:type="pct"/>
            <w:tcBorders>
              <w:left w:val="double" w:sz="4" w:space="0" w:color="auto"/>
            </w:tcBorders>
            <w:shd w:val="clear" w:color="auto" w:fill="DBE5F1" w:themeFill="accent1" w:themeFillTint="33"/>
            <w:vAlign w:val="center"/>
            <w:tcPrChange w:id="3309" w:author="Muhamad Ridho Zul Khoiri" w:date="2026-07-14T10:04:00Z" w16du:dateUtc="2026-07-14T03:04:00Z">
              <w:tcPr>
                <w:tcW w:w="0" w:type="auto"/>
                <w:gridSpan w:val="2"/>
                <w:vAlign w:val="center"/>
              </w:tcPr>
            </w:tcPrChange>
          </w:tcPr>
          <w:p w14:paraId="58B07050" w14:textId="089BCEAA" w:rsidR="002125EF" w:rsidRPr="00526DF0" w:rsidRDefault="002125EF">
            <w:pPr>
              <w:ind w:left="-35"/>
              <w:jc w:val="center"/>
              <w:rPr>
                <w:ins w:id="3310" w:author="Muhamad Ridho Zul Khoiri" w:date="2026-07-14T09:42:00Z" w16du:dateUtc="2026-07-14T02:42:00Z"/>
                <w:rFonts w:cs="Arial"/>
                <w:sz w:val="18"/>
                <w:szCs w:val="18"/>
                <w:rPrChange w:id="3311" w:author="Muhamad Ridho Zul Khoiri" w:date="2026-07-14T10:50:00Z" w16du:dateUtc="2026-07-14T03:50:00Z">
                  <w:rPr>
                    <w:ins w:id="3312" w:author="Muhamad Ridho Zul Khoiri" w:date="2026-07-14T09:42:00Z" w16du:dateUtc="2026-07-14T02:42:00Z"/>
                    <w:rFonts w:cs="Arial"/>
                  </w:rPr>
                </w:rPrChange>
              </w:rPr>
              <w:pPrChange w:id="3313" w:author="Muhamad Ridho Zul Khoiri" w:date="2026-07-14T09:58:00Z" w16du:dateUtc="2026-07-14T02:58:00Z">
                <w:pPr/>
              </w:pPrChange>
            </w:pPr>
            <w:ins w:id="3314" w:author="Muhamad Ridho Zul Khoiri" w:date="2026-07-14T09:52:00Z" w16du:dateUtc="2026-07-14T02:52:00Z">
              <w:r w:rsidRPr="00526DF0">
                <w:rPr>
                  <w:rFonts w:cs="Arial"/>
                  <w:sz w:val="18"/>
                  <w:szCs w:val="18"/>
                  <w:rPrChange w:id="3315" w:author="Muhamad Ridho Zul Khoiri" w:date="2026-07-14T10:50:00Z" w16du:dateUtc="2026-07-14T03:50:00Z">
                    <w:rPr>
                      <w:rFonts w:ascii="Times New Roman" w:hAnsi="Times New Roman"/>
                    </w:rPr>
                  </w:rPrChange>
                </w:rPr>
                <w:t>Operationally impacting activities</w:t>
              </w:r>
            </w:ins>
          </w:p>
        </w:tc>
        <w:tc>
          <w:tcPr>
            <w:tcW w:w="811" w:type="pct"/>
            <w:shd w:val="clear" w:color="auto" w:fill="DBE5F1" w:themeFill="accent1" w:themeFillTint="33"/>
            <w:vAlign w:val="center"/>
            <w:tcPrChange w:id="3316" w:author="Muhamad Ridho Zul Khoiri" w:date="2026-07-14T10:04:00Z" w16du:dateUtc="2026-07-14T03:04:00Z">
              <w:tcPr>
                <w:tcW w:w="0" w:type="auto"/>
                <w:gridSpan w:val="2"/>
                <w:vAlign w:val="center"/>
              </w:tcPr>
            </w:tcPrChange>
          </w:tcPr>
          <w:p w14:paraId="03D188B4" w14:textId="65572E89" w:rsidR="002125EF" w:rsidRPr="00526DF0" w:rsidRDefault="002125EF">
            <w:pPr>
              <w:ind w:left="-35"/>
              <w:jc w:val="center"/>
              <w:rPr>
                <w:ins w:id="3317" w:author="Muhamad Ridho Zul Khoiri" w:date="2026-07-14T09:42:00Z" w16du:dateUtc="2026-07-14T02:42:00Z"/>
                <w:rFonts w:cs="Arial"/>
                <w:sz w:val="18"/>
                <w:szCs w:val="18"/>
                <w:rPrChange w:id="3318" w:author="Muhamad Ridho Zul Khoiri" w:date="2026-07-14T10:50:00Z" w16du:dateUtc="2026-07-14T03:50:00Z">
                  <w:rPr>
                    <w:ins w:id="3319" w:author="Muhamad Ridho Zul Khoiri" w:date="2026-07-14T09:42:00Z" w16du:dateUtc="2026-07-14T02:42:00Z"/>
                    <w:rFonts w:cs="Arial"/>
                  </w:rPr>
                </w:rPrChange>
              </w:rPr>
              <w:pPrChange w:id="3320" w:author="Muhamad Ridho Zul Khoiri" w:date="2026-07-14T09:58:00Z" w16du:dateUtc="2026-07-14T02:58:00Z">
                <w:pPr/>
              </w:pPrChange>
            </w:pPr>
            <w:ins w:id="3321" w:author="Muhamad Ridho Zul Khoiri" w:date="2026-07-14T09:56:00Z" w16du:dateUtc="2026-07-14T02:56:00Z">
              <w:r w:rsidRPr="00526DF0">
                <w:rPr>
                  <w:rFonts w:cs="Arial"/>
                  <w:sz w:val="18"/>
                  <w:szCs w:val="18"/>
                  <w:rPrChange w:id="3322" w:author="Muhamad Ridho Zul Khoiri" w:date="2026-07-14T10:50:00Z" w16du:dateUtc="2026-07-14T03:50:00Z">
                    <w:rPr>
                      <w:rFonts w:ascii="Times New Roman" w:hAnsi="Times New Roman"/>
                    </w:rPr>
                  </w:rPrChange>
                </w:rPr>
                <w:t>OIM/OM + relevant owners</w:t>
              </w:r>
            </w:ins>
          </w:p>
        </w:tc>
        <w:tc>
          <w:tcPr>
            <w:tcW w:w="811" w:type="pct"/>
            <w:shd w:val="clear" w:color="auto" w:fill="DBE5F1" w:themeFill="accent1" w:themeFillTint="33"/>
            <w:vAlign w:val="center"/>
            <w:tcPrChange w:id="3323" w:author="Muhamad Ridho Zul Khoiri" w:date="2026-07-14T10:04:00Z" w16du:dateUtc="2026-07-14T03:04:00Z">
              <w:tcPr>
                <w:tcW w:w="0" w:type="auto"/>
                <w:gridSpan w:val="2"/>
                <w:vAlign w:val="center"/>
              </w:tcPr>
            </w:tcPrChange>
          </w:tcPr>
          <w:p w14:paraId="18761A7D" w14:textId="4ED9C550" w:rsidR="002125EF" w:rsidRPr="00526DF0" w:rsidRDefault="002125EF">
            <w:pPr>
              <w:ind w:left="-35"/>
              <w:jc w:val="center"/>
              <w:rPr>
                <w:ins w:id="3324" w:author="Muhamad Ridho Zul Khoiri" w:date="2026-07-14T09:42:00Z" w16du:dateUtc="2026-07-14T02:42:00Z"/>
                <w:rFonts w:cs="Arial"/>
                <w:sz w:val="18"/>
                <w:szCs w:val="18"/>
                <w:rPrChange w:id="3325" w:author="Muhamad Ridho Zul Khoiri" w:date="2026-07-14T10:50:00Z" w16du:dateUtc="2026-07-14T03:50:00Z">
                  <w:rPr>
                    <w:ins w:id="3326" w:author="Muhamad Ridho Zul Khoiri" w:date="2026-07-14T09:42:00Z" w16du:dateUtc="2026-07-14T02:42:00Z"/>
                    <w:rFonts w:cs="Arial"/>
                  </w:rPr>
                </w:rPrChange>
              </w:rPr>
              <w:pPrChange w:id="3327" w:author="Muhamad Ridho Zul Khoiri" w:date="2026-07-14T09:58:00Z" w16du:dateUtc="2026-07-14T02:58:00Z">
                <w:pPr/>
              </w:pPrChange>
            </w:pPr>
            <w:ins w:id="3328" w:author="Muhamad Ridho Zul Khoiri" w:date="2026-07-14T09:57:00Z" w16du:dateUtc="2026-07-14T02:57:00Z">
              <w:r w:rsidRPr="00526DF0">
                <w:rPr>
                  <w:rFonts w:cs="Arial"/>
                  <w:sz w:val="18"/>
                  <w:szCs w:val="18"/>
                  <w:rPrChange w:id="3329" w:author="Muhamad Ridho Zul Khoiri" w:date="2026-07-14T10:50:00Z" w16du:dateUtc="2026-07-14T03:50:00Z">
                    <w:rPr>
                      <w:rFonts w:ascii="Times New Roman" w:hAnsi="Times New Roman"/>
                    </w:rPr>
                  </w:rPrChange>
                </w:rPr>
                <w:t>VP Operations</w:t>
              </w:r>
            </w:ins>
          </w:p>
        </w:tc>
        <w:tc>
          <w:tcPr>
            <w:tcW w:w="811" w:type="pct"/>
            <w:shd w:val="clear" w:color="auto" w:fill="DBE5F1" w:themeFill="accent1" w:themeFillTint="33"/>
            <w:vAlign w:val="center"/>
            <w:tcPrChange w:id="3330" w:author="Muhamad Ridho Zul Khoiri" w:date="2026-07-14T10:04:00Z" w16du:dateUtc="2026-07-14T03:04:00Z">
              <w:tcPr>
                <w:tcW w:w="0" w:type="auto"/>
                <w:gridSpan w:val="2"/>
                <w:vAlign w:val="center"/>
              </w:tcPr>
            </w:tcPrChange>
          </w:tcPr>
          <w:p w14:paraId="05E2F0A0" w14:textId="1D47A63C" w:rsidR="002125EF" w:rsidRPr="00526DF0" w:rsidRDefault="002125EF">
            <w:pPr>
              <w:ind w:left="-35"/>
              <w:jc w:val="center"/>
              <w:rPr>
                <w:ins w:id="3331" w:author="Muhamad Ridho Zul Khoiri" w:date="2026-07-14T09:42:00Z" w16du:dateUtc="2026-07-14T02:42:00Z"/>
                <w:rFonts w:cs="Arial"/>
                <w:sz w:val="18"/>
                <w:szCs w:val="18"/>
                <w:rPrChange w:id="3332" w:author="Muhamad Ridho Zul Khoiri" w:date="2026-07-14T10:50:00Z" w16du:dateUtc="2026-07-14T03:50:00Z">
                  <w:rPr>
                    <w:ins w:id="3333" w:author="Muhamad Ridho Zul Khoiri" w:date="2026-07-14T09:42:00Z" w16du:dateUtc="2026-07-14T02:42:00Z"/>
                    <w:rFonts w:cs="Arial"/>
                  </w:rPr>
                </w:rPrChange>
              </w:rPr>
              <w:pPrChange w:id="3334" w:author="Muhamad Ridho Zul Khoiri" w:date="2026-07-14T09:58:00Z" w16du:dateUtc="2026-07-14T02:58:00Z">
                <w:pPr/>
              </w:pPrChange>
            </w:pPr>
            <w:ins w:id="3335" w:author="Muhamad Ridho Zul Khoiri" w:date="2026-07-14T09:57:00Z" w16du:dateUtc="2026-07-14T02:57:00Z">
              <w:r w:rsidRPr="00526DF0">
                <w:rPr>
                  <w:rFonts w:cs="Arial"/>
                  <w:sz w:val="18"/>
                  <w:szCs w:val="18"/>
                  <w:rPrChange w:id="3336" w:author="Muhamad Ridho Zul Khoiri" w:date="2026-07-14T10:50:00Z" w16du:dateUtc="2026-07-14T03:50:00Z">
                    <w:rPr>
                      <w:rFonts w:ascii="Times New Roman" w:hAnsi="Times New Roman"/>
                    </w:rPr>
                  </w:rPrChange>
                </w:rPr>
                <w:t>P&amp;S Team</w:t>
              </w:r>
            </w:ins>
          </w:p>
        </w:tc>
        <w:tc>
          <w:tcPr>
            <w:tcW w:w="812" w:type="pct"/>
            <w:shd w:val="clear" w:color="auto" w:fill="DBE5F1" w:themeFill="accent1" w:themeFillTint="33"/>
            <w:vAlign w:val="center"/>
            <w:tcPrChange w:id="3337" w:author="Muhamad Ridho Zul Khoiri" w:date="2026-07-14T10:04:00Z" w16du:dateUtc="2026-07-14T03:04:00Z">
              <w:tcPr>
                <w:tcW w:w="0" w:type="auto"/>
                <w:gridSpan w:val="3"/>
                <w:vAlign w:val="center"/>
              </w:tcPr>
            </w:tcPrChange>
          </w:tcPr>
          <w:p w14:paraId="6E35DAFA" w14:textId="520D96A9" w:rsidR="002125EF" w:rsidRPr="00526DF0" w:rsidRDefault="002125EF">
            <w:pPr>
              <w:ind w:left="-35"/>
              <w:jc w:val="center"/>
              <w:rPr>
                <w:ins w:id="3338" w:author="Muhamad Ridho Zul Khoiri" w:date="2026-07-14T09:42:00Z" w16du:dateUtc="2026-07-14T02:42:00Z"/>
                <w:rFonts w:cs="Arial"/>
                <w:sz w:val="18"/>
                <w:szCs w:val="18"/>
                <w:rPrChange w:id="3339" w:author="Muhamad Ridho Zul Khoiri" w:date="2026-07-14T10:50:00Z" w16du:dateUtc="2026-07-14T03:50:00Z">
                  <w:rPr>
                    <w:ins w:id="3340" w:author="Muhamad Ridho Zul Khoiri" w:date="2026-07-14T09:42:00Z" w16du:dateUtc="2026-07-14T02:42:00Z"/>
                    <w:rFonts w:cs="Arial"/>
                  </w:rPr>
                </w:rPrChange>
              </w:rPr>
              <w:pPrChange w:id="3341" w:author="Muhamad Ridho Zul Khoiri" w:date="2026-07-14T09:58:00Z" w16du:dateUtc="2026-07-14T02:58:00Z">
                <w:pPr/>
              </w:pPrChange>
            </w:pPr>
            <w:ins w:id="3342" w:author="Muhamad Ridho Zul Khoiri" w:date="2026-07-14T10:00:00Z" w16du:dateUtc="2026-07-14T03:00:00Z">
              <w:r w:rsidRPr="00526DF0">
                <w:rPr>
                  <w:rFonts w:cs="Arial"/>
                  <w:sz w:val="18"/>
                  <w:szCs w:val="18"/>
                  <w:rPrChange w:id="3343" w:author="Muhamad Ridho Zul Khoiri" w:date="2026-07-14T10:50:00Z" w16du:dateUtc="2026-07-14T03:50:00Z">
                    <w:rPr>
                      <w:rFonts w:ascii="Times New Roman" w:hAnsi="Times New Roman"/>
                    </w:rPr>
                  </w:rPrChange>
                </w:rPr>
                <w:t>Integrated Planner</w:t>
              </w:r>
            </w:ins>
          </w:p>
        </w:tc>
      </w:tr>
      <w:tr w:rsidR="002125EF" w:rsidRPr="00CF42A6" w14:paraId="0B1CB7B6" w14:textId="77777777" w:rsidTr="00A31E9E">
        <w:trPr>
          <w:trHeight w:val="720"/>
          <w:ins w:id="3344" w:author="Muhamad Ridho Zul Khoiri" w:date="2026-07-14T09:42:00Z"/>
          <w:trPrChange w:id="3345" w:author="Muhamad Ridho Zul Khoiri" w:date="2026-07-14T10:04:00Z" w16du:dateUtc="2026-07-14T03:04:00Z">
            <w:trPr>
              <w:tblCellSpacing w:w="15" w:type="dxa"/>
            </w:trPr>
          </w:trPrChange>
        </w:trPr>
        <w:tc>
          <w:tcPr>
            <w:tcW w:w="944" w:type="pct"/>
            <w:tcBorders>
              <w:right w:val="double" w:sz="4" w:space="0" w:color="auto"/>
            </w:tcBorders>
            <w:shd w:val="clear" w:color="auto" w:fill="0F243E" w:themeFill="text2" w:themeFillShade="80"/>
            <w:vAlign w:val="center"/>
            <w:hideMark/>
            <w:tcPrChange w:id="3346" w:author="Muhamad Ridho Zul Khoiri" w:date="2026-07-14T10:04:00Z" w16du:dateUtc="2026-07-14T03:04:00Z">
              <w:tcPr>
                <w:tcW w:w="0" w:type="auto"/>
                <w:gridSpan w:val="2"/>
                <w:vAlign w:val="center"/>
                <w:hideMark/>
              </w:tcPr>
            </w:tcPrChange>
          </w:tcPr>
          <w:p w14:paraId="66FFC2B0" w14:textId="23BBF498" w:rsidR="002125EF" w:rsidRPr="00526DF0" w:rsidRDefault="002125EF">
            <w:pPr>
              <w:ind w:left="-35"/>
              <w:jc w:val="center"/>
              <w:rPr>
                <w:ins w:id="3347" w:author="Muhamad Ridho Zul Khoiri" w:date="2026-07-14T09:42:00Z" w16du:dateUtc="2026-07-14T02:42:00Z"/>
                <w:rFonts w:cs="Arial"/>
                <w:i/>
                <w:iCs/>
                <w:sz w:val="18"/>
                <w:szCs w:val="18"/>
                <w:rPrChange w:id="3348" w:author="Muhamad Ridho Zul Khoiri" w:date="2026-07-14T10:50:00Z" w16du:dateUtc="2026-07-14T03:50:00Z">
                  <w:rPr>
                    <w:ins w:id="3349" w:author="Muhamad Ridho Zul Khoiri" w:date="2026-07-14T09:42:00Z" w16du:dateUtc="2026-07-14T02:42:00Z"/>
                  </w:rPr>
                </w:rPrChange>
              </w:rPr>
              <w:pPrChange w:id="3350" w:author="Muhamad Ridho Zul Khoiri" w:date="2026-07-14T09:48:00Z" w16du:dateUtc="2026-07-14T02:48:00Z">
                <w:pPr/>
              </w:pPrChange>
            </w:pPr>
            <w:ins w:id="3351" w:author="Muhamad Ridho Zul Khoiri" w:date="2026-07-14T09:42:00Z" w16du:dateUtc="2026-07-14T02:42:00Z">
              <w:r w:rsidRPr="00526DF0">
                <w:rPr>
                  <w:rStyle w:val="Strong"/>
                  <w:rFonts w:cs="Arial"/>
                  <w:i/>
                  <w:iCs/>
                  <w:sz w:val="18"/>
                  <w:szCs w:val="18"/>
                  <w:rPrChange w:id="3352" w:author="Muhamad Ridho Zul Khoiri" w:date="2026-07-14T10:50:00Z" w16du:dateUtc="2026-07-14T03:50:00Z">
                    <w:rPr>
                      <w:rStyle w:val="Strong"/>
                    </w:rPr>
                  </w:rPrChange>
                </w:rPr>
                <w:t>90-Day Plan</w:t>
              </w:r>
            </w:ins>
            <w:ins w:id="3353" w:author="Muhamad Ridho Zul Khoiri" w:date="2026-07-14T09:48:00Z" w16du:dateUtc="2026-07-14T02:48:00Z">
              <w:r w:rsidRPr="00526DF0">
                <w:rPr>
                  <w:rStyle w:val="Strong"/>
                  <w:rFonts w:cs="Arial"/>
                  <w:i/>
                  <w:iCs/>
                  <w:sz w:val="18"/>
                  <w:szCs w:val="18"/>
                  <w:rPrChange w:id="3354" w:author="Muhamad Ridho Zul Khoiri" w:date="2026-07-14T10:50:00Z" w16du:dateUtc="2026-07-14T03:50:00Z">
                    <w:rPr>
                      <w:rStyle w:val="Strong"/>
                      <w:rFonts w:ascii="Times New Roman" w:hAnsi="Times New Roman"/>
                    </w:rPr>
                  </w:rPrChange>
                </w:rPr>
                <w:t xml:space="preserve"> (90D)</w:t>
              </w:r>
            </w:ins>
          </w:p>
        </w:tc>
        <w:tc>
          <w:tcPr>
            <w:tcW w:w="811" w:type="pct"/>
            <w:tcBorders>
              <w:left w:val="double" w:sz="4" w:space="0" w:color="auto"/>
            </w:tcBorders>
            <w:shd w:val="clear" w:color="auto" w:fill="DBE5F1" w:themeFill="accent1" w:themeFillTint="33"/>
            <w:vAlign w:val="center"/>
            <w:tcPrChange w:id="3355" w:author="Muhamad Ridho Zul Khoiri" w:date="2026-07-14T10:04:00Z" w16du:dateUtc="2026-07-14T03:04:00Z">
              <w:tcPr>
                <w:tcW w:w="0" w:type="auto"/>
                <w:gridSpan w:val="2"/>
                <w:vAlign w:val="center"/>
              </w:tcPr>
            </w:tcPrChange>
          </w:tcPr>
          <w:p w14:paraId="7CDCC861" w14:textId="4D0CF3C4" w:rsidR="002125EF" w:rsidRPr="00526DF0" w:rsidRDefault="002125EF">
            <w:pPr>
              <w:ind w:left="-35"/>
              <w:jc w:val="center"/>
              <w:rPr>
                <w:ins w:id="3356" w:author="Muhamad Ridho Zul Khoiri" w:date="2026-07-14T09:42:00Z" w16du:dateUtc="2026-07-14T02:42:00Z"/>
                <w:rFonts w:cs="Arial"/>
                <w:sz w:val="18"/>
                <w:szCs w:val="18"/>
                <w:rPrChange w:id="3357" w:author="Muhamad Ridho Zul Khoiri" w:date="2026-07-14T10:50:00Z" w16du:dateUtc="2026-07-14T03:50:00Z">
                  <w:rPr>
                    <w:ins w:id="3358" w:author="Muhamad Ridho Zul Khoiri" w:date="2026-07-14T09:42:00Z" w16du:dateUtc="2026-07-14T02:42:00Z"/>
                    <w:rFonts w:cs="Arial"/>
                  </w:rPr>
                </w:rPrChange>
              </w:rPr>
              <w:pPrChange w:id="3359" w:author="Muhamad Ridho Zul Khoiri" w:date="2026-07-14T09:58:00Z" w16du:dateUtc="2026-07-14T02:58:00Z">
                <w:pPr/>
              </w:pPrChange>
            </w:pPr>
            <w:ins w:id="3360" w:author="Muhamad Ridho Zul Khoiri" w:date="2026-07-14T09:52:00Z" w16du:dateUtc="2026-07-14T02:52:00Z">
              <w:r w:rsidRPr="00526DF0">
                <w:rPr>
                  <w:rFonts w:cs="Arial"/>
                  <w:sz w:val="18"/>
                  <w:szCs w:val="18"/>
                  <w:rPrChange w:id="3361" w:author="Muhamad Ridho Zul Khoiri" w:date="2026-07-14T10:50:00Z" w16du:dateUtc="2026-07-14T03:50:00Z">
                    <w:rPr>
                      <w:rFonts w:ascii="Times New Roman" w:hAnsi="Times New Roman"/>
                    </w:rPr>
                  </w:rPrChange>
                </w:rPr>
                <w:t>Prioritized planning candidates</w:t>
              </w:r>
            </w:ins>
          </w:p>
        </w:tc>
        <w:tc>
          <w:tcPr>
            <w:tcW w:w="811" w:type="pct"/>
            <w:shd w:val="clear" w:color="auto" w:fill="DBE5F1" w:themeFill="accent1" w:themeFillTint="33"/>
            <w:vAlign w:val="center"/>
            <w:tcPrChange w:id="3362" w:author="Muhamad Ridho Zul Khoiri" w:date="2026-07-14T10:04:00Z" w16du:dateUtc="2026-07-14T03:04:00Z">
              <w:tcPr>
                <w:tcW w:w="0" w:type="auto"/>
                <w:gridSpan w:val="2"/>
                <w:vAlign w:val="center"/>
              </w:tcPr>
            </w:tcPrChange>
          </w:tcPr>
          <w:p w14:paraId="3D002767" w14:textId="3E0EF944" w:rsidR="002125EF" w:rsidRPr="00526DF0" w:rsidRDefault="002125EF">
            <w:pPr>
              <w:ind w:left="-35"/>
              <w:jc w:val="center"/>
              <w:rPr>
                <w:ins w:id="3363" w:author="Muhamad Ridho Zul Khoiri" w:date="2026-07-14T09:42:00Z" w16du:dateUtc="2026-07-14T02:42:00Z"/>
                <w:rFonts w:cs="Arial"/>
                <w:sz w:val="18"/>
                <w:szCs w:val="18"/>
                <w:rPrChange w:id="3364" w:author="Muhamad Ridho Zul Khoiri" w:date="2026-07-14T10:50:00Z" w16du:dateUtc="2026-07-14T03:50:00Z">
                  <w:rPr>
                    <w:ins w:id="3365" w:author="Muhamad Ridho Zul Khoiri" w:date="2026-07-14T09:42:00Z" w16du:dateUtc="2026-07-14T02:42:00Z"/>
                    <w:rFonts w:cs="Arial"/>
                  </w:rPr>
                </w:rPrChange>
              </w:rPr>
              <w:pPrChange w:id="3366" w:author="Muhamad Ridho Zul Khoiri" w:date="2026-07-14T09:58:00Z" w16du:dateUtc="2026-07-14T02:58:00Z">
                <w:pPr/>
              </w:pPrChange>
            </w:pPr>
            <w:ins w:id="3367" w:author="Muhamad Ridho Zul Khoiri" w:date="2026-07-14T09:56:00Z" w16du:dateUtc="2026-07-14T02:56:00Z">
              <w:r w:rsidRPr="00526DF0">
                <w:rPr>
                  <w:rFonts w:cs="Arial"/>
                  <w:sz w:val="18"/>
                  <w:szCs w:val="18"/>
                  <w:rPrChange w:id="3368" w:author="Muhamad Ridho Zul Khoiri" w:date="2026-07-14T10:50:00Z" w16du:dateUtc="2026-07-14T03:50:00Z">
                    <w:rPr>
                      <w:rFonts w:ascii="Times New Roman" w:hAnsi="Times New Roman"/>
                    </w:rPr>
                  </w:rPrChange>
                </w:rPr>
                <w:t>OIM/OM and Superintendent</w:t>
              </w:r>
            </w:ins>
          </w:p>
        </w:tc>
        <w:tc>
          <w:tcPr>
            <w:tcW w:w="811" w:type="pct"/>
            <w:shd w:val="clear" w:color="auto" w:fill="DBE5F1" w:themeFill="accent1" w:themeFillTint="33"/>
            <w:vAlign w:val="center"/>
            <w:tcPrChange w:id="3369" w:author="Muhamad Ridho Zul Khoiri" w:date="2026-07-14T10:04:00Z" w16du:dateUtc="2026-07-14T03:04:00Z">
              <w:tcPr>
                <w:tcW w:w="0" w:type="auto"/>
                <w:gridSpan w:val="2"/>
                <w:vAlign w:val="center"/>
              </w:tcPr>
            </w:tcPrChange>
          </w:tcPr>
          <w:p w14:paraId="43036060" w14:textId="288B655D" w:rsidR="002125EF" w:rsidRPr="00526DF0" w:rsidRDefault="002125EF">
            <w:pPr>
              <w:ind w:left="-35"/>
              <w:jc w:val="center"/>
              <w:rPr>
                <w:ins w:id="3370" w:author="Muhamad Ridho Zul Khoiri" w:date="2026-07-14T09:57:00Z" w16du:dateUtc="2026-07-14T02:57:00Z"/>
                <w:rFonts w:cs="Arial"/>
                <w:sz w:val="18"/>
                <w:szCs w:val="18"/>
                <w:rPrChange w:id="3371" w:author="Muhamad Ridho Zul Khoiri" w:date="2026-07-14T10:50:00Z" w16du:dateUtc="2026-07-14T03:50:00Z">
                  <w:rPr>
                    <w:ins w:id="3372" w:author="Muhamad Ridho Zul Khoiri" w:date="2026-07-14T09:57:00Z" w16du:dateUtc="2026-07-14T02:57:00Z"/>
                    <w:rFonts w:ascii="Times New Roman" w:hAnsi="Times New Roman"/>
                  </w:rPr>
                </w:rPrChange>
              </w:rPr>
              <w:pPrChange w:id="3373" w:author="Muhamad Ridho Zul Khoiri" w:date="2026-07-14T09:58:00Z" w16du:dateUtc="2026-07-14T02:58:00Z">
                <w:pPr>
                  <w:ind w:left="-35"/>
                  <w:jc w:val="left"/>
                </w:pPr>
              </w:pPrChange>
            </w:pPr>
            <w:ins w:id="3374" w:author="Muhamad Ridho Zul Khoiri" w:date="2026-07-14T09:57:00Z" w16du:dateUtc="2026-07-14T02:57:00Z">
              <w:r w:rsidRPr="00526DF0">
                <w:rPr>
                  <w:rFonts w:cs="Arial"/>
                  <w:sz w:val="18"/>
                  <w:szCs w:val="18"/>
                  <w:rPrChange w:id="3375" w:author="Muhamad Ridho Zul Khoiri" w:date="2026-07-14T10:50:00Z" w16du:dateUtc="2026-07-14T03:50:00Z">
                    <w:rPr>
                      <w:rFonts w:ascii="Times New Roman" w:hAnsi="Times New Roman"/>
                    </w:rPr>
                  </w:rPrChange>
                </w:rPr>
                <w:t>VP Operations</w:t>
              </w:r>
            </w:ins>
          </w:p>
          <w:p w14:paraId="49F45F20" w14:textId="6C9C092B" w:rsidR="002125EF" w:rsidRPr="00526DF0" w:rsidRDefault="002125EF">
            <w:pPr>
              <w:ind w:left="-35"/>
              <w:jc w:val="center"/>
              <w:rPr>
                <w:ins w:id="3376" w:author="Muhamad Ridho Zul Khoiri" w:date="2026-07-14T09:42:00Z" w16du:dateUtc="2026-07-14T02:42:00Z"/>
                <w:rFonts w:cs="Arial"/>
                <w:sz w:val="18"/>
                <w:szCs w:val="18"/>
                <w:rPrChange w:id="3377" w:author="Muhamad Ridho Zul Khoiri" w:date="2026-07-14T10:50:00Z" w16du:dateUtc="2026-07-14T03:50:00Z">
                  <w:rPr>
                    <w:ins w:id="3378" w:author="Muhamad Ridho Zul Khoiri" w:date="2026-07-14T09:42:00Z" w16du:dateUtc="2026-07-14T02:42:00Z"/>
                    <w:rFonts w:cs="Arial"/>
                  </w:rPr>
                </w:rPrChange>
              </w:rPr>
              <w:pPrChange w:id="3379" w:author="Muhamad Ridho Zul Khoiri" w:date="2026-07-14T09:58:00Z" w16du:dateUtc="2026-07-14T02:58:00Z">
                <w:pPr/>
              </w:pPrChange>
            </w:pPr>
            <w:ins w:id="3380" w:author="Muhamad Ridho Zul Khoiri" w:date="2026-07-14T09:57:00Z" w16du:dateUtc="2026-07-14T02:57:00Z">
              <w:r w:rsidRPr="00526DF0">
                <w:rPr>
                  <w:rFonts w:cs="Arial"/>
                  <w:sz w:val="18"/>
                  <w:szCs w:val="18"/>
                  <w:rPrChange w:id="3381" w:author="Muhamad Ridho Zul Khoiri" w:date="2026-07-14T10:50:00Z" w16du:dateUtc="2026-07-14T03:50:00Z">
                    <w:rPr>
                      <w:rFonts w:ascii="Times New Roman" w:hAnsi="Times New Roman"/>
                    </w:rPr>
                  </w:rPrChange>
                </w:rPr>
                <w:t>(Gate 1)</w:t>
              </w:r>
            </w:ins>
          </w:p>
        </w:tc>
        <w:tc>
          <w:tcPr>
            <w:tcW w:w="811" w:type="pct"/>
            <w:shd w:val="clear" w:color="auto" w:fill="DBE5F1" w:themeFill="accent1" w:themeFillTint="33"/>
            <w:vAlign w:val="center"/>
            <w:tcPrChange w:id="3382" w:author="Muhamad Ridho Zul Khoiri" w:date="2026-07-14T10:04:00Z" w16du:dateUtc="2026-07-14T03:04:00Z">
              <w:tcPr>
                <w:tcW w:w="0" w:type="auto"/>
                <w:gridSpan w:val="2"/>
                <w:vAlign w:val="center"/>
              </w:tcPr>
            </w:tcPrChange>
          </w:tcPr>
          <w:p w14:paraId="3EF23E1E" w14:textId="3050CBB0" w:rsidR="002125EF" w:rsidRPr="00526DF0" w:rsidRDefault="002125EF">
            <w:pPr>
              <w:ind w:left="-35"/>
              <w:jc w:val="center"/>
              <w:rPr>
                <w:ins w:id="3383" w:author="Muhamad Ridho Zul Khoiri" w:date="2026-07-14T09:42:00Z" w16du:dateUtc="2026-07-14T02:42:00Z"/>
                <w:rFonts w:cs="Arial"/>
                <w:sz w:val="18"/>
                <w:szCs w:val="18"/>
                <w:rPrChange w:id="3384" w:author="Muhamad Ridho Zul Khoiri" w:date="2026-07-14T10:50:00Z" w16du:dateUtc="2026-07-14T03:50:00Z">
                  <w:rPr>
                    <w:ins w:id="3385" w:author="Muhamad Ridho Zul Khoiri" w:date="2026-07-14T09:42:00Z" w16du:dateUtc="2026-07-14T02:42:00Z"/>
                    <w:rFonts w:cs="Arial"/>
                  </w:rPr>
                </w:rPrChange>
              </w:rPr>
              <w:pPrChange w:id="3386" w:author="Muhamad Ridho Zul Khoiri" w:date="2026-07-14T09:58:00Z" w16du:dateUtc="2026-07-14T02:58:00Z">
                <w:pPr/>
              </w:pPrChange>
            </w:pPr>
            <w:ins w:id="3387" w:author="Muhamad Ridho Zul Khoiri" w:date="2026-07-14T09:57:00Z" w16du:dateUtc="2026-07-14T02:57:00Z">
              <w:r w:rsidRPr="00526DF0">
                <w:rPr>
                  <w:rFonts w:cs="Arial"/>
                  <w:sz w:val="18"/>
                  <w:szCs w:val="18"/>
                  <w:rPrChange w:id="3388" w:author="Muhamad Ridho Zul Khoiri" w:date="2026-07-14T10:50:00Z" w16du:dateUtc="2026-07-14T03:50:00Z">
                    <w:rPr>
                      <w:rFonts w:ascii="Times New Roman" w:hAnsi="Times New Roman"/>
                    </w:rPr>
                  </w:rPrChange>
                </w:rPr>
                <w:t>P&amp;S Team</w:t>
              </w:r>
            </w:ins>
          </w:p>
        </w:tc>
        <w:tc>
          <w:tcPr>
            <w:tcW w:w="812" w:type="pct"/>
            <w:shd w:val="clear" w:color="auto" w:fill="DBE5F1" w:themeFill="accent1" w:themeFillTint="33"/>
            <w:vAlign w:val="center"/>
            <w:tcPrChange w:id="3389" w:author="Muhamad Ridho Zul Khoiri" w:date="2026-07-14T10:04:00Z" w16du:dateUtc="2026-07-14T03:04:00Z">
              <w:tcPr>
                <w:tcW w:w="0" w:type="auto"/>
                <w:gridSpan w:val="3"/>
                <w:vAlign w:val="center"/>
              </w:tcPr>
            </w:tcPrChange>
          </w:tcPr>
          <w:p w14:paraId="6E45E986" w14:textId="0828F8A3" w:rsidR="002125EF" w:rsidRPr="00526DF0" w:rsidRDefault="002125EF">
            <w:pPr>
              <w:ind w:left="-35"/>
              <w:jc w:val="center"/>
              <w:rPr>
                <w:ins w:id="3390" w:author="Muhamad Ridho Zul Khoiri" w:date="2026-07-14T09:42:00Z" w16du:dateUtc="2026-07-14T02:42:00Z"/>
                <w:rFonts w:cs="Arial"/>
                <w:sz w:val="18"/>
                <w:szCs w:val="18"/>
                <w:rPrChange w:id="3391" w:author="Muhamad Ridho Zul Khoiri" w:date="2026-07-14T10:50:00Z" w16du:dateUtc="2026-07-14T03:50:00Z">
                  <w:rPr>
                    <w:ins w:id="3392" w:author="Muhamad Ridho Zul Khoiri" w:date="2026-07-14T09:42:00Z" w16du:dateUtc="2026-07-14T02:42:00Z"/>
                    <w:rFonts w:cs="Arial"/>
                  </w:rPr>
                </w:rPrChange>
              </w:rPr>
              <w:pPrChange w:id="3393" w:author="Muhamad Ridho Zul Khoiri" w:date="2026-07-14T09:58:00Z" w16du:dateUtc="2026-07-14T02:58:00Z">
                <w:pPr/>
              </w:pPrChange>
            </w:pPr>
            <w:ins w:id="3394" w:author="Muhamad Ridho Zul Khoiri" w:date="2026-07-14T09:58:00Z" w16du:dateUtc="2026-07-14T02:58:00Z">
              <w:r w:rsidRPr="00526DF0">
                <w:rPr>
                  <w:rFonts w:cs="Arial"/>
                  <w:sz w:val="18"/>
                  <w:szCs w:val="18"/>
                  <w:rPrChange w:id="3395" w:author="Muhamad Ridho Zul Khoiri" w:date="2026-07-14T10:50:00Z" w16du:dateUtc="2026-07-14T03:50:00Z">
                    <w:rPr>
                      <w:rFonts w:ascii="Times New Roman" w:hAnsi="Times New Roman"/>
                    </w:rPr>
                  </w:rPrChange>
                </w:rPr>
                <w:t>Functional / Asset Planner</w:t>
              </w:r>
            </w:ins>
          </w:p>
        </w:tc>
      </w:tr>
      <w:tr w:rsidR="002125EF" w:rsidRPr="00CF42A6" w14:paraId="390B147C" w14:textId="77777777" w:rsidTr="00A31E9E">
        <w:trPr>
          <w:trHeight w:val="720"/>
          <w:ins w:id="3396" w:author="Muhamad Ridho Zul Khoiri" w:date="2026-07-14T09:42:00Z"/>
          <w:trPrChange w:id="3397" w:author="Muhamad Ridho Zul Khoiri" w:date="2026-07-14T10:04:00Z" w16du:dateUtc="2026-07-14T03:04:00Z">
            <w:trPr>
              <w:tblCellSpacing w:w="15" w:type="dxa"/>
            </w:trPr>
          </w:trPrChange>
        </w:trPr>
        <w:tc>
          <w:tcPr>
            <w:tcW w:w="944" w:type="pct"/>
            <w:tcBorders>
              <w:right w:val="double" w:sz="4" w:space="0" w:color="auto"/>
            </w:tcBorders>
            <w:shd w:val="clear" w:color="auto" w:fill="0F243E" w:themeFill="text2" w:themeFillShade="80"/>
            <w:vAlign w:val="center"/>
            <w:hideMark/>
            <w:tcPrChange w:id="3398" w:author="Muhamad Ridho Zul Khoiri" w:date="2026-07-14T10:04:00Z" w16du:dateUtc="2026-07-14T03:04:00Z">
              <w:tcPr>
                <w:tcW w:w="0" w:type="auto"/>
                <w:gridSpan w:val="2"/>
                <w:vAlign w:val="center"/>
                <w:hideMark/>
              </w:tcPr>
            </w:tcPrChange>
          </w:tcPr>
          <w:p w14:paraId="67C088AC" w14:textId="458D7C6D" w:rsidR="002125EF" w:rsidRPr="00526DF0" w:rsidRDefault="002125EF">
            <w:pPr>
              <w:ind w:left="-35"/>
              <w:jc w:val="center"/>
              <w:rPr>
                <w:ins w:id="3399" w:author="Muhamad Ridho Zul Khoiri" w:date="2026-07-14T09:42:00Z" w16du:dateUtc="2026-07-14T02:42:00Z"/>
                <w:rFonts w:cs="Arial"/>
                <w:i/>
                <w:iCs/>
                <w:sz w:val="18"/>
                <w:szCs w:val="18"/>
                <w:rPrChange w:id="3400" w:author="Muhamad Ridho Zul Khoiri" w:date="2026-07-14T10:50:00Z" w16du:dateUtc="2026-07-14T03:50:00Z">
                  <w:rPr>
                    <w:ins w:id="3401" w:author="Muhamad Ridho Zul Khoiri" w:date="2026-07-14T09:42:00Z" w16du:dateUtc="2026-07-14T02:42:00Z"/>
                  </w:rPr>
                </w:rPrChange>
              </w:rPr>
              <w:pPrChange w:id="3402" w:author="Muhamad Ridho Zul Khoiri" w:date="2026-07-14T09:48:00Z" w16du:dateUtc="2026-07-14T02:48:00Z">
                <w:pPr/>
              </w:pPrChange>
            </w:pPr>
            <w:ins w:id="3403" w:author="Muhamad Ridho Zul Khoiri" w:date="2026-07-14T09:42:00Z" w16du:dateUtc="2026-07-14T02:42:00Z">
              <w:r w:rsidRPr="00526DF0">
                <w:rPr>
                  <w:rStyle w:val="Strong"/>
                  <w:rFonts w:cs="Arial"/>
                  <w:i/>
                  <w:iCs/>
                  <w:sz w:val="18"/>
                  <w:szCs w:val="18"/>
                  <w:rPrChange w:id="3404" w:author="Muhamad Ridho Zul Khoiri" w:date="2026-07-14T10:50:00Z" w16du:dateUtc="2026-07-14T03:50:00Z">
                    <w:rPr>
                      <w:rStyle w:val="Strong"/>
                    </w:rPr>
                  </w:rPrChange>
                </w:rPr>
                <w:t>30-Day Plan</w:t>
              </w:r>
            </w:ins>
            <w:ins w:id="3405" w:author="Muhamad Ridho Zul Khoiri" w:date="2026-07-14T09:48:00Z" w16du:dateUtc="2026-07-14T02:48:00Z">
              <w:r w:rsidRPr="00526DF0">
                <w:rPr>
                  <w:rStyle w:val="Strong"/>
                  <w:rFonts w:cs="Arial"/>
                  <w:i/>
                  <w:iCs/>
                  <w:sz w:val="18"/>
                  <w:szCs w:val="18"/>
                  <w:rPrChange w:id="3406" w:author="Muhamad Ridho Zul Khoiri" w:date="2026-07-14T10:50:00Z" w16du:dateUtc="2026-07-14T03:50:00Z">
                    <w:rPr>
                      <w:rStyle w:val="Strong"/>
                      <w:rFonts w:ascii="Times New Roman" w:hAnsi="Times New Roman"/>
                    </w:rPr>
                  </w:rPrChange>
                </w:rPr>
                <w:t xml:space="preserve"> (30</w:t>
              </w:r>
            </w:ins>
            <w:ins w:id="3407" w:author="Muhamad Ridho Zul Khoiri" w:date="2026-07-14T09:49:00Z" w16du:dateUtc="2026-07-14T02:49:00Z">
              <w:r w:rsidRPr="00526DF0">
                <w:rPr>
                  <w:rStyle w:val="Strong"/>
                  <w:rFonts w:cs="Arial"/>
                  <w:i/>
                  <w:iCs/>
                  <w:sz w:val="18"/>
                  <w:szCs w:val="18"/>
                  <w:rPrChange w:id="3408" w:author="Muhamad Ridho Zul Khoiri" w:date="2026-07-14T10:50:00Z" w16du:dateUtc="2026-07-14T03:50:00Z">
                    <w:rPr>
                      <w:rStyle w:val="Strong"/>
                      <w:rFonts w:ascii="Times New Roman" w:hAnsi="Times New Roman"/>
                    </w:rPr>
                  </w:rPrChange>
                </w:rPr>
                <w:t>D)</w:t>
              </w:r>
            </w:ins>
          </w:p>
        </w:tc>
        <w:tc>
          <w:tcPr>
            <w:tcW w:w="811" w:type="pct"/>
            <w:tcBorders>
              <w:left w:val="double" w:sz="4" w:space="0" w:color="auto"/>
            </w:tcBorders>
            <w:shd w:val="clear" w:color="auto" w:fill="DBE5F1" w:themeFill="accent1" w:themeFillTint="33"/>
            <w:vAlign w:val="center"/>
            <w:tcPrChange w:id="3409" w:author="Muhamad Ridho Zul Khoiri" w:date="2026-07-14T10:04:00Z" w16du:dateUtc="2026-07-14T03:04:00Z">
              <w:tcPr>
                <w:tcW w:w="0" w:type="auto"/>
                <w:gridSpan w:val="2"/>
                <w:vAlign w:val="center"/>
              </w:tcPr>
            </w:tcPrChange>
          </w:tcPr>
          <w:p w14:paraId="60481A3B" w14:textId="5F3DD918" w:rsidR="002125EF" w:rsidRPr="00526DF0" w:rsidRDefault="002125EF">
            <w:pPr>
              <w:ind w:left="-35"/>
              <w:jc w:val="center"/>
              <w:rPr>
                <w:ins w:id="3410" w:author="Muhamad Ridho Zul Khoiri" w:date="2026-07-14T09:42:00Z" w16du:dateUtc="2026-07-14T02:42:00Z"/>
                <w:rFonts w:cs="Arial"/>
                <w:sz w:val="18"/>
                <w:szCs w:val="18"/>
                <w:rPrChange w:id="3411" w:author="Muhamad Ridho Zul Khoiri" w:date="2026-07-14T10:50:00Z" w16du:dateUtc="2026-07-14T03:50:00Z">
                  <w:rPr>
                    <w:ins w:id="3412" w:author="Muhamad Ridho Zul Khoiri" w:date="2026-07-14T09:42:00Z" w16du:dateUtc="2026-07-14T02:42:00Z"/>
                    <w:rFonts w:cs="Arial"/>
                  </w:rPr>
                </w:rPrChange>
              </w:rPr>
              <w:pPrChange w:id="3413" w:author="Muhamad Ridho Zul Khoiri" w:date="2026-07-14T09:58:00Z" w16du:dateUtc="2026-07-14T02:58:00Z">
                <w:pPr/>
              </w:pPrChange>
            </w:pPr>
            <w:ins w:id="3414" w:author="Muhamad Ridho Zul Khoiri" w:date="2026-07-14T09:52:00Z" w16du:dateUtc="2026-07-14T02:52:00Z">
              <w:r w:rsidRPr="00526DF0">
                <w:rPr>
                  <w:rFonts w:cs="Arial"/>
                  <w:sz w:val="18"/>
                  <w:szCs w:val="18"/>
                  <w:rPrChange w:id="3415" w:author="Muhamad Ridho Zul Khoiri" w:date="2026-07-14T10:50:00Z" w16du:dateUtc="2026-07-14T03:50:00Z">
                    <w:rPr>
                      <w:rFonts w:ascii="Times New Roman" w:hAnsi="Times New Roman"/>
                    </w:rPr>
                  </w:rPrChange>
                </w:rPr>
                <w:t>Execution commitment</w:t>
              </w:r>
            </w:ins>
          </w:p>
        </w:tc>
        <w:tc>
          <w:tcPr>
            <w:tcW w:w="811" w:type="pct"/>
            <w:shd w:val="clear" w:color="auto" w:fill="DBE5F1" w:themeFill="accent1" w:themeFillTint="33"/>
            <w:vAlign w:val="center"/>
            <w:tcPrChange w:id="3416" w:author="Muhamad Ridho Zul Khoiri" w:date="2026-07-14T10:04:00Z" w16du:dateUtc="2026-07-14T03:04:00Z">
              <w:tcPr>
                <w:tcW w:w="0" w:type="auto"/>
                <w:gridSpan w:val="2"/>
                <w:vAlign w:val="center"/>
              </w:tcPr>
            </w:tcPrChange>
          </w:tcPr>
          <w:p w14:paraId="49232AEA" w14:textId="3A83D128" w:rsidR="002125EF" w:rsidRPr="00526DF0" w:rsidRDefault="002125EF">
            <w:pPr>
              <w:ind w:left="-35"/>
              <w:jc w:val="center"/>
              <w:rPr>
                <w:ins w:id="3417" w:author="Muhamad Ridho Zul Khoiri" w:date="2026-07-14T09:42:00Z" w16du:dateUtc="2026-07-14T02:42:00Z"/>
                <w:rFonts w:cs="Arial"/>
                <w:sz w:val="18"/>
                <w:szCs w:val="18"/>
                <w:rPrChange w:id="3418" w:author="Muhamad Ridho Zul Khoiri" w:date="2026-07-14T10:50:00Z" w16du:dateUtc="2026-07-14T03:50:00Z">
                  <w:rPr>
                    <w:ins w:id="3419" w:author="Muhamad Ridho Zul Khoiri" w:date="2026-07-14T09:42:00Z" w16du:dateUtc="2026-07-14T02:42:00Z"/>
                    <w:rFonts w:cs="Arial"/>
                  </w:rPr>
                </w:rPrChange>
              </w:rPr>
              <w:pPrChange w:id="3420" w:author="Muhamad Ridho Zul Khoiri" w:date="2026-07-14T09:58:00Z" w16du:dateUtc="2026-07-14T02:58:00Z">
                <w:pPr/>
              </w:pPrChange>
            </w:pPr>
            <w:ins w:id="3421" w:author="Muhamad Ridho Zul Khoiri" w:date="2026-07-14T09:56:00Z" w16du:dateUtc="2026-07-14T02:56:00Z">
              <w:r w:rsidRPr="00526DF0">
                <w:rPr>
                  <w:rFonts w:cs="Arial"/>
                  <w:sz w:val="18"/>
                  <w:szCs w:val="18"/>
                  <w:rPrChange w:id="3422" w:author="Muhamad Ridho Zul Khoiri" w:date="2026-07-14T10:50:00Z" w16du:dateUtc="2026-07-14T03:50:00Z">
                    <w:rPr>
                      <w:rFonts w:ascii="Times New Roman" w:hAnsi="Times New Roman"/>
                    </w:rPr>
                  </w:rPrChange>
                </w:rPr>
                <w:t>OIM/OM and Superintendent</w:t>
              </w:r>
            </w:ins>
          </w:p>
        </w:tc>
        <w:tc>
          <w:tcPr>
            <w:tcW w:w="811" w:type="pct"/>
            <w:shd w:val="clear" w:color="auto" w:fill="DBE5F1" w:themeFill="accent1" w:themeFillTint="33"/>
            <w:vAlign w:val="center"/>
            <w:tcPrChange w:id="3423" w:author="Muhamad Ridho Zul Khoiri" w:date="2026-07-14T10:04:00Z" w16du:dateUtc="2026-07-14T03:04:00Z">
              <w:tcPr>
                <w:tcW w:w="0" w:type="auto"/>
                <w:gridSpan w:val="2"/>
                <w:vAlign w:val="center"/>
              </w:tcPr>
            </w:tcPrChange>
          </w:tcPr>
          <w:p w14:paraId="653238E9" w14:textId="35E6AC04" w:rsidR="002125EF" w:rsidRPr="00526DF0" w:rsidRDefault="002125EF">
            <w:pPr>
              <w:ind w:left="-35"/>
              <w:jc w:val="center"/>
              <w:rPr>
                <w:ins w:id="3424" w:author="Muhamad Ridho Zul Khoiri" w:date="2026-07-14T09:42:00Z" w16du:dateUtc="2026-07-14T02:42:00Z"/>
                <w:rFonts w:cs="Arial"/>
                <w:sz w:val="18"/>
                <w:szCs w:val="18"/>
                <w:rPrChange w:id="3425" w:author="Muhamad Ridho Zul Khoiri" w:date="2026-07-14T10:50:00Z" w16du:dateUtc="2026-07-14T03:50:00Z">
                  <w:rPr>
                    <w:ins w:id="3426" w:author="Muhamad Ridho Zul Khoiri" w:date="2026-07-14T09:42:00Z" w16du:dateUtc="2026-07-14T02:42:00Z"/>
                    <w:rFonts w:cs="Arial"/>
                  </w:rPr>
                </w:rPrChange>
              </w:rPr>
              <w:pPrChange w:id="3427" w:author="Muhamad Ridho Zul Khoiri" w:date="2026-07-14T09:58:00Z" w16du:dateUtc="2026-07-14T02:58:00Z">
                <w:pPr/>
              </w:pPrChange>
            </w:pPr>
            <w:ins w:id="3428" w:author="Muhamad Ridho Zul Khoiri" w:date="2026-07-14T09:57:00Z" w16du:dateUtc="2026-07-14T02:57:00Z">
              <w:r w:rsidRPr="00526DF0">
                <w:rPr>
                  <w:rFonts w:cs="Arial"/>
                  <w:sz w:val="18"/>
                  <w:szCs w:val="18"/>
                  <w:rPrChange w:id="3429" w:author="Muhamad Ridho Zul Khoiri" w:date="2026-07-14T10:50:00Z" w16du:dateUtc="2026-07-14T03:50:00Z">
                    <w:rPr>
                      <w:rFonts w:ascii="Times New Roman" w:hAnsi="Times New Roman"/>
                    </w:rPr>
                  </w:rPrChange>
                </w:rPr>
                <w:t xml:space="preserve">OIM/OM </w:t>
              </w:r>
              <w:r w:rsidRPr="00526DF0">
                <w:rPr>
                  <w:rFonts w:cs="Arial"/>
                  <w:sz w:val="18"/>
                  <w:szCs w:val="18"/>
                  <w:rPrChange w:id="3430" w:author="Muhamad Ridho Zul Khoiri" w:date="2026-07-14T10:50:00Z" w16du:dateUtc="2026-07-14T03:50:00Z">
                    <w:rPr>
                      <w:rFonts w:ascii="Times New Roman" w:hAnsi="Times New Roman"/>
                    </w:rPr>
                  </w:rPrChange>
                </w:rPr>
                <w:br/>
                <w:t>(Gate 2)</w:t>
              </w:r>
            </w:ins>
          </w:p>
        </w:tc>
        <w:tc>
          <w:tcPr>
            <w:tcW w:w="811" w:type="pct"/>
            <w:shd w:val="clear" w:color="auto" w:fill="DBE5F1" w:themeFill="accent1" w:themeFillTint="33"/>
            <w:vAlign w:val="center"/>
            <w:tcPrChange w:id="3431" w:author="Muhamad Ridho Zul Khoiri" w:date="2026-07-14T10:04:00Z" w16du:dateUtc="2026-07-14T03:04:00Z">
              <w:tcPr>
                <w:tcW w:w="0" w:type="auto"/>
                <w:gridSpan w:val="2"/>
                <w:vAlign w:val="center"/>
              </w:tcPr>
            </w:tcPrChange>
          </w:tcPr>
          <w:p w14:paraId="52BE1DAE" w14:textId="381557E8" w:rsidR="002125EF" w:rsidRPr="00526DF0" w:rsidRDefault="002125EF">
            <w:pPr>
              <w:ind w:left="-35"/>
              <w:jc w:val="center"/>
              <w:rPr>
                <w:ins w:id="3432" w:author="Muhamad Ridho Zul Khoiri" w:date="2026-07-14T09:42:00Z" w16du:dateUtc="2026-07-14T02:42:00Z"/>
                <w:rFonts w:cs="Arial"/>
                <w:sz w:val="18"/>
                <w:szCs w:val="18"/>
                <w:rPrChange w:id="3433" w:author="Muhamad Ridho Zul Khoiri" w:date="2026-07-14T10:50:00Z" w16du:dateUtc="2026-07-14T03:50:00Z">
                  <w:rPr>
                    <w:ins w:id="3434" w:author="Muhamad Ridho Zul Khoiri" w:date="2026-07-14T09:42:00Z" w16du:dateUtc="2026-07-14T02:42:00Z"/>
                    <w:rFonts w:cs="Arial"/>
                  </w:rPr>
                </w:rPrChange>
              </w:rPr>
              <w:pPrChange w:id="3435" w:author="Muhamad Ridho Zul Khoiri" w:date="2026-07-14T09:58:00Z" w16du:dateUtc="2026-07-14T02:58:00Z">
                <w:pPr/>
              </w:pPrChange>
            </w:pPr>
            <w:ins w:id="3436" w:author="Muhamad Ridho Zul Khoiri" w:date="2026-07-14T09:58:00Z" w16du:dateUtc="2026-07-14T02:58:00Z">
              <w:r w:rsidRPr="00526DF0">
                <w:rPr>
                  <w:rFonts w:cs="Arial"/>
                  <w:sz w:val="18"/>
                  <w:szCs w:val="18"/>
                  <w:rPrChange w:id="3437" w:author="Muhamad Ridho Zul Khoiri" w:date="2026-07-14T10:50:00Z" w16du:dateUtc="2026-07-14T03:50:00Z">
                    <w:rPr>
                      <w:rFonts w:ascii="Times New Roman" w:hAnsi="Times New Roman"/>
                    </w:rPr>
                  </w:rPrChange>
                </w:rPr>
                <w:t>P&amp;S Team</w:t>
              </w:r>
            </w:ins>
          </w:p>
        </w:tc>
        <w:tc>
          <w:tcPr>
            <w:tcW w:w="812" w:type="pct"/>
            <w:shd w:val="clear" w:color="auto" w:fill="DBE5F1" w:themeFill="accent1" w:themeFillTint="33"/>
            <w:vAlign w:val="center"/>
            <w:tcPrChange w:id="3438" w:author="Muhamad Ridho Zul Khoiri" w:date="2026-07-14T10:04:00Z" w16du:dateUtc="2026-07-14T03:04:00Z">
              <w:tcPr>
                <w:tcW w:w="0" w:type="auto"/>
                <w:gridSpan w:val="3"/>
                <w:vAlign w:val="center"/>
              </w:tcPr>
            </w:tcPrChange>
          </w:tcPr>
          <w:p w14:paraId="628590A6" w14:textId="2753AABF" w:rsidR="002125EF" w:rsidRPr="00526DF0" w:rsidRDefault="002125EF">
            <w:pPr>
              <w:ind w:left="-35"/>
              <w:jc w:val="center"/>
              <w:rPr>
                <w:ins w:id="3439" w:author="Muhamad Ridho Zul Khoiri" w:date="2026-07-14T09:42:00Z" w16du:dateUtc="2026-07-14T02:42:00Z"/>
                <w:rFonts w:cs="Arial"/>
                <w:sz w:val="18"/>
                <w:szCs w:val="18"/>
                <w:rPrChange w:id="3440" w:author="Muhamad Ridho Zul Khoiri" w:date="2026-07-14T10:50:00Z" w16du:dateUtc="2026-07-14T03:50:00Z">
                  <w:rPr>
                    <w:ins w:id="3441" w:author="Muhamad Ridho Zul Khoiri" w:date="2026-07-14T09:42:00Z" w16du:dateUtc="2026-07-14T02:42:00Z"/>
                    <w:rFonts w:cs="Arial"/>
                  </w:rPr>
                </w:rPrChange>
              </w:rPr>
              <w:pPrChange w:id="3442" w:author="Muhamad Ridho Zul Khoiri" w:date="2026-07-14T09:58:00Z" w16du:dateUtc="2026-07-14T02:58:00Z">
                <w:pPr/>
              </w:pPrChange>
            </w:pPr>
            <w:ins w:id="3443" w:author="Muhamad Ridho Zul Khoiri" w:date="2026-07-14T09:58:00Z" w16du:dateUtc="2026-07-14T02:58:00Z">
              <w:r w:rsidRPr="00526DF0">
                <w:rPr>
                  <w:rFonts w:cs="Arial"/>
                  <w:sz w:val="18"/>
                  <w:szCs w:val="18"/>
                  <w:rPrChange w:id="3444" w:author="Muhamad Ridho Zul Khoiri" w:date="2026-07-14T10:50:00Z" w16du:dateUtc="2026-07-14T03:50:00Z">
                    <w:rPr>
                      <w:rFonts w:ascii="Times New Roman" w:hAnsi="Times New Roman"/>
                    </w:rPr>
                  </w:rPrChange>
                </w:rPr>
                <w:t>Functional / Asset Planner</w:t>
              </w:r>
            </w:ins>
          </w:p>
        </w:tc>
      </w:tr>
      <w:tr w:rsidR="002125EF" w:rsidRPr="00CF42A6" w14:paraId="1944E286" w14:textId="77777777" w:rsidTr="00A31E9E">
        <w:trPr>
          <w:trHeight w:val="720"/>
          <w:ins w:id="3445" w:author="Muhamad Ridho Zul Khoiri" w:date="2026-07-14T09:42:00Z"/>
          <w:trPrChange w:id="3446" w:author="Muhamad Ridho Zul Khoiri" w:date="2026-07-14T10:04:00Z" w16du:dateUtc="2026-07-14T03:04:00Z">
            <w:trPr>
              <w:tblCellSpacing w:w="15" w:type="dxa"/>
            </w:trPr>
          </w:trPrChange>
        </w:trPr>
        <w:tc>
          <w:tcPr>
            <w:tcW w:w="944" w:type="pct"/>
            <w:tcBorders>
              <w:right w:val="double" w:sz="4" w:space="0" w:color="auto"/>
            </w:tcBorders>
            <w:shd w:val="clear" w:color="auto" w:fill="0F243E" w:themeFill="text2" w:themeFillShade="80"/>
            <w:vAlign w:val="center"/>
            <w:hideMark/>
            <w:tcPrChange w:id="3447" w:author="Muhamad Ridho Zul Khoiri" w:date="2026-07-14T10:04:00Z" w16du:dateUtc="2026-07-14T03:04:00Z">
              <w:tcPr>
                <w:tcW w:w="0" w:type="auto"/>
                <w:gridSpan w:val="2"/>
                <w:vAlign w:val="center"/>
                <w:hideMark/>
              </w:tcPr>
            </w:tcPrChange>
          </w:tcPr>
          <w:p w14:paraId="791DAD43" w14:textId="77777777" w:rsidR="002125EF" w:rsidRPr="00526DF0" w:rsidRDefault="002125EF">
            <w:pPr>
              <w:ind w:left="-35"/>
              <w:jc w:val="center"/>
              <w:rPr>
                <w:ins w:id="3448" w:author="Muhamad Ridho Zul Khoiri" w:date="2026-07-14T09:42:00Z" w16du:dateUtc="2026-07-14T02:42:00Z"/>
                <w:rFonts w:cs="Arial"/>
                <w:i/>
                <w:iCs/>
                <w:sz w:val="18"/>
                <w:szCs w:val="18"/>
                <w:rPrChange w:id="3449" w:author="Muhamad Ridho Zul Khoiri" w:date="2026-07-14T10:50:00Z" w16du:dateUtc="2026-07-14T03:50:00Z">
                  <w:rPr>
                    <w:ins w:id="3450" w:author="Muhamad Ridho Zul Khoiri" w:date="2026-07-14T09:42:00Z" w16du:dateUtc="2026-07-14T02:42:00Z"/>
                  </w:rPr>
                </w:rPrChange>
              </w:rPr>
              <w:pPrChange w:id="3451" w:author="Muhamad Ridho Zul Khoiri" w:date="2026-07-14T09:48:00Z" w16du:dateUtc="2026-07-14T02:48:00Z">
                <w:pPr/>
              </w:pPrChange>
            </w:pPr>
            <w:ins w:id="3452" w:author="Muhamad Ridho Zul Khoiri" w:date="2026-07-14T09:42:00Z" w16du:dateUtc="2026-07-14T02:42:00Z">
              <w:r w:rsidRPr="00526DF0">
                <w:rPr>
                  <w:rStyle w:val="Strong"/>
                  <w:rFonts w:cs="Arial"/>
                  <w:i/>
                  <w:iCs/>
                  <w:sz w:val="18"/>
                  <w:szCs w:val="18"/>
                  <w:rPrChange w:id="3453" w:author="Muhamad Ridho Zul Khoiri" w:date="2026-07-14T10:50:00Z" w16du:dateUtc="2026-07-14T03:50:00Z">
                    <w:rPr>
                      <w:rStyle w:val="Strong"/>
                    </w:rPr>
                  </w:rPrChange>
                </w:rPr>
                <w:t>7-Day Plan / Plan Control</w:t>
              </w:r>
            </w:ins>
          </w:p>
        </w:tc>
        <w:tc>
          <w:tcPr>
            <w:tcW w:w="811" w:type="pct"/>
            <w:tcBorders>
              <w:left w:val="double" w:sz="4" w:space="0" w:color="auto"/>
            </w:tcBorders>
            <w:shd w:val="clear" w:color="auto" w:fill="DBE5F1" w:themeFill="accent1" w:themeFillTint="33"/>
            <w:vAlign w:val="center"/>
            <w:tcPrChange w:id="3454" w:author="Muhamad Ridho Zul Khoiri" w:date="2026-07-14T10:04:00Z" w16du:dateUtc="2026-07-14T03:04:00Z">
              <w:tcPr>
                <w:tcW w:w="0" w:type="auto"/>
                <w:gridSpan w:val="2"/>
                <w:vAlign w:val="center"/>
              </w:tcPr>
            </w:tcPrChange>
          </w:tcPr>
          <w:p w14:paraId="028CE9D7" w14:textId="28C4C3BE" w:rsidR="002125EF" w:rsidRPr="00526DF0" w:rsidRDefault="002125EF">
            <w:pPr>
              <w:ind w:left="-35"/>
              <w:jc w:val="center"/>
              <w:rPr>
                <w:ins w:id="3455" w:author="Muhamad Ridho Zul Khoiri" w:date="2026-07-14T09:42:00Z" w16du:dateUtc="2026-07-14T02:42:00Z"/>
                <w:rFonts w:cs="Arial"/>
                <w:sz w:val="18"/>
                <w:szCs w:val="18"/>
                <w:rPrChange w:id="3456" w:author="Muhamad Ridho Zul Khoiri" w:date="2026-07-14T10:50:00Z" w16du:dateUtc="2026-07-14T03:50:00Z">
                  <w:rPr>
                    <w:ins w:id="3457" w:author="Muhamad Ridho Zul Khoiri" w:date="2026-07-14T09:42:00Z" w16du:dateUtc="2026-07-14T02:42:00Z"/>
                    <w:rFonts w:cs="Arial"/>
                  </w:rPr>
                </w:rPrChange>
              </w:rPr>
              <w:pPrChange w:id="3458" w:author="Muhamad Ridho Zul Khoiri" w:date="2026-07-14T09:58:00Z" w16du:dateUtc="2026-07-14T02:58:00Z">
                <w:pPr/>
              </w:pPrChange>
            </w:pPr>
            <w:ins w:id="3459" w:author="Muhamad Ridho Zul Khoiri" w:date="2026-07-14T09:52:00Z" w16du:dateUtc="2026-07-14T02:52:00Z">
              <w:r w:rsidRPr="00526DF0">
                <w:rPr>
                  <w:rFonts w:cs="Arial"/>
                  <w:sz w:val="18"/>
                  <w:szCs w:val="18"/>
                  <w:rPrChange w:id="3460" w:author="Muhamad Ridho Zul Khoiri" w:date="2026-07-14T10:50:00Z" w16du:dateUtc="2026-07-14T03:50:00Z">
                    <w:rPr>
                      <w:rFonts w:ascii="Times New Roman" w:hAnsi="Times New Roman"/>
                    </w:rPr>
                  </w:rPrChange>
                </w:rPr>
                <w:t>Weekly field</w:t>
              </w:r>
            </w:ins>
            <w:ins w:id="3461" w:author="Muhamad Ridho Zul Khoiri" w:date="2026-07-14T09:53:00Z" w16du:dateUtc="2026-07-14T02:53:00Z">
              <w:r w:rsidRPr="00526DF0">
                <w:rPr>
                  <w:rFonts w:cs="Arial"/>
                  <w:sz w:val="18"/>
                  <w:szCs w:val="18"/>
                  <w:rPrChange w:id="3462" w:author="Muhamad Ridho Zul Khoiri" w:date="2026-07-14T10:50:00Z" w16du:dateUtc="2026-07-14T03:50:00Z">
                    <w:rPr>
                      <w:rFonts w:ascii="Times New Roman" w:hAnsi="Times New Roman"/>
                    </w:rPr>
                  </w:rPrChange>
                </w:rPr>
                <w:t xml:space="preserve"> execution</w:t>
              </w:r>
            </w:ins>
          </w:p>
        </w:tc>
        <w:tc>
          <w:tcPr>
            <w:tcW w:w="811" w:type="pct"/>
            <w:shd w:val="clear" w:color="auto" w:fill="DBE5F1" w:themeFill="accent1" w:themeFillTint="33"/>
            <w:vAlign w:val="center"/>
            <w:tcPrChange w:id="3463" w:author="Muhamad Ridho Zul Khoiri" w:date="2026-07-14T10:04:00Z" w16du:dateUtc="2026-07-14T03:04:00Z">
              <w:tcPr>
                <w:tcW w:w="0" w:type="auto"/>
                <w:gridSpan w:val="2"/>
                <w:vAlign w:val="center"/>
              </w:tcPr>
            </w:tcPrChange>
          </w:tcPr>
          <w:p w14:paraId="72F39260" w14:textId="64DC3E4A" w:rsidR="002125EF" w:rsidRPr="00526DF0" w:rsidRDefault="002125EF">
            <w:pPr>
              <w:ind w:left="-35"/>
              <w:jc w:val="center"/>
              <w:rPr>
                <w:ins w:id="3464" w:author="Muhamad Ridho Zul Khoiri" w:date="2026-07-14T09:42:00Z" w16du:dateUtc="2026-07-14T02:42:00Z"/>
                <w:rFonts w:cs="Arial"/>
                <w:sz w:val="18"/>
                <w:szCs w:val="18"/>
                <w:rPrChange w:id="3465" w:author="Muhamad Ridho Zul Khoiri" w:date="2026-07-14T10:50:00Z" w16du:dateUtc="2026-07-14T03:50:00Z">
                  <w:rPr>
                    <w:ins w:id="3466" w:author="Muhamad Ridho Zul Khoiri" w:date="2026-07-14T09:42:00Z" w16du:dateUtc="2026-07-14T02:42:00Z"/>
                    <w:rFonts w:cs="Arial"/>
                  </w:rPr>
                </w:rPrChange>
              </w:rPr>
              <w:pPrChange w:id="3467" w:author="Muhamad Ridho Zul Khoiri" w:date="2026-07-14T09:58:00Z" w16du:dateUtc="2026-07-14T02:58:00Z">
                <w:pPr/>
              </w:pPrChange>
            </w:pPr>
            <w:ins w:id="3468" w:author="Muhamad Ridho Zul Khoiri" w:date="2026-07-14T09:56:00Z" w16du:dateUtc="2026-07-14T02:56:00Z">
              <w:r w:rsidRPr="00526DF0">
                <w:rPr>
                  <w:rFonts w:cs="Arial"/>
                  <w:sz w:val="18"/>
                  <w:szCs w:val="18"/>
                  <w:rPrChange w:id="3469" w:author="Muhamad Ridho Zul Khoiri" w:date="2026-07-14T10:50:00Z" w16du:dateUtc="2026-07-14T03:50:00Z">
                    <w:rPr>
                      <w:rFonts w:ascii="Times New Roman" w:hAnsi="Times New Roman"/>
                    </w:rPr>
                  </w:rPrChange>
                </w:rPr>
                <w:t>Superintendent</w:t>
              </w:r>
            </w:ins>
            <w:ins w:id="3470" w:author="Muhamad Ridho Zul Khoiri" w:date="2026-07-14T09:57:00Z" w16du:dateUtc="2026-07-14T02:57:00Z">
              <w:r w:rsidRPr="00526DF0">
                <w:rPr>
                  <w:rFonts w:cs="Arial"/>
                  <w:sz w:val="18"/>
                  <w:szCs w:val="18"/>
                  <w:rPrChange w:id="3471" w:author="Muhamad Ridho Zul Khoiri" w:date="2026-07-14T10:50:00Z" w16du:dateUtc="2026-07-14T03:50:00Z">
                    <w:rPr>
                      <w:rFonts w:ascii="Times New Roman" w:hAnsi="Times New Roman"/>
                    </w:rPr>
                  </w:rPrChange>
                </w:rPr>
                <w:t xml:space="preserve"> / SPV</w:t>
              </w:r>
            </w:ins>
          </w:p>
        </w:tc>
        <w:tc>
          <w:tcPr>
            <w:tcW w:w="811" w:type="pct"/>
            <w:shd w:val="clear" w:color="auto" w:fill="DBE5F1" w:themeFill="accent1" w:themeFillTint="33"/>
            <w:vAlign w:val="center"/>
            <w:tcPrChange w:id="3472" w:author="Muhamad Ridho Zul Khoiri" w:date="2026-07-14T10:04:00Z" w16du:dateUtc="2026-07-14T03:04:00Z">
              <w:tcPr>
                <w:tcW w:w="0" w:type="auto"/>
                <w:gridSpan w:val="2"/>
                <w:vAlign w:val="center"/>
              </w:tcPr>
            </w:tcPrChange>
          </w:tcPr>
          <w:p w14:paraId="054372B4" w14:textId="6072F3F6" w:rsidR="002125EF" w:rsidRPr="00526DF0" w:rsidRDefault="002125EF">
            <w:pPr>
              <w:ind w:left="-35"/>
              <w:jc w:val="center"/>
              <w:rPr>
                <w:ins w:id="3473" w:author="Muhamad Ridho Zul Khoiri" w:date="2026-07-14T09:42:00Z" w16du:dateUtc="2026-07-14T02:42:00Z"/>
                <w:rFonts w:cs="Arial"/>
                <w:sz w:val="18"/>
                <w:szCs w:val="18"/>
                <w:rPrChange w:id="3474" w:author="Muhamad Ridho Zul Khoiri" w:date="2026-07-14T10:50:00Z" w16du:dateUtc="2026-07-14T03:50:00Z">
                  <w:rPr>
                    <w:ins w:id="3475" w:author="Muhamad Ridho Zul Khoiri" w:date="2026-07-14T09:42:00Z" w16du:dateUtc="2026-07-14T02:42:00Z"/>
                    <w:rFonts w:cs="Arial"/>
                  </w:rPr>
                </w:rPrChange>
              </w:rPr>
              <w:pPrChange w:id="3476" w:author="Muhamad Ridho Zul Khoiri" w:date="2026-07-14T09:58:00Z" w16du:dateUtc="2026-07-14T02:58:00Z">
                <w:pPr/>
              </w:pPrChange>
            </w:pPr>
            <w:ins w:id="3477" w:author="Muhamad Ridho Zul Khoiri" w:date="2026-07-14T09:57:00Z" w16du:dateUtc="2026-07-14T02:57:00Z">
              <w:r w:rsidRPr="00526DF0">
                <w:rPr>
                  <w:rFonts w:cs="Arial"/>
                  <w:sz w:val="18"/>
                  <w:szCs w:val="18"/>
                  <w:rPrChange w:id="3478" w:author="Muhamad Ridho Zul Khoiri" w:date="2026-07-14T10:50:00Z" w16du:dateUtc="2026-07-14T03:50:00Z">
                    <w:rPr>
                      <w:rFonts w:ascii="Times New Roman" w:hAnsi="Times New Roman"/>
                    </w:rPr>
                  </w:rPrChange>
                </w:rPr>
                <w:t>Superintendent (Gate 3)</w:t>
              </w:r>
            </w:ins>
          </w:p>
        </w:tc>
        <w:tc>
          <w:tcPr>
            <w:tcW w:w="811" w:type="pct"/>
            <w:shd w:val="clear" w:color="auto" w:fill="DBE5F1" w:themeFill="accent1" w:themeFillTint="33"/>
            <w:vAlign w:val="center"/>
            <w:tcPrChange w:id="3479" w:author="Muhamad Ridho Zul Khoiri" w:date="2026-07-14T10:04:00Z" w16du:dateUtc="2026-07-14T03:04:00Z">
              <w:tcPr>
                <w:tcW w:w="0" w:type="auto"/>
                <w:gridSpan w:val="2"/>
                <w:vAlign w:val="center"/>
              </w:tcPr>
            </w:tcPrChange>
          </w:tcPr>
          <w:p w14:paraId="07941752" w14:textId="044DFF17" w:rsidR="002125EF" w:rsidRPr="00526DF0" w:rsidRDefault="00BB10CE">
            <w:pPr>
              <w:ind w:left="-35"/>
              <w:jc w:val="center"/>
              <w:rPr>
                <w:ins w:id="3480" w:author="Muhamad Ridho Zul Khoiri" w:date="2026-07-14T09:42:00Z" w16du:dateUtc="2026-07-14T02:42:00Z"/>
                <w:rFonts w:cs="Arial"/>
                <w:sz w:val="18"/>
                <w:szCs w:val="18"/>
                <w:rPrChange w:id="3481" w:author="Muhamad Ridho Zul Khoiri" w:date="2026-07-14T10:50:00Z" w16du:dateUtc="2026-07-14T03:50:00Z">
                  <w:rPr>
                    <w:ins w:id="3482" w:author="Muhamad Ridho Zul Khoiri" w:date="2026-07-14T09:42:00Z" w16du:dateUtc="2026-07-14T02:42:00Z"/>
                    <w:rFonts w:cs="Arial"/>
                  </w:rPr>
                </w:rPrChange>
              </w:rPr>
              <w:pPrChange w:id="3483" w:author="Muhamad Ridho Zul Khoiri" w:date="2026-07-14T09:58:00Z" w16du:dateUtc="2026-07-14T02:58:00Z">
                <w:pPr/>
              </w:pPrChange>
            </w:pPr>
            <w:ins w:id="3484" w:author="Muhamad Ridho Zul Khoiri" w:date="2026-07-14T10:01:00Z" w16du:dateUtc="2026-07-14T03:01:00Z">
              <w:r w:rsidRPr="00526DF0">
                <w:rPr>
                  <w:rFonts w:cs="Arial"/>
                  <w:sz w:val="18"/>
                  <w:szCs w:val="18"/>
                  <w:rPrChange w:id="3485" w:author="Muhamad Ridho Zul Khoiri" w:date="2026-07-14T10:50:00Z" w16du:dateUtc="2026-07-14T03:50:00Z">
                    <w:rPr>
                      <w:rFonts w:ascii="Times New Roman" w:hAnsi="Times New Roman"/>
                    </w:rPr>
                  </w:rPrChange>
                </w:rPr>
                <w:t>Functional Planner</w:t>
              </w:r>
            </w:ins>
          </w:p>
        </w:tc>
        <w:tc>
          <w:tcPr>
            <w:tcW w:w="812" w:type="pct"/>
            <w:shd w:val="clear" w:color="auto" w:fill="DBE5F1" w:themeFill="accent1" w:themeFillTint="33"/>
            <w:vAlign w:val="center"/>
            <w:tcPrChange w:id="3486" w:author="Muhamad Ridho Zul Khoiri" w:date="2026-07-14T10:04:00Z" w16du:dateUtc="2026-07-14T03:04:00Z">
              <w:tcPr>
                <w:tcW w:w="0" w:type="auto"/>
                <w:gridSpan w:val="3"/>
                <w:vAlign w:val="center"/>
              </w:tcPr>
            </w:tcPrChange>
          </w:tcPr>
          <w:p w14:paraId="574F538B" w14:textId="391F29BD" w:rsidR="002125EF" w:rsidRPr="00526DF0" w:rsidRDefault="002125EF">
            <w:pPr>
              <w:ind w:left="-35"/>
              <w:jc w:val="center"/>
              <w:rPr>
                <w:ins w:id="3487" w:author="Muhamad Ridho Zul Khoiri" w:date="2026-07-14T09:42:00Z" w16du:dateUtc="2026-07-14T02:42:00Z"/>
                <w:rFonts w:cs="Arial"/>
                <w:sz w:val="18"/>
                <w:szCs w:val="18"/>
                <w:rPrChange w:id="3488" w:author="Muhamad Ridho Zul Khoiri" w:date="2026-07-14T10:50:00Z" w16du:dateUtc="2026-07-14T03:50:00Z">
                  <w:rPr>
                    <w:ins w:id="3489" w:author="Muhamad Ridho Zul Khoiri" w:date="2026-07-14T09:42:00Z" w16du:dateUtc="2026-07-14T02:42:00Z"/>
                    <w:rFonts w:cs="Arial"/>
                  </w:rPr>
                </w:rPrChange>
              </w:rPr>
              <w:pPrChange w:id="3490" w:author="Muhamad Ridho Zul Khoiri" w:date="2026-07-14T09:58:00Z" w16du:dateUtc="2026-07-14T02:58:00Z">
                <w:pPr/>
              </w:pPrChange>
            </w:pPr>
            <w:ins w:id="3491" w:author="Muhamad Ridho Zul Khoiri" w:date="2026-07-14T10:00:00Z" w16du:dateUtc="2026-07-14T03:00:00Z">
              <w:r w:rsidRPr="00526DF0">
                <w:rPr>
                  <w:rFonts w:cs="Arial"/>
                  <w:sz w:val="18"/>
                  <w:szCs w:val="18"/>
                  <w:rPrChange w:id="3492" w:author="Muhamad Ridho Zul Khoiri" w:date="2026-07-14T10:50:00Z" w16du:dateUtc="2026-07-14T03:50:00Z">
                    <w:rPr>
                      <w:rFonts w:ascii="Times New Roman" w:hAnsi="Times New Roman"/>
                    </w:rPr>
                  </w:rPrChange>
                </w:rPr>
                <w:t xml:space="preserve">Activity / Functional </w:t>
              </w:r>
            </w:ins>
            <w:ins w:id="3493" w:author="Muhamad Ridho Zul Khoiri" w:date="2026-07-14T09:58:00Z" w16du:dateUtc="2026-07-14T02:58:00Z">
              <w:r w:rsidRPr="00526DF0">
                <w:rPr>
                  <w:rFonts w:cs="Arial"/>
                  <w:sz w:val="18"/>
                  <w:szCs w:val="18"/>
                  <w:rPrChange w:id="3494" w:author="Muhamad Ridho Zul Khoiri" w:date="2026-07-14T10:50:00Z" w16du:dateUtc="2026-07-14T03:50:00Z">
                    <w:rPr>
                      <w:rFonts w:ascii="Times New Roman" w:hAnsi="Times New Roman"/>
                    </w:rPr>
                  </w:rPrChange>
                </w:rPr>
                <w:t>Planner</w:t>
              </w:r>
            </w:ins>
          </w:p>
        </w:tc>
      </w:tr>
    </w:tbl>
    <w:p w14:paraId="217E0751" w14:textId="4EB06426" w:rsidR="007723F6" w:rsidRPr="00CF42A6" w:rsidDel="002125EF" w:rsidRDefault="0088427A" w:rsidP="009E5C75">
      <w:pPr>
        <w:pStyle w:val="Paragraph"/>
        <w:spacing w:line="360" w:lineRule="auto"/>
        <w:rPr>
          <w:del w:id="3495" w:author="Muhamad Ridho Zul Khoiri" w:date="2026-07-14T09:59:00Z" w16du:dateUtc="2026-07-14T02:59:00Z"/>
          <w:rFonts w:cs="Arial"/>
          <w:rPrChange w:id="3496" w:author="Muhamad Ridho Zul Khoiri" w:date="2026-07-14T10:44:00Z" w16du:dateUtc="2026-07-14T03:44:00Z">
            <w:rPr>
              <w:del w:id="3497" w:author="Muhamad Ridho Zul Khoiri" w:date="2026-07-14T09:59:00Z" w16du:dateUtc="2026-07-14T02:59:00Z"/>
              <w:rFonts w:ascii="Times New Roman" w:hAnsi="Times New Roman"/>
            </w:rPr>
          </w:rPrChange>
        </w:rPr>
      </w:pPr>
      <w:del w:id="3498" w:author="Muhamad Ridho Zul Khoiri" w:date="2026-07-14T09:59:00Z" w16du:dateUtc="2026-07-14T02:59:00Z">
        <w:r w:rsidRPr="00CF42A6" w:rsidDel="002125EF">
          <w:rPr>
            <w:rFonts w:cs="Arial"/>
            <w:rPrChange w:id="3499" w:author="Muhamad Ridho Zul Khoiri" w:date="2026-07-14T10:44:00Z" w16du:dateUtc="2026-07-14T03:44:00Z">
              <w:rPr>
                <w:rFonts w:ascii="Times New Roman" w:hAnsi="Times New Roman"/>
              </w:rPr>
            </w:rPrChange>
          </w:rPr>
          <w:delText xml:space="preserve">Each plan, program, or logically grouped set of activities must have a designated Plan Owner who is accountable for its execution. In an asset-based organization, ownership of major capital program planning typically resides with the Asset Management teams. However, Plan Owners may also include Operations Managers, </w:delText>
        </w:r>
        <w:r w:rsidR="00923C80" w:rsidRPr="00CF42A6" w:rsidDel="002125EF">
          <w:rPr>
            <w:rFonts w:cs="Arial"/>
            <w:rPrChange w:id="3500" w:author="Muhamad Ridho Zul Khoiri" w:date="2026-07-14T10:44:00Z" w16du:dateUtc="2026-07-14T03:44:00Z">
              <w:rPr>
                <w:rFonts w:ascii="Times New Roman" w:hAnsi="Times New Roman"/>
              </w:rPr>
            </w:rPrChange>
          </w:rPr>
          <w:delText>Subsurface</w:delText>
        </w:r>
        <w:r w:rsidRPr="00CF42A6" w:rsidDel="002125EF">
          <w:rPr>
            <w:rFonts w:cs="Arial"/>
            <w:rPrChange w:id="3501" w:author="Muhamad Ridho Zul Khoiri" w:date="2026-07-14T10:44:00Z" w16du:dateUtc="2026-07-14T03:44:00Z">
              <w:rPr>
                <w:rFonts w:ascii="Times New Roman" w:hAnsi="Times New Roman"/>
              </w:rPr>
            </w:rPrChange>
          </w:rPr>
          <w:delText xml:space="preserve"> Managers, or similar roles, depending on the scope and nature of the work. The responsibility for delivering the work and providing the necessary planning support to the Plan Owner lies with the supporting functions, such as Projects, Well Operations, </w:delText>
        </w:r>
        <w:r w:rsidR="00096A5B" w:rsidRPr="00CF42A6" w:rsidDel="002125EF">
          <w:rPr>
            <w:rFonts w:cs="Arial"/>
            <w:rPrChange w:id="3502" w:author="Muhamad Ridho Zul Khoiri" w:date="2026-07-14T10:44:00Z" w16du:dateUtc="2026-07-14T03:44:00Z">
              <w:rPr>
                <w:rFonts w:ascii="Times New Roman" w:hAnsi="Times New Roman"/>
              </w:rPr>
            </w:rPrChange>
          </w:rPr>
          <w:delText xml:space="preserve">Surface Engineering, </w:delText>
        </w:r>
        <w:r w:rsidRPr="00CF42A6" w:rsidDel="002125EF">
          <w:rPr>
            <w:rFonts w:cs="Arial"/>
            <w:rPrChange w:id="3503" w:author="Muhamad Ridho Zul Khoiri" w:date="2026-07-14T10:44:00Z" w16du:dateUtc="2026-07-14T03:44:00Z">
              <w:rPr>
                <w:rFonts w:ascii="Times New Roman" w:hAnsi="Times New Roman"/>
              </w:rPr>
            </w:rPrChange>
          </w:rPr>
          <w:delText>Relations, and others.</w:delText>
        </w:r>
      </w:del>
    </w:p>
    <w:p w14:paraId="1BD30ECC" w14:textId="4EA01C94" w:rsidR="0088427A" w:rsidRPr="00CF42A6" w:rsidDel="002125EF" w:rsidRDefault="0088427A" w:rsidP="006D5C8D">
      <w:pPr>
        <w:pStyle w:val="Paragraph"/>
        <w:spacing w:after="0" w:line="360" w:lineRule="auto"/>
        <w:rPr>
          <w:del w:id="3504" w:author="Muhamad Ridho Zul Khoiri" w:date="2026-07-14T09:59:00Z" w16du:dateUtc="2026-07-14T02:59:00Z"/>
          <w:rFonts w:cs="Arial"/>
          <w:rPrChange w:id="3505" w:author="Muhamad Ridho Zul Khoiri" w:date="2026-07-14T10:44:00Z" w16du:dateUtc="2026-07-14T03:44:00Z">
            <w:rPr>
              <w:del w:id="3506" w:author="Muhamad Ridho Zul Khoiri" w:date="2026-07-14T09:59:00Z" w16du:dateUtc="2026-07-14T02:59:00Z"/>
              <w:rFonts w:ascii="Times New Roman" w:hAnsi="Times New Roman"/>
            </w:rPr>
          </w:rPrChange>
        </w:rPr>
      </w:pPr>
      <w:del w:id="3507" w:author="Muhamad Ridho Zul Khoiri" w:date="2026-07-14T09:59:00Z" w16du:dateUtc="2026-07-14T02:59:00Z">
        <w:r w:rsidRPr="00CF42A6" w:rsidDel="002125EF">
          <w:rPr>
            <w:rFonts w:cs="Arial"/>
            <w:rPrChange w:id="3508" w:author="Muhamad Ridho Zul Khoiri" w:date="2026-07-14T10:44:00Z" w16du:dateUtc="2026-07-14T03:44:00Z">
              <w:rPr>
                <w:rFonts w:ascii="Times New Roman" w:hAnsi="Times New Roman"/>
              </w:rPr>
            </w:rPrChange>
          </w:rPr>
          <w:delText>In general, the Plan Owner is accountable for the following aspects of their respective projects or programs:</w:delText>
        </w:r>
      </w:del>
    </w:p>
    <w:p w14:paraId="590333B6" w14:textId="01ADABEE" w:rsidR="0088427A" w:rsidRPr="00CF42A6" w:rsidDel="002125EF" w:rsidRDefault="0088427A">
      <w:pPr>
        <w:pStyle w:val="Paragraph"/>
        <w:numPr>
          <w:ilvl w:val="0"/>
          <w:numId w:val="25"/>
        </w:numPr>
        <w:spacing w:after="0" w:line="360" w:lineRule="auto"/>
        <w:rPr>
          <w:del w:id="3509" w:author="Muhamad Ridho Zul Khoiri" w:date="2026-07-14T09:59:00Z" w16du:dateUtc="2026-07-14T02:59:00Z"/>
          <w:rFonts w:cs="Arial"/>
          <w:rPrChange w:id="3510" w:author="Muhamad Ridho Zul Khoiri" w:date="2026-07-14T10:44:00Z" w16du:dateUtc="2026-07-14T03:44:00Z">
            <w:rPr>
              <w:del w:id="3511" w:author="Muhamad Ridho Zul Khoiri" w:date="2026-07-14T09:59:00Z" w16du:dateUtc="2026-07-14T02:59:00Z"/>
              <w:rFonts w:ascii="Times New Roman" w:hAnsi="Times New Roman"/>
            </w:rPr>
          </w:rPrChange>
        </w:rPr>
      </w:pPr>
      <w:del w:id="3512" w:author="Muhamad Ridho Zul Khoiri" w:date="2026-07-14T09:59:00Z" w16du:dateUtc="2026-07-14T02:59:00Z">
        <w:r w:rsidRPr="00CF42A6" w:rsidDel="002125EF">
          <w:rPr>
            <w:rFonts w:cs="Arial"/>
            <w:rPrChange w:id="3513" w:author="Muhamad Ridho Zul Khoiri" w:date="2026-07-14T10:44:00Z" w16du:dateUtc="2026-07-14T03:44:00Z">
              <w:rPr>
                <w:rFonts w:ascii="Times New Roman" w:hAnsi="Times New Roman"/>
              </w:rPr>
            </w:rPrChange>
          </w:rPr>
          <w:delText>Planning Performance and Work Delivery,</w:delText>
        </w:r>
      </w:del>
    </w:p>
    <w:p w14:paraId="217E0756" w14:textId="7AEC1759" w:rsidR="007723F6" w:rsidRPr="00CF42A6" w:rsidDel="002125EF" w:rsidRDefault="004345C8">
      <w:pPr>
        <w:pStyle w:val="Paragraph"/>
        <w:numPr>
          <w:ilvl w:val="0"/>
          <w:numId w:val="25"/>
        </w:numPr>
        <w:spacing w:after="0" w:line="360" w:lineRule="auto"/>
        <w:rPr>
          <w:del w:id="3514" w:author="Muhamad Ridho Zul Khoiri" w:date="2026-07-14T09:59:00Z" w16du:dateUtc="2026-07-14T02:59:00Z"/>
          <w:rFonts w:cs="Arial"/>
          <w:rPrChange w:id="3515" w:author="Muhamad Ridho Zul Khoiri" w:date="2026-07-14T10:44:00Z" w16du:dateUtc="2026-07-14T03:44:00Z">
            <w:rPr>
              <w:del w:id="3516" w:author="Muhamad Ridho Zul Khoiri" w:date="2026-07-14T09:59:00Z" w16du:dateUtc="2026-07-14T02:59:00Z"/>
              <w:rFonts w:ascii="Times New Roman" w:hAnsi="Times New Roman"/>
            </w:rPr>
          </w:rPrChange>
        </w:rPr>
      </w:pPr>
      <w:del w:id="3517" w:author="Muhamad Ridho Zul Khoiri" w:date="2026-07-14T09:59:00Z" w16du:dateUtc="2026-07-14T02:59:00Z">
        <w:r w:rsidRPr="00CF42A6" w:rsidDel="002125EF">
          <w:rPr>
            <w:rFonts w:cs="Arial"/>
            <w:rPrChange w:id="3518" w:author="Muhamad Ridho Zul Khoiri" w:date="2026-07-14T10:44:00Z" w16du:dateUtc="2026-07-14T03:44:00Z">
              <w:rPr>
                <w:rFonts w:ascii="Times New Roman" w:hAnsi="Times New Roman"/>
              </w:rPr>
            </w:rPrChange>
          </w:rPr>
          <w:delText>K</w:delText>
        </w:r>
        <w:r w:rsidR="007723F6" w:rsidRPr="00CF42A6" w:rsidDel="002125EF">
          <w:rPr>
            <w:rFonts w:cs="Arial"/>
            <w:rPrChange w:id="3519" w:author="Muhamad Ridho Zul Khoiri" w:date="2026-07-14T10:44:00Z" w16du:dateUtc="2026-07-14T03:44:00Z">
              <w:rPr>
                <w:rFonts w:ascii="Times New Roman" w:hAnsi="Times New Roman"/>
              </w:rPr>
            </w:rPrChange>
          </w:rPr>
          <w:delText>ey premise</w:delText>
        </w:r>
        <w:r w:rsidRPr="00CF42A6" w:rsidDel="002125EF">
          <w:rPr>
            <w:rFonts w:cs="Arial"/>
            <w:rPrChange w:id="3520" w:author="Muhamad Ridho Zul Khoiri" w:date="2026-07-14T10:44:00Z" w16du:dateUtc="2026-07-14T03:44:00Z">
              <w:rPr>
                <w:rFonts w:ascii="Times New Roman" w:hAnsi="Times New Roman"/>
              </w:rPr>
            </w:rPrChange>
          </w:rPr>
          <w:delText>s and</w:delText>
        </w:r>
        <w:r w:rsidR="007723F6" w:rsidRPr="00CF42A6" w:rsidDel="002125EF">
          <w:rPr>
            <w:rFonts w:cs="Arial"/>
            <w:rPrChange w:id="3521" w:author="Muhamad Ridho Zul Khoiri" w:date="2026-07-14T10:44:00Z" w16du:dateUtc="2026-07-14T03:44:00Z">
              <w:rPr>
                <w:rFonts w:ascii="Times New Roman" w:hAnsi="Times New Roman"/>
              </w:rPr>
            </w:rPrChange>
          </w:rPr>
          <w:delText xml:space="preserve"> changes,</w:delText>
        </w:r>
      </w:del>
    </w:p>
    <w:p w14:paraId="217E0757" w14:textId="04F6BB89" w:rsidR="007723F6" w:rsidRPr="00CF42A6" w:rsidDel="002125EF" w:rsidRDefault="004345C8">
      <w:pPr>
        <w:pStyle w:val="Paragraph"/>
        <w:numPr>
          <w:ilvl w:val="0"/>
          <w:numId w:val="25"/>
        </w:numPr>
        <w:spacing w:after="0" w:line="360" w:lineRule="auto"/>
        <w:rPr>
          <w:del w:id="3522" w:author="Muhamad Ridho Zul Khoiri" w:date="2026-07-14T09:59:00Z" w16du:dateUtc="2026-07-14T02:59:00Z"/>
          <w:rFonts w:cs="Arial"/>
          <w:rPrChange w:id="3523" w:author="Muhamad Ridho Zul Khoiri" w:date="2026-07-14T10:44:00Z" w16du:dateUtc="2026-07-14T03:44:00Z">
            <w:rPr>
              <w:del w:id="3524" w:author="Muhamad Ridho Zul Khoiri" w:date="2026-07-14T09:59:00Z" w16du:dateUtc="2026-07-14T02:59:00Z"/>
              <w:rFonts w:ascii="Times New Roman" w:hAnsi="Times New Roman"/>
            </w:rPr>
          </w:rPrChange>
        </w:rPr>
      </w:pPr>
      <w:del w:id="3525" w:author="Muhamad Ridho Zul Khoiri" w:date="2026-07-14T09:59:00Z" w16du:dateUtc="2026-07-14T02:59:00Z">
        <w:r w:rsidRPr="00CF42A6" w:rsidDel="002125EF">
          <w:rPr>
            <w:rFonts w:cs="Arial"/>
            <w:rPrChange w:id="3526" w:author="Muhamad Ridho Zul Khoiri" w:date="2026-07-14T10:44:00Z" w16du:dateUtc="2026-07-14T03:44:00Z">
              <w:rPr>
                <w:rFonts w:ascii="Times New Roman" w:hAnsi="Times New Roman"/>
              </w:rPr>
            </w:rPrChange>
          </w:rPr>
          <w:delText>C</w:delText>
        </w:r>
        <w:r w:rsidR="007723F6" w:rsidRPr="00CF42A6" w:rsidDel="002125EF">
          <w:rPr>
            <w:rFonts w:cs="Arial"/>
            <w:rPrChange w:id="3527" w:author="Muhamad Ridho Zul Khoiri" w:date="2026-07-14T10:44:00Z" w16du:dateUtc="2026-07-14T03:44:00Z">
              <w:rPr>
                <w:rFonts w:ascii="Times New Roman" w:hAnsi="Times New Roman"/>
              </w:rPr>
            </w:rPrChange>
          </w:rPr>
          <w:delText>onflicts</w:delText>
        </w:r>
        <w:r w:rsidRPr="00CF42A6" w:rsidDel="002125EF">
          <w:rPr>
            <w:rFonts w:cs="Arial"/>
            <w:rPrChange w:id="3528" w:author="Muhamad Ridho Zul Khoiri" w:date="2026-07-14T10:44:00Z" w16du:dateUtc="2026-07-14T03:44:00Z">
              <w:rPr>
                <w:rFonts w:ascii="Times New Roman" w:hAnsi="Times New Roman"/>
              </w:rPr>
            </w:rPrChange>
          </w:rPr>
          <w:delText xml:space="preserve"> resolution</w:delText>
        </w:r>
        <w:r w:rsidR="007723F6" w:rsidRPr="00CF42A6" w:rsidDel="002125EF">
          <w:rPr>
            <w:rFonts w:cs="Arial"/>
            <w:rPrChange w:id="3529" w:author="Muhamad Ridho Zul Khoiri" w:date="2026-07-14T10:44:00Z" w16du:dateUtc="2026-07-14T03:44:00Z">
              <w:rPr>
                <w:rFonts w:ascii="Times New Roman" w:hAnsi="Times New Roman"/>
              </w:rPr>
            </w:rPrChange>
          </w:rPr>
          <w:delText>, issues and opportunities,</w:delText>
        </w:r>
      </w:del>
    </w:p>
    <w:p w14:paraId="5761BA82" w14:textId="76B86FCF" w:rsidR="0088427A" w:rsidRPr="00CF42A6" w:rsidDel="002125EF" w:rsidRDefault="0088427A">
      <w:pPr>
        <w:pStyle w:val="Paragraph"/>
        <w:numPr>
          <w:ilvl w:val="0"/>
          <w:numId w:val="25"/>
        </w:numPr>
        <w:spacing w:after="0" w:line="360" w:lineRule="auto"/>
        <w:rPr>
          <w:del w:id="3530" w:author="Muhamad Ridho Zul Khoiri" w:date="2026-07-14T09:59:00Z" w16du:dateUtc="2026-07-14T02:59:00Z"/>
          <w:rFonts w:cs="Arial"/>
          <w:rPrChange w:id="3531" w:author="Muhamad Ridho Zul Khoiri" w:date="2026-07-14T10:44:00Z" w16du:dateUtc="2026-07-14T03:44:00Z">
            <w:rPr>
              <w:del w:id="3532" w:author="Muhamad Ridho Zul Khoiri" w:date="2026-07-14T09:59:00Z" w16du:dateUtc="2026-07-14T02:59:00Z"/>
              <w:rFonts w:ascii="Times New Roman" w:hAnsi="Times New Roman"/>
            </w:rPr>
          </w:rPrChange>
        </w:rPr>
      </w:pPr>
      <w:del w:id="3533" w:author="Muhamad Ridho Zul Khoiri" w:date="2026-07-14T09:59:00Z" w16du:dateUtc="2026-07-14T02:59:00Z">
        <w:r w:rsidRPr="00CF42A6" w:rsidDel="002125EF">
          <w:rPr>
            <w:rFonts w:cs="Arial"/>
            <w:rPrChange w:id="3534" w:author="Muhamad Ridho Zul Khoiri" w:date="2026-07-14T10:44:00Z" w16du:dateUtc="2026-07-14T03:44:00Z">
              <w:rPr>
                <w:rFonts w:ascii="Times New Roman" w:hAnsi="Times New Roman"/>
              </w:rPr>
            </w:rPrChange>
          </w:rPr>
          <w:delText>Milestone Status Updates,</w:delText>
        </w:r>
      </w:del>
    </w:p>
    <w:p w14:paraId="217E075A" w14:textId="30C60557" w:rsidR="00A2627D" w:rsidRPr="00CF42A6" w:rsidDel="002125EF" w:rsidRDefault="0088427A">
      <w:pPr>
        <w:pStyle w:val="Paragraph"/>
        <w:numPr>
          <w:ilvl w:val="0"/>
          <w:numId w:val="25"/>
        </w:numPr>
        <w:spacing w:line="360" w:lineRule="auto"/>
        <w:rPr>
          <w:del w:id="3535" w:author="Muhamad Ridho Zul Khoiri" w:date="2026-07-14T09:59:00Z" w16du:dateUtc="2026-07-14T02:59:00Z"/>
          <w:rFonts w:cs="Arial"/>
          <w:rPrChange w:id="3536" w:author="Muhamad Ridho Zul Khoiri" w:date="2026-07-14T10:44:00Z" w16du:dateUtc="2026-07-14T03:44:00Z">
            <w:rPr>
              <w:del w:id="3537" w:author="Muhamad Ridho Zul Khoiri" w:date="2026-07-14T09:59:00Z" w16du:dateUtc="2026-07-14T02:59:00Z"/>
              <w:rFonts w:ascii="Times New Roman" w:hAnsi="Times New Roman"/>
            </w:rPr>
          </w:rPrChange>
        </w:rPr>
      </w:pPr>
      <w:del w:id="3538" w:author="Muhamad Ridho Zul Khoiri" w:date="2026-07-14T09:59:00Z" w16du:dateUtc="2026-07-14T02:59:00Z">
        <w:r w:rsidRPr="00CF42A6" w:rsidDel="002125EF">
          <w:rPr>
            <w:rFonts w:cs="Arial"/>
            <w:rPrChange w:id="3539" w:author="Muhamad Ridho Zul Khoiri" w:date="2026-07-14T10:44:00Z" w16du:dateUtc="2026-07-14T03:44:00Z">
              <w:rPr>
                <w:rFonts w:ascii="Times New Roman" w:hAnsi="Times New Roman"/>
              </w:rPr>
            </w:rPrChange>
          </w:rPr>
          <w:delText>Review of Long-Term Resource Status</w:delText>
        </w:r>
      </w:del>
    </w:p>
    <w:p w14:paraId="27791138" w14:textId="03486C41" w:rsidR="0088427A" w:rsidRPr="00CF42A6" w:rsidDel="002125EF" w:rsidRDefault="0088427A" w:rsidP="009E5C75">
      <w:pPr>
        <w:pStyle w:val="Paragraph"/>
        <w:spacing w:line="360" w:lineRule="auto"/>
        <w:rPr>
          <w:del w:id="3540" w:author="Muhamad Ridho Zul Khoiri" w:date="2026-07-14T09:59:00Z" w16du:dateUtc="2026-07-14T02:59:00Z"/>
          <w:rFonts w:cs="Arial"/>
          <w:rPrChange w:id="3541" w:author="Muhamad Ridho Zul Khoiri" w:date="2026-07-14T10:44:00Z" w16du:dateUtc="2026-07-14T03:44:00Z">
            <w:rPr>
              <w:del w:id="3542" w:author="Muhamad Ridho Zul Khoiri" w:date="2026-07-14T09:59:00Z" w16du:dateUtc="2026-07-14T02:59:00Z"/>
              <w:rFonts w:ascii="Times New Roman" w:hAnsi="Times New Roman"/>
            </w:rPr>
          </w:rPrChange>
        </w:rPr>
      </w:pPr>
      <w:del w:id="3543" w:author="Muhamad Ridho Zul Khoiri" w:date="2026-07-14T09:59:00Z" w16du:dateUtc="2026-07-14T02:59:00Z">
        <w:r w:rsidRPr="00CF42A6" w:rsidDel="002125EF">
          <w:rPr>
            <w:rFonts w:cs="Arial"/>
            <w:rPrChange w:id="3544" w:author="Muhamad Ridho Zul Khoiri" w:date="2026-07-14T10:44:00Z" w16du:dateUtc="2026-07-14T03:44:00Z">
              <w:rPr>
                <w:rFonts w:ascii="Times New Roman" w:hAnsi="Times New Roman"/>
              </w:rPr>
            </w:rPrChange>
          </w:rPr>
          <w:delText>Approval levels for each planning horizon are appropriately assigned to ensure organizational buy-in and visibility. Each horizon comprises multiple individual programs and projects, with accountability assigned to the respective Owners.</w:delText>
        </w:r>
      </w:del>
    </w:p>
    <w:p w14:paraId="44EA6D42" w14:textId="66540001" w:rsidR="0088427A" w:rsidRPr="00CF42A6" w:rsidDel="002125EF" w:rsidRDefault="0088427A" w:rsidP="009E5C75">
      <w:pPr>
        <w:pStyle w:val="Paragraph"/>
        <w:spacing w:line="360" w:lineRule="auto"/>
        <w:rPr>
          <w:del w:id="3545" w:author="Muhamad Ridho Zul Khoiri" w:date="2026-07-14T09:59:00Z" w16du:dateUtc="2026-07-14T02:59:00Z"/>
          <w:rFonts w:cs="Arial"/>
          <w:rPrChange w:id="3546" w:author="Muhamad Ridho Zul Khoiri" w:date="2026-07-14T10:44:00Z" w16du:dateUtc="2026-07-14T03:44:00Z">
            <w:rPr>
              <w:del w:id="3547" w:author="Muhamad Ridho Zul Khoiri" w:date="2026-07-14T09:59:00Z" w16du:dateUtc="2026-07-14T02:59:00Z"/>
              <w:rFonts w:ascii="Times New Roman" w:hAnsi="Times New Roman"/>
            </w:rPr>
          </w:rPrChange>
        </w:rPr>
      </w:pPr>
      <w:del w:id="3548" w:author="Muhamad Ridho Zul Khoiri" w:date="2026-07-14T09:59:00Z" w16du:dateUtc="2026-07-14T02:59:00Z">
        <w:r w:rsidRPr="00CF42A6" w:rsidDel="002125EF">
          <w:rPr>
            <w:rFonts w:cs="Arial"/>
            <w:rPrChange w:id="3549" w:author="Muhamad Ridho Zul Khoiri" w:date="2026-07-14T10:44:00Z" w16du:dateUtc="2026-07-14T03:44:00Z">
              <w:rPr>
                <w:rFonts w:ascii="Times New Roman" w:hAnsi="Times New Roman"/>
              </w:rPr>
            </w:rPrChange>
          </w:rPr>
          <w:delText>The Planning Process Focal Point oversees the management and implementation of business processes for each horizon, ensuring they align with the needs of the business unit. Continuous improvement updates to these processes are coordinated through the focal points to enhance efficiency and effectiveness.</w:delText>
        </w:r>
      </w:del>
    </w:p>
    <w:p w14:paraId="2D7D23D4" w14:textId="39177CAC" w:rsidR="0088427A" w:rsidRPr="00CF42A6" w:rsidDel="002125EF" w:rsidRDefault="0088427A" w:rsidP="009E5C75">
      <w:pPr>
        <w:pStyle w:val="Paragraph"/>
        <w:spacing w:line="360" w:lineRule="auto"/>
        <w:rPr>
          <w:del w:id="3550" w:author="Muhamad Ridho Zul Khoiri" w:date="2026-07-14T09:59:00Z" w16du:dateUtc="2026-07-14T02:59:00Z"/>
          <w:rFonts w:cs="Arial"/>
          <w:rPrChange w:id="3551" w:author="Muhamad Ridho Zul Khoiri" w:date="2026-07-14T10:44:00Z" w16du:dateUtc="2026-07-14T03:44:00Z">
            <w:rPr>
              <w:del w:id="3552" w:author="Muhamad Ridho Zul Khoiri" w:date="2026-07-14T09:59:00Z" w16du:dateUtc="2026-07-14T02:59:00Z"/>
              <w:rFonts w:ascii="Times New Roman" w:hAnsi="Times New Roman"/>
            </w:rPr>
          </w:rPrChange>
        </w:rPr>
      </w:pPr>
      <w:del w:id="3553" w:author="Muhamad Ridho Zul Khoiri" w:date="2026-07-14T09:59:00Z" w16du:dateUtc="2026-07-14T02:59:00Z">
        <w:r w:rsidRPr="00CF42A6" w:rsidDel="002125EF">
          <w:rPr>
            <w:rFonts w:cs="Arial"/>
            <w:rPrChange w:id="3554" w:author="Muhamad Ridho Zul Khoiri" w:date="2026-07-14T10:44:00Z" w16du:dateUtc="2026-07-14T03:44:00Z">
              <w:rPr>
                <w:rFonts w:ascii="Times New Roman" w:hAnsi="Times New Roman"/>
              </w:rPr>
            </w:rPrChange>
          </w:rPr>
          <w:delText>Plan administrators are responsible for providing the integrated planning details required for each horizon and ensuring alignment with detailed cross-functional activity-level scheduling.</w:delText>
        </w:r>
      </w:del>
    </w:p>
    <w:p w14:paraId="5D5C4DA3" w14:textId="603450F6" w:rsidR="0088427A" w:rsidRPr="00CF42A6" w:rsidDel="00162DEB" w:rsidRDefault="0088427A" w:rsidP="009E5C75">
      <w:pPr>
        <w:pStyle w:val="Paragraph"/>
        <w:spacing w:line="360" w:lineRule="auto"/>
        <w:rPr>
          <w:del w:id="3555" w:author="Muhamad Ridho Zul Khoiri" w:date="2026-07-10T15:24:00Z" w16du:dateUtc="2026-07-10T08:24:00Z"/>
          <w:rFonts w:cs="Arial"/>
          <w:rPrChange w:id="3556" w:author="Muhamad Ridho Zul Khoiri" w:date="2026-07-14T10:44:00Z" w16du:dateUtc="2026-07-14T03:44:00Z">
            <w:rPr>
              <w:del w:id="3557" w:author="Muhamad Ridho Zul Khoiri" w:date="2026-07-10T15:24:00Z" w16du:dateUtc="2026-07-10T08:24:00Z"/>
              <w:rFonts w:ascii="Times New Roman" w:hAnsi="Times New Roman"/>
            </w:rPr>
          </w:rPrChange>
        </w:rPr>
      </w:pPr>
      <w:del w:id="3558" w:author="Muhamad Ridho Zul Khoiri" w:date="2026-07-14T09:59:00Z" w16du:dateUtc="2026-07-14T02:59:00Z">
        <w:r w:rsidRPr="00CF42A6" w:rsidDel="002125EF">
          <w:rPr>
            <w:rFonts w:cs="Arial"/>
            <w:rPrChange w:id="3559" w:author="Muhamad Ridho Zul Khoiri" w:date="2026-07-14T10:44:00Z" w16du:dateUtc="2026-07-14T03:44:00Z">
              <w:rPr>
                <w:rFonts w:ascii="Times New Roman" w:hAnsi="Times New Roman"/>
              </w:rPr>
            </w:rPrChange>
          </w:rPr>
          <w:delText>The table below summarizes the general levels of plan approval, planning focal points, and plan administrators by horizon:</w:delText>
        </w:r>
      </w:del>
    </w:p>
    <w:p w14:paraId="78875127" w14:textId="77777777" w:rsidR="0088427A" w:rsidRPr="00CF42A6" w:rsidDel="00162DEB" w:rsidRDefault="0088427A" w:rsidP="0088427A">
      <w:pPr>
        <w:pStyle w:val="Paragraph"/>
        <w:spacing w:after="240" w:line="360" w:lineRule="auto"/>
        <w:rPr>
          <w:del w:id="3560" w:author="Muhamad Ridho Zul Khoiri" w:date="2026-07-10T15:24:00Z" w16du:dateUtc="2026-07-10T08:24:00Z"/>
          <w:rFonts w:cs="Arial"/>
          <w:rPrChange w:id="3561" w:author="Muhamad Ridho Zul Khoiri" w:date="2026-07-14T10:44:00Z" w16du:dateUtc="2026-07-14T03:44:00Z">
            <w:rPr>
              <w:del w:id="3562" w:author="Muhamad Ridho Zul Khoiri" w:date="2026-07-10T15:24:00Z" w16du:dateUtc="2026-07-10T08:24:00Z"/>
              <w:rFonts w:ascii="Times New Roman" w:hAnsi="Times New Roman"/>
            </w:rPr>
          </w:rPrChange>
        </w:rPr>
      </w:pPr>
    </w:p>
    <w:p w14:paraId="32829C8B" w14:textId="77777777" w:rsidR="0088427A" w:rsidRPr="00CF42A6" w:rsidDel="00162DEB" w:rsidRDefault="0088427A" w:rsidP="0088427A">
      <w:pPr>
        <w:pStyle w:val="Paragraph"/>
        <w:spacing w:after="240" w:line="360" w:lineRule="auto"/>
        <w:rPr>
          <w:del w:id="3563" w:author="Muhamad Ridho Zul Khoiri" w:date="2026-07-10T15:24:00Z" w16du:dateUtc="2026-07-10T08:24:00Z"/>
          <w:rFonts w:cs="Arial"/>
          <w:rPrChange w:id="3564" w:author="Muhamad Ridho Zul Khoiri" w:date="2026-07-14T10:44:00Z" w16du:dateUtc="2026-07-14T03:44:00Z">
            <w:rPr>
              <w:del w:id="3565" w:author="Muhamad Ridho Zul Khoiri" w:date="2026-07-10T15:24:00Z" w16du:dateUtc="2026-07-10T08:24:00Z"/>
              <w:rFonts w:ascii="Times New Roman" w:hAnsi="Times New Roman"/>
            </w:rPr>
          </w:rPrChange>
        </w:rPr>
      </w:pPr>
    </w:p>
    <w:p w14:paraId="6C4A904C" w14:textId="77777777" w:rsidR="0088427A" w:rsidRPr="00CF42A6" w:rsidDel="00162DEB" w:rsidRDefault="0088427A" w:rsidP="0088427A">
      <w:pPr>
        <w:pStyle w:val="Paragraph"/>
        <w:spacing w:after="240" w:line="360" w:lineRule="auto"/>
        <w:rPr>
          <w:del w:id="3566" w:author="Muhamad Ridho Zul Khoiri" w:date="2026-07-10T15:24:00Z" w16du:dateUtc="2026-07-10T08:24:00Z"/>
          <w:rFonts w:cs="Arial"/>
          <w:rPrChange w:id="3567" w:author="Muhamad Ridho Zul Khoiri" w:date="2026-07-14T10:44:00Z" w16du:dateUtc="2026-07-14T03:44:00Z">
            <w:rPr>
              <w:del w:id="3568" w:author="Muhamad Ridho Zul Khoiri" w:date="2026-07-10T15:24:00Z" w16du:dateUtc="2026-07-10T08:24:00Z"/>
              <w:rFonts w:ascii="Times New Roman" w:hAnsi="Times New Roman"/>
            </w:rPr>
          </w:rPrChange>
        </w:rPr>
      </w:pPr>
    </w:p>
    <w:p w14:paraId="10EBEE79" w14:textId="5212E939" w:rsidR="0088427A" w:rsidRPr="00CF42A6" w:rsidDel="002125EF" w:rsidRDefault="0088427A">
      <w:pPr>
        <w:pStyle w:val="Paragraph"/>
        <w:spacing w:line="360" w:lineRule="auto"/>
        <w:rPr>
          <w:del w:id="3569" w:author="Muhamad Ridho Zul Khoiri" w:date="2026-07-14T09:59:00Z" w16du:dateUtc="2026-07-14T02:59:00Z"/>
          <w:rFonts w:cs="Arial"/>
          <w:rPrChange w:id="3570" w:author="Muhamad Ridho Zul Khoiri" w:date="2026-07-14T10:44:00Z" w16du:dateUtc="2026-07-14T03:44:00Z">
            <w:rPr>
              <w:del w:id="3571" w:author="Muhamad Ridho Zul Khoiri" w:date="2026-07-14T09:59:00Z" w16du:dateUtc="2026-07-14T02:59:00Z"/>
              <w:rFonts w:ascii="Times New Roman" w:hAnsi="Times New Roman"/>
            </w:rPr>
          </w:rPrChange>
        </w:rPr>
        <w:pPrChange w:id="3572" w:author="Muhamad Ridho Zul Khoiri" w:date="2026-07-10T15:24:00Z" w16du:dateUtc="2026-07-10T08:24:00Z">
          <w:pPr>
            <w:pStyle w:val="Paragraph"/>
            <w:spacing w:after="240" w:line="360" w:lineRule="auto"/>
          </w:pPr>
        </w:pPrChange>
      </w:pPr>
    </w:p>
    <w:p w14:paraId="13F98674" w14:textId="77777777" w:rsidR="0088427A" w:rsidRPr="00CF42A6" w:rsidDel="00162DEB" w:rsidRDefault="0088427A" w:rsidP="0088427A">
      <w:pPr>
        <w:pStyle w:val="Paragraph"/>
        <w:spacing w:after="240" w:line="360" w:lineRule="auto"/>
        <w:rPr>
          <w:del w:id="3573" w:author="Muhamad Ridho Zul Khoiri" w:date="2026-07-10T15:24:00Z" w16du:dateUtc="2026-07-10T08:24:00Z"/>
          <w:rFonts w:cs="Arial"/>
          <w:rPrChange w:id="3574" w:author="Muhamad Ridho Zul Khoiri" w:date="2026-07-14T10:44:00Z" w16du:dateUtc="2026-07-14T03:44:00Z">
            <w:rPr>
              <w:del w:id="3575" w:author="Muhamad Ridho Zul Khoiri" w:date="2026-07-10T15:24:00Z" w16du:dateUtc="2026-07-10T08:24:00Z"/>
              <w:rFonts w:ascii="Times New Roman" w:hAnsi="Times New Roman"/>
            </w:rPr>
          </w:rPrChange>
        </w:rPr>
      </w:pPr>
    </w:p>
    <w:p w14:paraId="1DB7BACE" w14:textId="77777777" w:rsidR="009E5C75" w:rsidRPr="00CF42A6" w:rsidDel="00162DEB" w:rsidRDefault="009E5C75" w:rsidP="00F04600">
      <w:pPr>
        <w:pStyle w:val="Paragraph"/>
        <w:spacing w:after="240" w:line="360" w:lineRule="auto"/>
        <w:ind w:left="0"/>
        <w:rPr>
          <w:del w:id="3576" w:author="Muhamad Ridho Zul Khoiri" w:date="2026-07-10T15:24:00Z" w16du:dateUtc="2026-07-10T08:24:00Z"/>
          <w:rFonts w:cs="Arial"/>
          <w:rPrChange w:id="3577" w:author="Muhamad Ridho Zul Khoiri" w:date="2026-07-14T10:44:00Z" w16du:dateUtc="2026-07-14T03:44:00Z">
            <w:rPr>
              <w:del w:id="3578" w:author="Muhamad Ridho Zul Khoiri" w:date="2026-07-10T15:24:00Z" w16du:dateUtc="2026-07-10T08:24:00Z"/>
              <w:rFonts w:ascii="Times New Roman" w:hAnsi="Times New Roman"/>
            </w:rPr>
          </w:rPrChange>
        </w:rPr>
      </w:pPr>
    </w:p>
    <w:p w14:paraId="3993276C" w14:textId="26C3FFBD" w:rsidR="009E5B00" w:rsidRPr="00CF42A6" w:rsidDel="00162DEB" w:rsidRDefault="009E5B00">
      <w:pPr>
        <w:pStyle w:val="Paragraph"/>
        <w:spacing w:after="0" w:line="360" w:lineRule="auto"/>
        <w:ind w:left="0"/>
        <w:rPr>
          <w:del w:id="3579" w:author="Muhamad Ridho Zul Khoiri" w:date="2026-07-10T15:25:00Z" w16du:dateUtc="2026-07-10T08:25:00Z"/>
          <w:rFonts w:cs="Arial"/>
          <w:b/>
          <w:rPrChange w:id="3580" w:author="Muhamad Ridho Zul Khoiri" w:date="2026-07-14T10:44:00Z" w16du:dateUtc="2026-07-14T03:44:00Z">
            <w:rPr>
              <w:del w:id="3581" w:author="Muhamad Ridho Zul Khoiri" w:date="2026-07-10T15:25:00Z" w16du:dateUtc="2026-07-10T08:25:00Z"/>
              <w:rFonts w:ascii="Times New Roman" w:hAnsi="Times New Roman"/>
              <w:b/>
            </w:rPr>
          </w:rPrChange>
        </w:rPr>
        <w:pPrChange w:id="3582" w:author="Muhamad Ridho Zul Khoiri" w:date="2026-07-10T15:24:00Z" w16du:dateUtc="2026-07-10T08:24:00Z">
          <w:pPr>
            <w:pStyle w:val="Paragraph"/>
            <w:spacing w:after="0" w:line="360" w:lineRule="auto"/>
            <w:ind w:firstLine="360"/>
            <w:jc w:val="center"/>
          </w:pPr>
        </w:pPrChange>
      </w:pPr>
    </w:p>
    <w:p w14:paraId="659D066D" w14:textId="402B66F6" w:rsidR="009E5B00" w:rsidRPr="00CF42A6" w:rsidDel="00162DEB" w:rsidRDefault="009E5B00" w:rsidP="00923E5E">
      <w:pPr>
        <w:pStyle w:val="Paragraph"/>
        <w:spacing w:after="0" w:line="360" w:lineRule="auto"/>
        <w:ind w:firstLine="360"/>
        <w:jc w:val="center"/>
        <w:rPr>
          <w:del w:id="3583" w:author="Muhamad Ridho Zul Khoiri" w:date="2026-07-10T15:25:00Z" w16du:dateUtc="2026-07-10T08:25:00Z"/>
          <w:rFonts w:cs="Arial"/>
          <w:b/>
          <w:rPrChange w:id="3584" w:author="Muhamad Ridho Zul Khoiri" w:date="2026-07-14T10:44:00Z" w16du:dateUtc="2026-07-14T03:44:00Z">
            <w:rPr>
              <w:del w:id="3585" w:author="Muhamad Ridho Zul Khoiri" w:date="2026-07-10T15:25:00Z" w16du:dateUtc="2026-07-10T08:25:00Z"/>
              <w:rFonts w:ascii="Times New Roman" w:hAnsi="Times New Roman"/>
              <w:b/>
            </w:rPr>
          </w:rPrChange>
        </w:rPr>
      </w:pPr>
    </w:p>
    <w:p w14:paraId="082A8EAB" w14:textId="5E0FE0D9" w:rsidR="00923E5E" w:rsidRPr="00CF42A6" w:rsidDel="002125EF" w:rsidRDefault="00923E5E" w:rsidP="00923E5E">
      <w:pPr>
        <w:pStyle w:val="Paragraph"/>
        <w:spacing w:after="0" w:line="360" w:lineRule="auto"/>
        <w:ind w:firstLine="360"/>
        <w:jc w:val="center"/>
        <w:rPr>
          <w:del w:id="3586" w:author="Muhamad Ridho Zul Khoiri" w:date="2026-07-14T09:59:00Z" w16du:dateUtc="2026-07-14T02:59:00Z"/>
          <w:rFonts w:cs="Arial"/>
          <w:rPrChange w:id="3587" w:author="Muhamad Ridho Zul Khoiri" w:date="2026-07-14T10:44:00Z" w16du:dateUtc="2026-07-14T03:44:00Z">
            <w:rPr>
              <w:del w:id="3588" w:author="Muhamad Ridho Zul Khoiri" w:date="2026-07-14T09:59:00Z" w16du:dateUtc="2026-07-14T02:59:00Z"/>
              <w:rFonts w:ascii="Times New Roman" w:hAnsi="Times New Roman"/>
            </w:rPr>
          </w:rPrChange>
        </w:rPr>
      </w:pPr>
      <w:del w:id="3589" w:author="Muhamad Ridho Zul Khoiri" w:date="2026-07-14T09:59:00Z" w16du:dateUtc="2026-07-14T02:59:00Z">
        <w:r w:rsidRPr="00CF42A6" w:rsidDel="002125EF">
          <w:rPr>
            <w:rFonts w:cs="Arial"/>
            <w:b/>
            <w:highlight w:val="yellow"/>
            <w:rPrChange w:id="3590" w:author="Muhamad Ridho Zul Khoiri" w:date="2026-07-14T10:44:00Z" w16du:dateUtc="2026-07-14T03:44:00Z">
              <w:rPr>
                <w:rFonts w:ascii="Times New Roman" w:hAnsi="Times New Roman"/>
                <w:b/>
              </w:rPr>
            </w:rPrChange>
          </w:rPr>
          <w:delText>Table 1.  Plan Approval and Administration</w:delText>
        </w:r>
      </w:del>
    </w:p>
    <w:tbl>
      <w:tblPr>
        <w:tblStyle w:val="MediumGrid3-Accent1"/>
        <w:tblW w:w="7650" w:type="dxa"/>
        <w:tblInd w:w="1440" w:type="dxa"/>
        <w:tblLayout w:type="fixed"/>
        <w:tblLook w:val="04A0" w:firstRow="1" w:lastRow="0" w:firstColumn="1" w:lastColumn="0" w:noHBand="0" w:noVBand="1"/>
      </w:tblPr>
      <w:tblGrid>
        <w:gridCol w:w="1170"/>
        <w:gridCol w:w="1260"/>
        <w:gridCol w:w="1672"/>
        <w:gridCol w:w="1478"/>
        <w:gridCol w:w="2070"/>
      </w:tblGrid>
      <w:tr w:rsidR="00923E5E" w:rsidRPr="00CF42A6" w:rsidDel="002125EF" w14:paraId="2AC46672" w14:textId="186494AF" w:rsidTr="00A04960">
        <w:trPr>
          <w:cnfStyle w:val="100000000000" w:firstRow="1" w:lastRow="0" w:firstColumn="0" w:lastColumn="0" w:oddVBand="0" w:evenVBand="0" w:oddHBand="0" w:evenHBand="0" w:firstRowFirstColumn="0" w:firstRowLastColumn="0" w:lastRowFirstColumn="0" w:lastRowLastColumn="0"/>
          <w:trHeight w:val="349"/>
          <w:del w:id="3591" w:author="Muhamad Ridho Zul Khoiri" w:date="2026-07-14T09:59:00Z"/>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2A4F5C72" w14:textId="6A2D357D" w:rsidR="00923E5E" w:rsidRPr="00CF42A6" w:rsidDel="002125EF" w:rsidRDefault="00923E5E" w:rsidP="00A04960">
            <w:pPr>
              <w:pStyle w:val="BodyText"/>
              <w:ind w:left="0"/>
              <w:jc w:val="center"/>
              <w:rPr>
                <w:del w:id="3592" w:author="Muhamad Ridho Zul Khoiri" w:date="2026-07-14T09:59:00Z" w16du:dateUtc="2026-07-14T02:59:00Z"/>
                <w:rFonts w:cs="Arial"/>
                <w:sz w:val="20"/>
                <w:rPrChange w:id="3593" w:author="Muhamad Ridho Zul Khoiri" w:date="2026-07-14T10:44:00Z" w16du:dateUtc="2026-07-14T03:44:00Z">
                  <w:rPr>
                    <w:del w:id="3594" w:author="Muhamad Ridho Zul Khoiri" w:date="2026-07-14T09:59:00Z" w16du:dateUtc="2026-07-14T02:59:00Z"/>
                    <w:rFonts w:ascii="Times New Roman" w:hAnsi="Times New Roman"/>
                    <w:sz w:val="20"/>
                  </w:rPr>
                </w:rPrChange>
              </w:rPr>
            </w:pPr>
            <w:del w:id="3595" w:author="Muhamad Ridho Zul Khoiri" w:date="2026-07-14T09:59:00Z" w16du:dateUtc="2026-07-14T02:59:00Z">
              <w:r w:rsidRPr="00CF42A6" w:rsidDel="002125EF">
                <w:rPr>
                  <w:rFonts w:cs="Arial"/>
                  <w:rPrChange w:id="3596" w:author="Muhamad Ridho Zul Khoiri" w:date="2026-07-14T10:44:00Z" w16du:dateUtc="2026-07-14T03:44:00Z">
                    <w:rPr>
                      <w:rFonts w:ascii="Times New Roman" w:hAnsi="Times New Roman"/>
                    </w:rPr>
                  </w:rPrChange>
                </w:rPr>
                <w:delText>Planning Horizons</w:delText>
              </w:r>
            </w:del>
          </w:p>
        </w:tc>
        <w:tc>
          <w:tcPr>
            <w:tcW w:w="1260" w:type="dxa"/>
            <w:vAlign w:val="center"/>
          </w:tcPr>
          <w:p w14:paraId="419A4646" w14:textId="72D9528B" w:rsidR="00923E5E" w:rsidRPr="00CF42A6" w:rsidDel="002125EF" w:rsidRDefault="00923E5E" w:rsidP="00A04960">
            <w:pPr>
              <w:pStyle w:val="BodyText"/>
              <w:ind w:left="0"/>
              <w:jc w:val="center"/>
              <w:cnfStyle w:val="100000000000" w:firstRow="1" w:lastRow="0" w:firstColumn="0" w:lastColumn="0" w:oddVBand="0" w:evenVBand="0" w:oddHBand="0" w:evenHBand="0" w:firstRowFirstColumn="0" w:firstRowLastColumn="0" w:lastRowFirstColumn="0" w:lastRowLastColumn="0"/>
              <w:rPr>
                <w:del w:id="3597" w:author="Muhamad Ridho Zul Khoiri" w:date="2026-07-14T09:59:00Z" w16du:dateUtc="2026-07-14T02:59:00Z"/>
                <w:rFonts w:cs="Arial"/>
                <w:sz w:val="20"/>
                <w:rPrChange w:id="3598" w:author="Muhamad Ridho Zul Khoiri" w:date="2026-07-14T10:44:00Z" w16du:dateUtc="2026-07-14T03:44:00Z">
                  <w:rPr>
                    <w:del w:id="3599" w:author="Muhamad Ridho Zul Khoiri" w:date="2026-07-14T09:59:00Z" w16du:dateUtc="2026-07-14T02:59:00Z"/>
                    <w:rFonts w:ascii="Times New Roman" w:hAnsi="Times New Roman"/>
                    <w:sz w:val="20"/>
                  </w:rPr>
                </w:rPrChange>
              </w:rPr>
            </w:pPr>
            <w:del w:id="3600" w:author="Muhamad Ridho Zul Khoiri" w:date="2026-07-14T09:59:00Z" w16du:dateUtc="2026-07-14T02:59:00Z">
              <w:r w:rsidRPr="00CF42A6" w:rsidDel="002125EF">
                <w:rPr>
                  <w:rFonts w:cs="Arial"/>
                  <w:rPrChange w:id="3601" w:author="Muhamad Ridho Zul Khoiri" w:date="2026-07-14T10:44:00Z" w16du:dateUtc="2026-07-14T03:44:00Z">
                    <w:rPr>
                      <w:rFonts w:ascii="Times New Roman" w:hAnsi="Times New Roman"/>
                    </w:rPr>
                  </w:rPrChange>
                </w:rPr>
                <w:delText>Coverage</w:delText>
              </w:r>
            </w:del>
          </w:p>
        </w:tc>
        <w:tc>
          <w:tcPr>
            <w:tcW w:w="1672" w:type="dxa"/>
            <w:vAlign w:val="center"/>
          </w:tcPr>
          <w:p w14:paraId="5686C27F" w14:textId="451B4D1F" w:rsidR="00923E5E" w:rsidRPr="00CF42A6" w:rsidDel="002125EF" w:rsidRDefault="00923E5E" w:rsidP="00A04960">
            <w:pPr>
              <w:pStyle w:val="BodyText"/>
              <w:ind w:left="0"/>
              <w:jc w:val="center"/>
              <w:cnfStyle w:val="100000000000" w:firstRow="1" w:lastRow="0" w:firstColumn="0" w:lastColumn="0" w:oddVBand="0" w:evenVBand="0" w:oddHBand="0" w:evenHBand="0" w:firstRowFirstColumn="0" w:firstRowLastColumn="0" w:lastRowFirstColumn="0" w:lastRowLastColumn="0"/>
              <w:rPr>
                <w:del w:id="3602" w:author="Muhamad Ridho Zul Khoiri" w:date="2026-07-14T09:59:00Z" w16du:dateUtc="2026-07-14T02:59:00Z"/>
                <w:rFonts w:cs="Arial"/>
                <w:sz w:val="20"/>
                <w:rPrChange w:id="3603" w:author="Muhamad Ridho Zul Khoiri" w:date="2026-07-14T10:44:00Z" w16du:dateUtc="2026-07-14T03:44:00Z">
                  <w:rPr>
                    <w:del w:id="3604" w:author="Muhamad Ridho Zul Khoiri" w:date="2026-07-14T09:59:00Z" w16du:dateUtc="2026-07-14T02:59:00Z"/>
                    <w:rFonts w:ascii="Times New Roman" w:hAnsi="Times New Roman"/>
                    <w:sz w:val="20"/>
                  </w:rPr>
                </w:rPrChange>
              </w:rPr>
            </w:pPr>
            <w:del w:id="3605" w:author="Muhamad Ridho Zul Khoiri" w:date="2026-07-14T09:59:00Z" w16du:dateUtc="2026-07-14T02:59:00Z">
              <w:r w:rsidRPr="00CF42A6" w:rsidDel="002125EF">
                <w:rPr>
                  <w:rFonts w:cs="Arial"/>
                  <w:rPrChange w:id="3606" w:author="Muhamad Ridho Zul Khoiri" w:date="2026-07-14T10:44:00Z" w16du:dateUtc="2026-07-14T03:44:00Z">
                    <w:rPr>
                      <w:rFonts w:ascii="Times New Roman" w:hAnsi="Times New Roman"/>
                    </w:rPr>
                  </w:rPrChange>
                </w:rPr>
                <w:delText>Overall Plan Approval</w:delText>
              </w:r>
            </w:del>
          </w:p>
        </w:tc>
        <w:tc>
          <w:tcPr>
            <w:tcW w:w="1478" w:type="dxa"/>
            <w:vAlign w:val="center"/>
          </w:tcPr>
          <w:p w14:paraId="0AE05E87" w14:textId="6582FB24" w:rsidR="00923E5E" w:rsidRPr="00CF42A6" w:rsidDel="002125EF" w:rsidRDefault="00923E5E" w:rsidP="00A04960">
            <w:pPr>
              <w:pStyle w:val="BodyText"/>
              <w:ind w:left="0"/>
              <w:jc w:val="center"/>
              <w:cnfStyle w:val="100000000000" w:firstRow="1" w:lastRow="0" w:firstColumn="0" w:lastColumn="0" w:oddVBand="0" w:evenVBand="0" w:oddHBand="0" w:evenHBand="0" w:firstRowFirstColumn="0" w:firstRowLastColumn="0" w:lastRowFirstColumn="0" w:lastRowLastColumn="0"/>
              <w:rPr>
                <w:del w:id="3607" w:author="Muhamad Ridho Zul Khoiri" w:date="2026-07-14T09:59:00Z" w16du:dateUtc="2026-07-14T02:59:00Z"/>
                <w:rFonts w:cs="Arial"/>
                <w:sz w:val="20"/>
                <w:rPrChange w:id="3608" w:author="Muhamad Ridho Zul Khoiri" w:date="2026-07-14T10:44:00Z" w16du:dateUtc="2026-07-14T03:44:00Z">
                  <w:rPr>
                    <w:del w:id="3609" w:author="Muhamad Ridho Zul Khoiri" w:date="2026-07-14T09:59:00Z" w16du:dateUtc="2026-07-14T02:59:00Z"/>
                    <w:rFonts w:ascii="Times New Roman" w:hAnsi="Times New Roman"/>
                    <w:sz w:val="20"/>
                  </w:rPr>
                </w:rPrChange>
              </w:rPr>
            </w:pPr>
            <w:del w:id="3610" w:author="Muhamad Ridho Zul Khoiri" w:date="2026-07-14T09:59:00Z" w16du:dateUtc="2026-07-14T02:59:00Z">
              <w:r w:rsidRPr="00CF42A6" w:rsidDel="002125EF">
                <w:rPr>
                  <w:rFonts w:cs="Arial"/>
                  <w:rPrChange w:id="3611" w:author="Muhamad Ridho Zul Khoiri" w:date="2026-07-14T10:44:00Z" w16du:dateUtc="2026-07-14T03:44:00Z">
                    <w:rPr>
                      <w:rFonts w:ascii="Times New Roman" w:hAnsi="Times New Roman"/>
                    </w:rPr>
                  </w:rPrChange>
                </w:rPr>
                <w:delText>Planning Process Focal Point</w:delText>
              </w:r>
            </w:del>
          </w:p>
        </w:tc>
        <w:tc>
          <w:tcPr>
            <w:tcW w:w="2070" w:type="dxa"/>
            <w:vAlign w:val="center"/>
          </w:tcPr>
          <w:p w14:paraId="5C971318" w14:textId="57CAC140" w:rsidR="00923E5E" w:rsidRPr="00CF42A6" w:rsidDel="002125EF" w:rsidRDefault="00923E5E" w:rsidP="00A04960">
            <w:pPr>
              <w:pStyle w:val="BodyText"/>
              <w:ind w:left="0"/>
              <w:jc w:val="center"/>
              <w:cnfStyle w:val="100000000000" w:firstRow="1" w:lastRow="0" w:firstColumn="0" w:lastColumn="0" w:oddVBand="0" w:evenVBand="0" w:oddHBand="0" w:evenHBand="0" w:firstRowFirstColumn="0" w:firstRowLastColumn="0" w:lastRowFirstColumn="0" w:lastRowLastColumn="0"/>
              <w:rPr>
                <w:del w:id="3612" w:author="Muhamad Ridho Zul Khoiri" w:date="2026-07-14T09:59:00Z" w16du:dateUtc="2026-07-14T02:59:00Z"/>
                <w:rFonts w:cs="Arial"/>
                <w:sz w:val="20"/>
                <w:rPrChange w:id="3613" w:author="Muhamad Ridho Zul Khoiri" w:date="2026-07-14T10:44:00Z" w16du:dateUtc="2026-07-14T03:44:00Z">
                  <w:rPr>
                    <w:del w:id="3614" w:author="Muhamad Ridho Zul Khoiri" w:date="2026-07-14T09:59:00Z" w16du:dateUtc="2026-07-14T02:59:00Z"/>
                    <w:rFonts w:ascii="Times New Roman" w:hAnsi="Times New Roman"/>
                    <w:sz w:val="20"/>
                  </w:rPr>
                </w:rPrChange>
              </w:rPr>
            </w:pPr>
            <w:del w:id="3615" w:author="Muhamad Ridho Zul Khoiri" w:date="2026-07-14T09:59:00Z" w16du:dateUtc="2026-07-14T02:59:00Z">
              <w:r w:rsidRPr="00CF42A6" w:rsidDel="002125EF">
                <w:rPr>
                  <w:rFonts w:cs="Arial"/>
                  <w:rPrChange w:id="3616" w:author="Muhamad Ridho Zul Khoiri" w:date="2026-07-14T10:44:00Z" w16du:dateUtc="2026-07-14T03:44:00Z">
                    <w:rPr>
                      <w:rFonts w:ascii="Times New Roman" w:hAnsi="Times New Roman"/>
                    </w:rPr>
                  </w:rPrChange>
                </w:rPr>
                <w:delText>Planning Administrator</w:delText>
              </w:r>
            </w:del>
          </w:p>
        </w:tc>
      </w:tr>
      <w:tr w:rsidR="00923E5E" w:rsidRPr="00CF42A6" w:rsidDel="002125EF" w14:paraId="0F0011C8" w14:textId="3DD8C98D" w:rsidTr="00A04960">
        <w:trPr>
          <w:cnfStyle w:val="000000100000" w:firstRow="0" w:lastRow="0" w:firstColumn="0" w:lastColumn="0" w:oddVBand="0" w:evenVBand="0" w:oddHBand="1" w:evenHBand="0" w:firstRowFirstColumn="0" w:firstRowLastColumn="0" w:lastRowFirstColumn="0" w:lastRowLastColumn="0"/>
          <w:trHeight w:val="537"/>
          <w:del w:id="3617" w:author="Muhamad Ridho Zul Khoiri" w:date="2026-07-14T09:59:00Z"/>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4B9AFE60" w14:textId="180C7E50" w:rsidR="00923E5E" w:rsidRPr="00CF42A6" w:rsidDel="002125EF" w:rsidRDefault="00923E5E" w:rsidP="00A04960">
            <w:pPr>
              <w:pStyle w:val="BodyText"/>
              <w:ind w:left="0"/>
              <w:jc w:val="center"/>
              <w:rPr>
                <w:del w:id="3618" w:author="Muhamad Ridho Zul Khoiri" w:date="2026-07-14T09:59:00Z" w16du:dateUtc="2026-07-14T02:59:00Z"/>
                <w:rFonts w:cs="Arial"/>
                <w:sz w:val="20"/>
                <w:rPrChange w:id="3619" w:author="Muhamad Ridho Zul Khoiri" w:date="2026-07-14T10:44:00Z" w16du:dateUtc="2026-07-14T03:44:00Z">
                  <w:rPr>
                    <w:del w:id="3620" w:author="Muhamad Ridho Zul Khoiri" w:date="2026-07-14T09:59:00Z" w16du:dateUtc="2026-07-14T02:59:00Z"/>
                    <w:rFonts w:ascii="Times New Roman" w:hAnsi="Times New Roman"/>
                    <w:sz w:val="20"/>
                  </w:rPr>
                </w:rPrChange>
              </w:rPr>
            </w:pPr>
            <w:del w:id="3621" w:author="Muhamad Ridho Zul Khoiri" w:date="2026-07-14T09:59:00Z" w16du:dateUtc="2026-07-14T02:59:00Z">
              <w:r w:rsidRPr="00CF42A6" w:rsidDel="002125EF">
                <w:rPr>
                  <w:rFonts w:cs="Arial"/>
                  <w:rPrChange w:id="3622" w:author="Muhamad Ridho Zul Khoiri" w:date="2026-07-14T10:44:00Z" w16du:dateUtc="2026-07-14T03:44:00Z">
                    <w:rPr>
                      <w:rFonts w:ascii="Times New Roman" w:hAnsi="Times New Roman"/>
                    </w:rPr>
                  </w:rPrChange>
                </w:rPr>
                <w:delText>BU Life Plan</w:delText>
              </w:r>
            </w:del>
          </w:p>
        </w:tc>
        <w:tc>
          <w:tcPr>
            <w:tcW w:w="1260" w:type="dxa"/>
            <w:vAlign w:val="center"/>
          </w:tcPr>
          <w:p w14:paraId="141D9659" w14:textId="3D4198F3" w:rsidR="00923E5E" w:rsidRPr="00CF42A6" w:rsidDel="002125EF" w:rsidRDefault="00923E5E" w:rsidP="00A04960">
            <w:pPr>
              <w:pStyle w:val="BodyText"/>
              <w:ind w:left="0"/>
              <w:jc w:val="center"/>
              <w:cnfStyle w:val="000000100000" w:firstRow="0" w:lastRow="0" w:firstColumn="0" w:lastColumn="0" w:oddVBand="0" w:evenVBand="0" w:oddHBand="1" w:evenHBand="0" w:firstRowFirstColumn="0" w:firstRowLastColumn="0" w:lastRowFirstColumn="0" w:lastRowLastColumn="0"/>
              <w:rPr>
                <w:del w:id="3623" w:author="Muhamad Ridho Zul Khoiri" w:date="2026-07-14T09:59:00Z" w16du:dateUtc="2026-07-14T02:59:00Z"/>
                <w:rFonts w:cs="Arial"/>
                <w:sz w:val="20"/>
                <w:rPrChange w:id="3624" w:author="Muhamad Ridho Zul Khoiri" w:date="2026-07-14T10:44:00Z" w16du:dateUtc="2026-07-14T03:44:00Z">
                  <w:rPr>
                    <w:del w:id="3625" w:author="Muhamad Ridho Zul Khoiri" w:date="2026-07-14T09:59:00Z" w16du:dateUtc="2026-07-14T02:59:00Z"/>
                    <w:rFonts w:ascii="Times New Roman" w:hAnsi="Times New Roman"/>
                    <w:sz w:val="20"/>
                  </w:rPr>
                </w:rPrChange>
              </w:rPr>
            </w:pPr>
            <w:del w:id="3626" w:author="Muhamad Ridho Zul Khoiri" w:date="2026-07-14T09:59:00Z" w16du:dateUtc="2026-07-14T02:59:00Z">
              <w:r w:rsidRPr="00CF42A6" w:rsidDel="002125EF">
                <w:rPr>
                  <w:rFonts w:cs="Arial"/>
                  <w:rPrChange w:id="3627" w:author="Muhamad Ridho Zul Khoiri" w:date="2026-07-14T10:44:00Z" w16du:dateUtc="2026-07-14T03:44:00Z">
                    <w:rPr>
                      <w:rFonts w:ascii="Times New Roman" w:hAnsi="Times New Roman"/>
                    </w:rPr>
                  </w:rPrChange>
                </w:rPr>
                <w:delText>Business Unit</w:delText>
              </w:r>
            </w:del>
          </w:p>
        </w:tc>
        <w:tc>
          <w:tcPr>
            <w:tcW w:w="1672" w:type="dxa"/>
            <w:vAlign w:val="center"/>
          </w:tcPr>
          <w:p w14:paraId="4E1D9645" w14:textId="362CA616" w:rsidR="00923E5E" w:rsidRPr="00CF42A6" w:rsidDel="002125EF" w:rsidRDefault="00971C78" w:rsidP="00A04960">
            <w:pPr>
              <w:pStyle w:val="BodyText"/>
              <w:ind w:left="0"/>
              <w:jc w:val="center"/>
              <w:cnfStyle w:val="000000100000" w:firstRow="0" w:lastRow="0" w:firstColumn="0" w:lastColumn="0" w:oddVBand="0" w:evenVBand="0" w:oddHBand="1" w:evenHBand="0" w:firstRowFirstColumn="0" w:firstRowLastColumn="0" w:lastRowFirstColumn="0" w:lastRowLastColumn="0"/>
              <w:rPr>
                <w:del w:id="3628" w:author="Muhamad Ridho Zul Khoiri" w:date="2026-07-14T09:59:00Z" w16du:dateUtc="2026-07-14T02:59:00Z"/>
                <w:rFonts w:cs="Arial"/>
                <w:sz w:val="20"/>
                <w:rPrChange w:id="3629" w:author="Muhamad Ridho Zul Khoiri" w:date="2026-07-14T10:44:00Z" w16du:dateUtc="2026-07-14T03:44:00Z">
                  <w:rPr>
                    <w:del w:id="3630" w:author="Muhamad Ridho Zul Khoiri" w:date="2026-07-14T09:59:00Z" w16du:dateUtc="2026-07-14T02:59:00Z"/>
                    <w:rFonts w:ascii="Times New Roman" w:hAnsi="Times New Roman"/>
                    <w:sz w:val="20"/>
                  </w:rPr>
                </w:rPrChange>
              </w:rPr>
            </w:pPr>
            <w:del w:id="3631" w:author="Muhamad Ridho Zul Khoiri" w:date="2026-07-14T09:59:00Z" w16du:dateUtc="2026-07-14T02:59:00Z">
              <w:r w:rsidRPr="00CF42A6" w:rsidDel="002125EF">
                <w:rPr>
                  <w:rFonts w:cs="Arial"/>
                  <w:rPrChange w:id="3632" w:author="Muhamad Ridho Zul Khoiri" w:date="2026-07-14T10:44:00Z" w16du:dateUtc="2026-07-14T03:44:00Z">
                    <w:rPr>
                      <w:rFonts w:ascii="Times New Roman" w:hAnsi="Times New Roman"/>
                    </w:rPr>
                  </w:rPrChange>
                </w:rPr>
                <w:delText>COO</w:delText>
              </w:r>
            </w:del>
          </w:p>
        </w:tc>
        <w:tc>
          <w:tcPr>
            <w:tcW w:w="1478" w:type="dxa"/>
            <w:vAlign w:val="center"/>
          </w:tcPr>
          <w:p w14:paraId="601AA8E9" w14:textId="6A60A7BD" w:rsidR="00923E5E" w:rsidRPr="00CF42A6" w:rsidDel="002125EF" w:rsidRDefault="00923E5E" w:rsidP="00A04960">
            <w:pPr>
              <w:pStyle w:val="BodyText"/>
              <w:ind w:left="0"/>
              <w:jc w:val="center"/>
              <w:cnfStyle w:val="000000100000" w:firstRow="0" w:lastRow="0" w:firstColumn="0" w:lastColumn="0" w:oddVBand="0" w:evenVBand="0" w:oddHBand="1" w:evenHBand="0" w:firstRowFirstColumn="0" w:firstRowLastColumn="0" w:lastRowFirstColumn="0" w:lastRowLastColumn="0"/>
              <w:rPr>
                <w:del w:id="3633" w:author="Muhamad Ridho Zul Khoiri" w:date="2026-07-14T09:59:00Z" w16du:dateUtc="2026-07-14T02:59:00Z"/>
                <w:rFonts w:cs="Arial"/>
                <w:sz w:val="20"/>
                <w:rPrChange w:id="3634" w:author="Muhamad Ridho Zul Khoiri" w:date="2026-07-14T10:44:00Z" w16du:dateUtc="2026-07-14T03:44:00Z">
                  <w:rPr>
                    <w:del w:id="3635" w:author="Muhamad Ridho Zul Khoiri" w:date="2026-07-14T09:59:00Z" w16du:dateUtc="2026-07-14T02:59:00Z"/>
                    <w:rFonts w:ascii="Times New Roman" w:hAnsi="Times New Roman"/>
                    <w:sz w:val="20"/>
                  </w:rPr>
                </w:rPrChange>
              </w:rPr>
            </w:pPr>
            <w:del w:id="3636" w:author="Muhamad Ridho Zul Khoiri" w:date="2026-07-14T09:59:00Z" w16du:dateUtc="2026-07-14T02:59:00Z">
              <w:r w:rsidRPr="00CF42A6" w:rsidDel="002125EF">
                <w:rPr>
                  <w:rFonts w:cs="Arial"/>
                  <w:rPrChange w:id="3637" w:author="Muhamad Ridho Zul Khoiri" w:date="2026-07-14T10:44:00Z" w16du:dateUtc="2026-07-14T03:44:00Z">
                    <w:rPr>
                      <w:rFonts w:ascii="Times New Roman" w:hAnsi="Times New Roman"/>
                    </w:rPr>
                  </w:rPrChange>
                </w:rPr>
                <w:delText>Asset</w:delText>
              </w:r>
              <w:r w:rsidR="00DE5B4F" w:rsidRPr="00CF42A6" w:rsidDel="002125EF">
                <w:rPr>
                  <w:rFonts w:cs="Arial"/>
                  <w:rPrChange w:id="3638" w:author="Muhamad Ridho Zul Khoiri" w:date="2026-07-14T10:44:00Z" w16du:dateUtc="2026-07-14T03:44:00Z">
                    <w:rPr>
                      <w:rFonts w:ascii="Times New Roman" w:hAnsi="Times New Roman"/>
                    </w:rPr>
                  </w:rPrChange>
                </w:rPr>
                <w:delText xml:space="preserve"> Management </w:delText>
              </w:r>
            </w:del>
          </w:p>
        </w:tc>
        <w:tc>
          <w:tcPr>
            <w:tcW w:w="2070" w:type="dxa"/>
            <w:vAlign w:val="center"/>
          </w:tcPr>
          <w:p w14:paraId="79CED64C" w14:textId="15D59599" w:rsidR="00923E5E" w:rsidRPr="00CF42A6" w:rsidDel="002125EF" w:rsidRDefault="00923E5E" w:rsidP="00A04960">
            <w:pPr>
              <w:pStyle w:val="BodyText"/>
              <w:ind w:left="0"/>
              <w:jc w:val="center"/>
              <w:cnfStyle w:val="000000100000" w:firstRow="0" w:lastRow="0" w:firstColumn="0" w:lastColumn="0" w:oddVBand="0" w:evenVBand="0" w:oddHBand="1" w:evenHBand="0" w:firstRowFirstColumn="0" w:firstRowLastColumn="0" w:lastRowFirstColumn="0" w:lastRowLastColumn="0"/>
              <w:rPr>
                <w:del w:id="3639" w:author="Muhamad Ridho Zul Khoiri" w:date="2026-07-14T09:59:00Z" w16du:dateUtc="2026-07-14T02:59:00Z"/>
                <w:rFonts w:cs="Arial"/>
                <w:sz w:val="20"/>
                <w:rPrChange w:id="3640" w:author="Muhamad Ridho Zul Khoiri" w:date="2026-07-14T10:44:00Z" w16du:dateUtc="2026-07-14T03:44:00Z">
                  <w:rPr>
                    <w:del w:id="3641" w:author="Muhamad Ridho Zul Khoiri" w:date="2026-07-14T09:59:00Z" w16du:dateUtc="2026-07-14T02:59:00Z"/>
                    <w:rFonts w:ascii="Times New Roman" w:hAnsi="Times New Roman"/>
                    <w:sz w:val="20"/>
                  </w:rPr>
                </w:rPrChange>
              </w:rPr>
            </w:pPr>
            <w:del w:id="3642" w:author="Muhamad Ridho Zul Khoiri" w:date="2026-07-14T09:59:00Z" w16du:dateUtc="2026-07-14T02:59:00Z">
              <w:r w:rsidRPr="00CF42A6" w:rsidDel="002125EF">
                <w:rPr>
                  <w:rFonts w:cs="Arial"/>
                  <w:rPrChange w:id="3643" w:author="Muhamad Ridho Zul Khoiri" w:date="2026-07-14T10:44:00Z" w16du:dateUtc="2026-07-14T03:44:00Z">
                    <w:rPr>
                      <w:rFonts w:ascii="Times New Roman" w:hAnsi="Times New Roman"/>
                    </w:rPr>
                  </w:rPrChange>
                </w:rPr>
                <w:delText>See Appendix B</w:delText>
              </w:r>
            </w:del>
          </w:p>
        </w:tc>
      </w:tr>
      <w:tr w:rsidR="00923E5E" w:rsidRPr="00CF42A6" w:rsidDel="002125EF" w14:paraId="135C5615" w14:textId="5EB4D4BB" w:rsidTr="00A04960">
        <w:trPr>
          <w:trHeight w:val="510"/>
          <w:del w:id="3644" w:author="Muhamad Ridho Zul Khoiri" w:date="2026-07-14T09:59:00Z"/>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10B6D5FD" w14:textId="5331122B" w:rsidR="00923E5E" w:rsidRPr="00CF42A6" w:rsidDel="002125EF" w:rsidRDefault="00F94DAF" w:rsidP="00A04960">
            <w:pPr>
              <w:pStyle w:val="BodyText"/>
              <w:ind w:left="0"/>
              <w:jc w:val="center"/>
              <w:rPr>
                <w:del w:id="3645" w:author="Muhamad Ridho Zul Khoiri" w:date="2026-07-14T09:59:00Z" w16du:dateUtc="2026-07-14T02:59:00Z"/>
                <w:rFonts w:cs="Arial"/>
                <w:sz w:val="20"/>
                <w:rPrChange w:id="3646" w:author="Muhamad Ridho Zul Khoiri" w:date="2026-07-14T10:44:00Z" w16du:dateUtc="2026-07-14T03:44:00Z">
                  <w:rPr>
                    <w:del w:id="3647" w:author="Muhamad Ridho Zul Khoiri" w:date="2026-07-14T09:59:00Z" w16du:dateUtc="2026-07-14T02:59:00Z"/>
                    <w:rFonts w:ascii="Times New Roman" w:hAnsi="Times New Roman"/>
                    <w:sz w:val="20"/>
                  </w:rPr>
                </w:rPrChange>
              </w:rPr>
            </w:pPr>
            <w:del w:id="3648" w:author="Muhamad Ridho Zul Khoiri" w:date="2026-07-14T09:59:00Z" w16du:dateUtc="2026-07-14T02:59:00Z">
              <w:r w:rsidRPr="00CF42A6" w:rsidDel="002125EF">
                <w:rPr>
                  <w:rFonts w:cs="Arial"/>
                  <w:rPrChange w:id="3649" w:author="Muhamad Ridho Zul Khoiri" w:date="2026-07-14T10:44:00Z" w16du:dateUtc="2026-07-14T03:44:00Z">
                    <w:rPr>
                      <w:rFonts w:ascii="Times New Roman" w:hAnsi="Times New Roman"/>
                    </w:rPr>
                  </w:rPrChange>
                </w:rPr>
                <w:delText>10</w:delText>
              </w:r>
              <w:r w:rsidR="00923E5E" w:rsidRPr="00CF42A6" w:rsidDel="002125EF">
                <w:rPr>
                  <w:rFonts w:cs="Arial"/>
                  <w:rPrChange w:id="3650" w:author="Muhamad Ridho Zul Khoiri" w:date="2026-07-14T10:44:00Z" w16du:dateUtc="2026-07-14T03:44:00Z">
                    <w:rPr>
                      <w:rFonts w:ascii="Times New Roman" w:hAnsi="Times New Roman"/>
                    </w:rPr>
                  </w:rPrChange>
                </w:rPr>
                <w:delText xml:space="preserve"> Year Plan</w:delText>
              </w:r>
            </w:del>
          </w:p>
        </w:tc>
        <w:tc>
          <w:tcPr>
            <w:tcW w:w="1260" w:type="dxa"/>
            <w:vAlign w:val="center"/>
          </w:tcPr>
          <w:p w14:paraId="513C0474" w14:textId="4AAEC389" w:rsidR="00923E5E" w:rsidRPr="00CF42A6" w:rsidDel="002125EF" w:rsidRDefault="00923E5E" w:rsidP="00A04960">
            <w:pPr>
              <w:pStyle w:val="BodyText"/>
              <w:ind w:left="0"/>
              <w:jc w:val="center"/>
              <w:cnfStyle w:val="000000000000" w:firstRow="0" w:lastRow="0" w:firstColumn="0" w:lastColumn="0" w:oddVBand="0" w:evenVBand="0" w:oddHBand="0" w:evenHBand="0" w:firstRowFirstColumn="0" w:firstRowLastColumn="0" w:lastRowFirstColumn="0" w:lastRowLastColumn="0"/>
              <w:rPr>
                <w:del w:id="3651" w:author="Muhamad Ridho Zul Khoiri" w:date="2026-07-14T09:59:00Z" w16du:dateUtc="2026-07-14T02:59:00Z"/>
                <w:rFonts w:cs="Arial"/>
                <w:sz w:val="20"/>
                <w:rPrChange w:id="3652" w:author="Muhamad Ridho Zul Khoiri" w:date="2026-07-14T10:44:00Z" w16du:dateUtc="2026-07-14T03:44:00Z">
                  <w:rPr>
                    <w:del w:id="3653" w:author="Muhamad Ridho Zul Khoiri" w:date="2026-07-14T09:59:00Z" w16du:dateUtc="2026-07-14T02:59:00Z"/>
                    <w:rFonts w:ascii="Times New Roman" w:hAnsi="Times New Roman"/>
                    <w:sz w:val="20"/>
                  </w:rPr>
                </w:rPrChange>
              </w:rPr>
            </w:pPr>
            <w:del w:id="3654" w:author="Muhamad Ridho Zul Khoiri" w:date="2026-07-14T09:59:00Z" w16du:dateUtc="2026-07-14T02:59:00Z">
              <w:r w:rsidRPr="00CF42A6" w:rsidDel="002125EF">
                <w:rPr>
                  <w:rFonts w:cs="Arial"/>
                  <w:rPrChange w:id="3655" w:author="Muhamad Ridho Zul Khoiri" w:date="2026-07-14T10:44:00Z" w16du:dateUtc="2026-07-14T03:44:00Z">
                    <w:rPr>
                      <w:rFonts w:ascii="Times New Roman" w:hAnsi="Times New Roman"/>
                    </w:rPr>
                  </w:rPrChange>
                </w:rPr>
                <w:delText>Asset</w:delText>
              </w:r>
            </w:del>
          </w:p>
        </w:tc>
        <w:tc>
          <w:tcPr>
            <w:tcW w:w="1672" w:type="dxa"/>
            <w:vAlign w:val="center"/>
          </w:tcPr>
          <w:p w14:paraId="07E2E0C0" w14:textId="113A45F3" w:rsidR="00923E5E" w:rsidRPr="00CF42A6" w:rsidDel="002125EF" w:rsidRDefault="009E5C75" w:rsidP="00DE5B4F">
            <w:pPr>
              <w:pStyle w:val="BodyText"/>
              <w:ind w:left="0"/>
              <w:jc w:val="center"/>
              <w:cnfStyle w:val="000000000000" w:firstRow="0" w:lastRow="0" w:firstColumn="0" w:lastColumn="0" w:oddVBand="0" w:evenVBand="0" w:oddHBand="0" w:evenHBand="0" w:firstRowFirstColumn="0" w:firstRowLastColumn="0" w:lastRowFirstColumn="0" w:lastRowLastColumn="0"/>
              <w:rPr>
                <w:del w:id="3656" w:author="Muhamad Ridho Zul Khoiri" w:date="2026-07-14T09:59:00Z" w16du:dateUtc="2026-07-14T02:59:00Z"/>
                <w:rFonts w:cs="Arial"/>
                <w:sz w:val="20"/>
                <w:rPrChange w:id="3657" w:author="Muhamad Ridho Zul Khoiri" w:date="2026-07-14T10:44:00Z" w16du:dateUtc="2026-07-14T03:44:00Z">
                  <w:rPr>
                    <w:del w:id="3658" w:author="Muhamad Ridho Zul Khoiri" w:date="2026-07-14T09:59:00Z" w16du:dateUtc="2026-07-14T02:59:00Z"/>
                    <w:rFonts w:ascii="Times New Roman" w:hAnsi="Times New Roman"/>
                    <w:sz w:val="20"/>
                  </w:rPr>
                </w:rPrChange>
              </w:rPr>
            </w:pPr>
            <w:del w:id="3659" w:author="Muhamad Ridho Zul Khoiri" w:date="2026-07-14T09:59:00Z" w16du:dateUtc="2026-07-14T02:59:00Z">
              <w:r w:rsidRPr="00CF42A6" w:rsidDel="002125EF">
                <w:rPr>
                  <w:rFonts w:cs="Arial"/>
                  <w:rPrChange w:id="3660" w:author="Muhamad Ridho Zul Khoiri" w:date="2026-07-14T10:44:00Z" w16du:dateUtc="2026-07-14T03:44:00Z">
                    <w:rPr>
                      <w:rFonts w:ascii="Times New Roman" w:hAnsi="Times New Roman"/>
                    </w:rPr>
                  </w:rPrChange>
                </w:rPr>
                <w:delText>COO</w:delText>
              </w:r>
            </w:del>
          </w:p>
        </w:tc>
        <w:tc>
          <w:tcPr>
            <w:tcW w:w="1478" w:type="dxa"/>
            <w:vAlign w:val="center"/>
          </w:tcPr>
          <w:p w14:paraId="25D4EBF6" w14:textId="4EEEDD8A" w:rsidR="00923E5E" w:rsidRPr="00CF42A6" w:rsidDel="002125EF" w:rsidRDefault="00DE5B4F" w:rsidP="00A04960">
            <w:pPr>
              <w:pStyle w:val="BodyText"/>
              <w:ind w:left="0"/>
              <w:jc w:val="center"/>
              <w:cnfStyle w:val="000000000000" w:firstRow="0" w:lastRow="0" w:firstColumn="0" w:lastColumn="0" w:oddVBand="0" w:evenVBand="0" w:oddHBand="0" w:evenHBand="0" w:firstRowFirstColumn="0" w:firstRowLastColumn="0" w:lastRowFirstColumn="0" w:lastRowLastColumn="0"/>
              <w:rPr>
                <w:del w:id="3661" w:author="Muhamad Ridho Zul Khoiri" w:date="2026-07-14T09:59:00Z" w16du:dateUtc="2026-07-14T02:59:00Z"/>
                <w:rFonts w:cs="Arial"/>
                <w:sz w:val="20"/>
                <w:rPrChange w:id="3662" w:author="Muhamad Ridho Zul Khoiri" w:date="2026-07-14T10:44:00Z" w16du:dateUtc="2026-07-14T03:44:00Z">
                  <w:rPr>
                    <w:del w:id="3663" w:author="Muhamad Ridho Zul Khoiri" w:date="2026-07-14T09:59:00Z" w16du:dateUtc="2026-07-14T02:59:00Z"/>
                    <w:rFonts w:ascii="Times New Roman" w:hAnsi="Times New Roman"/>
                    <w:sz w:val="20"/>
                  </w:rPr>
                </w:rPrChange>
              </w:rPr>
            </w:pPr>
            <w:del w:id="3664" w:author="Muhamad Ridho Zul Khoiri" w:date="2026-07-14T09:59:00Z" w16du:dateUtc="2026-07-14T02:59:00Z">
              <w:r w:rsidRPr="00CF42A6" w:rsidDel="002125EF">
                <w:rPr>
                  <w:rFonts w:cs="Arial"/>
                  <w:rPrChange w:id="3665" w:author="Muhamad Ridho Zul Khoiri" w:date="2026-07-14T10:44:00Z" w16du:dateUtc="2026-07-14T03:44:00Z">
                    <w:rPr>
                      <w:rFonts w:ascii="Times New Roman" w:hAnsi="Times New Roman"/>
                    </w:rPr>
                  </w:rPrChange>
                </w:rPr>
                <w:delText xml:space="preserve">Asset Management </w:delText>
              </w:r>
            </w:del>
          </w:p>
        </w:tc>
        <w:tc>
          <w:tcPr>
            <w:tcW w:w="2070" w:type="dxa"/>
            <w:vAlign w:val="center"/>
          </w:tcPr>
          <w:p w14:paraId="746CF768" w14:textId="290FD03F" w:rsidR="00923E5E" w:rsidRPr="00CF42A6" w:rsidDel="002125EF" w:rsidRDefault="009E5C75" w:rsidP="00A04960">
            <w:pPr>
              <w:pStyle w:val="BodyText"/>
              <w:ind w:left="0"/>
              <w:jc w:val="center"/>
              <w:cnfStyle w:val="000000000000" w:firstRow="0" w:lastRow="0" w:firstColumn="0" w:lastColumn="0" w:oddVBand="0" w:evenVBand="0" w:oddHBand="0" w:evenHBand="0" w:firstRowFirstColumn="0" w:firstRowLastColumn="0" w:lastRowFirstColumn="0" w:lastRowLastColumn="0"/>
              <w:rPr>
                <w:del w:id="3666" w:author="Muhamad Ridho Zul Khoiri" w:date="2026-07-14T09:59:00Z" w16du:dateUtc="2026-07-14T02:59:00Z"/>
                <w:rFonts w:cs="Arial"/>
                <w:sz w:val="20"/>
                <w:rPrChange w:id="3667" w:author="Muhamad Ridho Zul Khoiri" w:date="2026-07-14T10:44:00Z" w16du:dateUtc="2026-07-14T03:44:00Z">
                  <w:rPr>
                    <w:del w:id="3668" w:author="Muhamad Ridho Zul Khoiri" w:date="2026-07-14T09:59:00Z" w16du:dateUtc="2026-07-14T02:59:00Z"/>
                    <w:rFonts w:ascii="Times New Roman" w:hAnsi="Times New Roman"/>
                    <w:sz w:val="20"/>
                  </w:rPr>
                </w:rPrChange>
              </w:rPr>
            </w:pPr>
            <w:del w:id="3669" w:author="Muhamad Ridho Zul Khoiri" w:date="2026-07-14T09:59:00Z" w16du:dateUtc="2026-07-14T02:59:00Z">
              <w:r w:rsidRPr="00CF42A6" w:rsidDel="002125EF">
                <w:rPr>
                  <w:rFonts w:cs="Arial"/>
                  <w:rPrChange w:id="3670" w:author="Muhamad Ridho Zul Khoiri" w:date="2026-07-14T10:44:00Z" w16du:dateUtc="2026-07-14T03:44:00Z">
                    <w:rPr>
                      <w:rFonts w:ascii="Times New Roman" w:hAnsi="Times New Roman"/>
                    </w:rPr>
                  </w:rPrChange>
                </w:rPr>
                <w:delText>Planning</w:delText>
              </w:r>
            </w:del>
          </w:p>
        </w:tc>
      </w:tr>
      <w:tr w:rsidR="00923E5E" w:rsidRPr="00CF42A6" w:rsidDel="002125EF" w14:paraId="6E78FE43" w14:textId="7559F527" w:rsidTr="00A04960">
        <w:trPr>
          <w:cnfStyle w:val="000000100000" w:firstRow="0" w:lastRow="0" w:firstColumn="0" w:lastColumn="0" w:oddVBand="0" w:evenVBand="0" w:oddHBand="1" w:evenHBand="0" w:firstRowFirstColumn="0" w:firstRowLastColumn="0" w:lastRowFirstColumn="0" w:lastRowLastColumn="0"/>
          <w:trHeight w:val="483"/>
          <w:del w:id="3671" w:author="Muhamad Ridho Zul Khoiri" w:date="2026-07-14T09:59:00Z"/>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585F1C80" w14:textId="141483AA" w:rsidR="00923E5E" w:rsidRPr="00CF42A6" w:rsidDel="002125EF" w:rsidRDefault="00923E5E" w:rsidP="00A04960">
            <w:pPr>
              <w:pStyle w:val="BodyText"/>
              <w:ind w:left="0"/>
              <w:jc w:val="center"/>
              <w:rPr>
                <w:del w:id="3672" w:author="Muhamad Ridho Zul Khoiri" w:date="2026-07-14T09:59:00Z" w16du:dateUtc="2026-07-14T02:59:00Z"/>
                <w:rFonts w:cs="Arial"/>
                <w:sz w:val="20"/>
                <w:rPrChange w:id="3673" w:author="Muhamad Ridho Zul Khoiri" w:date="2026-07-14T10:44:00Z" w16du:dateUtc="2026-07-14T03:44:00Z">
                  <w:rPr>
                    <w:del w:id="3674" w:author="Muhamad Ridho Zul Khoiri" w:date="2026-07-14T09:59:00Z" w16du:dateUtc="2026-07-14T02:59:00Z"/>
                    <w:rFonts w:ascii="Times New Roman" w:hAnsi="Times New Roman"/>
                    <w:sz w:val="20"/>
                  </w:rPr>
                </w:rPrChange>
              </w:rPr>
            </w:pPr>
            <w:del w:id="3675" w:author="Muhamad Ridho Zul Khoiri" w:date="2026-07-14T09:59:00Z" w16du:dateUtc="2026-07-14T02:59:00Z">
              <w:r w:rsidRPr="00CF42A6" w:rsidDel="002125EF">
                <w:rPr>
                  <w:rFonts w:cs="Arial"/>
                  <w:rPrChange w:id="3676" w:author="Muhamad Ridho Zul Khoiri" w:date="2026-07-14T10:44:00Z" w16du:dateUtc="2026-07-14T03:44:00Z">
                    <w:rPr>
                      <w:rFonts w:ascii="Times New Roman" w:hAnsi="Times New Roman"/>
                    </w:rPr>
                  </w:rPrChange>
                </w:rPr>
                <w:delText>24-Month Plan</w:delText>
              </w:r>
            </w:del>
          </w:p>
        </w:tc>
        <w:tc>
          <w:tcPr>
            <w:tcW w:w="1260" w:type="dxa"/>
            <w:vAlign w:val="center"/>
          </w:tcPr>
          <w:p w14:paraId="53D52F2B" w14:textId="47F86908" w:rsidR="00923E5E" w:rsidRPr="00CF42A6" w:rsidDel="002125EF" w:rsidRDefault="00923E5E" w:rsidP="00A04960">
            <w:pPr>
              <w:pStyle w:val="BodyText"/>
              <w:ind w:left="0"/>
              <w:jc w:val="center"/>
              <w:cnfStyle w:val="000000100000" w:firstRow="0" w:lastRow="0" w:firstColumn="0" w:lastColumn="0" w:oddVBand="0" w:evenVBand="0" w:oddHBand="1" w:evenHBand="0" w:firstRowFirstColumn="0" w:firstRowLastColumn="0" w:lastRowFirstColumn="0" w:lastRowLastColumn="0"/>
              <w:rPr>
                <w:del w:id="3677" w:author="Muhamad Ridho Zul Khoiri" w:date="2026-07-14T09:59:00Z" w16du:dateUtc="2026-07-14T02:59:00Z"/>
                <w:rFonts w:cs="Arial"/>
                <w:sz w:val="20"/>
                <w:rPrChange w:id="3678" w:author="Muhamad Ridho Zul Khoiri" w:date="2026-07-14T10:44:00Z" w16du:dateUtc="2026-07-14T03:44:00Z">
                  <w:rPr>
                    <w:del w:id="3679" w:author="Muhamad Ridho Zul Khoiri" w:date="2026-07-14T09:59:00Z" w16du:dateUtc="2026-07-14T02:59:00Z"/>
                    <w:rFonts w:ascii="Times New Roman" w:hAnsi="Times New Roman"/>
                    <w:sz w:val="20"/>
                  </w:rPr>
                </w:rPrChange>
              </w:rPr>
            </w:pPr>
            <w:del w:id="3680" w:author="Muhamad Ridho Zul Khoiri" w:date="2026-07-14T09:59:00Z" w16du:dateUtc="2026-07-14T02:59:00Z">
              <w:r w:rsidRPr="00CF42A6" w:rsidDel="002125EF">
                <w:rPr>
                  <w:rFonts w:cs="Arial"/>
                  <w:rPrChange w:id="3681" w:author="Muhamad Ridho Zul Khoiri" w:date="2026-07-14T10:44:00Z" w16du:dateUtc="2026-07-14T03:44:00Z">
                    <w:rPr>
                      <w:rFonts w:ascii="Times New Roman" w:hAnsi="Times New Roman"/>
                    </w:rPr>
                  </w:rPrChange>
                </w:rPr>
                <w:delText>Major programs</w:delText>
              </w:r>
            </w:del>
          </w:p>
        </w:tc>
        <w:tc>
          <w:tcPr>
            <w:tcW w:w="1672" w:type="dxa"/>
            <w:vAlign w:val="center"/>
          </w:tcPr>
          <w:p w14:paraId="347F6834" w14:textId="415C57ED" w:rsidR="00923E5E" w:rsidRPr="00CF42A6" w:rsidDel="002125EF" w:rsidRDefault="00DE5B4F" w:rsidP="00A04960">
            <w:pPr>
              <w:pStyle w:val="BodyText"/>
              <w:ind w:left="0"/>
              <w:jc w:val="center"/>
              <w:cnfStyle w:val="000000100000" w:firstRow="0" w:lastRow="0" w:firstColumn="0" w:lastColumn="0" w:oddVBand="0" w:evenVBand="0" w:oddHBand="1" w:evenHBand="0" w:firstRowFirstColumn="0" w:firstRowLastColumn="0" w:lastRowFirstColumn="0" w:lastRowLastColumn="0"/>
              <w:rPr>
                <w:del w:id="3682" w:author="Muhamad Ridho Zul Khoiri" w:date="2026-07-14T09:59:00Z" w16du:dateUtc="2026-07-14T02:59:00Z"/>
                <w:rFonts w:cs="Arial"/>
                <w:sz w:val="20"/>
                <w:rPrChange w:id="3683" w:author="Muhamad Ridho Zul Khoiri" w:date="2026-07-14T10:44:00Z" w16du:dateUtc="2026-07-14T03:44:00Z">
                  <w:rPr>
                    <w:del w:id="3684" w:author="Muhamad Ridho Zul Khoiri" w:date="2026-07-14T09:59:00Z" w16du:dateUtc="2026-07-14T02:59:00Z"/>
                    <w:rFonts w:ascii="Times New Roman" w:hAnsi="Times New Roman"/>
                    <w:sz w:val="20"/>
                  </w:rPr>
                </w:rPrChange>
              </w:rPr>
            </w:pPr>
            <w:del w:id="3685" w:author="Muhamad Ridho Zul Khoiri" w:date="2026-07-14T09:59:00Z" w16du:dateUtc="2026-07-14T02:59:00Z">
              <w:r w:rsidRPr="00CF42A6" w:rsidDel="002125EF">
                <w:rPr>
                  <w:rFonts w:cs="Arial"/>
                  <w:rPrChange w:id="3686" w:author="Muhamad Ridho Zul Khoiri" w:date="2026-07-14T10:44:00Z" w16du:dateUtc="2026-07-14T03:44:00Z">
                    <w:rPr>
                      <w:rFonts w:ascii="Times New Roman" w:hAnsi="Times New Roman"/>
                    </w:rPr>
                  </w:rPrChange>
                </w:rPr>
                <w:delText>SVP</w:delText>
              </w:r>
            </w:del>
          </w:p>
        </w:tc>
        <w:tc>
          <w:tcPr>
            <w:tcW w:w="1478" w:type="dxa"/>
            <w:vAlign w:val="center"/>
          </w:tcPr>
          <w:p w14:paraId="16CD55BB" w14:textId="0D43C3C8" w:rsidR="00923E5E" w:rsidRPr="00CF42A6" w:rsidDel="002125EF" w:rsidRDefault="00DE5B4F" w:rsidP="00A04960">
            <w:pPr>
              <w:pStyle w:val="BodyText"/>
              <w:ind w:left="0"/>
              <w:jc w:val="center"/>
              <w:cnfStyle w:val="000000100000" w:firstRow="0" w:lastRow="0" w:firstColumn="0" w:lastColumn="0" w:oddVBand="0" w:evenVBand="0" w:oddHBand="1" w:evenHBand="0" w:firstRowFirstColumn="0" w:firstRowLastColumn="0" w:lastRowFirstColumn="0" w:lastRowLastColumn="0"/>
              <w:rPr>
                <w:del w:id="3687" w:author="Muhamad Ridho Zul Khoiri" w:date="2026-07-14T09:59:00Z" w16du:dateUtc="2026-07-14T02:59:00Z"/>
                <w:rFonts w:cs="Arial"/>
                <w:sz w:val="20"/>
                <w:rPrChange w:id="3688" w:author="Muhamad Ridho Zul Khoiri" w:date="2026-07-14T10:44:00Z" w16du:dateUtc="2026-07-14T03:44:00Z">
                  <w:rPr>
                    <w:del w:id="3689" w:author="Muhamad Ridho Zul Khoiri" w:date="2026-07-14T09:59:00Z" w16du:dateUtc="2026-07-14T02:59:00Z"/>
                    <w:rFonts w:ascii="Times New Roman" w:hAnsi="Times New Roman"/>
                    <w:sz w:val="20"/>
                  </w:rPr>
                </w:rPrChange>
              </w:rPr>
            </w:pPr>
            <w:del w:id="3690" w:author="Muhamad Ridho Zul Khoiri" w:date="2026-07-14T09:59:00Z" w16du:dateUtc="2026-07-14T02:59:00Z">
              <w:r w:rsidRPr="00CF42A6" w:rsidDel="002125EF">
                <w:rPr>
                  <w:rFonts w:cs="Arial"/>
                  <w:rPrChange w:id="3691" w:author="Muhamad Ridho Zul Khoiri" w:date="2026-07-14T10:44:00Z" w16du:dateUtc="2026-07-14T03:44:00Z">
                    <w:rPr>
                      <w:rFonts w:ascii="Times New Roman" w:hAnsi="Times New Roman"/>
                    </w:rPr>
                  </w:rPrChange>
                </w:rPr>
                <w:delText>Asset Management</w:delText>
              </w:r>
            </w:del>
          </w:p>
        </w:tc>
        <w:tc>
          <w:tcPr>
            <w:tcW w:w="2070" w:type="dxa"/>
            <w:vAlign w:val="center"/>
          </w:tcPr>
          <w:p w14:paraId="5E5E9B4F" w14:textId="3D3A018B" w:rsidR="00923E5E" w:rsidRPr="00CF42A6" w:rsidDel="002125EF" w:rsidRDefault="009E5C75" w:rsidP="00A04960">
            <w:pPr>
              <w:pStyle w:val="BodyText"/>
              <w:ind w:left="0"/>
              <w:jc w:val="center"/>
              <w:cnfStyle w:val="000000100000" w:firstRow="0" w:lastRow="0" w:firstColumn="0" w:lastColumn="0" w:oddVBand="0" w:evenVBand="0" w:oddHBand="1" w:evenHBand="0" w:firstRowFirstColumn="0" w:firstRowLastColumn="0" w:lastRowFirstColumn="0" w:lastRowLastColumn="0"/>
              <w:rPr>
                <w:del w:id="3692" w:author="Muhamad Ridho Zul Khoiri" w:date="2026-07-14T09:59:00Z" w16du:dateUtc="2026-07-14T02:59:00Z"/>
                <w:rFonts w:cs="Arial"/>
                <w:sz w:val="20"/>
                <w:rPrChange w:id="3693" w:author="Muhamad Ridho Zul Khoiri" w:date="2026-07-14T10:44:00Z" w16du:dateUtc="2026-07-14T03:44:00Z">
                  <w:rPr>
                    <w:del w:id="3694" w:author="Muhamad Ridho Zul Khoiri" w:date="2026-07-14T09:59:00Z" w16du:dateUtc="2026-07-14T02:59:00Z"/>
                    <w:rFonts w:ascii="Times New Roman" w:hAnsi="Times New Roman"/>
                    <w:sz w:val="20"/>
                  </w:rPr>
                </w:rPrChange>
              </w:rPr>
            </w:pPr>
            <w:del w:id="3695" w:author="Muhamad Ridho Zul Khoiri" w:date="2026-07-14T09:59:00Z" w16du:dateUtc="2026-07-14T02:59:00Z">
              <w:r w:rsidRPr="00CF42A6" w:rsidDel="002125EF">
                <w:rPr>
                  <w:rFonts w:cs="Arial"/>
                  <w:rPrChange w:id="3696" w:author="Muhamad Ridho Zul Khoiri" w:date="2026-07-14T10:44:00Z" w16du:dateUtc="2026-07-14T03:44:00Z">
                    <w:rPr>
                      <w:rFonts w:ascii="Times New Roman" w:hAnsi="Times New Roman"/>
                    </w:rPr>
                  </w:rPrChange>
                </w:rPr>
                <w:delText>Planning</w:delText>
              </w:r>
            </w:del>
          </w:p>
        </w:tc>
      </w:tr>
      <w:tr w:rsidR="00923E5E" w:rsidRPr="00CF42A6" w:rsidDel="002125EF" w14:paraId="5A363177" w14:textId="272AE3DF" w:rsidTr="00A04960">
        <w:trPr>
          <w:trHeight w:val="564"/>
          <w:del w:id="3697" w:author="Muhamad Ridho Zul Khoiri" w:date="2026-07-14T09:59:00Z"/>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32BF4501" w14:textId="15A581EA" w:rsidR="00923E5E" w:rsidRPr="00CF42A6" w:rsidDel="002125EF" w:rsidRDefault="00923E5E" w:rsidP="00A04960">
            <w:pPr>
              <w:pStyle w:val="BodyText"/>
              <w:ind w:left="0"/>
              <w:jc w:val="center"/>
              <w:rPr>
                <w:del w:id="3698" w:author="Muhamad Ridho Zul Khoiri" w:date="2026-07-14T09:59:00Z" w16du:dateUtc="2026-07-14T02:59:00Z"/>
                <w:rFonts w:cs="Arial"/>
                <w:sz w:val="20"/>
                <w:rPrChange w:id="3699" w:author="Muhamad Ridho Zul Khoiri" w:date="2026-07-14T10:44:00Z" w16du:dateUtc="2026-07-14T03:44:00Z">
                  <w:rPr>
                    <w:del w:id="3700" w:author="Muhamad Ridho Zul Khoiri" w:date="2026-07-14T09:59:00Z" w16du:dateUtc="2026-07-14T02:59:00Z"/>
                    <w:rFonts w:ascii="Times New Roman" w:hAnsi="Times New Roman"/>
                    <w:sz w:val="20"/>
                  </w:rPr>
                </w:rPrChange>
              </w:rPr>
            </w:pPr>
            <w:del w:id="3701" w:author="Muhamad Ridho Zul Khoiri" w:date="2026-07-14T09:59:00Z" w16du:dateUtc="2026-07-14T02:59:00Z">
              <w:r w:rsidRPr="00CF42A6" w:rsidDel="002125EF">
                <w:rPr>
                  <w:rFonts w:cs="Arial"/>
                  <w:rPrChange w:id="3702" w:author="Muhamad Ridho Zul Khoiri" w:date="2026-07-14T10:44:00Z" w16du:dateUtc="2026-07-14T03:44:00Z">
                    <w:rPr>
                      <w:rFonts w:ascii="Times New Roman" w:hAnsi="Times New Roman"/>
                    </w:rPr>
                  </w:rPrChange>
                </w:rPr>
                <w:delText>30/90 Day Plan</w:delText>
              </w:r>
            </w:del>
          </w:p>
        </w:tc>
        <w:tc>
          <w:tcPr>
            <w:tcW w:w="1260" w:type="dxa"/>
            <w:vAlign w:val="center"/>
          </w:tcPr>
          <w:p w14:paraId="6EC70A28" w14:textId="01BAF879" w:rsidR="00923E5E" w:rsidRPr="00CF42A6" w:rsidDel="002125EF" w:rsidRDefault="00923E5E" w:rsidP="00A04960">
            <w:pPr>
              <w:pStyle w:val="BodyText"/>
              <w:ind w:left="0"/>
              <w:jc w:val="center"/>
              <w:cnfStyle w:val="000000000000" w:firstRow="0" w:lastRow="0" w:firstColumn="0" w:lastColumn="0" w:oddVBand="0" w:evenVBand="0" w:oddHBand="0" w:evenHBand="0" w:firstRowFirstColumn="0" w:firstRowLastColumn="0" w:lastRowFirstColumn="0" w:lastRowLastColumn="0"/>
              <w:rPr>
                <w:del w:id="3703" w:author="Muhamad Ridho Zul Khoiri" w:date="2026-07-14T09:59:00Z" w16du:dateUtc="2026-07-14T02:59:00Z"/>
                <w:rFonts w:cs="Arial"/>
                <w:sz w:val="20"/>
                <w:rPrChange w:id="3704" w:author="Muhamad Ridho Zul Khoiri" w:date="2026-07-14T10:44:00Z" w16du:dateUtc="2026-07-14T03:44:00Z">
                  <w:rPr>
                    <w:del w:id="3705" w:author="Muhamad Ridho Zul Khoiri" w:date="2026-07-14T09:59:00Z" w16du:dateUtc="2026-07-14T02:59:00Z"/>
                    <w:rFonts w:ascii="Times New Roman" w:hAnsi="Times New Roman"/>
                    <w:sz w:val="20"/>
                  </w:rPr>
                </w:rPrChange>
              </w:rPr>
            </w:pPr>
            <w:del w:id="3706" w:author="Muhamad Ridho Zul Khoiri" w:date="2026-07-14T09:59:00Z" w16du:dateUtc="2026-07-14T02:59:00Z">
              <w:r w:rsidRPr="00CF42A6" w:rsidDel="002125EF">
                <w:rPr>
                  <w:rFonts w:cs="Arial"/>
                  <w:rPrChange w:id="3707" w:author="Muhamad Ridho Zul Khoiri" w:date="2026-07-14T10:44:00Z" w16du:dateUtc="2026-07-14T03:44:00Z">
                    <w:rPr>
                      <w:rFonts w:ascii="Times New Roman" w:hAnsi="Times New Roman"/>
                    </w:rPr>
                  </w:rPrChange>
                </w:rPr>
                <w:delText>Field / Facility / Functions/ program</w:delText>
              </w:r>
            </w:del>
          </w:p>
        </w:tc>
        <w:tc>
          <w:tcPr>
            <w:tcW w:w="1672" w:type="dxa"/>
            <w:vAlign w:val="center"/>
          </w:tcPr>
          <w:p w14:paraId="64DD95B8" w14:textId="73C584AA" w:rsidR="00923E5E" w:rsidRPr="00CF42A6" w:rsidDel="002125EF" w:rsidRDefault="001932A6" w:rsidP="00A04960">
            <w:pPr>
              <w:pStyle w:val="BodyText"/>
              <w:ind w:left="0"/>
              <w:jc w:val="center"/>
              <w:cnfStyle w:val="000000000000" w:firstRow="0" w:lastRow="0" w:firstColumn="0" w:lastColumn="0" w:oddVBand="0" w:evenVBand="0" w:oddHBand="0" w:evenHBand="0" w:firstRowFirstColumn="0" w:firstRowLastColumn="0" w:lastRowFirstColumn="0" w:lastRowLastColumn="0"/>
              <w:rPr>
                <w:del w:id="3708" w:author="Muhamad Ridho Zul Khoiri" w:date="2026-07-14T09:59:00Z" w16du:dateUtc="2026-07-14T02:59:00Z"/>
                <w:rFonts w:cs="Arial"/>
                <w:sz w:val="20"/>
                <w:rPrChange w:id="3709" w:author="Muhamad Ridho Zul Khoiri" w:date="2026-07-14T10:44:00Z" w16du:dateUtc="2026-07-14T03:44:00Z">
                  <w:rPr>
                    <w:del w:id="3710" w:author="Muhamad Ridho Zul Khoiri" w:date="2026-07-14T09:59:00Z" w16du:dateUtc="2026-07-14T02:59:00Z"/>
                    <w:rFonts w:ascii="Times New Roman" w:hAnsi="Times New Roman"/>
                    <w:sz w:val="20"/>
                  </w:rPr>
                </w:rPrChange>
              </w:rPr>
            </w:pPr>
            <w:del w:id="3711" w:author="Muhamad Ridho Zul Khoiri" w:date="2026-07-14T09:59:00Z" w16du:dateUtc="2026-07-14T02:59:00Z">
              <w:r w:rsidRPr="00CF42A6" w:rsidDel="002125EF">
                <w:rPr>
                  <w:rFonts w:cs="Arial"/>
                  <w:rPrChange w:id="3712" w:author="Muhamad Ridho Zul Khoiri" w:date="2026-07-14T10:44:00Z" w16du:dateUtc="2026-07-14T03:44:00Z">
                    <w:rPr>
                      <w:rFonts w:ascii="Times New Roman" w:hAnsi="Times New Roman"/>
                    </w:rPr>
                  </w:rPrChange>
                </w:rPr>
                <w:delText>Field Manager /Managers</w:delText>
              </w:r>
            </w:del>
          </w:p>
        </w:tc>
        <w:tc>
          <w:tcPr>
            <w:tcW w:w="1478" w:type="dxa"/>
            <w:vAlign w:val="center"/>
          </w:tcPr>
          <w:p w14:paraId="23C590FB" w14:textId="7371B72B" w:rsidR="00923E5E" w:rsidRPr="00CF42A6" w:rsidDel="002125EF" w:rsidRDefault="00923E5E" w:rsidP="00A04960">
            <w:pPr>
              <w:pStyle w:val="BodyText"/>
              <w:ind w:left="0"/>
              <w:jc w:val="center"/>
              <w:cnfStyle w:val="000000000000" w:firstRow="0" w:lastRow="0" w:firstColumn="0" w:lastColumn="0" w:oddVBand="0" w:evenVBand="0" w:oddHBand="0" w:evenHBand="0" w:firstRowFirstColumn="0" w:firstRowLastColumn="0" w:lastRowFirstColumn="0" w:lastRowLastColumn="0"/>
              <w:rPr>
                <w:del w:id="3713" w:author="Muhamad Ridho Zul Khoiri" w:date="2026-07-14T09:59:00Z" w16du:dateUtc="2026-07-14T02:59:00Z"/>
                <w:rFonts w:cs="Arial"/>
                <w:sz w:val="20"/>
                <w:rPrChange w:id="3714" w:author="Muhamad Ridho Zul Khoiri" w:date="2026-07-14T10:44:00Z" w16du:dateUtc="2026-07-14T03:44:00Z">
                  <w:rPr>
                    <w:del w:id="3715" w:author="Muhamad Ridho Zul Khoiri" w:date="2026-07-14T09:59:00Z" w16du:dateUtc="2026-07-14T02:59:00Z"/>
                    <w:rFonts w:ascii="Times New Roman" w:hAnsi="Times New Roman"/>
                    <w:sz w:val="20"/>
                  </w:rPr>
                </w:rPrChange>
              </w:rPr>
            </w:pPr>
            <w:del w:id="3716" w:author="Muhamad Ridho Zul Khoiri" w:date="2026-07-14T09:59:00Z" w16du:dateUtc="2026-07-14T02:59:00Z">
              <w:r w:rsidRPr="00CF42A6" w:rsidDel="002125EF">
                <w:rPr>
                  <w:rFonts w:cs="Arial"/>
                  <w:rPrChange w:id="3717" w:author="Muhamad Ridho Zul Khoiri" w:date="2026-07-14T10:44:00Z" w16du:dateUtc="2026-07-14T03:44:00Z">
                    <w:rPr>
                      <w:rFonts w:ascii="Times New Roman" w:hAnsi="Times New Roman"/>
                    </w:rPr>
                  </w:rPrChange>
                </w:rPr>
                <w:delText xml:space="preserve">Operations </w:delText>
              </w:r>
              <w:r w:rsidR="00DE5B4F" w:rsidRPr="00CF42A6" w:rsidDel="002125EF">
                <w:rPr>
                  <w:rFonts w:cs="Arial"/>
                  <w:rPrChange w:id="3718" w:author="Muhamad Ridho Zul Khoiri" w:date="2026-07-14T10:44:00Z" w16du:dateUtc="2026-07-14T03:44:00Z">
                    <w:rPr>
                      <w:rFonts w:ascii="Times New Roman" w:hAnsi="Times New Roman"/>
                    </w:rPr>
                  </w:rPrChange>
                </w:rPr>
                <w:delText>Planning &amp; Scheduling</w:delText>
              </w:r>
            </w:del>
          </w:p>
        </w:tc>
        <w:tc>
          <w:tcPr>
            <w:tcW w:w="2070" w:type="dxa"/>
            <w:vAlign w:val="center"/>
          </w:tcPr>
          <w:p w14:paraId="6D57BE8E" w14:textId="5A05AF82" w:rsidR="00923E5E" w:rsidRPr="00CF42A6" w:rsidDel="002125EF" w:rsidRDefault="00923E5E" w:rsidP="00A04960">
            <w:pPr>
              <w:pStyle w:val="BodyText"/>
              <w:ind w:left="0"/>
              <w:jc w:val="center"/>
              <w:cnfStyle w:val="000000000000" w:firstRow="0" w:lastRow="0" w:firstColumn="0" w:lastColumn="0" w:oddVBand="0" w:evenVBand="0" w:oddHBand="0" w:evenHBand="0" w:firstRowFirstColumn="0" w:firstRowLastColumn="0" w:lastRowFirstColumn="0" w:lastRowLastColumn="0"/>
              <w:rPr>
                <w:del w:id="3719" w:author="Muhamad Ridho Zul Khoiri" w:date="2026-07-14T09:59:00Z" w16du:dateUtc="2026-07-14T02:59:00Z"/>
                <w:rFonts w:cs="Arial"/>
                <w:sz w:val="20"/>
                <w:rPrChange w:id="3720" w:author="Muhamad Ridho Zul Khoiri" w:date="2026-07-14T10:44:00Z" w16du:dateUtc="2026-07-14T03:44:00Z">
                  <w:rPr>
                    <w:del w:id="3721" w:author="Muhamad Ridho Zul Khoiri" w:date="2026-07-14T09:59:00Z" w16du:dateUtc="2026-07-14T02:59:00Z"/>
                    <w:rFonts w:ascii="Times New Roman" w:hAnsi="Times New Roman"/>
                    <w:sz w:val="20"/>
                  </w:rPr>
                </w:rPrChange>
              </w:rPr>
            </w:pPr>
            <w:del w:id="3722" w:author="Muhamad Ridho Zul Khoiri" w:date="2026-07-14T09:59:00Z" w16du:dateUtc="2026-07-14T02:59:00Z">
              <w:r w:rsidRPr="00CF42A6" w:rsidDel="002125EF">
                <w:rPr>
                  <w:rFonts w:cs="Arial"/>
                  <w:rPrChange w:id="3723" w:author="Muhamad Ridho Zul Khoiri" w:date="2026-07-14T10:44:00Z" w16du:dateUtc="2026-07-14T03:44:00Z">
                    <w:rPr>
                      <w:rFonts w:ascii="Times New Roman" w:hAnsi="Times New Roman"/>
                    </w:rPr>
                  </w:rPrChange>
                </w:rPr>
                <w:delText xml:space="preserve">Functional / Asset  Planner </w:delText>
              </w:r>
            </w:del>
          </w:p>
        </w:tc>
      </w:tr>
      <w:tr w:rsidR="00923E5E" w:rsidRPr="00CF42A6" w:rsidDel="002125EF" w14:paraId="67555032" w14:textId="46D5822C" w:rsidTr="00A04960">
        <w:trPr>
          <w:cnfStyle w:val="000000100000" w:firstRow="0" w:lastRow="0" w:firstColumn="0" w:lastColumn="0" w:oddVBand="0" w:evenVBand="0" w:oddHBand="1" w:evenHBand="0" w:firstRowFirstColumn="0" w:firstRowLastColumn="0" w:lastRowFirstColumn="0" w:lastRowLastColumn="0"/>
          <w:trHeight w:val="564"/>
          <w:del w:id="3724" w:author="Muhamad Ridho Zul Khoiri" w:date="2026-07-14T09:59:00Z"/>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6C148103" w14:textId="1E212559" w:rsidR="00923E5E" w:rsidRPr="00CF42A6" w:rsidDel="002125EF" w:rsidRDefault="00923E5E" w:rsidP="00A04960">
            <w:pPr>
              <w:pStyle w:val="BodyText"/>
              <w:ind w:left="0"/>
              <w:jc w:val="center"/>
              <w:rPr>
                <w:del w:id="3725" w:author="Muhamad Ridho Zul Khoiri" w:date="2026-07-14T09:59:00Z" w16du:dateUtc="2026-07-14T02:59:00Z"/>
                <w:rFonts w:cs="Arial"/>
                <w:sz w:val="20"/>
                <w:rPrChange w:id="3726" w:author="Muhamad Ridho Zul Khoiri" w:date="2026-07-14T10:44:00Z" w16du:dateUtc="2026-07-14T03:44:00Z">
                  <w:rPr>
                    <w:del w:id="3727" w:author="Muhamad Ridho Zul Khoiri" w:date="2026-07-14T09:59:00Z" w16du:dateUtc="2026-07-14T02:59:00Z"/>
                    <w:rFonts w:ascii="Times New Roman" w:hAnsi="Times New Roman"/>
                    <w:sz w:val="20"/>
                  </w:rPr>
                </w:rPrChange>
              </w:rPr>
            </w:pPr>
            <w:commentRangeStart w:id="3728"/>
            <w:del w:id="3729" w:author="Muhamad Ridho Zul Khoiri" w:date="2026-07-14T09:59:00Z" w16du:dateUtc="2026-07-14T02:59:00Z">
              <w:r w:rsidRPr="00CF42A6" w:rsidDel="002125EF">
                <w:rPr>
                  <w:rFonts w:cs="Arial"/>
                  <w:rPrChange w:id="3730" w:author="Muhamad Ridho Zul Khoiri" w:date="2026-07-14T10:44:00Z" w16du:dateUtc="2026-07-14T03:44:00Z">
                    <w:rPr>
                      <w:rFonts w:ascii="Times New Roman" w:hAnsi="Times New Roman"/>
                    </w:rPr>
                  </w:rPrChange>
                </w:rPr>
                <w:delText>Plan Control</w:delText>
              </w:r>
            </w:del>
          </w:p>
        </w:tc>
        <w:tc>
          <w:tcPr>
            <w:tcW w:w="1260" w:type="dxa"/>
            <w:vAlign w:val="center"/>
          </w:tcPr>
          <w:p w14:paraId="69A647AC" w14:textId="0D2B7EEB" w:rsidR="00923E5E" w:rsidRPr="00CF42A6" w:rsidDel="002125EF" w:rsidRDefault="00923E5E" w:rsidP="00A04960">
            <w:pPr>
              <w:pStyle w:val="BodyText"/>
              <w:ind w:left="0"/>
              <w:jc w:val="center"/>
              <w:cnfStyle w:val="000000100000" w:firstRow="0" w:lastRow="0" w:firstColumn="0" w:lastColumn="0" w:oddVBand="0" w:evenVBand="0" w:oddHBand="1" w:evenHBand="0" w:firstRowFirstColumn="0" w:firstRowLastColumn="0" w:lastRowFirstColumn="0" w:lastRowLastColumn="0"/>
              <w:rPr>
                <w:del w:id="3731" w:author="Muhamad Ridho Zul Khoiri" w:date="2026-07-14T09:59:00Z" w16du:dateUtc="2026-07-14T02:59:00Z"/>
                <w:rFonts w:cs="Arial"/>
                <w:sz w:val="20"/>
                <w:rPrChange w:id="3732" w:author="Muhamad Ridho Zul Khoiri" w:date="2026-07-14T10:44:00Z" w16du:dateUtc="2026-07-14T03:44:00Z">
                  <w:rPr>
                    <w:del w:id="3733" w:author="Muhamad Ridho Zul Khoiri" w:date="2026-07-14T09:59:00Z" w16du:dateUtc="2026-07-14T02:59:00Z"/>
                    <w:rFonts w:ascii="Times New Roman" w:hAnsi="Times New Roman"/>
                    <w:sz w:val="20"/>
                  </w:rPr>
                </w:rPrChange>
              </w:rPr>
            </w:pPr>
            <w:del w:id="3734" w:author="Muhamad Ridho Zul Khoiri" w:date="2026-07-14T09:59:00Z" w16du:dateUtc="2026-07-14T02:59:00Z">
              <w:r w:rsidRPr="00CF42A6" w:rsidDel="002125EF">
                <w:rPr>
                  <w:rFonts w:cs="Arial"/>
                  <w:rPrChange w:id="3735" w:author="Muhamad Ridho Zul Khoiri" w:date="2026-07-14T10:44:00Z" w16du:dateUtc="2026-07-14T03:44:00Z">
                    <w:rPr>
                      <w:rFonts w:ascii="Times New Roman" w:hAnsi="Times New Roman"/>
                    </w:rPr>
                  </w:rPrChange>
                </w:rPr>
                <w:delText>Field / Facility / Functions / program</w:delText>
              </w:r>
            </w:del>
          </w:p>
        </w:tc>
        <w:tc>
          <w:tcPr>
            <w:tcW w:w="1672" w:type="dxa"/>
            <w:vAlign w:val="center"/>
          </w:tcPr>
          <w:p w14:paraId="2B188DCB" w14:textId="126B0C00" w:rsidR="00923E5E" w:rsidRPr="00CF42A6" w:rsidDel="002125EF" w:rsidRDefault="00DE5B4F" w:rsidP="00A04960">
            <w:pPr>
              <w:pStyle w:val="BodyText"/>
              <w:ind w:left="0"/>
              <w:jc w:val="center"/>
              <w:cnfStyle w:val="000000100000" w:firstRow="0" w:lastRow="0" w:firstColumn="0" w:lastColumn="0" w:oddVBand="0" w:evenVBand="0" w:oddHBand="1" w:evenHBand="0" w:firstRowFirstColumn="0" w:firstRowLastColumn="0" w:lastRowFirstColumn="0" w:lastRowLastColumn="0"/>
              <w:rPr>
                <w:del w:id="3736" w:author="Muhamad Ridho Zul Khoiri" w:date="2026-07-14T09:59:00Z" w16du:dateUtc="2026-07-14T02:59:00Z"/>
                <w:rFonts w:cs="Arial"/>
                <w:sz w:val="20"/>
                <w:rPrChange w:id="3737" w:author="Muhamad Ridho Zul Khoiri" w:date="2026-07-14T10:44:00Z" w16du:dateUtc="2026-07-14T03:44:00Z">
                  <w:rPr>
                    <w:del w:id="3738" w:author="Muhamad Ridho Zul Khoiri" w:date="2026-07-14T09:59:00Z" w16du:dateUtc="2026-07-14T02:59:00Z"/>
                    <w:rFonts w:ascii="Times New Roman" w:hAnsi="Times New Roman"/>
                    <w:sz w:val="20"/>
                  </w:rPr>
                </w:rPrChange>
              </w:rPr>
            </w:pPr>
            <w:del w:id="3739" w:author="Muhamad Ridho Zul Khoiri" w:date="2026-07-14T09:59:00Z" w16du:dateUtc="2026-07-14T02:59:00Z">
              <w:r w:rsidRPr="00CF42A6" w:rsidDel="002125EF">
                <w:rPr>
                  <w:rFonts w:cs="Arial"/>
                  <w:rPrChange w:id="3740" w:author="Muhamad Ridho Zul Khoiri" w:date="2026-07-14T10:44:00Z" w16du:dateUtc="2026-07-14T03:44:00Z">
                    <w:rPr>
                      <w:rFonts w:ascii="Times New Roman" w:hAnsi="Times New Roman"/>
                    </w:rPr>
                  </w:rPrChange>
                </w:rPr>
                <w:delText xml:space="preserve">Field </w:delText>
              </w:r>
              <w:r w:rsidR="00923E5E" w:rsidRPr="00CF42A6" w:rsidDel="002125EF">
                <w:rPr>
                  <w:rFonts w:cs="Arial"/>
                  <w:rPrChange w:id="3741" w:author="Muhamad Ridho Zul Khoiri" w:date="2026-07-14T10:44:00Z" w16du:dateUtc="2026-07-14T03:44:00Z">
                    <w:rPr>
                      <w:rFonts w:ascii="Times New Roman" w:hAnsi="Times New Roman"/>
                    </w:rPr>
                  </w:rPrChange>
                </w:rPr>
                <w:delText>Managers</w:delText>
              </w:r>
            </w:del>
          </w:p>
          <w:p w14:paraId="68046555" w14:textId="44E2D9B9" w:rsidR="00923E5E" w:rsidRPr="00CF42A6" w:rsidDel="002125EF" w:rsidRDefault="00923E5E" w:rsidP="00A04960">
            <w:pPr>
              <w:pStyle w:val="BodyText"/>
              <w:ind w:left="0"/>
              <w:jc w:val="center"/>
              <w:cnfStyle w:val="000000100000" w:firstRow="0" w:lastRow="0" w:firstColumn="0" w:lastColumn="0" w:oddVBand="0" w:evenVBand="0" w:oddHBand="1" w:evenHBand="0" w:firstRowFirstColumn="0" w:firstRowLastColumn="0" w:lastRowFirstColumn="0" w:lastRowLastColumn="0"/>
              <w:rPr>
                <w:del w:id="3742" w:author="Muhamad Ridho Zul Khoiri" w:date="2026-07-14T09:59:00Z" w16du:dateUtc="2026-07-14T02:59:00Z"/>
                <w:rFonts w:cs="Arial"/>
                <w:sz w:val="20"/>
                <w:rPrChange w:id="3743" w:author="Muhamad Ridho Zul Khoiri" w:date="2026-07-14T10:44:00Z" w16du:dateUtc="2026-07-14T03:44:00Z">
                  <w:rPr>
                    <w:del w:id="3744" w:author="Muhamad Ridho Zul Khoiri" w:date="2026-07-14T09:59:00Z" w16du:dateUtc="2026-07-14T02:59:00Z"/>
                    <w:rFonts w:ascii="Times New Roman" w:hAnsi="Times New Roman"/>
                    <w:sz w:val="20"/>
                  </w:rPr>
                </w:rPrChange>
              </w:rPr>
            </w:pPr>
            <w:del w:id="3745" w:author="Muhamad Ridho Zul Khoiri" w:date="2026-07-14T09:59:00Z" w16du:dateUtc="2026-07-14T02:59:00Z">
              <w:r w:rsidRPr="00CF42A6" w:rsidDel="002125EF">
                <w:rPr>
                  <w:rFonts w:cs="Arial"/>
                  <w:rPrChange w:id="3746" w:author="Muhamad Ridho Zul Khoiri" w:date="2026-07-14T10:44:00Z" w16du:dateUtc="2026-07-14T03:44:00Z">
                    <w:rPr>
                      <w:rFonts w:ascii="Times New Roman" w:hAnsi="Times New Roman"/>
                    </w:rPr>
                  </w:rPrChange>
                </w:rPr>
                <w:delText>/supervisors</w:delText>
              </w:r>
            </w:del>
          </w:p>
        </w:tc>
        <w:tc>
          <w:tcPr>
            <w:tcW w:w="1478" w:type="dxa"/>
            <w:vAlign w:val="center"/>
          </w:tcPr>
          <w:p w14:paraId="0BB05DC0" w14:textId="75D58731" w:rsidR="00923E5E" w:rsidRPr="00CF42A6" w:rsidDel="002125EF" w:rsidRDefault="00923E5E" w:rsidP="00A04960">
            <w:pPr>
              <w:pStyle w:val="BodyText"/>
              <w:ind w:left="0"/>
              <w:jc w:val="center"/>
              <w:cnfStyle w:val="000000100000" w:firstRow="0" w:lastRow="0" w:firstColumn="0" w:lastColumn="0" w:oddVBand="0" w:evenVBand="0" w:oddHBand="1" w:evenHBand="0" w:firstRowFirstColumn="0" w:firstRowLastColumn="0" w:lastRowFirstColumn="0" w:lastRowLastColumn="0"/>
              <w:rPr>
                <w:del w:id="3747" w:author="Muhamad Ridho Zul Khoiri" w:date="2026-07-14T09:59:00Z" w16du:dateUtc="2026-07-14T02:59:00Z"/>
                <w:rFonts w:cs="Arial"/>
                <w:sz w:val="20"/>
                <w:rPrChange w:id="3748" w:author="Muhamad Ridho Zul Khoiri" w:date="2026-07-14T10:44:00Z" w16du:dateUtc="2026-07-14T03:44:00Z">
                  <w:rPr>
                    <w:del w:id="3749" w:author="Muhamad Ridho Zul Khoiri" w:date="2026-07-14T09:59:00Z" w16du:dateUtc="2026-07-14T02:59:00Z"/>
                    <w:rFonts w:ascii="Times New Roman" w:hAnsi="Times New Roman"/>
                    <w:sz w:val="20"/>
                  </w:rPr>
                </w:rPrChange>
              </w:rPr>
            </w:pPr>
            <w:del w:id="3750" w:author="Muhamad Ridho Zul Khoiri" w:date="2026-07-14T09:59:00Z" w16du:dateUtc="2026-07-14T02:59:00Z">
              <w:r w:rsidRPr="00CF42A6" w:rsidDel="002125EF">
                <w:rPr>
                  <w:rFonts w:cs="Arial"/>
                  <w:rPrChange w:id="3751" w:author="Muhamad Ridho Zul Khoiri" w:date="2026-07-14T10:44:00Z" w16du:dateUtc="2026-07-14T03:44:00Z">
                    <w:rPr>
                      <w:rFonts w:ascii="Times New Roman" w:hAnsi="Times New Roman"/>
                    </w:rPr>
                  </w:rPrChange>
                </w:rPr>
                <w:delText>Functional Planner</w:delText>
              </w:r>
            </w:del>
          </w:p>
        </w:tc>
        <w:tc>
          <w:tcPr>
            <w:tcW w:w="2070" w:type="dxa"/>
            <w:vAlign w:val="center"/>
          </w:tcPr>
          <w:p w14:paraId="0809497F" w14:textId="5890D202" w:rsidR="00923E5E" w:rsidRPr="00CF42A6" w:rsidDel="002125EF" w:rsidRDefault="00923E5E" w:rsidP="00A04960">
            <w:pPr>
              <w:pStyle w:val="BodyText"/>
              <w:ind w:left="0"/>
              <w:jc w:val="center"/>
              <w:cnfStyle w:val="000000100000" w:firstRow="0" w:lastRow="0" w:firstColumn="0" w:lastColumn="0" w:oddVBand="0" w:evenVBand="0" w:oddHBand="1" w:evenHBand="0" w:firstRowFirstColumn="0" w:firstRowLastColumn="0" w:lastRowFirstColumn="0" w:lastRowLastColumn="0"/>
              <w:rPr>
                <w:del w:id="3752" w:author="Muhamad Ridho Zul Khoiri" w:date="2026-07-14T09:59:00Z" w16du:dateUtc="2026-07-14T02:59:00Z"/>
                <w:rFonts w:cs="Arial"/>
                <w:sz w:val="20"/>
                <w:rPrChange w:id="3753" w:author="Muhamad Ridho Zul Khoiri" w:date="2026-07-14T10:44:00Z" w16du:dateUtc="2026-07-14T03:44:00Z">
                  <w:rPr>
                    <w:del w:id="3754" w:author="Muhamad Ridho Zul Khoiri" w:date="2026-07-14T09:59:00Z" w16du:dateUtc="2026-07-14T02:59:00Z"/>
                    <w:rFonts w:ascii="Times New Roman" w:hAnsi="Times New Roman"/>
                    <w:sz w:val="20"/>
                  </w:rPr>
                </w:rPrChange>
              </w:rPr>
            </w:pPr>
            <w:del w:id="3755" w:author="Muhamad Ridho Zul Khoiri" w:date="2026-07-14T09:59:00Z" w16du:dateUtc="2026-07-14T02:59:00Z">
              <w:r w:rsidRPr="00CF42A6" w:rsidDel="002125EF">
                <w:rPr>
                  <w:rFonts w:cs="Arial"/>
                  <w:rPrChange w:id="3756" w:author="Muhamad Ridho Zul Khoiri" w:date="2026-07-14T10:44:00Z" w16du:dateUtc="2026-07-14T03:44:00Z">
                    <w:rPr>
                      <w:rFonts w:ascii="Times New Roman" w:hAnsi="Times New Roman"/>
                    </w:rPr>
                  </w:rPrChange>
                </w:rPr>
                <w:delText>Functional / Asset  Planner</w:delText>
              </w:r>
              <w:commentRangeEnd w:id="3728"/>
              <w:r w:rsidR="003E2625" w:rsidRPr="00CF42A6" w:rsidDel="002125EF">
                <w:rPr>
                  <w:rStyle w:val="CommentReference"/>
                  <w:rFonts w:cs="Arial"/>
                  <w:sz w:val="20"/>
                  <w:szCs w:val="20"/>
                  <w:rPrChange w:id="3757" w:author="Muhamad Ridho Zul Khoiri" w:date="2026-07-14T10:44:00Z" w16du:dateUtc="2026-07-14T03:44:00Z">
                    <w:rPr>
                      <w:rStyle w:val="CommentReference"/>
                      <w:rFonts w:ascii="Times New Roman" w:hAnsi="Times New Roman"/>
                      <w:sz w:val="20"/>
                      <w:szCs w:val="20"/>
                    </w:rPr>
                  </w:rPrChange>
                </w:rPr>
                <w:commentReference w:id="3728"/>
              </w:r>
            </w:del>
          </w:p>
        </w:tc>
      </w:tr>
    </w:tbl>
    <w:p w14:paraId="799D2107" w14:textId="77777777" w:rsidR="009E5B00" w:rsidRPr="00CF42A6" w:rsidRDefault="009E5B00" w:rsidP="009E5B00">
      <w:pPr>
        <w:rPr>
          <w:rStyle w:val="Emphasis"/>
          <w:rFonts w:cs="Arial"/>
        </w:rPr>
      </w:pPr>
      <w:bookmarkStart w:id="3758" w:name="_Toc419482505"/>
      <w:bookmarkStart w:id="3759" w:name="_Toc419482559"/>
      <w:bookmarkStart w:id="3760" w:name="_Toc419483538"/>
      <w:bookmarkStart w:id="3761" w:name="_Toc419489138"/>
      <w:bookmarkStart w:id="3762" w:name="_Toc419660108"/>
      <w:bookmarkStart w:id="3763" w:name="_Toc421825218"/>
      <w:bookmarkStart w:id="3764" w:name="_Toc422165304"/>
      <w:bookmarkStart w:id="3765" w:name="_Toc422769169"/>
      <w:bookmarkStart w:id="3766" w:name="_Toc422774380"/>
      <w:bookmarkStart w:id="3767" w:name="_Toc422775233"/>
      <w:bookmarkStart w:id="3768" w:name="_Toc422775329"/>
      <w:bookmarkStart w:id="3769" w:name="_Toc422775417"/>
      <w:bookmarkStart w:id="3770" w:name="_Toc422775538"/>
      <w:bookmarkStart w:id="3771" w:name="_Toc422776434"/>
      <w:bookmarkStart w:id="3772" w:name="_Toc422779387"/>
      <w:bookmarkStart w:id="3773" w:name="_Toc422841147"/>
      <w:bookmarkStart w:id="3774" w:name="_Toc422951507"/>
      <w:bookmarkStart w:id="3775" w:name="_Toc422991540"/>
      <w:bookmarkStart w:id="3776" w:name="_Toc422991626"/>
      <w:bookmarkStart w:id="3777" w:name="_Toc422991712"/>
      <w:bookmarkStart w:id="3778" w:name="_Toc422991797"/>
      <w:bookmarkStart w:id="3779" w:name="_Toc422991883"/>
      <w:bookmarkStart w:id="3780" w:name="_Toc422991969"/>
      <w:bookmarkStart w:id="3781" w:name="_Toc422992300"/>
      <w:bookmarkStart w:id="3782" w:name="_Toc422993403"/>
      <w:bookmarkStart w:id="3783" w:name="_Toc423085591"/>
      <w:bookmarkStart w:id="3784" w:name="_Toc423345553"/>
      <w:bookmarkEnd w:id="3758"/>
      <w:bookmarkEnd w:id="3759"/>
      <w:bookmarkEnd w:id="3760"/>
      <w:bookmarkEnd w:id="3761"/>
      <w:bookmarkEnd w:id="3762"/>
      <w:bookmarkEnd w:id="3763"/>
      <w:bookmarkEnd w:id="3764"/>
      <w:bookmarkEnd w:id="3765"/>
      <w:bookmarkEnd w:id="3766"/>
      <w:bookmarkEnd w:id="3767"/>
      <w:bookmarkEnd w:id="3768"/>
      <w:bookmarkEnd w:id="3769"/>
      <w:bookmarkEnd w:id="3770"/>
      <w:bookmarkEnd w:id="3771"/>
      <w:bookmarkEnd w:id="3772"/>
      <w:bookmarkEnd w:id="3773"/>
      <w:bookmarkEnd w:id="3774"/>
      <w:bookmarkEnd w:id="3775"/>
      <w:bookmarkEnd w:id="3776"/>
      <w:bookmarkEnd w:id="3777"/>
      <w:bookmarkEnd w:id="3778"/>
      <w:bookmarkEnd w:id="3779"/>
      <w:bookmarkEnd w:id="3780"/>
      <w:bookmarkEnd w:id="3781"/>
      <w:bookmarkEnd w:id="3782"/>
      <w:bookmarkEnd w:id="3783"/>
      <w:bookmarkEnd w:id="3784"/>
    </w:p>
    <w:p w14:paraId="217E0784" w14:textId="540C5EC9" w:rsidR="00486BC9" w:rsidRPr="00CF42A6" w:rsidRDefault="00486BC9" w:rsidP="000769CA">
      <w:pPr>
        <w:pStyle w:val="Heading2"/>
        <w:spacing w:line="360" w:lineRule="auto"/>
        <w:rPr>
          <w:rFonts w:cs="Arial"/>
          <w:rPrChange w:id="3785" w:author="Muhamad Ridho Zul Khoiri" w:date="2026-07-14T10:44:00Z" w16du:dateUtc="2026-07-14T03:44:00Z">
            <w:rPr>
              <w:rFonts w:ascii="Times New Roman" w:hAnsi="Times New Roman"/>
            </w:rPr>
          </w:rPrChange>
        </w:rPr>
      </w:pPr>
      <w:bookmarkStart w:id="3786" w:name="_Toc196309695"/>
      <w:r w:rsidRPr="00CF42A6">
        <w:rPr>
          <w:rFonts w:cs="Arial"/>
          <w:rPrChange w:id="3787" w:author="Muhamad Ridho Zul Khoiri" w:date="2026-07-14T10:44:00Z" w16du:dateUtc="2026-07-14T03:44:00Z">
            <w:rPr>
              <w:rFonts w:ascii="Times New Roman" w:hAnsi="Times New Roman"/>
            </w:rPr>
          </w:rPrChange>
        </w:rPr>
        <w:t>Roles and Responsibilities</w:t>
      </w:r>
      <w:bookmarkEnd w:id="3786"/>
      <w:r w:rsidRPr="00CF42A6">
        <w:rPr>
          <w:rFonts w:cs="Arial"/>
          <w:rPrChange w:id="3788" w:author="Muhamad Ridho Zul Khoiri" w:date="2026-07-14T10:44:00Z" w16du:dateUtc="2026-07-14T03:44:00Z">
            <w:rPr>
              <w:rFonts w:ascii="Times New Roman" w:hAnsi="Times New Roman"/>
            </w:rPr>
          </w:rPrChange>
        </w:rPr>
        <w:t xml:space="preserve"> </w:t>
      </w:r>
    </w:p>
    <w:p w14:paraId="56419F04" w14:textId="05EC44A7" w:rsidR="00F94B44" w:rsidRPr="00F94B44" w:rsidRDefault="00F94B44" w:rsidP="00F94B44">
      <w:pPr>
        <w:pStyle w:val="Paragraph"/>
        <w:spacing w:line="360" w:lineRule="auto"/>
        <w:rPr>
          <w:ins w:id="3789" w:author="Muhamad Ridho Zul Khoiri" w:date="2026-07-14T12:47:00Z" w16du:dateUtc="2026-07-14T05:47:00Z"/>
          <w:rFonts w:cs="Arial"/>
        </w:rPr>
      </w:pPr>
      <w:ins w:id="3790" w:author="Muhamad Ridho Zul Khoiri" w:date="2026-07-14T12:47:00Z" w16du:dateUtc="2026-07-14T05:47:00Z">
        <w:r w:rsidRPr="00F94B44">
          <w:rPr>
            <w:rFonts w:cs="Arial"/>
          </w:rPr>
          <w:t xml:space="preserve">Integrated Planning involves both governance roles and organizational roles. </w:t>
        </w:r>
        <w:r w:rsidRPr="00F94B44">
          <w:rPr>
            <w:rFonts w:cs="Arial"/>
            <w:i/>
            <w:iCs/>
            <w:highlight w:val="yellow"/>
            <w:rPrChange w:id="3791" w:author="Muhamad Ridho Zul Khoiri" w:date="2026-07-14T12:48:00Z" w16du:dateUtc="2026-07-14T05:48:00Z">
              <w:rPr>
                <w:rFonts w:cs="Arial"/>
              </w:rPr>
            </w:rPrChange>
          </w:rPr>
          <w:t>Section 4.1</w:t>
        </w:r>
        <w:r w:rsidRPr="00F94B44">
          <w:rPr>
            <w:rFonts w:cs="Arial"/>
          </w:rPr>
          <w:t xml:space="preserve"> defines the governance roles for each planning horizon. This section describes the main responsibilities of the organizational roles that support and execute Integrated Planning across the Asset.</w:t>
        </w:r>
      </w:ins>
    </w:p>
    <w:p w14:paraId="0AD15178" w14:textId="69BAD1DB" w:rsidR="00F94B44" w:rsidRDefault="00F94B44" w:rsidP="00F94B44">
      <w:pPr>
        <w:pStyle w:val="Paragraph"/>
        <w:spacing w:line="360" w:lineRule="auto"/>
        <w:rPr>
          <w:ins w:id="3792" w:author="Muhamad Ridho Zul Khoiri" w:date="2026-07-14T12:47:00Z" w16du:dateUtc="2026-07-14T05:47:00Z"/>
          <w:rFonts w:cs="Arial"/>
          <w:highlight w:val="yellow"/>
        </w:rPr>
      </w:pPr>
      <w:ins w:id="3793" w:author="Muhamad Ridho Zul Khoiri" w:date="2026-07-14T12:47:00Z" w16du:dateUtc="2026-07-14T05:47:00Z">
        <w:r w:rsidRPr="00F94B44">
          <w:rPr>
            <w:rFonts w:cs="Arial"/>
          </w:rPr>
          <w:t>The roles below may perform different governance functions depending on the planning horizon. In general, planning functions facilitate, coordinate, consolidate, and challenge the plan, while work owners and execution owners remain responsible for scope, readiness, updates, and delivery.</w:t>
        </w:r>
      </w:ins>
    </w:p>
    <w:p w14:paraId="41A9D9E5" w14:textId="757B4652" w:rsidR="00971C78" w:rsidRPr="003E2625" w:rsidDel="003E2625" w:rsidRDefault="00826CFB" w:rsidP="008D3EFC">
      <w:pPr>
        <w:pStyle w:val="Paragraph"/>
        <w:spacing w:line="360" w:lineRule="auto"/>
        <w:rPr>
          <w:del w:id="3794" w:author="Muhamad Ridho Zul Khoiri" w:date="2026-07-14T12:50:00Z" w16du:dateUtc="2026-07-14T05:50:00Z"/>
          <w:rFonts w:cs="Arial"/>
          <w:b/>
          <w:bCs/>
          <w:i/>
          <w:iCs/>
          <w:rPrChange w:id="3795" w:author="Muhamad Ridho Zul Khoiri" w:date="2026-07-14T12:51:00Z" w16du:dateUtc="2026-07-14T05:51:00Z">
            <w:rPr>
              <w:del w:id="3796" w:author="Muhamad Ridho Zul Khoiri" w:date="2026-07-14T12:50:00Z" w16du:dateUtc="2026-07-14T05:50:00Z"/>
              <w:rFonts w:ascii="Times New Roman" w:hAnsi="Times New Roman"/>
            </w:rPr>
          </w:rPrChange>
        </w:rPr>
      </w:pPr>
      <w:del w:id="3797" w:author="Muhamad Ridho Zul Khoiri" w:date="2026-07-14T12:50:00Z" w16du:dateUtc="2026-07-14T05:50:00Z">
        <w:r w:rsidRPr="003E2625" w:rsidDel="003E2625">
          <w:rPr>
            <w:rFonts w:cs="Arial"/>
            <w:b/>
            <w:bCs/>
            <w:i/>
            <w:iCs/>
            <w:rPrChange w:id="3798" w:author="Muhamad Ridho Zul Khoiri" w:date="2026-07-14T12:51:00Z" w16du:dateUtc="2026-07-14T05:51:00Z">
              <w:rPr>
                <w:rFonts w:ascii="Times New Roman" w:hAnsi="Times New Roman"/>
              </w:rPr>
            </w:rPrChange>
          </w:rPr>
          <w:delText>General roles and responsibilities are outlined below.</w:delText>
        </w:r>
      </w:del>
    </w:p>
    <w:p w14:paraId="217E0787" w14:textId="33321A22" w:rsidR="00316D84" w:rsidRPr="003E2625" w:rsidRDefault="00DE5B4F" w:rsidP="00BD290E">
      <w:pPr>
        <w:pStyle w:val="Heading3"/>
        <w:spacing w:before="0" w:after="0" w:line="360" w:lineRule="auto"/>
        <w:rPr>
          <w:rFonts w:cs="Arial"/>
          <w:u w:val="none"/>
          <w:rPrChange w:id="3799" w:author="Muhamad Ridho Zul Khoiri" w:date="2026-07-14T12:51:00Z" w16du:dateUtc="2026-07-14T05:51:00Z">
            <w:rPr>
              <w:rFonts w:ascii="Times New Roman" w:hAnsi="Times New Roman"/>
              <w:u w:val="none"/>
            </w:rPr>
          </w:rPrChange>
        </w:rPr>
      </w:pPr>
      <w:r w:rsidRPr="003E2625">
        <w:rPr>
          <w:rFonts w:cs="Arial"/>
          <w:u w:val="none"/>
          <w:rPrChange w:id="3800" w:author="Muhamad Ridho Zul Khoiri" w:date="2026-07-14T12:51:00Z" w16du:dateUtc="2026-07-14T05:51:00Z">
            <w:rPr>
              <w:rFonts w:ascii="Times New Roman" w:hAnsi="Times New Roman"/>
              <w:u w:val="none"/>
            </w:rPr>
          </w:rPrChange>
        </w:rPr>
        <w:t xml:space="preserve">Chief </w:t>
      </w:r>
      <w:del w:id="3801" w:author="Muhamad Ridho Zul Khoiri" w:date="2026-07-14T12:48:00Z" w16du:dateUtc="2026-07-14T05:48:00Z">
        <w:r w:rsidRPr="003E2625" w:rsidDel="00F94B44">
          <w:rPr>
            <w:rFonts w:cs="Arial"/>
            <w:u w:val="none"/>
            <w:rPrChange w:id="3802" w:author="Muhamad Ridho Zul Khoiri" w:date="2026-07-14T12:51:00Z" w16du:dateUtc="2026-07-14T05:51:00Z">
              <w:rPr>
                <w:rFonts w:ascii="Times New Roman" w:hAnsi="Times New Roman"/>
                <w:u w:val="none"/>
              </w:rPr>
            </w:rPrChange>
          </w:rPr>
          <w:delText xml:space="preserve">Operating </w:delText>
        </w:r>
      </w:del>
      <w:ins w:id="3803" w:author="Muhamad Ridho Zul Khoiri" w:date="2026-07-14T12:48:00Z" w16du:dateUtc="2026-07-14T05:48:00Z">
        <w:r w:rsidR="00F94B44" w:rsidRPr="003E2625">
          <w:rPr>
            <w:rFonts w:cs="Arial"/>
            <w:u w:val="none"/>
            <w:rPrChange w:id="3804" w:author="Muhamad Ridho Zul Khoiri" w:date="2026-07-14T12:51:00Z" w16du:dateUtc="2026-07-14T05:51:00Z">
              <w:rPr>
                <w:rFonts w:cs="Arial"/>
                <w:highlight w:val="yellow"/>
                <w:u w:val="none"/>
              </w:rPr>
            </w:rPrChange>
          </w:rPr>
          <w:t>Executive</w:t>
        </w:r>
        <w:r w:rsidR="00F94B44" w:rsidRPr="003E2625">
          <w:rPr>
            <w:rFonts w:cs="Arial"/>
            <w:u w:val="none"/>
            <w:rPrChange w:id="3805" w:author="Muhamad Ridho Zul Khoiri" w:date="2026-07-14T12:51:00Z" w16du:dateUtc="2026-07-14T05:51:00Z">
              <w:rPr>
                <w:rFonts w:ascii="Times New Roman" w:hAnsi="Times New Roman"/>
                <w:u w:val="none"/>
              </w:rPr>
            </w:rPrChange>
          </w:rPr>
          <w:t xml:space="preserve"> </w:t>
        </w:r>
      </w:ins>
      <w:r w:rsidRPr="003E2625">
        <w:rPr>
          <w:rFonts w:cs="Arial"/>
          <w:u w:val="none"/>
          <w:rPrChange w:id="3806" w:author="Muhamad Ridho Zul Khoiri" w:date="2026-07-14T12:51:00Z" w16du:dateUtc="2026-07-14T05:51:00Z">
            <w:rPr>
              <w:rFonts w:ascii="Times New Roman" w:hAnsi="Times New Roman"/>
              <w:u w:val="none"/>
            </w:rPr>
          </w:rPrChange>
        </w:rPr>
        <w:t>Officer</w:t>
      </w:r>
      <w:ins w:id="3807" w:author="Muhamad Ridho Zul Khoiri" w:date="2026-07-14T12:48:00Z" w16du:dateUtc="2026-07-14T05:48:00Z">
        <w:r w:rsidR="00F94B44" w:rsidRPr="003E2625">
          <w:rPr>
            <w:rFonts w:cs="Arial"/>
            <w:u w:val="none"/>
            <w:rPrChange w:id="3808" w:author="Muhamad Ridho Zul Khoiri" w:date="2026-07-14T12:51:00Z" w16du:dateUtc="2026-07-14T05:51:00Z">
              <w:rPr>
                <w:rFonts w:cs="Arial"/>
                <w:highlight w:val="yellow"/>
                <w:u w:val="none"/>
              </w:rPr>
            </w:rPrChange>
          </w:rPr>
          <w:t xml:space="preserve"> (CEO</w:t>
        </w:r>
      </w:ins>
      <w:ins w:id="3809" w:author="Muhamad Ridho Zul Khoiri" w:date="2026-07-14T12:57:00Z" w16du:dateUtc="2026-07-14T05:57:00Z">
        <w:r w:rsidR="001E5954">
          <w:rPr>
            <w:rFonts w:cs="Arial"/>
            <w:u w:val="none"/>
          </w:rPr>
          <w:t>) &amp;</w:t>
        </w:r>
      </w:ins>
      <w:ins w:id="3810" w:author="Muhamad Ridho Zul Khoiri" w:date="2026-07-14T12:48:00Z" w16du:dateUtc="2026-07-14T05:48:00Z">
        <w:r w:rsidR="00F94B44" w:rsidRPr="003E2625">
          <w:rPr>
            <w:rFonts w:cs="Arial"/>
            <w:u w:val="none"/>
            <w:rPrChange w:id="3811" w:author="Muhamad Ridho Zul Khoiri" w:date="2026-07-14T12:51:00Z" w16du:dateUtc="2026-07-14T05:51:00Z">
              <w:rPr>
                <w:rFonts w:cs="Arial"/>
                <w:highlight w:val="yellow"/>
                <w:u w:val="none"/>
              </w:rPr>
            </w:rPrChange>
          </w:rPr>
          <w:t xml:space="preserve"> Chief Operating Officer</w:t>
        </w:r>
      </w:ins>
      <w:r w:rsidRPr="003E2625">
        <w:rPr>
          <w:rFonts w:cs="Arial"/>
          <w:u w:val="none"/>
          <w:rPrChange w:id="3812" w:author="Muhamad Ridho Zul Khoiri" w:date="2026-07-14T12:51:00Z" w16du:dateUtc="2026-07-14T05:51:00Z">
            <w:rPr>
              <w:rFonts w:ascii="Times New Roman" w:hAnsi="Times New Roman"/>
              <w:u w:val="none"/>
            </w:rPr>
          </w:rPrChange>
        </w:rPr>
        <w:t xml:space="preserve"> (COO)</w:t>
      </w:r>
    </w:p>
    <w:p w14:paraId="0A195CBC" w14:textId="17B394DC" w:rsidR="00F94B44" w:rsidRPr="003E2625" w:rsidRDefault="00F94B44">
      <w:pPr>
        <w:pStyle w:val="Paragraph"/>
        <w:numPr>
          <w:ilvl w:val="0"/>
          <w:numId w:val="27"/>
        </w:numPr>
        <w:spacing w:after="0" w:line="360" w:lineRule="auto"/>
        <w:rPr>
          <w:ins w:id="3813" w:author="Muhamad Ridho Zul Khoiri" w:date="2026-07-14T12:49:00Z" w16du:dateUtc="2026-07-14T05:49:00Z"/>
          <w:rFonts w:cs="Arial"/>
          <w:color w:val="000000"/>
          <w:rPrChange w:id="3814" w:author="Muhamad Ridho Zul Khoiri" w:date="2026-07-14T12:51:00Z" w16du:dateUtc="2026-07-14T05:51:00Z">
            <w:rPr>
              <w:ins w:id="3815" w:author="Muhamad Ridho Zul Khoiri" w:date="2026-07-14T12:49:00Z" w16du:dateUtc="2026-07-14T05:49:00Z"/>
              <w:rFonts w:cs="Arial"/>
              <w:color w:val="000000"/>
              <w:highlight w:val="yellow"/>
            </w:rPr>
          </w:rPrChange>
        </w:rPr>
      </w:pPr>
      <w:ins w:id="3816" w:author="Muhamad Ridho Zul Khoiri" w:date="2026-07-14T12:48:00Z" w16du:dateUtc="2026-07-14T05:48:00Z">
        <w:r w:rsidRPr="003E2625">
          <w:rPr>
            <w:rFonts w:cs="Arial"/>
            <w:color w:val="000000"/>
            <w:rPrChange w:id="3817" w:author="Muhamad Ridho Zul Khoiri" w:date="2026-07-14T12:51:00Z" w16du:dateUtc="2026-07-14T05:51:00Z">
              <w:rPr>
                <w:rFonts w:cs="Arial"/>
                <w:color w:val="000000"/>
                <w:highlight w:val="yellow"/>
              </w:rPr>
            </w:rPrChange>
          </w:rPr>
          <w:t>Pr</w:t>
        </w:r>
      </w:ins>
      <w:ins w:id="3818" w:author="Muhamad Ridho Zul Khoiri" w:date="2026-07-14T12:49:00Z" w16du:dateUtc="2026-07-14T05:49:00Z">
        <w:r w:rsidRPr="003E2625">
          <w:rPr>
            <w:rFonts w:cs="Arial"/>
            <w:color w:val="000000"/>
            <w:rPrChange w:id="3819" w:author="Muhamad Ridho Zul Khoiri" w:date="2026-07-14T12:51:00Z" w16du:dateUtc="2026-07-14T05:51:00Z">
              <w:rPr>
                <w:rFonts w:cs="Arial"/>
                <w:color w:val="000000"/>
                <w:highlight w:val="yellow"/>
              </w:rPr>
            </w:rPrChange>
          </w:rPr>
          <w:t>ovide overall business direction for strategic and long-term planning.</w:t>
        </w:r>
      </w:ins>
    </w:p>
    <w:p w14:paraId="6B9EE4AF" w14:textId="77777777" w:rsidR="00F94B44" w:rsidRPr="003E2625" w:rsidRDefault="00F94B44">
      <w:pPr>
        <w:pStyle w:val="Paragraph"/>
        <w:numPr>
          <w:ilvl w:val="0"/>
          <w:numId w:val="27"/>
        </w:numPr>
        <w:spacing w:after="0" w:line="360" w:lineRule="auto"/>
        <w:rPr>
          <w:ins w:id="3820" w:author="Muhamad Ridho Zul Khoiri" w:date="2026-07-14T12:49:00Z" w16du:dateUtc="2026-07-14T05:49:00Z"/>
          <w:rFonts w:cs="Arial"/>
          <w:color w:val="000000"/>
          <w:rPrChange w:id="3821" w:author="Muhamad Ridho Zul Khoiri" w:date="2026-07-14T12:51:00Z" w16du:dateUtc="2026-07-14T05:51:00Z">
            <w:rPr>
              <w:ins w:id="3822" w:author="Muhamad Ridho Zul Khoiri" w:date="2026-07-14T12:49:00Z" w16du:dateUtc="2026-07-14T05:49:00Z"/>
              <w:rFonts w:cs="Arial"/>
              <w:color w:val="000000"/>
              <w:highlight w:val="yellow"/>
            </w:rPr>
          </w:rPrChange>
        </w:rPr>
      </w:pPr>
      <w:ins w:id="3823" w:author="Muhamad Ridho Zul Khoiri" w:date="2026-07-14T12:49:00Z" w16du:dateUtc="2026-07-14T05:49:00Z">
        <w:r w:rsidRPr="003E2625">
          <w:rPr>
            <w:rFonts w:cs="Arial"/>
            <w:color w:val="000000"/>
            <w:rPrChange w:id="3824" w:author="Muhamad Ridho Zul Khoiri" w:date="2026-07-14T12:51:00Z" w16du:dateUtc="2026-07-14T05:51:00Z">
              <w:rPr>
                <w:rFonts w:cs="Arial"/>
                <w:color w:val="000000"/>
                <w:highlight w:val="yellow"/>
              </w:rPr>
            </w:rPrChange>
          </w:rPr>
          <w:t>Review and a</w:t>
        </w:r>
      </w:ins>
      <w:del w:id="3825" w:author="Muhamad Ridho Zul Khoiri" w:date="2026-07-14T12:49:00Z" w16du:dateUtc="2026-07-14T05:49:00Z">
        <w:r w:rsidR="00826CFB" w:rsidRPr="003E2625" w:rsidDel="00F94B44">
          <w:rPr>
            <w:rFonts w:cs="Arial"/>
            <w:color w:val="000000"/>
            <w:rPrChange w:id="3826" w:author="Muhamad Ridho Zul Khoiri" w:date="2026-07-14T12:51:00Z" w16du:dateUtc="2026-07-14T05:51:00Z">
              <w:rPr>
                <w:rFonts w:ascii="Times New Roman" w:hAnsi="Times New Roman"/>
                <w:color w:val="000000"/>
              </w:rPr>
            </w:rPrChange>
          </w:rPr>
          <w:delText>A</w:delText>
        </w:r>
      </w:del>
      <w:r w:rsidR="00826CFB" w:rsidRPr="003E2625">
        <w:rPr>
          <w:rFonts w:cs="Arial"/>
          <w:color w:val="000000"/>
          <w:rPrChange w:id="3827" w:author="Muhamad Ridho Zul Khoiri" w:date="2026-07-14T12:51:00Z" w16du:dateUtc="2026-07-14T05:51:00Z">
            <w:rPr>
              <w:rFonts w:ascii="Times New Roman" w:hAnsi="Times New Roman"/>
              <w:color w:val="000000"/>
            </w:rPr>
          </w:rPrChange>
        </w:rPr>
        <w:t xml:space="preserve">pproves the </w:t>
      </w:r>
      <w:del w:id="3828" w:author="Muhamad Ridho Zul Khoiri" w:date="2026-07-14T12:49:00Z" w16du:dateUtc="2026-07-14T05:49:00Z">
        <w:r w:rsidR="00826CFB" w:rsidRPr="003E2625" w:rsidDel="00F94B44">
          <w:rPr>
            <w:rFonts w:cs="Arial"/>
            <w:color w:val="000000"/>
            <w:rPrChange w:id="3829" w:author="Muhamad Ridho Zul Khoiri" w:date="2026-07-14T12:51:00Z" w16du:dateUtc="2026-07-14T05:51:00Z">
              <w:rPr>
                <w:rFonts w:ascii="Times New Roman" w:hAnsi="Times New Roman"/>
                <w:color w:val="000000"/>
              </w:rPr>
            </w:rPrChange>
          </w:rPr>
          <w:delText xml:space="preserve">BU </w:delText>
        </w:r>
      </w:del>
      <w:ins w:id="3830" w:author="Muhamad Ridho Zul Khoiri" w:date="2026-07-14T12:49:00Z" w16du:dateUtc="2026-07-14T05:49:00Z">
        <w:r w:rsidRPr="003E2625">
          <w:rPr>
            <w:rFonts w:cs="Arial"/>
            <w:color w:val="000000"/>
            <w:rPrChange w:id="3831" w:author="Muhamad Ridho Zul Khoiri" w:date="2026-07-14T12:51:00Z" w16du:dateUtc="2026-07-14T05:51:00Z">
              <w:rPr>
                <w:rFonts w:cs="Arial"/>
                <w:color w:val="000000"/>
                <w:highlight w:val="yellow"/>
              </w:rPr>
            </w:rPrChange>
          </w:rPr>
          <w:t>long-term planning outputs (ADP, FDP, LTP) within the assigned authority.</w:t>
        </w:r>
      </w:ins>
    </w:p>
    <w:p w14:paraId="5714DBD5" w14:textId="6B21842F" w:rsidR="00826CFB" w:rsidRPr="003E2625" w:rsidRDefault="00F94B44">
      <w:pPr>
        <w:pStyle w:val="Paragraph"/>
        <w:numPr>
          <w:ilvl w:val="0"/>
          <w:numId w:val="27"/>
        </w:numPr>
        <w:spacing w:after="0" w:line="360" w:lineRule="auto"/>
        <w:rPr>
          <w:rFonts w:cs="Arial"/>
          <w:color w:val="000000"/>
          <w:rPrChange w:id="3832" w:author="Muhamad Ridho Zul Khoiri" w:date="2026-07-14T12:51:00Z" w16du:dateUtc="2026-07-14T05:51:00Z">
            <w:rPr>
              <w:rFonts w:ascii="Times New Roman" w:hAnsi="Times New Roman"/>
              <w:color w:val="000000"/>
            </w:rPr>
          </w:rPrChange>
        </w:rPr>
      </w:pPr>
      <w:ins w:id="3833" w:author="Muhamad Ridho Zul Khoiri" w:date="2026-07-14T12:49:00Z" w16du:dateUtc="2026-07-14T05:49:00Z">
        <w:r w:rsidRPr="003E2625">
          <w:rPr>
            <w:rFonts w:cs="Arial"/>
            <w:color w:val="000000"/>
            <w:rPrChange w:id="3834" w:author="Muhamad Ridho Zul Khoiri" w:date="2026-07-14T12:51:00Z" w16du:dateUtc="2026-07-14T05:51:00Z">
              <w:rPr>
                <w:rFonts w:cs="Arial"/>
                <w:color w:val="000000"/>
                <w:highlight w:val="yellow"/>
              </w:rPr>
            </w:rPrChange>
          </w:rPr>
          <w:t xml:space="preserve">Ensure major planning outcomes </w:t>
        </w:r>
      </w:ins>
      <w:ins w:id="3835" w:author="Muhamad Ridho Zul Khoiri" w:date="2026-07-14T12:50:00Z" w16du:dateUtc="2026-07-14T05:50:00Z">
        <w:r w:rsidRPr="003E2625">
          <w:rPr>
            <w:rFonts w:cs="Arial"/>
            <w:color w:val="000000"/>
            <w:rPrChange w:id="3836" w:author="Muhamad Ridho Zul Khoiri" w:date="2026-07-14T12:51:00Z" w16du:dateUtc="2026-07-14T05:51:00Z">
              <w:rPr>
                <w:rFonts w:cs="Arial"/>
                <w:color w:val="000000"/>
                <w:highlight w:val="yellow"/>
              </w:rPr>
            </w:rPrChange>
          </w:rPr>
          <w:t xml:space="preserve">remain aligned </w:t>
        </w:r>
      </w:ins>
      <w:del w:id="3837" w:author="Muhamad Ridho Zul Khoiri" w:date="2026-07-14T12:49:00Z" w16du:dateUtc="2026-07-14T05:49:00Z">
        <w:r w:rsidR="00826CFB" w:rsidRPr="003E2625" w:rsidDel="00F94B44">
          <w:rPr>
            <w:rFonts w:cs="Arial"/>
            <w:color w:val="000000"/>
            <w:rPrChange w:id="3838" w:author="Muhamad Ridho Zul Khoiri" w:date="2026-07-14T12:51:00Z" w16du:dateUtc="2026-07-14T05:51:00Z">
              <w:rPr>
                <w:rFonts w:ascii="Times New Roman" w:hAnsi="Times New Roman"/>
                <w:color w:val="000000"/>
              </w:rPr>
            </w:rPrChange>
          </w:rPr>
          <w:delText>Life Plan</w:delText>
        </w:r>
      </w:del>
      <w:del w:id="3839" w:author="Muhamad Ridho Zul Khoiri" w:date="2026-07-14T12:50:00Z" w16du:dateUtc="2026-07-14T05:50:00Z">
        <w:r w:rsidR="00826CFB" w:rsidRPr="003E2625" w:rsidDel="00F94B44">
          <w:rPr>
            <w:rFonts w:cs="Arial"/>
            <w:color w:val="000000"/>
            <w:rPrChange w:id="3840" w:author="Muhamad Ridho Zul Khoiri" w:date="2026-07-14T12:51:00Z" w16du:dateUtc="2026-07-14T05:51:00Z">
              <w:rPr>
                <w:rFonts w:ascii="Times New Roman" w:hAnsi="Times New Roman"/>
                <w:color w:val="000000"/>
              </w:rPr>
            </w:rPrChange>
          </w:rPr>
          <w:delText xml:space="preserve"> and ensures alignment </w:delText>
        </w:r>
      </w:del>
      <w:r w:rsidR="00826CFB" w:rsidRPr="003E2625">
        <w:rPr>
          <w:rFonts w:cs="Arial"/>
          <w:color w:val="000000"/>
          <w:rPrChange w:id="3841" w:author="Muhamad Ridho Zul Khoiri" w:date="2026-07-14T12:51:00Z" w16du:dateUtc="2026-07-14T05:51:00Z">
            <w:rPr>
              <w:rFonts w:ascii="Times New Roman" w:hAnsi="Times New Roman"/>
              <w:color w:val="000000"/>
            </w:rPr>
          </w:rPrChange>
        </w:rPr>
        <w:t>with corporate strategic objectives.</w:t>
      </w:r>
    </w:p>
    <w:p w14:paraId="376FF5A5" w14:textId="67944CED" w:rsidR="00826CFB" w:rsidRPr="003E2625" w:rsidRDefault="00826CFB">
      <w:pPr>
        <w:pStyle w:val="Paragraph"/>
        <w:numPr>
          <w:ilvl w:val="0"/>
          <w:numId w:val="27"/>
        </w:numPr>
        <w:spacing w:line="360" w:lineRule="auto"/>
        <w:rPr>
          <w:rFonts w:cs="Arial"/>
          <w:color w:val="000000"/>
          <w:rPrChange w:id="3842" w:author="Muhamad Ridho Zul Khoiri" w:date="2026-07-14T12:51:00Z" w16du:dateUtc="2026-07-14T05:51:00Z">
            <w:rPr>
              <w:rFonts w:ascii="Times New Roman" w:hAnsi="Times New Roman"/>
              <w:color w:val="000000"/>
            </w:rPr>
          </w:rPrChange>
        </w:rPr>
      </w:pPr>
      <w:del w:id="3843" w:author="Muhamad Ridho Zul Khoiri" w:date="2026-07-14T12:50:00Z" w16du:dateUtc="2026-07-14T05:50:00Z">
        <w:r w:rsidRPr="003E2625" w:rsidDel="003E2625">
          <w:rPr>
            <w:rFonts w:cs="Arial"/>
            <w:color w:val="000000"/>
            <w:rPrChange w:id="3844" w:author="Muhamad Ridho Zul Khoiri" w:date="2026-07-14T12:51:00Z" w16du:dateUtc="2026-07-14T05:51:00Z">
              <w:rPr>
                <w:rFonts w:ascii="Times New Roman" w:hAnsi="Times New Roman"/>
                <w:color w:val="000000"/>
              </w:rPr>
            </w:rPrChange>
          </w:rPr>
          <w:delText>Ensures relevant items are cascaded into the annual LTP.</w:delText>
        </w:r>
      </w:del>
      <w:ins w:id="3845" w:author="Muhamad Ridho Zul Khoiri" w:date="2026-07-14T12:50:00Z" w16du:dateUtc="2026-07-14T05:50:00Z">
        <w:r w:rsidR="003E2625" w:rsidRPr="003E2625">
          <w:rPr>
            <w:rFonts w:cs="Arial"/>
            <w:color w:val="000000"/>
            <w:rPrChange w:id="3846" w:author="Muhamad Ridho Zul Khoiri" w:date="2026-07-14T12:51:00Z" w16du:dateUtc="2026-07-14T05:51:00Z">
              <w:rPr>
                <w:rFonts w:cs="Arial"/>
                <w:color w:val="000000"/>
                <w:highlight w:val="yellow"/>
              </w:rPr>
            </w:rPrChange>
          </w:rPr>
          <w:t>Provide direction on significant assumptions, constraints, and portfolio decisions requiring executive alignment.</w:t>
        </w:r>
      </w:ins>
    </w:p>
    <w:p w14:paraId="217E078D" w14:textId="3DCBDCEF" w:rsidR="004C1C63" w:rsidRPr="003E2625" w:rsidRDefault="00DE5B4F" w:rsidP="00BD290E">
      <w:pPr>
        <w:pStyle w:val="Heading3"/>
        <w:spacing w:before="0" w:after="0" w:line="360" w:lineRule="auto"/>
        <w:rPr>
          <w:rFonts w:cs="Arial"/>
          <w:u w:val="none"/>
          <w:rPrChange w:id="3847" w:author="Muhamad Ridho Zul Khoiri" w:date="2026-07-14T12:51:00Z" w16du:dateUtc="2026-07-14T05:51:00Z">
            <w:rPr>
              <w:rFonts w:ascii="Times New Roman" w:hAnsi="Times New Roman"/>
              <w:u w:val="none"/>
            </w:rPr>
          </w:rPrChange>
        </w:rPr>
      </w:pPr>
      <w:r w:rsidRPr="003E2625">
        <w:rPr>
          <w:rFonts w:cs="Arial"/>
          <w:u w:val="none"/>
          <w:rPrChange w:id="3848" w:author="Muhamad Ridho Zul Khoiri" w:date="2026-07-14T12:51:00Z" w16du:dateUtc="2026-07-14T05:51:00Z">
            <w:rPr>
              <w:rFonts w:ascii="Times New Roman" w:hAnsi="Times New Roman"/>
              <w:u w:val="none"/>
            </w:rPr>
          </w:rPrChange>
        </w:rPr>
        <w:lastRenderedPageBreak/>
        <w:t>Senior</w:t>
      </w:r>
      <w:r w:rsidR="00DA78E8" w:rsidRPr="003E2625">
        <w:rPr>
          <w:rFonts w:cs="Arial"/>
          <w:u w:val="none"/>
          <w:rPrChange w:id="3849" w:author="Muhamad Ridho Zul Khoiri" w:date="2026-07-14T12:51:00Z" w16du:dateUtc="2026-07-14T05:51:00Z">
            <w:rPr>
              <w:rFonts w:ascii="Times New Roman" w:hAnsi="Times New Roman"/>
              <w:u w:val="none"/>
            </w:rPr>
          </w:rPrChange>
        </w:rPr>
        <w:t xml:space="preserve"> </w:t>
      </w:r>
      <w:r w:rsidR="004C1C63" w:rsidRPr="003E2625">
        <w:rPr>
          <w:rFonts w:cs="Arial"/>
          <w:u w:val="none"/>
          <w:rPrChange w:id="3850" w:author="Muhamad Ridho Zul Khoiri" w:date="2026-07-14T12:51:00Z" w16du:dateUtc="2026-07-14T05:51:00Z">
            <w:rPr>
              <w:rFonts w:ascii="Times New Roman" w:hAnsi="Times New Roman"/>
              <w:u w:val="none"/>
            </w:rPr>
          </w:rPrChange>
        </w:rPr>
        <w:t>Vice</w:t>
      </w:r>
      <w:r w:rsidRPr="003E2625">
        <w:rPr>
          <w:rFonts w:cs="Arial"/>
          <w:u w:val="none"/>
          <w:rPrChange w:id="3851" w:author="Muhamad Ridho Zul Khoiri" w:date="2026-07-14T12:51:00Z" w16du:dateUtc="2026-07-14T05:51:00Z">
            <w:rPr>
              <w:rFonts w:ascii="Times New Roman" w:hAnsi="Times New Roman"/>
              <w:u w:val="none"/>
            </w:rPr>
          </w:rPrChange>
        </w:rPr>
        <w:t xml:space="preserve"> </w:t>
      </w:r>
      <w:r w:rsidR="004C1C63" w:rsidRPr="003E2625">
        <w:rPr>
          <w:rFonts w:cs="Arial"/>
          <w:u w:val="none"/>
          <w:rPrChange w:id="3852" w:author="Muhamad Ridho Zul Khoiri" w:date="2026-07-14T12:51:00Z" w16du:dateUtc="2026-07-14T05:51:00Z">
            <w:rPr>
              <w:rFonts w:ascii="Times New Roman" w:hAnsi="Times New Roman"/>
              <w:u w:val="none"/>
            </w:rPr>
          </w:rPrChange>
        </w:rPr>
        <w:t>President</w:t>
      </w:r>
      <w:r w:rsidR="00775AA8" w:rsidRPr="003E2625">
        <w:rPr>
          <w:rFonts w:cs="Arial"/>
          <w:u w:val="none"/>
          <w:rPrChange w:id="3853" w:author="Muhamad Ridho Zul Khoiri" w:date="2026-07-14T12:51:00Z" w16du:dateUtc="2026-07-14T05:51:00Z">
            <w:rPr>
              <w:rFonts w:ascii="Times New Roman" w:hAnsi="Times New Roman"/>
              <w:u w:val="none"/>
            </w:rPr>
          </w:rPrChange>
        </w:rPr>
        <w:t xml:space="preserve"> (SVP)</w:t>
      </w:r>
    </w:p>
    <w:p w14:paraId="4B9249B9" w14:textId="00C0FD61" w:rsidR="003E2625" w:rsidRPr="003E2625" w:rsidRDefault="003E2625">
      <w:pPr>
        <w:pStyle w:val="Paragraph"/>
        <w:numPr>
          <w:ilvl w:val="0"/>
          <w:numId w:val="41"/>
        </w:numPr>
        <w:spacing w:after="0" w:line="360" w:lineRule="auto"/>
        <w:ind w:left="1440"/>
        <w:rPr>
          <w:ins w:id="3854" w:author="Muhamad Ridho Zul Khoiri" w:date="2026-07-14T12:50:00Z" w16du:dateUtc="2026-07-14T05:50:00Z"/>
          <w:rFonts w:cs="Arial"/>
          <w:color w:val="000000"/>
          <w:rPrChange w:id="3855" w:author="Muhamad Ridho Zul Khoiri" w:date="2026-07-14T12:51:00Z" w16du:dateUtc="2026-07-14T05:51:00Z">
            <w:rPr>
              <w:ins w:id="3856" w:author="Muhamad Ridho Zul Khoiri" w:date="2026-07-14T12:50:00Z" w16du:dateUtc="2026-07-14T05:50:00Z"/>
              <w:rFonts w:cs="Arial"/>
              <w:color w:val="000000"/>
              <w:highlight w:val="yellow"/>
            </w:rPr>
          </w:rPrChange>
        </w:rPr>
      </w:pPr>
      <w:ins w:id="3857" w:author="Muhamad Ridho Zul Khoiri" w:date="2026-07-14T12:50:00Z" w16du:dateUtc="2026-07-14T05:50:00Z">
        <w:r w:rsidRPr="00087165">
          <w:rPr>
            <w:rFonts w:cs="Arial"/>
            <w:color w:val="000000"/>
          </w:rPr>
          <w:t xml:space="preserve">Provide overall direction for </w:t>
        </w:r>
      </w:ins>
      <w:ins w:id="3858" w:author="Muhamad Ridho Zul Khoiri" w:date="2026-07-14T12:51:00Z" w16du:dateUtc="2026-07-14T05:51:00Z">
        <w:r>
          <w:rPr>
            <w:rFonts w:cs="Arial"/>
            <w:color w:val="000000"/>
          </w:rPr>
          <w:t>MEPG a</w:t>
        </w:r>
      </w:ins>
      <w:ins w:id="3859" w:author="Muhamad Ridho Zul Khoiri" w:date="2026-07-14T12:50:00Z" w16du:dateUtc="2026-07-14T05:50:00Z">
        <w:r w:rsidRPr="00087165">
          <w:rPr>
            <w:rFonts w:cs="Arial"/>
            <w:color w:val="000000"/>
          </w:rPr>
          <w:t>sset development and long-term planning.</w:t>
        </w:r>
      </w:ins>
    </w:p>
    <w:p w14:paraId="0323BB19" w14:textId="3D9055A1" w:rsidR="003E2625" w:rsidRPr="003E2625" w:rsidRDefault="003E2625">
      <w:pPr>
        <w:pStyle w:val="Paragraph"/>
        <w:numPr>
          <w:ilvl w:val="0"/>
          <w:numId w:val="41"/>
        </w:numPr>
        <w:spacing w:after="0" w:line="360" w:lineRule="auto"/>
        <w:ind w:left="1440"/>
        <w:rPr>
          <w:ins w:id="3860" w:author="Muhamad Ridho Zul Khoiri" w:date="2026-07-14T12:50:00Z" w16du:dateUtc="2026-07-14T05:50:00Z"/>
          <w:rFonts w:cs="Arial"/>
          <w:color w:val="000000"/>
          <w:rPrChange w:id="3861" w:author="Muhamad Ridho Zul Khoiri" w:date="2026-07-14T12:51:00Z" w16du:dateUtc="2026-07-14T05:51:00Z">
            <w:rPr>
              <w:ins w:id="3862" w:author="Muhamad Ridho Zul Khoiri" w:date="2026-07-14T12:50:00Z" w16du:dateUtc="2026-07-14T05:50:00Z"/>
              <w:rFonts w:cs="Arial"/>
              <w:color w:val="000000"/>
              <w:highlight w:val="yellow"/>
            </w:rPr>
          </w:rPrChange>
        </w:rPr>
      </w:pPr>
      <w:ins w:id="3863" w:author="Muhamad Ridho Zul Khoiri" w:date="2026-07-14T12:50:00Z" w16du:dateUtc="2026-07-14T05:50:00Z">
        <w:r w:rsidRPr="003E2625">
          <w:rPr>
            <w:rFonts w:cs="Arial"/>
            <w:color w:val="000000"/>
            <w:rPrChange w:id="3864" w:author="Muhamad Ridho Zul Khoiri" w:date="2026-07-14T12:51:00Z" w16du:dateUtc="2026-07-14T05:51:00Z">
              <w:rPr>
                <w:rFonts w:cs="Arial"/>
                <w:color w:val="000000"/>
                <w:highlight w:val="yellow"/>
              </w:rPr>
            </w:rPrChange>
          </w:rPr>
          <w:t>Review and</w:t>
        </w:r>
      </w:ins>
      <w:ins w:id="3865" w:author="Muhamad Ridho Zul Khoiri" w:date="2026-07-14T12:51:00Z" w16du:dateUtc="2026-07-14T05:51:00Z">
        <w:r>
          <w:rPr>
            <w:rFonts w:cs="Arial"/>
            <w:color w:val="000000"/>
          </w:rPr>
          <w:t xml:space="preserve"> approve applicable FDP, ADP, and LTP outputs within the assigned authority</w:t>
        </w:r>
      </w:ins>
    </w:p>
    <w:p w14:paraId="55372E33" w14:textId="4E91F643" w:rsidR="003E2625" w:rsidRDefault="003E2625">
      <w:pPr>
        <w:pStyle w:val="Paragraph"/>
        <w:numPr>
          <w:ilvl w:val="0"/>
          <w:numId w:val="41"/>
        </w:numPr>
        <w:spacing w:after="0" w:line="360" w:lineRule="auto"/>
        <w:ind w:left="1440"/>
        <w:rPr>
          <w:ins w:id="3866" w:author="Muhamad Ridho Zul Khoiri" w:date="2026-07-14T12:51:00Z" w16du:dateUtc="2026-07-14T05:51:00Z"/>
          <w:rFonts w:cs="Arial"/>
          <w:color w:val="000000"/>
        </w:rPr>
      </w:pPr>
      <w:ins w:id="3867" w:author="Muhamad Ridho Zul Khoiri" w:date="2026-07-14T12:51:00Z" w16du:dateUtc="2026-07-14T05:51:00Z">
        <w:r>
          <w:rPr>
            <w:rFonts w:cs="Arial"/>
            <w:color w:val="000000"/>
          </w:rPr>
          <w:t>Ensure asset strategies, priorities, and major assumptions are reflected in the relevant planning horizon</w:t>
        </w:r>
      </w:ins>
    </w:p>
    <w:p w14:paraId="66A0E0DF" w14:textId="3D058C15" w:rsidR="003E2625" w:rsidRDefault="003E2625">
      <w:pPr>
        <w:pStyle w:val="Paragraph"/>
        <w:numPr>
          <w:ilvl w:val="0"/>
          <w:numId w:val="41"/>
        </w:numPr>
        <w:spacing w:after="0" w:line="360" w:lineRule="auto"/>
        <w:ind w:left="1440"/>
        <w:rPr>
          <w:ins w:id="3868" w:author="Muhamad Ridho Zul Khoiri" w:date="2026-07-14T12:51:00Z" w16du:dateUtc="2026-07-14T05:51:00Z"/>
          <w:rFonts w:cs="Arial"/>
          <w:color w:val="000000"/>
        </w:rPr>
      </w:pPr>
      <w:ins w:id="3869" w:author="Muhamad Ridho Zul Khoiri" w:date="2026-07-14T12:51:00Z" w16du:dateUtc="2026-07-14T05:51:00Z">
        <w:r>
          <w:rPr>
            <w:rFonts w:cs="Arial"/>
            <w:color w:val="000000"/>
          </w:rPr>
          <w:t>Resolve or escalate major cros</w:t>
        </w:r>
      </w:ins>
      <w:ins w:id="3870" w:author="Muhamad Ridho Zul Khoiri" w:date="2026-07-14T12:52:00Z" w16du:dateUtc="2026-07-14T05:52:00Z">
        <w:r>
          <w:rPr>
            <w:rFonts w:cs="Arial"/>
            <w:color w:val="000000"/>
          </w:rPr>
          <w:t>s-functional conflicts, constraints, and opportunities affecting asset objectives.</w:t>
        </w:r>
      </w:ins>
    </w:p>
    <w:p w14:paraId="337C1C5E" w14:textId="3A6D8A1B" w:rsidR="00826CFB" w:rsidRPr="003E2625" w:rsidDel="003E2625" w:rsidRDefault="00826CFB">
      <w:pPr>
        <w:pStyle w:val="Paragraph"/>
        <w:numPr>
          <w:ilvl w:val="0"/>
          <w:numId w:val="41"/>
        </w:numPr>
        <w:spacing w:after="0" w:line="360" w:lineRule="auto"/>
        <w:ind w:left="1440"/>
        <w:rPr>
          <w:del w:id="3871" w:author="Muhamad Ridho Zul Khoiri" w:date="2026-07-14T12:52:00Z" w16du:dateUtc="2026-07-14T05:52:00Z"/>
          <w:rFonts w:cs="Arial"/>
          <w:color w:val="000000"/>
          <w:rPrChange w:id="3872" w:author="Muhamad Ridho Zul Khoiri" w:date="2026-07-14T12:51:00Z" w16du:dateUtc="2026-07-14T05:51:00Z">
            <w:rPr>
              <w:del w:id="3873" w:author="Muhamad Ridho Zul Khoiri" w:date="2026-07-14T12:52:00Z" w16du:dateUtc="2026-07-14T05:52:00Z"/>
              <w:rFonts w:ascii="Times New Roman" w:hAnsi="Times New Roman"/>
              <w:color w:val="000000"/>
            </w:rPr>
          </w:rPrChange>
        </w:rPr>
      </w:pPr>
      <w:del w:id="3874" w:author="Muhamad Ridho Zul Khoiri" w:date="2026-07-14T12:52:00Z" w16du:dateUtc="2026-07-14T05:52:00Z">
        <w:r w:rsidRPr="003E2625" w:rsidDel="003E2625">
          <w:rPr>
            <w:rFonts w:cs="Arial"/>
            <w:color w:val="000000"/>
            <w:rPrChange w:id="3875" w:author="Muhamad Ridho Zul Khoiri" w:date="2026-07-14T12:51:00Z" w16du:dateUtc="2026-07-14T05:51:00Z">
              <w:rPr>
                <w:rFonts w:ascii="Times New Roman" w:hAnsi="Times New Roman"/>
                <w:color w:val="000000"/>
              </w:rPr>
            </w:rPrChange>
          </w:rPr>
          <w:delText xml:space="preserve">Approves the </w:delText>
        </w:r>
        <w:r w:rsidR="008775D4" w:rsidRPr="003E2625" w:rsidDel="003E2625">
          <w:rPr>
            <w:rFonts w:cs="Arial"/>
            <w:color w:val="000000"/>
            <w:rPrChange w:id="3876" w:author="Muhamad Ridho Zul Khoiri" w:date="2026-07-14T12:51:00Z" w16du:dateUtc="2026-07-14T05:51:00Z">
              <w:rPr>
                <w:rFonts w:ascii="Times New Roman" w:hAnsi="Times New Roman"/>
                <w:color w:val="000000"/>
              </w:rPr>
            </w:rPrChange>
          </w:rPr>
          <w:delText>10</w:delText>
        </w:r>
        <w:r w:rsidRPr="003E2625" w:rsidDel="003E2625">
          <w:rPr>
            <w:rFonts w:cs="Arial"/>
            <w:color w:val="000000"/>
            <w:rPrChange w:id="3877" w:author="Muhamad Ridho Zul Khoiri" w:date="2026-07-14T12:51:00Z" w16du:dateUtc="2026-07-14T05:51:00Z">
              <w:rPr>
                <w:rFonts w:ascii="Times New Roman" w:hAnsi="Times New Roman"/>
                <w:color w:val="000000"/>
              </w:rPr>
            </w:rPrChange>
          </w:rPr>
          <w:delText>-Year and 24-Month Plans, ensuring alignment with corporate strategic objectives.</w:delText>
        </w:r>
      </w:del>
    </w:p>
    <w:p w14:paraId="3B591B17" w14:textId="4F525812" w:rsidR="00826CFB" w:rsidRPr="003E2625" w:rsidRDefault="00826CFB">
      <w:pPr>
        <w:pStyle w:val="Paragraph"/>
        <w:numPr>
          <w:ilvl w:val="0"/>
          <w:numId w:val="41"/>
        </w:numPr>
        <w:spacing w:after="0" w:line="360" w:lineRule="auto"/>
        <w:ind w:left="1440"/>
        <w:rPr>
          <w:rFonts w:cs="Arial"/>
          <w:color w:val="000000"/>
          <w:rPrChange w:id="3878" w:author="Muhamad Ridho Zul Khoiri" w:date="2026-07-14T12:51:00Z" w16du:dateUtc="2026-07-14T05:51:00Z">
            <w:rPr>
              <w:rFonts w:ascii="Times New Roman" w:hAnsi="Times New Roman"/>
              <w:color w:val="000000"/>
            </w:rPr>
          </w:rPrChange>
        </w:rPr>
      </w:pPr>
      <w:del w:id="3879" w:author="Muhamad Ridho Zul Khoiri" w:date="2026-07-14T12:52:00Z" w16du:dateUtc="2026-07-14T05:52:00Z">
        <w:r w:rsidRPr="003E2625" w:rsidDel="003E2625">
          <w:rPr>
            <w:rFonts w:cs="Arial"/>
            <w:color w:val="000000"/>
            <w:rPrChange w:id="3880" w:author="Muhamad Ridho Zul Khoiri" w:date="2026-07-14T12:51:00Z" w16du:dateUtc="2026-07-14T05:51:00Z">
              <w:rPr>
                <w:rFonts w:ascii="Times New Roman" w:hAnsi="Times New Roman"/>
                <w:color w:val="000000"/>
              </w:rPr>
            </w:rPrChange>
          </w:rPr>
          <w:delText>Ensures that relevant LTP items are aligned and appropriately reflected in the plan.</w:delText>
        </w:r>
      </w:del>
      <w:ins w:id="3881" w:author="Muhamad Ridho Zul Khoiri" w:date="2026-07-14T12:52:00Z" w16du:dateUtc="2026-07-14T05:52:00Z">
        <w:r w:rsidR="003E2625">
          <w:rPr>
            <w:rFonts w:cs="Arial"/>
            <w:color w:val="000000"/>
          </w:rPr>
          <w:t>Ensure relevant functions support the approved Asset plans.</w:t>
        </w:r>
      </w:ins>
    </w:p>
    <w:p w14:paraId="0A3CC358" w14:textId="64710C22" w:rsidR="00826CFB" w:rsidRDefault="00826CFB">
      <w:pPr>
        <w:pStyle w:val="Paragraph"/>
        <w:numPr>
          <w:ilvl w:val="0"/>
          <w:numId w:val="41"/>
        </w:numPr>
        <w:spacing w:line="360" w:lineRule="auto"/>
        <w:ind w:left="1440"/>
        <w:rPr>
          <w:ins w:id="3882" w:author="Muhamad Ridho Zul Khoiri" w:date="2026-07-14T12:57:00Z" w16du:dateUtc="2026-07-14T05:57:00Z"/>
          <w:rFonts w:cs="Arial"/>
          <w:color w:val="000000"/>
        </w:rPr>
      </w:pPr>
      <w:r w:rsidRPr="003E2625">
        <w:rPr>
          <w:rFonts w:cs="Arial"/>
          <w:color w:val="000000"/>
          <w:rPrChange w:id="3883" w:author="Muhamad Ridho Zul Khoiri" w:date="2026-07-14T12:51:00Z" w16du:dateUtc="2026-07-14T05:51:00Z">
            <w:rPr>
              <w:rFonts w:ascii="Times New Roman" w:hAnsi="Times New Roman"/>
              <w:color w:val="000000"/>
            </w:rPr>
          </w:rPrChange>
        </w:rPr>
        <w:t>Holds accountability for their respective functions in delivering to the Plan Owner.</w:t>
      </w:r>
    </w:p>
    <w:p w14:paraId="0EE4C358" w14:textId="2C777BD4" w:rsidR="007B2FD7" w:rsidRPr="00FC721A" w:rsidRDefault="007B2FD7" w:rsidP="007B2FD7">
      <w:pPr>
        <w:pStyle w:val="Heading3"/>
        <w:spacing w:before="0" w:after="0" w:line="360" w:lineRule="auto"/>
        <w:rPr>
          <w:ins w:id="3884" w:author="Muhamad Ridho Zul Khoiri" w:date="2026-07-14T12:58:00Z" w16du:dateUtc="2026-07-14T05:58:00Z"/>
          <w:rFonts w:cs="Arial"/>
          <w:u w:val="none"/>
        </w:rPr>
      </w:pPr>
      <w:ins w:id="3885" w:author="Muhamad Ridho Zul Khoiri" w:date="2026-07-14T12:58:00Z" w16du:dateUtc="2026-07-14T05:58:00Z">
        <w:r>
          <w:rPr>
            <w:rFonts w:cs="Arial"/>
            <w:u w:val="none"/>
          </w:rPr>
          <w:t>Vice President of Operations</w:t>
        </w:r>
      </w:ins>
      <w:ins w:id="3886" w:author="Muhamad Ridho Zul Khoiri" w:date="2026-07-14T12:59:00Z" w16du:dateUtc="2026-07-14T05:59:00Z">
        <w:r w:rsidR="00107A01">
          <w:rPr>
            <w:rFonts w:cs="Arial"/>
            <w:u w:val="none"/>
          </w:rPr>
          <w:t xml:space="preserve"> (VP Ops)</w:t>
        </w:r>
      </w:ins>
    </w:p>
    <w:p w14:paraId="45826E5D" w14:textId="2E2C0702" w:rsidR="007B2FD7" w:rsidRPr="007B2FD7" w:rsidRDefault="007B2FD7">
      <w:pPr>
        <w:pStyle w:val="Paragraph"/>
        <w:numPr>
          <w:ilvl w:val="0"/>
          <w:numId w:val="42"/>
        </w:numPr>
        <w:spacing w:after="0" w:line="360" w:lineRule="auto"/>
        <w:rPr>
          <w:ins w:id="3887" w:author="Muhamad Ridho Zul Khoiri" w:date="2026-07-14T12:58:00Z" w16du:dateUtc="2026-07-14T05:58:00Z"/>
          <w:rFonts w:cs="Arial"/>
          <w:color w:val="000000"/>
        </w:rPr>
        <w:pPrChange w:id="3888" w:author="Muhamad Ridho Zul Khoiri" w:date="2026-07-14T12:58:00Z" w16du:dateUtc="2026-07-14T05:58:00Z">
          <w:pPr>
            <w:pStyle w:val="Paragraph"/>
            <w:numPr>
              <w:numId w:val="42"/>
            </w:numPr>
            <w:spacing w:line="360" w:lineRule="auto"/>
            <w:ind w:left="1440" w:hanging="360"/>
          </w:pPr>
        </w:pPrChange>
      </w:pPr>
      <w:ins w:id="3889" w:author="Muhamad Ridho Zul Khoiri" w:date="2026-07-14T12:58:00Z" w16du:dateUtc="2026-07-14T05:58:00Z">
        <w:r w:rsidRPr="007B2FD7">
          <w:rPr>
            <w:rFonts w:cs="Arial"/>
            <w:color w:val="000000"/>
          </w:rPr>
          <w:t>Provide overall direction and priorities for operational planning.</w:t>
        </w:r>
      </w:ins>
    </w:p>
    <w:p w14:paraId="37D0C1DF" w14:textId="77777777" w:rsidR="007B2FD7" w:rsidRPr="007B2FD7" w:rsidRDefault="007B2FD7">
      <w:pPr>
        <w:pStyle w:val="Paragraph"/>
        <w:numPr>
          <w:ilvl w:val="0"/>
          <w:numId w:val="42"/>
        </w:numPr>
        <w:spacing w:after="0" w:line="360" w:lineRule="auto"/>
        <w:rPr>
          <w:ins w:id="3890" w:author="Muhamad Ridho Zul Khoiri" w:date="2026-07-14T12:58:00Z" w16du:dateUtc="2026-07-14T05:58:00Z"/>
          <w:rFonts w:cs="Arial"/>
          <w:color w:val="000000"/>
        </w:rPr>
        <w:pPrChange w:id="3891" w:author="Muhamad Ridho Zul Khoiri" w:date="2026-07-14T12:58:00Z" w16du:dateUtc="2026-07-14T05:58:00Z">
          <w:pPr>
            <w:pStyle w:val="Paragraph"/>
            <w:numPr>
              <w:numId w:val="42"/>
            </w:numPr>
            <w:spacing w:line="360" w:lineRule="auto"/>
            <w:ind w:left="1440" w:hanging="360"/>
          </w:pPr>
        </w:pPrChange>
      </w:pPr>
      <w:ins w:id="3892" w:author="Muhamad Ridho Zul Khoiri" w:date="2026-07-14T12:58:00Z" w16du:dateUtc="2026-07-14T05:58:00Z">
        <w:r w:rsidRPr="007B2FD7">
          <w:rPr>
            <w:rFonts w:cs="Arial"/>
            <w:color w:val="000000"/>
          </w:rPr>
          <w:t>Review operational priorities, major constraints, and cross-functional issues affecting the short-term planning horizons.</w:t>
        </w:r>
      </w:ins>
    </w:p>
    <w:p w14:paraId="5EAA6AEA" w14:textId="77777777" w:rsidR="007B2FD7" w:rsidRPr="007B2FD7" w:rsidRDefault="007B2FD7">
      <w:pPr>
        <w:pStyle w:val="Paragraph"/>
        <w:numPr>
          <w:ilvl w:val="0"/>
          <w:numId w:val="42"/>
        </w:numPr>
        <w:spacing w:after="0" w:line="360" w:lineRule="auto"/>
        <w:rPr>
          <w:ins w:id="3893" w:author="Muhamad Ridho Zul Khoiri" w:date="2026-07-14T12:58:00Z" w16du:dateUtc="2026-07-14T05:58:00Z"/>
          <w:rFonts w:cs="Arial"/>
          <w:color w:val="000000"/>
        </w:rPr>
        <w:pPrChange w:id="3894" w:author="Muhamad Ridho Zul Khoiri" w:date="2026-07-14T12:58:00Z" w16du:dateUtc="2026-07-14T05:58:00Z">
          <w:pPr>
            <w:pStyle w:val="Paragraph"/>
            <w:numPr>
              <w:numId w:val="42"/>
            </w:numPr>
            <w:spacing w:line="360" w:lineRule="auto"/>
            <w:ind w:left="1440" w:hanging="360"/>
          </w:pPr>
        </w:pPrChange>
      </w:pPr>
      <w:ins w:id="3895" w:author="Muhamad Ridho Zul Khoiri" w:date="2026-07-14T12:58:00Z" w16du:dateUtc="2026-07-14T05:58:00Z">
        <w:r w:rsidRPr="007B2FD7">
          <w:rPr>
            <w:rFonts w:cs="Arial"/>
            <w:color w:val="000000"/>
          </w:rPr>
          <w:t>Ensure operational planning remains aligned with Asset and business priorities.</w:t>
        </w:r>
      </w:ins>
    </w:p>
    <w:p w14:paraId="4AD48A38" w14:textId="1607A1D4" w:rsidR="007B2FD7" w:rsidRPr="007B2FD7" w:rsidRDefault="007B2FD7">
      <w:pPr>
        <w:pStyle w:val="Paragraph"/>
        <w:numPr>
          <w:ilvl w:val="0"/>
          <w:numId w:val="42"/>
        </w:numPr>
        <w:spacing w:after="0" w:line="360" w:lineRule="auto"/>
        <w:rPr>
          <w:ins w:id="3896" w:author="Muhamad Ridho Zul Khoiri" w:date="2026-07-14T12:58:00Z" w16du:dateUtc="2026-07-14T05:58:00Z"/>
          <w:rFonts w:cs="Arial"/>
          <w:color w:val="000000"/>
        </w:rPr>
        <w:pPrChange w:id="3897" w:author="Muhamad Ridho Zul Khoiri" w:date="2026-07-14T12:58:00Z" w16du:dateUtc="2026-07-14T05:58:00Z">
          <w:pPr>
            <w:pStyle w:val="Paragraph"/>
            <w:numPr>
              <w:numId w:val="42"/>
            </w:numPr>
            <w:spacing w:line="360" w:lineRule="auto"/>
            <w:ind w:left="1440" w:hanging="360"/>
          </w:pPr>
        </w:pPrChange>
      </w:pPr>
      <w:ins w:id="3898" w:author="Muhamad Ridho Zul Khoiri" w:date="2026-07-14T12:58:00Z" w16du:dateUtc="2026-07-14T05:58:00Z">
        <w:r w:rsidRPr="007B2FD7">
          <w:rPr>
            <w:rFonts w:cs="Arial"/>
            <w:color w:val="000000"/>
          </w:rPr>
          <w:t>Resolve or escalate significant operational, production, resource, and capacity conflicts.</w:t>
        </w:r>
      </w:ins>
    </w:p>
    <w:p w14:paraId="6C0CA8BA" w14:textId="56C75FCF" w:rsidR="007B2FD7" w:rsidRPr="007B2FD7" w:rsidRDefault="007B2FD7">
      <w:pPr>
        <w:pStyle w:val="Paragraph"/>
        <w:numPr>
          <w:ilvl w:val="0"/>
          <w:numId w:val="42"/>
        </w:numPr>
        <w:spacing w:line="360" w:lineRule="auto"/>
        <w:rPr>
          <w:rFonts w:cs="Arial"/>
          <w:color w:val="000000"/>
          <w:rPrChange w:id="3899" w:author="Muhamad Ridho Zul Khoiri" w:date="2026-07-14T12:58:00Z" w16du:dateUtc="2026-07-14T05:58:00Z">
            <w:rPr>
              <w:rFonts w:ascii="Times New Roman" w:hAnsi="Times New Roman"/>
              <w:color w:val="000000"/>
            </w:rPr>
          </w:rPrChange>
        </w:rPr>
        <w:pPrChange w:id="3900" w:author="Muhamad Ridho Zul Khoiri" w:date="2026-07-14T12:58:00Z" w16du:dateUtc="2026-07-14T05:58:00Z">
          <w:pPr>
            <w:pStyle w:val="Paragraph"/>
            <w:numPr>
              <w:numId w:val="41"/>
            </w:numPr>
            <w:spacing w:line="360" w:lineRule="auto"/>
            <w:ind w:left="1440" w:hanging="360"/>
          </w:pPr>
        </w:pPrChange>
      </w:pPr>
      <w:ins w:id="3901" w:author="Muhamad Ridho Zul Khoiri" w:date="2026-07-14T12:58:00Z" w16du:dateUtc="2026-07-14T05:58:00Z">
        <w:r w:rsidRPr="007B2FD7">
          <w:rPr>
            <w:rFonts w:cs="Arial"/>
            <w:color w:val="000000"/>
          </w:rPr>
          <w:t>Provide executive support for operational planning discipline and execution readiness</w:t>
        </w:r>
        <w:r>
          <w:rPr>
            <w:rFonts w:cs="Arial"/>
            <w:color w:val="000000"/>
          </w:rPr>
          <w:t xml:space="preserve"> </w:t>
        </w:r>
      </w:ins>
    </w:p>
    <w:p w14:paraId="01A32BC2" w14:textId="67FB3A92" w:rsidR="00462800" w:rsidRPr="003E2625" w:rsidRDefault="001932A6" w:rsidP="00BD290E">
      <w:pPr>
        <w:pStyle w:val="Heading3"/>
        <w:spacing w:before="0" w:after="0" w:line="360" w:lineRule="auto"/>
        <w:rPr>
          <w:rFonts w:cs="Arial"/>
          <w:u w:val="none"/>
          <w:rPrChange w:id="3902" w:author="Muhamad Ridho Zul Khoiri" w:date="2026-07-14T12:51:00Z" w16du:dateUtc="2026-07-14T05:51:00Z">
            <w:rPr>
              <w:rFonts w:ascii="Times New Roman" w:hAnsi="Times New Roman"/>
              <w:u w:val="none"/>
            </w:rPr>
          </w:rPrChange>
        </w:rPr>
      </w:pPr>
      <w:r w:rsidRPr="003E2625">
        <w:rPr>
          <w:rFonts w:cs="Arial"/>
          <w:u w:val="none"/>
          <w:rPrChange w:id="3903" w:author="Muhamad Ridho Zul Khoiri" w:date="2026-07-14T12:51:00Z" w16du:dateUtc="2026-07-14T05:51:00Z">
            <w:rPr>
              <w:rFonts w:ascii="Times New Roman" w:hAnsi="Times New Roman"/>
              <w:u w:val="none"/>
            </w:rPr>
          </w:rPrChange>
        </w:rPr>
        <w:t xml:space="preserve">Asset Management </w:t>
      </w:r>
    </w:p>
    <w:p w14:paraId="54CCE826" w14:textId="77777777" w:rsidR="00826CFB" w:rsidRPr="003E2625" w:rsidRDefault="00826CFB">
      <w:pPr>
        <w:pStyle w:val="Paragraph"/>
        <w:numPr>
          <w:ilvl w:val="0"/>
          <w:numId w:val="84"/>
        </w:numPr>
        <w:spacing w:after="0" w:line="360" w:lineRule="auto"/>
        <w:rPr>
          <w:rFonts w:cs="Arial"/>
          <w:color w:val="000000"/>
          <w:rPrChange w:id="3904" w:author="Muhamad Ridho Zul Khoiri" w:date="2026-07-14T12:51:00Z" w16du:dateUtc="2026-07-14T05:51:00Z">
            <w:rPr>
              <w:rFonts w:ascii="Times New Roman" w:hAnsi="Times New Roman"/>
              <w:color w:val="000000"/>
            </w:rPr>
          </w:rPrChange>
        </w:rPr>
        <w:pPrChange w:id="3905" w:author="Muhamad Ridho Zul Khoiri" w:date="2026-07-14T12:59:00Z" w16du:dateUtc="2026-07-14T05:59:00Z">
          <w:pPr>
            <w:pStyle w:val="Paragraph"/>
            <w:numPr>
              <w:numId w:val="42"/>
            </w:numPr>
            <w:spacing w:after="0" w:line="360" w:lineRule="auto"/>
            <w:ind w:left="1440" w:hanging="360"/>
          </w:pPr>
        </w:pPrChange>
      </w:pPr>
      <w:r w:rsidRPr="003E2625">
        <w:rPr>
          <w:rFonts w:cs="Arial"/>
          <w:color w:val="000000"/>
          <w:rPrChange w:id="3906" w:author="Muhamad Ridho Zul Khoiri" w:date="2026-07-14T12:51:00Z" w16du:dateUtc="2026-07-14T05:51:00Z">
            <w:rPr>
              <w:rFonts w:ascii="Times New Roman" w:hAnsi="Times New Roman"/>
              <w:color w:val="000000"/>
            </w:rPr>
          </w:rPrChange>
        </w:rPr>
        <w:t>Ensure that approved plan changes are thoroughly assessed with a disciplined and rigorous approach.</w:t>
      </w:r>
    </w:p>
    <w:p w14:paraId="53F2E52D" w14:textId="3A54187D" w:rsidR="00826CFB" w:rsidRPr="003E2625" w:rsidRDefault="00826CFB">
      <w:pPr>
        <w:pStyle w:val="Paragraph"/>
        <w:numPr>
          <w:ilvl w:val="0"/>
          <w:numId w:val="84"/>
        </w:numPr>
        <w:spacing w:after="0" w:line="360" w:lineRule="auto"/>
        <w:rPr>
          <w:rFonts w:cs="Arial"/>
          <w:color w:val="000000"/>
          <w:rPrChange w:id="3907" w:author="Muhamad Ridho Zul Khoiri" w:date="2026-07-14T12:51:00Z" w16du:dateUtc="2026-07-14T05:51:00Z">
            <w:rPr>
              <w:rFonts w:ascii="Times New Roman" w:hAnsi="Times New Roman"/>
              <w:color w:val="000000"/>
            </w:rPr>
          </w:rPrChange>
        </w:rPr>
        <w:pPrChange w:id="3908" w:author="Muhamad Ridho Zul Khoiri" w:date="2026-07-14T12:59:00Z" w16du:dateUtc="2026-07-14T05:59:00Z">
          <w:pPr>
            <w:pStyle w:val="Paragraph"/>
            <w:numPr>
              <w:numId w:val="42"/>
            </w:numPr>
            <w:spacing w:after="0" w:line="360" w:lineRule="auto"/>
            <w:ind w:left="1440" w:hanging="360"/>
          </w:pPr>
        </w:pPrChange>
      </w:pPr>
      <w:r w:rsidRPr="003E2625">
        <w:rPr>
          <w:rFonts w:cs="Arial"/>
          <w:color w:val="000000"/>
          <w:rPrChange w:id="3909" w:author="Muhamad Ridho Zul Khoiri" w:date="2026-07-14T12:51:00Z" w16du:dateUtc="2026-07-14T05:51:00Z">
            <w:rPr>
              <w:rFonts w:ascii="Times New Roman" w:hAnsi="Times New Roman"/>
              <w:color w:val="000000"/>
            </w:rPr>
          </w:rPrChange>
        </w:rPr>
        <w:t xml:space="preserve">Monitor </w:t>
      </w:r>
      <w:r w:rsidR="00096A5B" w:rsidRPr="003E2625">
        <w:rPr>
          <w:rFonts w:cs="Arial"/>
          <w:color w:val="000000"/>
          <w:rPrChange w:id="3910" w:author="Muhamad Ridho Zul Khoiri" w:date="2026-07-14T12:51:00Z" w16du:dateUtc="2026-07-14T05:51:00Z">
            <w:rPr>
              <w:rFonts w:ascii="Times New Roman" w:hAnsi="Times New Roman"/>
              <w:color w:val="000000"/>
            </w:rPr>
          </w:rPrChange>
        </w:rPr>
        <w:t>K</w:t>
      </w:r>
      <w:r w:rsidRPr="003E2625">
        <w:rPr>
          <w:rFonts w:cs="Arial"/>
          <w:color w:val="000000"/>
          <w:rPrChange w:id="3911" w:author="Muhamad Ridho Zul Khoiri" w:date="2026-07-14T12:51:00Z" w16du:dateUtc="2026-07-14T05:51:00Z">
            <w:rPr>
              <w:rFonts w:ascii="Times New Roman" w:hAnsi="Times New Roman"/>
              <w:color w:val="000000"/>
            </w:rPr>
          </w:rPrChange>
        </w:rPr>
        <w:t xml:space="preserve">ey </w:t>
      </w:r>
      <w:r w:rsidR="00096A5B" w:rsidRPr="003E2625">
        <w:rPr>
          <w:rFonts w:cs="Arial"/>
          <w:color w:val="000000"/>
          <w:rPrChange w:id="3912" w:author="Muhamad Ridho Zul Khoiri" w:date="2026-07-14T12:51:00Z" w16du:dateUtc="2026-07-14T05:51:00Z">
            <w:rPr>
              <w:rFonts w:ascii="Times New Roman" w:hAnsi="Times New Roman"/>
              <w:color w:val="000000"/>
            </w:rPr>
          </w:rPrChange>
        </w:rPr>
        <w:t>P</w:t>
      </w:r>
      <w:r w:rsidRPr="003E2625">
        <w:rPr>
          <w:rFonts w:cs="Arial"/>
          <w:color w:val="000000"/>
          <w:rPrChange w:id="3913" w:author="Muhamad Ridho Zul Khoiri" w:date="2026-07-14T12:51:00Z" w16du:dateUtc="2026-07-14T05:51:00Z">
            <w:rPr>
              <w:rFonts w:ascii="Times New Roman" w:hAnsi="Times New Roman"/>
              <w:color w:val="000000"/>
            </w:rPr>
          </w:rPrChange>
        </w:rPr>
        <w:t xml:space="preserve">erformance </w:t>
      </w:r>
      <w:r w:rsidR="00096A5B" w:rsidRPr="003E2625">
        <w:rPr>
          <w:rFonts w:cs="Arial"/>
          <w:color w:val="000000"/>
          <w:rPrChange w:id="3914" w:author="Muhamad Ridho Zul Khoiri" w:date="2026-07-14T12:51:00Z" w16du:dateUtc="2026-07-14T05:51:00Z">
            <w:rPr>
              <w:rFonts w:ascii="Times New Roman" w:hAnsi="Times New Roman"/>
              <w:color w:val="000000"/>
            </w:rPr>
          </w:rPrChange>
        </w:rPr>
        <w:t>I</w:t>
      </w:r>
      <w:r w:rsidRPr="003E2625">
        <w:rPr>
          <w:rFonts w:cs="Arial"/>
          <w:color w:val="000000"/>
          <w:rPrChange w:id="3915" w:author="Muhamad Ridho Zul Khoiri" w:date="2026-07-14T12:51:00Z" w16du:dateUtc="2026-07-14T05:51:00Z">
            <w:rPr>
              <w:rFonts w:ascii="Times New Roman" w:hAnsi="Times New Roman"/>
              <w:color w:val="000000"/>
            </w:rPr>
          </w:rPrChange>
        </w:rPr>
        <w:t>ndicators (KPIs) for planning and implement improvements where necessary.</w:t>
      </w:r>
    </w:p>
    <w:p w14:paraId="284ED45A" w14:textId="77777777" w:rsidR="00826CFB" w:rsidRPr="003E2625" w:rsidRDefault="00826CFB">
      <w:pPr>
        <w:pStyle w:val="Paragraph"/>
        <w:numPr>
          <w:ilvl w:val="0"/>
          <w:numId w:val="84"/>
        </w:numPr>
        <w:spacing w:after="0" w:line="360" w:lineRule="auto"/>
        <w:rPr>
          <w:rFonts w:cs="Arial"/>
          <w:color w:val="000000"/>
          <w:rPrChange w:id="3916" w:author="Muhamad Ridho Zul Khoiri" w:date="2026-07-14T12:51:00Z" w16du:dateUtc="2026-07-14T05:51:00Z">
            <w:rPr>
              <w:rFonts w:ascii="Times New Roman" w:hAnsi="Times New Roman"/>
              <w:color w:val="000000"/>
            </w:rPr>
          </w:rPrChange>
        </w:rPr>
        <w:pPrChange w:id="3917" w:author="Muhamad Ridho Zul Khoiri" w:date="2026-07-14T12:59:00Z" w16du:dateUtc="2026-07-14T05:59:00Z">
          <w:pPr>
            <w:pStyle w:val="Paragraph"/>
            <w:numPr>
              <w:numId w:val="42"/>
            </w:numPr>
            <w:spacing w:after="0" w:line="360" w:lineRule="auto"/>
            <w:ind w:left="1440" w:hanging="360"/>
          </w:pPr>
        </w:pPrChange>
      </w:pPr>
      <w:r w:rsidRPr="003E2625">
        <w:rPr>
          <w:rFonts w:cs="Arial"/>
          <w:color w:val="000000"/>
          <w:rPrChange w:id="3918" w:author="Muhamad Ridho Zul Khoiri" w:date="2026-07-14T12:51:00Z" w16du:dateUtc="2026-07-14T05:51:00Z">
            <w:rPr>
              <w:rFonts w:ascii="Times New Roman" w:hAnsi="Times New Roman"/>
              <w:color w:val="000000"/>
            </w:rPr>
          </w:rPrChange>
        </w:rPr>
        <w:t>Coordinate with all functions to ensure their support and alignment with the planned objectives.</w:t>
      </w:r>
    </w:p>
    <w:p w14:paraId="733554D6" w14:textId="77777777" w:rsidR="00826CFB" w:rsidRPr="003E2625" w:rsidRDefault="00826CFB">
      <w:pPr>
        <w:pStyle w:val="Paragraph"/>
        <w:numPr>
          <w:ilvl w:val="0"/>
          <w:numId w:val="84"/>
        </w:numPr>
        <w:spacing w:after="0" w:line="360" w:lineRule="auto"/>
        <w:rPr>
          <w:rFonts w:cs="Arial"/>
          <w:color w:val="000000"/>
          <w:rPrChange w:id="3919" w:author="Muhamad Ridho Zul Khoiri" w:date="2026-07-14T12:51:00Z" w16du:dateUtc="2026-07-14T05:51:00Z">
            <w:rPr>
              <w:rFonts w:ascii="Times New Roman" w:hAnsi="Times New Roman"/>
              <w:color w:val="000000"/>
            </w:rPr>
          </w:rPrChange>
        </w:rPr>
        <w:pPrChange w:id="3920" w:author="Muhamad Ridho Zul Khoiri" w:date="2026-07-14T12:59:00Z" w16du:dateUtc="2026-07-14T05:59:00Z">
          <w:pPr>
            <w:pStyle w:val="Paragraph"/>
            <w:numPr>
              <w:numId w:val="42"/>
            </w:numPr>
            <w:spacing w:after="0" w:line="360" w:lineRule="auto"/>
            <w:ind w:left="1440" w:hanging="360"/>
          </w:pPr>
        </w:pPrChange>
      </w:pPr>
      <w:r w:rsidRPr="003E2625">
        <w:rPr>
          <w:rFonts w:cs="Arial"/>
          <w:color w:val="000000"/>
          <w:rPrChange w:id="3921" w:author="Muhamad Ridho Zul Khoiri" w:date="2026-07-14T12:51:00Z" w16du:dateUtc="2026-07-14T05:51:00Z">
            <w:rPr>
              <w:rFonts w:ascii="Times New Roman" w:hAnsi="Times New Roman"/>
              <w:color w:val="000000"/>
            </w:rPr>
          </w:rPrChange>
        </w:rPr>
        <w:t>Ensure that engineering studies and execution plans are structured and managed in accordance with Integrated Planning processes.</w:t>
      </w:r>
    </w:p>
    <w:p w14:paraId="4E2A493C" w14:textId="5FBFB4C7" w:rsidR="004D7FAC" w:rsidRDefault="00826CFB">
      <w:pPr>
        <w:pStyle w:val="Paragraph"/>
        <w:numPr>
          <w:ilvl w:val="0"/>
          <w:numId w:val="84"/>
        </w:numPr>
        <w:spacing w:line="360" w:lineRule="auto"/>
        <w:rPr>
          <w:ins w:id="3922" w:author="Muhamad Ridho Zul Khoiri" w:date="2026-07-14T12:54:00Z" w16du:dateUtc="2026-07-14T05:54:00Z"/>
          <w:rFonts w:cs="Arial"/>
          <w:color w:val="000000"/>
        </w:rPr>
        <w:pPrChange w:id="3923" w:author="Muhamad Ridho Zul Khoiri" w:date="2026-07-14T12:59:00Z" w16du:dateUtc="2026-07-14T05:59:00Z">
          <w:pPr>
            <w:pStyle w:val="Paragraph"/>
            <w:numPr>
              <w:numId w:val="42"/>
            </w:numPr>
            <w:spacing w:line="360" w:lineRule="auto"/>
            <w:ind w:left="1440" w:hanging="360"/>
          </w:pPr>
        </w:pPrChange>
      </w:pPr>
      <w:r w:rsidRPr="003E2625">
        <w:rPr>
          <w:rFonts w:cs="Arial"/>
          <w:color w:val="000000"/>
          <w:rPrChange w:id="3924" w:author="Muhamad Ridho Zul Khoiri" w:date="2026-07-14T12:51:00Z" w16du:dateUtc="2026-07-14T05:51:00Z">
            <w:rPr>
              <w:rFonts w:ascii="Times New Roman" w:hAnsi="Times New Roman"/>
              <w:color w:val="000000"/>
            </w:rPr>
          </w:rPrChange>
        </w:rPr>
        <w:t>Facilitate input from various groups into the plan and assist in resolving conflicts among stakeholders.</w:t>
      </w:r>
    </w:p>
    <w:p w14:paraId="09FBC3A4" w14:textId="7242E424" w:rsidR="00087165" w:rsidRPr="00FC721A" w:rsidRDefault="00087165" w:rsidP="00087165">
      <w:pPr>
        <w:pStyle w:val="Heading3"/>
        <w:spacing w:before="0" w:after="0" w:line="360" w:lineRule="auto"/>
        <w:rPr>
          <w:ins w:id="3925" w:author="Muhamad Ridho Zul Khoiri" w:date="2026-07-14T12:54:00Z" w16du:dateUtc="2026-07-14T05:54:00Z"/>
          <w:rFonts w:cs="Arial"/>
          <w:u w:val="none"/>
        </w:rPr>
      </w:pPr>
      <w:ins w:id="3926" w:author="Muhamad Ridho Zul Khoiri" w:date="2026-07-14T12:54:00Z" w16du:dateUtc="2026-07-14T05:54:00Z">
        <w:r>
          <w:rPr>
            <w:rFonts w:cs="Arial"/>
            <w:u w:val="none"/>
          </w:rPr>
          <w:t>E&amp;P Planning</w:t>
        </w:r>
      </w:ins>
    </w:p>
    <w:p w14:paraId="3755575E" w14:textId="77777777" w:rsidR="00087165" w:rsidRDefault="00087165" w:rsidP="001E5954">
      <w:pPr>
        <w:pStyle w:val="Paragraph"/>
        <w:numPr>
          <w:ilvl w:val="0"/>
          <w:numId w:val="83"/>
        </w:numPr>
        <w:spacing w:after="0" w:line="360" w:lineRule="auto"/>
        <w:rPr>
          <w:ins w:id="3927" w:author="Muhamad Ridho Zul Khoiri" w:date="2026-07-14T12:54:00Z" w16du:dateUtc="2026-07-14T05:54:00Z"/>
          <w:rFonts w:cs="Arial"/>
          <w:color w:val="000000"/>
        </w:rPr>
      </w:pPr>
      <w:ins w:id="3928" w:author="Muhamad Ridho Zul Khoiri" w:date="2026-07-14T12:54:00Z" w16du:dateUtc="2026-07-14T05:54:00Z">
        <w:r w:rsidRPr="00087165">
          <w:rPr>
            <w:rFonts w:cs="Arial"/>
            <w:color w:val="000000"/>
          </w:rPr>
          <w:t>Coordinate the applicable LTP and Integrated Business Planning processes.</w:t>
        </w:r>
      </w:ins>
    </w:p>
    <w:p w14:paraId="17E7B9DB" w14:textId="77777777" w:rsidR="00087165" w:rsidRDefault="00087165" w:rsidP="001E5954">
      <w:pPr>
        <w:pStyle w:val="Paragraph"/>
        <w:numPr>
          <w:ilvl w:val="0"/>
          <w:numId w:val="83"/>
        </w:numPr>
        <w:spacing w:after="0" w:line="360" w:lineRule="auto"/>
        <w:rPr>
          <w:ins w:id="3929" w:author="Muhamad Ridho Zul Khoiri" w:date="2026-07-14T12:54:00Z" w16du:dateUtc="2026-07-14T05:54:00Z"/>
          <w:rFonts w:cs="Arial"/>
          <w:color w:val="000000"/>
        </w:rPr>
      </w:pPr>
      <w:ins w:id="3930" w:author="Muhamad Ridho Zul Khoiri" w:date="2026-07-14T12:54:00Z" w16du:dateUtc="2026-07-14T05:54:00Z">
        <w:r w:rsidRPr="00087165">
          <w:rPr>
            <w:rFonts w:cs="Arial"/>
            <w:color w:val="000000"/>
          </w:rPr>
          <w:t>Consolidate planning information and planning packages required for the LTP cycle.</w:t>
        </w:r>
      </w:ins>
    </w:p>
    <w:p w14:paraId="0A5AA935" w14:textId="77777777" w:rsidR="009C2F38" w:rsidRDefault="009C2F38" w:rsidP="00087165">
      <w:pPr>
        <w:pStyle w:val="Paragraph"/>
        <w:numPr>
          <w:ilvl w:val="0"/>
          <w:numId w:val="83"/>
        </w:numPr>
        <w:spacing w:after="0" w:line="360" w:lineRule="auto"/>
        <w:rPr>
          <w:ins w:id="3931" w:author="Muhamad Ridho Zul Khoiri" w:date="2026-07-14T13:14:00Z" w16du:dateUtc="2026-07-14T06:14:00Z"/>
          <w:rFonts w:cs="Arial"/>
          <w:color w:val="000000"/>
        </w:rPr>
      </w:pPr>
      <w:ins w:id="3932" w:author="Muhamad Ridho Zul Khoiri" w:date="2026-07-14T13:14:00Z" w16du:dateUtc="2026-07-14T06:14:00Z">
        <w:r w:rsidRPr="009C2F38">
          <w:rPr>
            <w:rFonts w:cs="Arial"/>
            <w:color w:val="000000"/>
          </w:rPr>
          <w:t>Coordinate planning assumptions, reviews, updates, and hand-offs within the LTP process.</w:t>
        </w:r>
      </w:ins>
    </w:p>
    <w:p w14:paraId="58652578" w14:textId="007058FF" w:rsidR="00087165" w:rsidRDefault="00D05C2B">
      <w:pPr>
        <w:pStyle w:val="Paragraph"/>
        <w:numPr>
          <w:ilvl w:val="0"/>
          <w:numId w:val="83"/>
        </w:numPr>
        <w:spacing w:after="0" w:line="360" w:lineRule="auto"/>
        <w:rPr>
          <w:ins w:id="3933" w:author="Muhamad Ridho Zul Khoiri" w:date="2026-07-14T12:54:00Z" w16du:dateUtc="2026-07-14T05:54:00Z"/>
          <w:rFonts w:cs="Arial"/>
          <w:color w:val="000000"/>
        </w:rPr>
        <w:pPrChange w:id="3934" w:author="Muhamad Ridho Zul Khoiri" w:date="2026-07-14T12:55:00Z" w16du:dateUtc="2026-07-14T05:55:00Z">
          <w:pPr>
            <w:pStyle w:val="Paragraph"/>
            <w:numPr>
              <w:numId w:val="83"/>
            </w:numPr>
            <w:spacing w:line="360" w:lineRule="auto"/>
            <w:ind w:left="1440" w:hanging="360"/>
          </w:pPr>
        </w:pPrChange>
      </w:pPr>
      <w:ins w:id="3935" w:author="Muhamad Ridho Zul Khoiri" w:date="2026-07-14T13:14:00Z" w16du:dateUtc="2026-07-14T06:14:00Z">
        <w:r>
          <w:rPr>
            <w:rFonts w:cs="Arial"/>
            <w:color w:val="000000"/>
          </w:rPr>
          <w:t>Support the alignment of Asset plans across the E&amp;P planning process.</w:t>
        </w:r>
      </w:ins>
    </w:p>
    <w:p w14:paraId="329560B6" w14:textId="32C29772" w:rsidR="00087165" w:rsidRDefault="00D05C2B" w:rsidP="00087165">
      <w:pPr>
        <w:pStyle w:val="Paragraph"/>
        <w:numPr>
          <w:ilvl w:val="0"/>
          <w:numId w:val="83"/>
        </w:numPr>
        <w:spacing w:line="360" w:lineRule="auto"/>
        <w:rPr>
          <w:ins w:id="3936" w:author="Muhamad Ridho Zul Khoiri" w:date="2026-07-14T12:55:00Z" w16du:dateUtc="2026-07-14T05:55:00Z"/>
          <w:rFonts w:cs="Arial"/>
          <w:color w:val="000000"/>
        </w:rPr>
      </w:pPr>
      <w:ins w:id="3937" w:author="Muhamad Ridho Zul Khoiri" w:date="2026-07-14T13:14:00Z" w16du:dateUtc="2026-07-14T06:14:00Z">
        <w:r>
          <w:rPr>
            <w:rFonts w:cs="Arial"/>
            <w:color w:val="000000"/>
          </w:rPr>
          <w:t>Maintain the appl</w:t>
        </w:r>
      </w:ins>
      <w:ins w:id="3938" w:author="Muhamad Ridho Zul Khoiri" w:date="2026-07-14T13:15:00Z" w16du:dateUtc="2026-07-14T06:15:00Z">
        <w:r>
          <w:rPr>
            <w:rFonts w:cs="Arial"/>
            <w:color w:val="000000"/>
          </w:rPr>
          <w:t>icable long-term planning outputs and planning information.</w:t>
        </w:r>
      </w:ins>
    </w:p>
    <w:p w14:paraId="7EEE0C98" w14:textId="76D9F6C6" w:rsidR="008A174F" w:rsidRPr="00DF2ED3" w:rsidRDefault="008A174F" w:rsidP="008A174F">
      <w:pPr>
        <w:pStyle w:val="Heading3"/>
        <w:spacing w:before="0" w:after="0" w:line="360" w:lineRule="auto"/>
        <w:rPr>
          <w:ins w:id="3939" w:author="Muhamad Ridho Zul Khoiri" w:date="2026-07-14T12:55:00Z" w16du:dateUtc="2026-07-14T05:55:00Z"/>
          <w:rFonts w:cs="Arial"/>
          <w:highlight w:val="yellow"/>
          <w:u w:val="none"/>
          <w:rPrChange w:id="3940" w:author="Muhamad Ridho Zul Khoiri" w:date="2026-07-14T13:40:00Z" w16du:dateUtc="2026-07-14T06:40:00Z">
            <w:rPr>
              <w:ins w:id="3941" w:author="Muhamad Ridho Zul Khoiri" w:date="2026-07-14T12:55:00Z" w16du:dateUtc="2026-07-14T05:55:00Z"/>
              <w:rFonts w:cs="Arial"/>
              <w:u w:val="none"/>
            </w:rPr>
          </w:rPrChange>
        </w:rPr>
      </w:pPr>
      <w:ins w:id="3942" w:author="Muhamad Ridho Zul Khoiri" w:date="2026-07-14T12:55:00Z" w16du:dateUtc="2026-07-14T05:55:00Z">
        <w:r w:rsidRPr="00DF2ED3">
          <w:rPr>
            <w:rFonts w:cs="Arial"/>
            <w:highlight w:val="yellow"/>
            <w:u w:val="none"/>
            <w:rPrChange w:id="3943" w:author="Muhamad Ridho Zul Khoiri" w:date="2026-07-14T13:40:00Z" w16du:dateUtc="2026-07-14T06:40:00Z">
              <w:rPr>
                <w:rFonts w:cs="Arial"/>
                <w:u w:val="none"/>
              </w:rPr>
            </w:rPrChange>
          </w:rPr>
          <w:t>Operations Planning and Activities Assurance (OPAA)</w:t>
        </w:r>
      </w:ins>
    </w:p>
    <w:p w14:paraId="21F5BE9A" w14:textId="528BC514" w:rsidR="008A174F" w:rsidRPr="00DF2ED3" w:rsidRDefault="00DB6FE8">
      <w:pPr>
        <w:pStyle w:val="Paragraph"/>
        <w:numPr>
          <w:ilvl w:val="0"/>
          <w:numId w:val="43"/>
        </w:numPr>
        <w:spacing w:after="0" w:line="360" w:lineRule="auto"/>
        <w:rPr>
          <w:ins w:id="3944" w:author="Muhamad Ridho Zul Khoiri" w:date="2026-07-14T12:55:00Z" w16du:dateUtc="2026-07-14T05:55:00Z"/>
          <w:rFonts w:cs="Arial"/>
          <w:color w:val="000000"/>
          <w:highlight w:val="yellow"/>
          <w:rPrChange w:id="3945" w:author="Muhamad Ridho Zul Khoiri" w:date="2026-07-14T13:40:00Z" w16du:dateUtc="2026-07-14T06:40:00Z">
            <w:rPr>
              <w:ins w:id="3946" w:author="Muhamad Ridho Zul Khoiri" w:date="2026-07-14T12:55:00Z" w16du:dateUtc="2026-07-14T05:55:00Z"/>
              <w:rFonts w:cs="Arial"/>
              <w:color w:val="000000"/>
            </w:rPr>
          </w:rPrChange>
        </w:rPr>
        <w:pPrChange w:id="3947" w:author="Muhamad Ridho Zul Khoiri" w:date="2026-07-14T13:18:00Z" w16du:dateUtc="2026-07-14T06:18:00Z">
          <w:pPr>
            <w:pStyle w:val="Paragraph"/>
            <w:numPr>
              <w:numId w:val="43"/>
            </w:numPr>
            <w:spacing w:line="360" w:lineRule="auto"/>
            <w:ind w:left="1440" w:hanging="360"/>
          </w:pPr>
        </w:pPrChange>
      </w:pPr>
      <w:ins w:id="3948" w:author="Muhamad Ridho Zul Khoiri" w:date="2026-07-14T13:16:00Z" w16du:dateUtc="2026-07-14T06:16:00Z">
        <w:r w:rsidRPr="00DF2ED3">
          <w:rPr>
            <w:rFonts w:cs="Arial"/>
            <w:color w:val="000000"/>
            <w:highlight w:val="yellow"/>
            <w:rPrChange w:id="3949" w:author="Muhamad Ridho Zul Khoiri" w:date="2026-07-14T13:40:00Z" w16du:dateUtc="2026-07-14T06:40:00Z">
              <w:rPr>
                <w:rFonts w:cs="Arial"/>
                <w:color w:val="000000"/>
              </w:rPr>
            </w:rPrChange>
          </w:rPr>
          <w:t>Coordinate</w:t>
        </w:r>
      </w:ins>
      <w:ins w:id="3950" w:author="Muhamad Ridho Zul Khoiri" w:date="2026-07-14T12:55:00Z" w16du:dateUtc="2026-07-14T05:55:00Z">
        <w:r w:rsidR="008A174F" w:rsidRPr="00DF2ED3">
          <w:rPr>
            <w:rFonts w:cs="Arial"/>
            <w:color w:val="000000"/>
            <w:highlight w:val="yellow"/>
            <w:rPrChange w:id="3951" w:author="Muhamad Ridho Zul Khoiri" w:date="2026-07-14T13:40:00Z" w16du:dateUtc="2026-07-14T06:40:00Z">
              <w:rPr>
                <w:rFonts w:cs="Arial"/>
                <w:color w:val="000000"/>
              </w:rPr>
            </w:rPrChange>
          </w:rPr>
          <w:t xml:space="preserve"> planning cycle, inputs, review forums, and hand-offs for the </w:t>
        </w:r>
      </w:ins>
      <w:ins w:id="3952" w:author="Muhamad Ridho Zul Khoiri" w:date="2026-07-14T12:56:00Z" w16du:dateUtc="2026-07-14T05:56:00Z">
        <w:r w:rsidR="008A174F" w:rsidRPr="00DF2ED3">
          <w:rPr>
            <w:rFonts w:cs="Arial"/>
            <w:color w:val="000000"/>
            <w:highlight w:val="yellow"/>
            <w:rPrChange w:id="3953" w:author="Muhamad Ridho Zul Khoiri" w:date="2026-07-14T13:40:00Z" w16du:dateUtc="2026-07-14T06:40:00Z">
              <w:rPr>
                <w:rFonts w:cs="Arial"/>
                <w:color w:val="000000"/>
              </w:rPr>
            </w:rPrChange>
          </w:rPr>
          <w:t>12M</w:t>
        </w:r>
      </w:ins>
      <w:ins w:id="3954" w:author="Muhamad Ridho Zul Khoiri" w:date="2026-07-14T12:55:00Z" w16du:dateUtc="2026-07-14T05:55:00Z">
        <w:r w:rsidR="008A174F" w:rsidRPr="00DF2ED3">
          <w:rPr>
            <w:rFonts w:cs="Arial"/>
            <w:color w:val="000000"/>
            <w:highlight w:val="yellow"/>
            <w:rPrChange w:id="3955" w:author="Muhamad Ridho Zul Khoiri" w:date="2026-07-14T13:40:00Z" w16du:dateUtc="2026-07-14T06:40:00Z">
              <w:rPr>
                <w:rFonts w:cs="Arial"/>
                <w:color w:val="000000"/>
              </w:rPr>
            </w:rPrChange>
          </w:rPr>
          <w:t>, 90</w:t>
        </w:r>
      </w:ins>
      <w:ins w:id="3956" w:author="Muhamad Ridho Zul Khoiri" w:date="2026-07-14T12:56:00Z" w16du:dateUtc="2026-07-14T05:56:00Z">
        <w:r w:rsidR="008A174F" w:rsidRPr="00DF2ED3">
          <w:rPr>
            <w:rFonts w:cs="Arial"/>
            <w:color w:val="000000"/>
            <w:highlight w:val="yellow"/>
            <w:rPrChange w:id="3957" w:author="Muhamad Ridho Zul Khoiri" w:date="2026-07-14T13:40:00Z" w16du:dateUtc="2026-07-14T06:40:00Z">
              <w:rPr>
                <w:rFonts w:cs="Arial"/>
                <w:color w:val="000000"/>
              </w:rPr>
            </w:rPrChange>
          </w:rPr>
          <w:t>D</w:t>
        </w:r>
      </w:ins>
      <w:ins w:id="3958" w:author="Muhamad Ridho Zul Khoiri" w:date="2026-07-14T12:55:00Z" w16du:dateUtc="2026-07-14T05:55:00Z">
        <w:r w:rsidR="008A174F" w:rsidRPr="00DF2ED3">
          <w:rPr>
            <w:rFonts w:cs="Arial"/>
            <w:color w:val="000000"/>
            <w:highlight w:val="yellow"/>
            <w:rPrChange w:id="3959" w:author="Muhamad Ridho Zul Khoiri" w:date="2026-07-14T13:40:00Z" w16du:dateUtc="2026-07-14T06:40:00Z">
              <w:rPr>
                <w:rFonts w:cs="Arial"/>
                <w:color w:val="000000"/>
              </w:rPr>
            </w:rPrChange>
          </w:rPr>
          <w:t>, and 30</w:t>
        </w:r>
      </w:ins>
      <w:ins w:id="3960" w:author="Muhamad Ridho Zul Khoiri" w:date="2026-07-14T12:56:00Z" w16du:dateUtc="2026-07-14T05:56:00Z">
        <w:r w:rsidR="008A174F" w:rsidRPr="00DF2ED3">
          <w:rPr>
            <w:rFonts w:cs="Arial"/>
            <w:color w:val="000000"/>
            <w:highlight w:val="yellow"/>
            <w:rPrChange w:id="3961" w:author="Muhamad Ridho Zul Khoiri" w:date="2026-07-14T13:40:00Z" w16du:dateUtc="2026-07-14T06:40:00Z">
              <w:rPr>
                <w:rFonts w:cs="Arial"/>
                <w:color w:val="000000"/>
              </w:rPr>
            </w:rPrChange>
          </w:rPr>
          <w:t>D horizon.</w:t>
        </w:r>
      </w:ins>
    </w:p>
    <w:p w14:paraId="6B9DCC25" w14:textId="77777777" w:rsidR="008A174F" w:rsidRPr="00DF2ED3" w:rsidRDefault="008A174F">
      <w:pPr>
        <w:pStyle w:val="Paragraph"/>
        <w:numPr>
          <w:ilvl w:val="0"/>
          <w:numId w:val="43"/>
        </w:numPr>
        <w:spacing w:after="0" w:line="360" w:lineRule="auto"/>
        <w:rPr>
          <w:ins w:id="3962" w:author="Muhamad Ridho Zul Khoiri" w:date="2026-07-14T12:55:00Z" w16du:dateUtc="2026-07-14T05:55:00Z"/>
          <w:rFonts w:cs="Arial"/>
          <w:color w:val="000000"/>
          <w:highlight w:val="yellow"/>
          <w:rPrChange w:id="3963" w:author="Muhamad Ridho Zul Khoiri" w:date="2026-07-14T13:40:00Z" w16du:dateUtc="2026-07-14T06:40:00Z">
            <w:rPr>
              <w:ins w:id="3964" w:author="Muhamad Ridho Zul Khoiri" w:date="2026-07-14T12:55:00Z" w16du:dateUtc="2026-07-14T05:55:00Z"/>
              <w:rFonts w:cs="Arial"/>
              <w:color w:val="000000"/>
            </w:rPr>
          </w:rPrChange>
        </w:rPr>
        <w:pPrChange w:id="3965" w:author="Muhamad Ridho Zul Khoiri" w:date="2026-07-14T13:18:00Z" w16du:dateUtc="2026-07-14T06:18:00Z">
          <w:pPr>
            <w:pStyle w:val="Paragraph"/>
            <w:numPr>
              <w:numId w:val="43"/>
            </w:numPr>
            <w:spacing w:line="360" w:lineRule="auto"/>
            <w:ind w:left="1440" w:hanging="360"/>
          </w:pPr>
        </w:pPrChange>
      </w:pPr>
      <w:ins w:id="3966" w:author="Muhamad Ridho Zul Khoiri" w:date="2026-07-14T12:55:00Z" w16du:dateUtc="2026-07-14T05:55:00Z">
        <w:r w:rsidRPr="00DF2ED3">
          <w:rPr>
            <w:rFonts w:cs="Arial"/>
            <w:color w:val="000000"/>
            <w:highlight w:val="yellow"/>
            <w:rPrChange w:id="3967" w:author="Muhamad Ridho Zul Khoiri" w:date="2026-07-14T13:40:00Z" w16du:dateUtc="2026-07-14T06:40:00Z">
              <w:rPr>
                <w:rFonts w:cs="Arial"/>
                <w:color w:val="000000"/>
              </w:rPr>
            </w:rPrChange>
          </w:rPr>
          <w:t>Consolidate and maintain operational planning information, priorities, readiness inputs, and scheduling details.</w:t>
        </w:r>
      </w:ins>
    </w:p>
    <w:p w14:paraId="1FAD9C1B" w14:textId="77777777" w:rsidR="008A174F" w:rsidRPr="00DF2ED3" w:rsidRDefault="008A174F">
      <w:pPr>
        <w:pStyle w:val="Paragraph"/>
        <w:numPr>
          <w:ilvl w:val="0"/>
          <w:numId w:val="43"/>
        </w:numPr>
        <w:spacing w:after="0" w:line="360" w:lineRule="auto"/>
        <w:rPr>
          <w:ins w:id="3968" w:author="Muhamad Ridho Zul Khoiri" w:date="2026-07-14T12:55:00Z" w16du:dateUtc="2026-07-14T05:55:00Z"/>
          <w:rFonts w:cs="Arial"/>
          <w:color w:val="000000"/>
          <w:highlight w:val="yellow"/>
          <w:rPrChange w:id="3969" w:author="Muhamad Ridho Zul Khoiri" w:date="2026-07-14T13:40:00Z" w16du:dateUtc="2026-07-14T06:40:00Z">
            <w:rPr>
              <w:ins w:id="3970" w:author="Muhamad Ridho Zul Khoiri" w:date="2026-07-14T12:55:00Z" w16du:dateUtc="2026-07-14T05:55:00Z"/>
              <w:rFonts w:cs="Arial"/>
              <w:color w:val="000000"/>
            </w:rPr>
          </w:rPrChange>
        </w:rPr>
        <w:pPrChange w:id="3971" w:author="Muhamad Ridho Zul Khoiri" w:date="2026-07-14T13:18:00Z" w16du:dateUtc="2026-07-14T06:18:00Z">
          <w:pPr>
            <w:pStyle w:val="Paragraph"/>
            <w:numPr>
              <w:numId w:val="43"/>
            </w:numPr>
            <w:spacing w:line="360" w:lineRule="auto"/>
            <w:ind w:left="1440" w:hanging="360"/>
          </w:pPr>
        </w:pPrChange>
      </w:pPr>
      <w:ins w:id="3972" w:author="Muhamad Ridho Zul Khoiri" w:date="2026-07-14T12:55:00Z" w16du:dateUtc="2026-07-14T05:55:00Z">
        <w:r w:rsidRPr="00DF2ED3">
          <w:rPr>
            <w:rFonts w:cs="Arial"/>
            <w:color w:val="000000"/>
            <w:highlight w:val="yellow"/>
            <w:rPrChange w:id="3973" w:author="Muhamad Ridho Zul Khoiri" w:date="2026-07-14T13:40:00Z" w16du:dateUtc="2026-07-14T06:40:00Z">
              <w:rPr>
                <w:rFonts w:cs="Arial"/>
                <w:color w:val="000000"/>
              </w:rPr>
            </w:rPrChange>
          </w:rPr>
          <w:lastRenderedPageBreak/>
          <w:t>Review planning inputs for completeness, dependencies, constraints, conflicts, and readiness requirements.</w:t>
        </w:r>
      </w:ins>
    </w:p>
    <w:p w14:paraId="60B42B22" w14:textId="3B164299" w:rsidR="008A174F" w:rsidRPr="00DF2ED3" w:rsidRDefault="008A174F">
      <w:pPr>
        <w:pStyle w:val="Paragraph"/>
        <w:numPr>
          <w:ilvl w:val="0"/>
          <w:numId w:val="43"/>
        </w:numPr>
        <w:spacing w:after="0" w:line="360" w:lineRule="auto"/>
        <w:rPr>
          <w:ins w:id="3974" w:author="Muhamad Ridho Zul Khoiri" w:date="2026-07-14T12:55:00Z" w16du:dateUtc="2026-07-14T05:55:00Z"/>
          <w:rFonts w:cs="Arial"/>
          <w:color w:val="000000"/>
          <w:highlight w:val="yellow"/>
          <w:rPrChange w:id="3975" w:author="Muhamad Ridho Zul Khoiri" w:date="2026-07-14T13:40:00Z" w16du:dateUtc="2026-07-14T06:40:00Z">
            <w:rPr>
              <w:ins w:id="3976" w:author="Muhamad Ridho Zul Khoiri" w:date="2026-07-14T12:55:00Z" w16du:dateUtc="2026-07-14T05:55:00Z"/>
              <w:rFonts w:cs="Arial"/>
              <w:color w:val="000000"/>
            </w:rPr>
          </w:rPrChange>
        </w:rPr>
        <w:pPrChange w:id="3977" w:author="Muhamad Ridho Zul Khoiri" w:date="2026-07-14T13:18:00Z" w16du:dateUtc="2026-07-14T06:18:00Z">
          <w:pPr>
            <w:pStyle w:val="Paragraph"/>
            <w:numPr>
              <w:numId w:val="43"/>
            </w:numPr>
            <w:spacing w:line="360" w:lineRule="auto"/>
            <w:ind w:left="1440" w:hanging="360"/>
          </w:pPr>
        </w:pPrChange>
      </w:pPr>
      <w:ins w:id="3978" w:author="Muhamad Ridho Zul Khoiri" w:date="2026-07-14T12:55:00Z" w16du:dateUtc="2026-07-14T05:55:00Z">
        <w:r w:rsidRPr="00DF2ED3">
          <w:rPr>
            <w:rFonts w:cs="Arial"/>
            <w:color w:val="000000"/>
            <w:highlight w:val="yellow"/>
            <w:rPrChange w:id="3979" w:author="Muhamad Ridho Zul Khoiri" w:date="2026-07-14T13:40:00Z" w16du:dateUtc="2026-07-14T06:40:00Z">
              <w:rPr>
                <w:rFonts w:cs="Arial"/>
                <w:color w:val="000000"/>
              </w:rPr>
            </w:rPrChange>
          </w:rPr>
          <w:t xml:space="preserve">Identify and escalate planning conflicts, capacity issues, and significant deviations to the </w:t>
        </w:r>
      </w:ins>
      <w:ins w:id="3980" w:author="Muhamad Ridho Zul Khoiri" w:date="2026-07-14T13:17:00Z" w16du:dateUtc="2026-07-14T06:17:00Z">
        <w:r w:rsidR="002B5E34" w:rsidRPr="00DF2ED3">
          <w:rPr>
            <w:rFonts w:cs="Arial"/>
            <w:color w:val="000000"/>
            <w:highlight w:val="yellow"/>
            <w:rPrChange w:id="3981" w:author="Muhamad Ridho Zul Khoiri" w:date="2026-07-14T13:40:00Z" w16du:dateUtc="2026-07-14T06:40:00Z">
              <w:rPr>
                <w:rFonts w:cs="Arial"/>
                <w:color w:val="000000"/>
              </w:rPr>
            </w:rPrChange>
          </w:rPr>
          <w:t>relevant</w:t>
        </w:r>
      </w:ins>
      <w:ins w:id="3982" w:author="Muhamad Ridho Zul Khoiri" w:date="2026-07-14T12:55:00Z" w16du:dateUtc="2026-07-14T05:55:00Z">
        <w:r w:rsidRPr="00DF2ED3">
          <w:rPr>
            <w:rFonts w:cs="Arial"/>
            <w:color w:val="000000"/>
            <w:highlight w:val="yellow"/>
            <w:rPrChange w:id="3983" w:author="Muhamad Ridho Zul Khoiri" w:date="2026-07-14T13:40:00Z" w16du:dateUtc="2026-07-14T06:40:00Z">
              <w:rPr>
                <w:rFonts w:cs="Arial"/>
                <w:color w:val="000000"/>
              </w:rPr>
            </w:rPrChange>
          </w:rPr>
          <w:t xml:space="preserve"> Plan Owner or approval authority.</w:t>
        </w:r>
      </w:ins>
    </w:p>
    <w:p w14:paraId="45AC7ACE" w14:textId="77777777" w:rsidR="00570093" w:rsidRPr="00DF2ED3" w:rsidRDefault="008A174F">
      <w:pPr>
        <w:pStyle w:val="Paragraph"/>
        <w:numPr>
          <w:ilvl w:val="0"/>
          <w:numId w:val="43"/>
        </w:numPr>
        <w:spacing w:after="0" w:line="360" w:lineRule="auto"/>
        <w:rPr>
          <w:ins w:id="3984" w:author="Muhamad Ridho Zul Khoiri" w:date="2026-07-14T13:17:00Z" w16du:dateUtc="2026-07-14T06:17:00Z"/>
          <w:rFonts w:cs="Arial"/>
          <w:color w:val="000000"/>
          <w:highlight w:val="yellow"/>
          <w:rPrChange w:id="3985" w:author="Muhamad Ridho Zul Khoiri" w:date="2026-07-14T13:40:00Z" w16du:dateUtc="2026-07-14T06:40:00Z">
            <w:rPr>
              <w:ins w:id="3986" w:author="Muhamad Ridho Zul Khoiri" w:date="2026-07-14T13:17:00Z" w16du:dateUtc="2026-07-14T06:17:00Z"/>
              <w:rFonts w:cs="Arial"/>
              <w:color w:val="000000"/>
            </w:rPr>
          </w:rPrChange>
        </w:rPr>
        <w:pPrChange w:id="3987" w:author="Muhamad Ridho Zul Khoiri" w:date="2026-07-14T13:18:00Z" w16du:dateUtc="2026-07-14T06:18:00Z">
          <w:pPr>
            <w:pStyle w:val="Paragraph"/>
            <w:numPr>
              <w:numId w:val="43"/>
            </w:numPr>
            <w:spacing w:line="360" w:lineRule="auto"/>
            <w:ind w:left="1440" w:hanging="360"/>
          </w:pPr>
        </w:pPrChange>
      </w:pPr>
      <w:ins w:id="3988" w:author="Muhamad Ridho Zul Khoiri" w:date="2026-07-14T12:55:00Z" w16du:dateUtc="2026-07-14T05:55:00Z">
        <w:r w:rsidRPr="00DF2ED3">
          <w:rPr>
            <w:rFonts w:cs="Arial"/>
            <w:color w:val="000000"/>
            <w:highlight w:val="yellow"/>
            <w:rPrChange w:id="3989" w:author="Muhamad Ridho Zul Khoiri" w:date="2026-07-14T13:40:00Z" w16du:dateUtc="2026-07-14T06:40:00Z">
              <w:rPr>
                <w:rFonts w:cs="Arial"/>
                <w:color w:val="000000"/>
              </w:rPr>
            </w:rPrChange>
          </w:rPr>
          <w:t>Support the implementation of planning standards, templates, and planning records for operational planning.</w:t>
        </w:r>
      </w:ins>
    </w:p>
    <w:p w14:paraId="71643A9B" w14:textId="2AB3901D" w:rsidR="00570093" w:rsidRPr="00DF2ED3" w:rsidRDefault="00570093">
      <w:pPr>
        <w:pStyle w:val="Paragraph"/>
        <w:numPr>
          <w:ilvl w:val="0"/>
          <w:numId w:val="43"/>
        </w:numPr>
        <w:spacing w:after="0" w:line="360" w:lineRule="auto"/>
        <w:rPr>
          <w:ins w:id="3990" w:author="Muhamad Ridho Zul Khoiri" w:date="2026-07-14T13:17:00Z" w16du:dateUtc="2026-07-14T06:17:00Z"/>
          <w:rFonts w:cs="Arial"/>
          <w:color w:val="000000"/>
          <w:highlight w:val="yellow"/>
          <w:rPrChange w:id="3991" w:author="Muhamad Ridho Zul Khoiri" w:date="2026-07-14T13:40:00Z" w16du:dateUtc="2026-07-14T06:40:00Z">
            <w:rPr>
              <w:ins w:id="3992" w:author="Muhamad Ridho Zul Khoiri" w:date="2026-07-14T13:17:00Z" w16du:dateUtc="2026-07-14T06:17:00Z"/>
              <w:rFonts w:cs="Arial"/>
              <w:color w:val="000000"/>
            </w:rPr>
          </w:rPrChange>
        </w:rPr>
        <w:pPrChange w:id="3993" w:author="Muhamad Ridho Zul Khoiri" w:date="2026-07-14T13:18:00Z" w16du:dateUtc="2026-07-14T06:18:00Z">
          <w:pPr>
            <w:pStyle w:val="Paragraph"/>
            <w:numPr>
              <w:numId w:val="43"/>
            </w:numPr>
            <w:spacing w:line="360" w:lineRule="auto"/>
            <w:ind w:left="1440" w:hanging="360"/>
          </w:pPr>
        </w:pPrChange>
      </w:pPr>
      <w:ins w:id="3994" w:author="Muhamad Ridho Zul Khoiri" w:date="2026-07-14T13:17:00Z" w16du:dateUtc="2026-07-14T06:17:00Z">
        <w:r w:rsidRPr="00DF2ED3">
          <w:rPr>
            <w:rFonts w:cs="Arial"/>
            <w:color w:val="000000"/>
            <w:highlight w:val="yellow"/>
            <w:rPrChange w:id="3995" w:author="Muhamad Ridho Zul Khoiri" w:date="2026-07-14T13:40:00Z" w16du:dateUtc="2026-07-14T06:40:00Z">
              <w:rPr>
                <w:rFonts w:cs="Arial"/>
                <w:color w:val="000000"/>
              </w:rPr>
            </w:rPrChange>
          </w:rPr>
          <w:t>Maintain applicable operational planning processes, templates, records, and planning information.</w:t>
        </w:r>
      </w:ins>
    </w:p>
    <w:p w14:paraId="11209978" w14:textId="2DBF4E0F" w:rsidR="00570093" w:rsidRPr="00DF2ED3" w:rsidRDefault="00570093">
      <w:pPr>
        <w:pStyle w:val="Paragraph"/>
        <w:numPr>
          <w:ilvl w:val="0"/>
          <w:numId w:val="43"/>
        </w:numPr>
        <w:spacing w:line="360" w:lineRule="auto"/>
        <w:rPr>
          <w:rFonts w:cs="Arial"/>
          <w:color w:val="000000"/>
          <w:highlight w:val="yellow"/>
          <w:rPrChange w:id="3996" w:author="Muhamad Ridho Zul Khoiri" w:date="2026-07-14T13:40:00Z" w16du:dateUtc="2026-07-14T06:40:00Z">
            <w:rPr>
              <w:rFonts w:ascii="Times New Roman" w:hAnsi="Times New Roman"/>
              <w:color w:val="000000"/>
            </w:rPr>
          </w:rPrChange>
        </w:rPr>
        <w:pPrChange w:id="3997" w:author="Muhamad Ridho Zul Khoiri" w:date="2026-07-14T13:18:00Z" w16du:dateUtc="2026-07-14T06:18:00Z">
          <w:pPr>
            <w:pStyle w:val="Paragraph"/>
            <w:numPr>
              <w:numId w:val="42"/>
            </w:numPr>
            <w:spacing w:line="360" w:lineRule="auto"/>
            <w:ind w:left="1440" w:hanging="360"/>
          </w:pPr>
        </w:pPrChange>
      </w:pPr>
      <w:ins w:id="3998" w:author="Muhamad Ridho Zul Khoiri" w:date="2026-07-14T13:17:00Z" w16du:dateUtc="2026-07-14T06:17:00Z">
        <w:r w:rsidRPr="00DF2ED3">
          <w:rPr>
            <w:rFonts w:cs="Arial"/>
            <w:color w:val="000000"/>
            <w:highlight w:val="yellow"/>
            <w:rPrChange w:id="3999" w:author="Muhamad Ridho Zul Khoiri" w:date="2026-07-14T13:40:00Z" w16du:dateUtc="2026-07-14T06:40:00Z">
              <w:rPr>
                <w:rFonts w:cs="Arial"/>
                <w:color w:val="000000"/>
              </w:rPr>
            </w:rPrChange>
          </w:rPr>
          <w:t>Monitor and communicate operational planning performance indicators and support process improvement.</w:t>
        </w:r>
      </w:ins>
    </w:p>
    <w:p w14:paraId="217E0792" w14:textId="60992F28" w:rsidR="00316D84" w:rsidRPr="003E2625" w:rsidRDefault="00DC1BE1" w:rsidP="00BD290E">
      <w:pPr>
        <w:pStyle w:val="Heading3"/>
        <w:spacing w:before="0" w:after="0" w:line="360" w:lineRule="auto"/>
        <w:rPr>
          <w:rFonts w:cs="Arial"/>
          <w:u w:val="none"/>
          <w:rPrChange w:id="4000" w:author="Muhamad Ridho Zul Khoiri" w:date="2026-07-14T12:51:00Z" w16du:dateUtc="2026-07-14T05:51:00Z">
            <w:rPr>
              <w:rFonts w:ascii="Times New Roman" w:hAnsi="Times New Roman"/>
              <w:u w:val="none"/>
            </w:rPr>
          </w:rPrChange>
        </w:rPr>
      </w:pPr>
      <w:r w:rsidRPr="003E2625">
        <w:rPr>
          <w:rFonts w:cs="Arial"/>
          <w:u w:val="none"/>
          <w:rPrChange w:id="4001" w:author="Muhamad Ridho Zul Khoiri" w:date="2026-07-14T12:51:00Z" w16du:dateUtc="2026-07-14T05:51:00Z">
            <w:rPr>
              <w:rFonts w:ascii="Times New Roman" w:hAnsi="Times New Roman"/>
              <w:u w:val="none"/>
            </w:rPr>
          </w:rPrChange>
        </w:rPr>
        <w:t xml:space="preserve">Plan Owners </w:t>
      </w:r>
    </w:p>
    <w:p w14:paraId="7883F706" w14:textId="51354FD0" w:rsidR="00DB731E" w:rsidRPr="005A5CE4" w:rsidRDefault="00413CAB" w:rsidP="005A5CE4">
      <w:pPr>
        <w:pStyle w:val="Paragraph"/>
        <w:numPr>
          <w:ilvl w:val="0"/>
          <w:numId w:val="85"/>
        </w:numPr>
        <w:spacing w:after="0" w:line="360" w:lineRule="auto"/>
        <w:rPr>
          <w:ins w:id="4002" w:author="Muhamad Ridho Zul Khoiri" w:date="2026-07-14T13:18:00Z" w16du:dateUtc="2026-07-14T06:18:00Z"/>
          <w:rFonts w:cs="Arial"/>
          <w:color w:val="000000"/>
        </w:rPr>
      </w:pPr>
      <w:r w:rsidRPr="003E2625">
        <w:rPr>
          <w:rFonts w:cs="Arial"/>
          <w:color w:val="000000"/>
          <w:rPrChange w:id="4003" w:author="Muhamad Ridho Zul Khoiri" w:date="2026-07-14T12:51:00Z" w16du:dateUtc="2026-07-14T05:51:00Z">
            <w:rPr>
              <w:rFonts w:ascii="Times New Roman" w:hAnsi="Times New Roman"/>
              <w:color w:val="000000"/>
            </w:rPr>
          </w:rPrChange>
        </w:rPr>
        <w:t>Hold accountability for the</w:t>
      </w:r>
      <w:ins w:id="4004" w:author="Muhamad Ridho Zul Khoiri" w:date="2026-07-14T13:18:00Z" w16du:dateUtc="2026-07-14T06:18:00Z">
        <w:r w:rsidR="00570093">
          <w:rPr>
            <w:rFonts w:cs="Arial"/>
            <w:color w:val="000000"/>
          </w:rPr>
          <w:t xml:space="preserve"> planning </w:t>
        </w:r>
      </w:ins>
      <w:ins w:id="4005" w:author="Muhamad Ridho Zul Khoiri" w:date="2026-07-14T13:19:00Z" w16du:dateUtc="2026-07-14T06:19:00Z">
        <w:r w:rsidR="00DB731E">
          <w:rPr>
            <w:rFonts w:cs="Arial"/>
            <w:color w:val="000000"/>
          </w:rPr>
          <w:t xml:space="preserve">process, </w:t>
        </w:r>
      </w:ins>
      <w:ins w:id="4006" w:author="Muhamad Ridho Zul Khoiri" w:date="2026-07-14T13:18:00Z" w16du:dateUtc="2026-07-14T06:18:00Z">
        <w:r w:rsidR="00570093">
          <w:rPr>
            <w:rFonts w:cs="Arial"/>
            <w:color w:val="000000"/>
          </w:rPr>
          <w:t>progression</w:t>
        </w:r>
      </w:ins>
      <w:ins w:id="4007" w:author="Muhamad Ridho Zul Khoiri" w:date="2026-07-14T13:19:00Z" w16du:dateUtc="2026-07-14T06:19:00Z">
        <w:r w:rsidR="00DB731E">
          <w:rPr>
            <w:rFonts w:cs="Arial"/>
            <w:color w:val="000000"/>
          </w:rPr>
          <w:t xml:space="preserve">, and outcome </w:t>
        </w:r>
      </w:ins>
      <w:ins w:id="4008" w:author="Muhamad Ridho Zul Khoiri" w:date="2026-07-14T13:18:00Z" w16du:dateUtc="2026-07-14T06:18:00Z">
        <w:r w:rsidR="00570093">
          <w:rPr>
            <w:rFonts w:cs="Arial"/>
            <w:color w:val="000000"/>
          </w:rPr>
          <w:t>of their respective plan, program, or grouped activities.</w:t>
        </w:r>
      </w:ins>
    </w:p>
    <w:p w14:paraId="1455D8C7" w14:textId="26F50A7C" w:rsidR="00413CAB" w:rsidRPr="003E2625" w:rsidDel="00570093" w:rsidRDefault="00413CAB">
      <w:pPr>
        <w:pStyle w:val="Paragraph"/>
        <w:numPr>
          <w:ilvl w:val="0"/>
          <w:numId w:val="85"/>
        </w:numPr>
        <w:spacing w:after="0" w:line="360" w:lineRule="auto"/>
        <w:rPr>
          <w:del w:id="4009" w:author="Muhamad Ridho Zul Khoiri" w:date="2026-07-14T13:18:00Z" w16du:dateUtc="2026-07-14T06:18:00Z"/>
          <w:rFonts w:cs="Arial"/>
          <w:color w:val="000000"/>
          <w:rPrChange w:id="4010" w:author="Muhamad Ridho Zul Khoiri" w:date="2026-07-14T12:51:00Z" w16du:dateUtc="2026-07-14T05:51:00Z">
            <w:rPr>
              <w:del w:id="4011" w:author="Muhamad Ridho Zul Khoiri" w:date="2026-07-14T13:18:00Z" w16du:dateUtc="2026-07-14T06:18:00Z"/>
              <w:rFonts w:ascii="Times New Roman" w:hAnsi="Times New Roman"/>
              <w:color w:val="000000"/>
            </w:rPr>
          </w:rPrChange>
        </w:rPr>
        <w:pPrChange w:id="4012" w:author="Muhamad Ridho Zul Khoiri" w:date="2026-07-14T13:18:00Z" w16du:dateUtc="2026-07-14T06:18:00Z">
          <w:pPr>
            <w:pStyle w:val="Paragraph"/>
            <w:numPr>
              <w:numId w:val="43"/>
            </w:numPr>
            <w:spacing w:after="0" w:line="360" w:lineRule="auto"/>
            <w:ind w:left="1440" w:hanging="360"/>
          </w:pPr>
        </w:pPrChange>
      </w:pPr>
      <w:del w:id="4013" w:author="Muhamad Ridho Zul Khoiri" w:date="2026-07-14T13:18:00Z" w16du:dateUtc="2026-07-14T06:18:00Z">
        <w:r w:rsidRPr="003E2625" w:rsidDel="00570093">
          <w:rPr>
            <w:rFonts w:cs="Arial"/>
            <w:color w:val="000000"/>
            <w:rPrChange w:id="4014" w:author="Muhamad Ridho Zul Khoiri" w:date="2026-07-14T12:51:00Z" w16du:dateUtc="2026-07-14T05:51:00Z">
              <w:rPr>
                <w:rFonts w:ascii="Times New Roman" w:hAnsi="Times New Roman"/>
                <w:color w:val="000000"/>
              </w:rPr>
            </w:rPrChange>
          </w:rPr>
          <w:delText>ir work programs within the planning processes.</w:delText>
        </w:r>
      </w:del>
    </w:p>
    <w:p w14:paraId="6ACA1790" w14:textId="3348A3F2" w:rsidR="004D7FAC" w:rsidRPr="003E2625" w:rsidRDefault="00413CAB">
      <w:pPr>
        <w:pStyle w:val="Paragraph"/>
        <w:numPr>
          <w:ilvl w:val="0"/>
          <w:numId w:val="85"/>
        </w:numPr>
        <w:spacing w:line="360" w:lineRule="auto"/>
        <w:rPr>
          <w:rFonts w:cs="Arial"/>
          <w:color w:val="000000"/>
          <w:rPrChange w:id="4015" w:author="Muhamad Ridho Zul Khoiri" w:date="2026-07-14T12:51:00Z" w16du:dateUtc="2026-07-14T05:51:00Z">
            <w:rPr>
              <w:rFonts w:ascii="Times New Roman" w:hAnsi="Times New Roman"/>
              <w:color w:val="000000"/>
            </w:rPr>
          </w:rPrChange>
        </w:rPr>
        <w:pPrChange w:id="4016" w:author="Muhamad Ridho Zul Khoiri" w:date="2026-07-14T13:18:00Z" w16du:dateUtc="2026-07-14T06:18:00Z">
          <w:pPr>
            <w:pStyle w:val="Paragraph"/>
            <w:numPr>
              <w:numId w:val="43"/>
            </w:numPr>
            <w:spacing w:line="360" w:lineRule="auto"/>
            <w:ind w:left="1440" w:hanging="360"/>
          </w:pPr>
        </w:pPrChange>
      </w:pPr>
      <w:r w:rsidRPr="003E2625">
        <w:rPr>
          <w:rFonts w:cs="Arial"/>
          <w:color w:val="000000"/>
          <w:rPrChange w:id="4017" w:author="Muhamad Ridho Zul Khoiri" w:date="2026-07-14T12:51:00Z" w16du:dateUtc="2026-07-14T05:51:00Z">
            <w:rPr>
              <w:rFonts w:ascii="Times New Roman" w:hAnsi="Times New Roman"/>
              <w:color w:val="000000"/>
            </w:rPr>
          </w:rPrChange>
        </w:rPr>
        <w:t>Review and incorporate salient information from external sources that may influence planning decisions.</w:t>
      </w:r>
    </w:p>
    <w:p w14:paraId="6879EF5F" w14:textId="77777777" w:rsidR="0093183C" w:rsidRPr="003E2625" w:rsidRDefault="0093183C" w:rsidP="0093183C">
      <w:pPr>
        <w:pStyle w:val="Heading3"/>
        <w:spacing w:after="0" w:line="360" w:lineRule="auto"/>
        <w:rPr>
          <w:rFonts w:cs="Arial"/>
          <w:u w:val="none"/>
          <w:rPrChange w:id="4018" w:author="Muhamad Ridho Zul Khoiri" w:date="2026-07-14T12:51:00Z" w16du:dateUtc="2026-07-14T05:51:00Z">
            <w:rPr>
              <w:rFonts w:ascii="Times New Roman" w:hAnsi="Times New Roman"/>
              <w:u w:val="none"/>
            </w:rPr>
          </w:rPrChange>
        </w:rPr>
      </w:pPr>
      <w:r w:rsidRPr="003E2625">
        <w:rPr>
          <w:rFonts w:cs="Arial"/>
          <w:u w:val="none"/>
          <w:rPrChange w:id="4019" w:author="Muhamad Ridho Zul Khoiri" w:date="2026-07-14T12:51:00Z" w16du:dateUtc="2026-07-14T05:51:00Z">
            <w:rPr>
              <w:rFonts w:ascii="Times New Roman" w:hAnsi="Times New Roman"/>
              <w:u w:val="none"/>
            </w:rPr>
          </w:rPrChange>
        </w:rPr>
        <w:t>Managers (Field, Drilling, Project, Exploration, Engineering, Support Functions)</w:t>
      </w:r>
    </w:p>
    <w:p w14:paraId="132EB520" w14:textId="7922A31F" w:rsidR="0093183C" w:rsidRPr="003E2625" w:rsidRDefault="0093183C">
      <w:pPr>
        <w:pStyle w:val="ListParagraph"/>
        <w:numPr>
          <w:ilvl w:val="0"/>
          <w:numId w:val="54"/>
        </w:numPr>
        <w:spacing w:line="360" w:lineRule="auto"/>
        <w:ind w:left="1440"/>
        <w:rPr>
          <w:color w:val="000000"/>
          <w:rPrChange w:id="4020" w:author="Muhamad Ridho Zul Khoiri" w:date="2026-07-14T12:51:00Z" w16du:dateUtc="2026-07-14T05:51:00Z">
            <w:rPr>
              <w:rFonts w:ascii="Times New Roman" w:hAnsi="Times New Roman" w:cs="Times New Roman"/>
              <w:color w:val="000000"/>
            </w:rPr>
          </w:rPrChange>
        </w:rPr>
      </w:pPr>
      <w:r w:rsidRPr="003E2625">
        <w:rPr>
          <w:color w:val="000000"/>
          <w:rPrChange w:id="4021" w:author="Muhamad Ridho Zul Khoiri" w:date="2026-07-14T12:51:00Z" w16du:dateUtc="2026-07-14T05:51:00Z">
            <w:rPr>
              <w:rFonts w:ascii="Times New Roman" w:hAnsi="Times New Roman" w:cs="Times New Roman"/>
              <w:color w:val="000000"/>
            </w:rPr>
          </w:rPrChange>
        </w:rPr>
        <w:t>Ensure approved plan changes are rigorously assessed to maintain alignment with objectives</w:t>
      </w:r>
      <w:ins w:id="4022" w:author="Muhamad Ridho Zul Khoiri" w:date="2026-07-14T13:24:00Z" w16du:dateUtc="2026-07-14T06:24:00Z">
        <w:r w:rsidR="00723921">
          <w:rPr>
            <w:color w:val="000000"/>
          </w:rPr>
          <w:t xml:space="preserve">, </w:t>
        </w:r>
        <w:r w:rsidR="00723921" w:rsidRPr="00723921">
          <w:rPr>
            <w:color w:val="000000"/>
            <w:highlight w:val="yellow"/>
            <w:rPrChange w:id="4023" w:author="Muhamad Ridho Zul Khoiri" w:date="2026-07-14T13:24:00Z" w16du:dateUtc="2026-07-14T06:24:00Z">
              <w:rPr>
                <w:color w:val="000000"/>
              </w:rPr>
            </w:rPrChange>
          </w:rPr>
          <w:t>priorities</w:t>
        </w:r>
        <w:r w:rsidR="00723921">
          <w:rPr>
            <w:color w:val="000000"/>
          </w:rPr>
          <w:t xml:space="preserve">, </w:t>
        </w:r>
      </w:ins>
      <w:del w:id="4024" w:author="Muhamad Ridho Zul Khoiri" w:date="2026-07-14T13:24:00Z" w16du:dateUtc="2026-07-14T06:24:00Z">
        <w:r w:rsidRPr="003E2625" w:rsidDel="00723921">
          <w:rPr>
            <w:color w:val="000000"/>
            <w:rPrChange w:id="4025" w:author="Muhamad Ridho Zul Khoiri" w:date="2026-07-14T12:51:00Z" w16du:dateUtc="2026-07-14T05:51:00Z">
              <w:rPr>
                <w:rFonts w:ascii="Times New Roman" w:hAnsi="Times New Roman" w:cs="Times New Roman"/>
                <w:color w:val="000000"/>
              </w:rPr>
            </w:rPrChange>
          </w:rPr>
          <w:delText xml:space="preserve"> </w:delText>
        </w:r>
      </w:del>
      <w:r w:rsidRPr="003E2625">
        <w:rPr>
          <w:color w:val="000000"/>
          <w:rPrChange w:id="4026" w:author="Muhamad Ridho Zul Khoiri" w:date="2026-07-14T12:51:00Z" w16du:dateUtc="2026-07-14T05:51:00Z">
            <w:rPr>
              <w:rFonts w:ascii="Times New Roman" w:hAnsi="Times New Roman" w:cs="Times New Roman"/>
              <w:color w:val="000000"/>
            </w:rPr>
          </w:rPrChange>
        </w:rPr>
        <w:t>and constraints.</w:t>
      </w:r>
    </w:p>
    <w:p w14:paraId="738A9086" w14:textId="62E637C1" w:rsidR="0093183C" w:rsidRPr="003E2625" w:rsidRDefault="0093183C">
      <w:pPr>
        <w:pStyle w:val="ListParagraph"/>
        <w:numPr>
          <w:ilvl w:val="0"/>
          <w:numId w:val="54"/>
        </w:numPr>
        <w:spacing w:line="360" w:lineRule="auto"/>
        <w:ind w:left="1440"/>
        <w:rPr>
          <w:color w:val="000000"/>
          <w:rPrChange w:id="4027" w:author="Muhamad Ridho Zul Khoiri" w:date="2026-07-14T12:51:00Z" w16du:dateUtc="2026-07-14T05:51:00Z">
            <w:rPr>
              <w:rFonts w:ascii="Times New Roman" w:hAnsi="Times New Roman" w:cs="Times New Roman"/>
              <w:color w:val="000000"/>
            </w:rPr>
          </w:rPrChange>
        </w:rPr>
      </w:pPr>
      <w:r w:rsidRPr="003E2625">
        <w:rPr>
          <w:color w:val="000000"/>
          <w:rPrChange w:id="4028" w:author="Muhamad Ridho Zul Khoiri" w:date="2026-07-14T12:51:00Z" w16du:dateUtc="2026-07-14T05:51:00Z">
            <w:rPr>
              <w:rFonts w:ascii="Times New Roman" w:hAnsi="Times New Roman" w:cs="Times New Roman"/>
              <w:color w:val="000000"/>
            </w:rPr>
          </w:rPrChange>
        </w:rPr>
        <w:t xml:space="preserve">Track </w:t>
      </w:r>
      <w:ins w:id="4029" w:author="Muhamad Ridho Zul Khoiri" w:date="2026-07-14T13:23:00Z" w16du:dateUtc="2026-07-14T06:23:00Z">
        <w:r w:rsidR="00723921" w:rsidRPr="00723921">
          <w:rPr>
            <w:color w:val="000000"/>
            <w:highlight w:val="yellow"/>
            <w:rPrChange w:id="4030" w:author="Muhamad Ridho Zul Khoiri" w:date="2026-07-14T13:24:00Z" w16du:dateUtc="2026-07-14T06:24:00Z">
              <w:rPr>
                <w:color w:val="000000"/>
              </w:rPr>
            </w:rPrChange>
          </w:rPr>
          <w:t>applicable</w:t>
        </w:r>
        <w:r w:rsidR="00723921">
          <w:rPr>
            <w:color w:val="000000"/>
          </w:rPr>
          <w:t xml:space="preserve"> </w:t>
        </w:r>
      </w:ins>
      <w:r w:rsidRPr="003E2625">
        <w:rPr>
          <w:color w:val="000000"/>
          <w:rPrChange w:id="4031" w:author="Muhamad Ridho Zul Khoiri" w:date="2026-07-14T12:51:00Z" w16du:dateUtc="2026-07-14T05:51:00Z">
            <w:rPr>
              <w:rFonts w:ascii="Times New Roman" w:hAnsi="Times New Roman" w:cs="Times New Roman"/>
              <w:color w:val="000000"/>
            </w:rPr>
          </w:rPrChange>
        </w:rPr>
        <w:t>planning KPIs and implement improvements based on identified trends and insights.</w:t>
      </w:r>
    </w:p>
    <w:p w14:paraId="530439EA" w14:textId="0256316A" w:rsidR="0093183C" w:rsidRPr="003E2625" w:rsidRDefault="0093183C">
      <w:pPr>
        <w:pStyle w:val="ListParagraph"/>
        <w:numPr>
          <w:ilvl w:val="0"/>
          <w:numId w:val="54"/>
        </w:numPr>
        <w:spacing w:line="360" w:lineRule="auto"/>
        <w:ind w:left="1440"/>
        <w:rPr>
          <w:color w:val="000000"/>
          <w:rPrChange w:id="4032" w:author="Muhamad Ridho Zul Khoiri" w:date="2026-07-14T12:51:00Z" w16du:dateUtc="2026-07-14T05:51:00Z">
            <w:rPr>
              <w:rFonts w:ascii="Times New Roman" w:hAnsi="Times New Roman" w:cs="Times New Roman"/>
              <w:color w:val="000000"/>
            </w:rPr>
          </w:rPrChange>
        </w:rPr>
      </w:pPr>
      <w:r w:rsidRPr="003E2625">
        <w:rPr>
          <w:color w:val="000000"/>
          <w:rPrChange w:id="4033" w:author="Muhamad Ridho Zul Khoiri" w:date="2026-07-14T12:51:00Z" w16du:dateUtc="2026-07-14T05:51:00Z">
            <w:rPr>
              <w:rFonts w:ascii="Times New Roman" w:hAnsi="Times New Roman" w:cs="Times New Roman"/>
              <w:color w:val="000000"/>
            </w:rPr>
          </w:rPrChange>
        </w:rPr>
        <w:t xml:space="preserve">Review and approve or reject plan changes within the 30-day </w:t>
      </w:r>
      <w:del w:id="4034" w:author="Muhamad Ridho Zul Khoiri" w:date="2026-07-14T13:25:00Z" w16du:dateUtc="2026-07-14T06:25:00Z">
        <w:r w:rsidRPr="003E2625" w:rsidDel="00E83252">
          <w:rPr>
            <w:color w:val="000000"/>
            <w:rPrChange w:id="4035" w:author="Muhamad Ridho Zul Khoiri" w:date="2026-07-14T12:51:00Z" w16du:dateUtc="2026-07-14T05:51:00Z">
              <w:rPr>
                <w:rFonts w:ascii="Times New Roman" w:hAnsi="Times New Roman" w:cs="Times New Roman"/>
                <w:color w:val="000000"/>
              </w:rPr>
            </w:rPrChange>
          </w:rPr>
          <w:delText>"</w:delText>
        </w:r>
      </w:del>
      <w:ins w:id="4036" w:author="Muhamad Ridho Zul Khoiri" w:date="2026-07-14T13:25:00Z" w16du:dateUtc="2026-07-14T06:25:00Z">
        <w:r w:rsidR="00E83252">
          <w:rPr>
            <w:color w:val="000000"/>
          </w:rPr>
          <w:t>F</w:t>
        </w:r>
      </w:ins>
      <w:del w:id="4037" w:author="Muhamad Ridho Zul Khoiri" w:date="2026-07-14T13:25:00Z" w16du:dateUtc="2026-07-14T06:25:00Z">
        <w:r w:rsidRPr="003E2625" w:rsidDel="00E83252">
          <w:rPr>
            <w:color w:val="000000"/>
            <w:rPrChange w:id="4038" w:author="Muhamad Ridho Zul Khoiri" w:date="2026-07-14T12:51:00Z" w16du:dateUtc="2026-07-14T05:51:00Z">
              <w:rPr>
                <w:rFonts w:ascii="Times New Roman" w:hAnsi="Times New Roman" w:cs="Times New Roman"/>
                <w:color w:val="000000"/>
              </w:rPr>
            </w:rPrChange>
          </w:rPr>
          <w:delText>f</w:delText>
        </w:r>
      </w:del>
      <w:r w:rsidRPr="003E2625">
        <w:rPr>
          <w:color w:val="000000"/>
          <w:rPrChange w:id="4039" w:author="Muhamad Ridho Zul Khoiri" w:date="2026-07-14T12:51:00Z" w16du:dateUtc="2026-07-14T05:51:00Z">
            <w:rPr>
              <w:rFonts w:ascii="Times New Roman" w:hAnsi="Times New Roman" w:cs="Times New Roman"/>
              <w:color w:val="000000"/>
            </w:rPr>
          </w:rPrChange>
        </w:rPr>
        <w:t>rozen</w:t>
      </w:r>
      <w:del w:id="4040" w:author="Muhamad Ridho Zul Khoiri" w:date="2026-07-14T13:25:00Z" w16du:dateUtc="2026-07-14T06:25:00Z">
        <w:r w:rsidRPr="003E2625" w:rsidDel="00E83252">
          <w:rPr>
            <w:color w:val="000000"/>
            <w:rPrChange w:id="4041" w:author="Muhamad Ridho Zul Khoiri" w:date="2026-07-14T12:51:00Z" w16du:dateUtc="2026-07-14T05:51:00Z">
              <w:rPr>
                <w:rFonts w:ascii="Times New Roman" w:hAnsi="Times New Roman" w:cs="Times New Roman"/>
                <w:color w:val="000000"/>
              </w:rPr>
            </w:rPrChange>
          </w:rPr>
          <w:delText>"</w:delText>
        </w:r>
      </w:del>
      <w:r w:rsidRPr="003E2625">
        <w:rPr>
          <w:color w:val="000000"/>
          <w:rPrChange w:id="4042" w:author="Muhamad Ridho Zul Khoiri" w:date="2026-07-14T12:51:00Z" w16du:dateUtc="2026-07-14T05:51:00Z">
            <w:rPr>
              <w:rFonts w:ascii="Times New Roman" w:hAnsi="Times New Roman" w:cs="Times New Roman"/>
              <w:color w:val="000000"/>
            </w:rPr>
          </w:rPrChange>
        </w:rPr>
        <w:t xml:space="preserve"> </w:t>
      </w:r>
      <w:ins w:id="4043" w:author="Muhamad Ridho Zul Khoiri" w:date="2026-07-14T13:24:00Z" w16du:dateUtc="2026-07-14T06:24:00Z">
        <w:r w:rsidR="00E83252" w:rsidRPr="00E83252">
          <w:rPr>
            <w:color w:val="000000"/>
            <w:highlight w:val="yellow"/>
            <w:rPrChange w:id="4044" w:author="Muhamad Ridho Zul Khoiri" w:date="2026-07-14T13:24:00Z" w16du:dateUtc="2026-07-14T06:24:00Z">
              <w:rPr>
                <w:color w:val="000000"/>
              </w:rPr>
            </w:rPrChange>
          </w:rPr>
          <w:t>plan</w:t>
        </w:r>
        <w:r w:rsidR="00E83252">
          <w:rPr>
            <w:color w:val="000000"/>
          </w:rPr>
          <w:t xml:space="preserve">, </w:t>
        </w:r>
      </w:ins>
      <w:ins w:id="4045" w:author="Muhamad Ridho Zul Khoiri" w:date="2026-07-14T13:25:00Z" w16du:dateUtc="2026-07-14T06:25:00Z">
        <w:r w:rsidR="00E83252" w:rsidRPr="00E83252">
          <w:rPr>
            <w:color w:val="000000"/>
            <w:highlight w:val="yellow"/>
            <w:rPrChange w:id="4046" w:author="Muhamad Ridho Zul Khoiri" w:date="2026-07-14T13:25:00Z" w16du:dateUtc="2026-07-14T06:25:00Z">
              <w:rPr>
                <w:color w:val="000000"/>
              </w:rPr>
            </w:rPrChange>
          </w:rPr>
          <w:t>in accordance with the applicable approval authority and change control or break-in process</w:t>
        </w:r>
      </w:ins>
      <w:del w:id="4047" w:author="Muhamad Ridho Zul Khoiri" w:date="2026-07-14T13:24:00Z" w16du:dateUtc="2026-07-14T06:24:00Z">
        <w:r w:rsidRPr="003E2625" w:rsidDel="00E83252">
          <w:rPr>
            <w:color w:val="000000"/>
            <w:rPrChange w:id="4048" w:author="Muhamad Ridho Zul Khoiri" w:date="2026-07-14T12:51:00Z" w16du:dateUtc="2026-07-14T05:51:00Z">
              <w:rPr>
                <w:rFonts w:ascii="Times New Roman" w:hAnsi="Times New Roman" w:cs="Times New Roman"/>
                <w:color w:val="000000"/>
              </w:rPr>
            </w:rPrChange>
          </w:rPr>
          <w:delText xml:space="preserve">window </w:delText>
        </w:r>
      </w:del>
      <w:del w:id="4049" w:author="Muhamad Ridho Zul Khoiri" w:date="2026-07-14T13:25:00Z" w16du:dateUtc="2026-07-14T06:25:00Z">
        <w:r w:rsidRPr="003E2625" w:rsidDel="00E83252">
          <w:rPr>
            <w:color w:val="000000"/>
            <w:rPrChange w:id="4050" w:author="Muhamad Ridho Zul Khoiri" w:date="2026-07-14T12:51:00Z" w16du:dateUtc="2026-07-14T05:51:00Z">
              <w:rPr>
                <w:rFonts w:ascii="Times New Roman" w:hAnsi="Times New Roman" w:cs="Times New Roman"/>
                <w:color w:val="000000"/>
              </w:rPr>
            </w:rPrChange>
          </w:rPr>
          <w:delText>of the current 90-day plan, ensuring alignment with priorities</w:delText>
        </w:r>
      </w:del>
      <w:r w:rsidRPr="003E2625">
        <w:rPr>
          <w:color w:val="000000"/>
          <w:rPrChange w:id="4051" w:author="Muhamad Ridho Zul Khoiri" w:date="2026-07-14T12:51:00Z" w16du:dateUtc="2026-07-14T05:51:00Z">
            <w:rPr>
              <w:rFonts w:ascii="Times New Roman" w:hAnsi="Times New Roman" w:cs="Times New Roman"/>
              <w:color w:val="000000"/>
            </w:rPr>
          </w:rPrChange>
        </w:rPr>
        <w:t>.</w:t>
      </w:r>
    </w:p>
    <w:p w14:paraId="4DB506F9" w14:textId="5F462FE3" w:rsidR="0093183C" w:rsidRPr="003E2625" w:rsidRDefault="0093183C">
      <w:pPr>
        <w:pStyle w:val="ListParagraph"/>
        <w:numPr>
          <w:ilvl w:val="0"/>
          <w:numId w:val="54"/>
        </w:numPr>
        <w:spacing w:line="360" w:lineRule="auto"/>
        <w:ind w:left="1440"/>
        <w:rPr>
          <w:color w:val="000000"/>
          <w:rPrChange w:id="4052" w:author="Muhamad Ridho Zul Khoiri" w:date="2026-07-14T12:51:00Z" w16du:dateUtc="2026-07-14T05:51:00Z">
            <w:rPr>
              <w:rFonts w:ascii="Times New Roman" w:hAnsi="Times New Roman" w:cs="Times New Roman"/>
              <w:color w:val="000000"/>
            </w:rPr>
          </w:rPrChange>
        </w:rPr>
      </w:pPr>
      <w:r w:rsidRPr="003E2625">
        <w:rPr>
          <w:color w:val="000000"/>
          <w:rPrChange w:id="4053" w:author="Muhamad Ridho Zul Khoiri" w:date="2026-07-14T12:51:00Z" w16du:dateUtc="2026-07-14T05:51:00Z">
            <w:rPr>
              <w:rFonts w:ascii="Times New Roman" w:hAnsi="Times New Roman" w:cs="Times New Roman"/>
              <w:color w:val="000000"/>
            </w:rPr>
          </w:rPrChange>
        </w:rPr>
        <w:t xml:space="preserve">Ensure that engineering studies </w:t>
      </w:r>
      <w:ins w:id="4054" w:author="Muhamad Ridho Zul Khoiri" w:date="2026-07-14T13:25:00Z" w16du:dateUtc="2026-07-14T06:25:00Z">
        <w:r w:rsidR="006F19EF">
          <w:rPr>
            <w:color w:val="000000"/>
          </w:rPr>
          <w:t xml:space="preserve">and </w:t>
        </w:r>
        <w:r w:rsidR="006F19EF" w:rsidRPr="006F19EF">
          <w:rPr>
            <w:color w:val="000000"/>
            <w:highlight w:val="yellow"/>
            <w:rPrChange w:id="4055" w:author="Muhamad Ridho Zul Khoiri" w:date="2026-07-14T13:25:00Z" w16du:dateUtc="2026-07-14T06:25:00Z">
              <w:rPr>
                <w:color w:val="000000"/>
              </w:rPr>
            </w:rPrChange>
          </w:rPr>
          <w:t>functional activities</w:t>
        </w:r>
        <w:r w:rsidR="006F19EF">
          <w:rPr>
            <w:color w:val="000000"/>
          </w:rPr>
          <w:t xml:space="preserve"> </w:t>
        </w:r>
      </w:ins>
      <w:r w:rsidRPr="003E2625">
        <w:rPr>
          <w:color w:val="000000"/>
          <w:rPrChange w:id="4056" w:author="Muhamad Ridho Zul Khoiri" w:date="2026-07-14T12:51:00Z" w16du:dateUtc="2026-07-14T05:51:00Z">
            <w:rPr>
              <w:rFonts w:ascii="Times New Roman" w:hAnsi="Times New Roman" w:cs="Times New Roman"/>
              <w:color w:val="000000"/>
            </w:rPr>
          </w:rPrChange>
        </w:rPr>
        <w:t xml:space="preserve">are structured and managed </w:t>
      </w:r>
      <w:del w:id="4057" w:author="Muhamad Ridho Zul Khoiri" w:date="2026-07-14T13:26:00Z" w16du:dateUtc="2026-07-14T06:26:00Z">
        <w:r w:rsidRPr="003E2625" w:rsidDel="006F19EF">
          <w:rPr>
            <w:color w:val="000000"/>
            <w:rPrChange w:id="4058" w:author="Muhamad Ridho Zul Khoiri" w:date="2026-07-14T12:51:00Z" w16du:dateUtc="2026-07-14T05:51:00Z">
              <w:rPr>
                <w:rFonts w:ascii="Times New Roman" w:hAnsi="Times New Roman" w:cs="Times New Roman"/>
                <w:color w:val="000000"/>
              </w:rPr>
            </w:rPrChange>
          </w:rPr>
          <w:delText xml:space="preserve">according </w:delText>
        </w:r>
      </w:del>
      <w:ins w:id="4059" w:author="Muhamad Ridho Zul Khoiri" w:date="2026-07-14T13:26:00Z" w16du:dateUtc="2026-07-14T06:26:00Z">
        <w:r w:rsidR="006F19EF">
          <w:rPr>
            <w:color w:val="000000"/>
          </w:rPr>
          <w:t xml:space="preserve">in accordance with the </w:t>
        </w:r>
      </w:ins>
      <w:del w:id="4060" w:author="Muhamad Ridho Zul Khoiri" w:date="2026-07-14T13:26:00Z" w16du:dateUtc="2026-07-14T06:26:00Z">
        <w:r w:rsidRPr="003E2625" w:rsidDel="006F19EF">
          <w:rPr>
            <w:color w:val="000000"/>
            <w:rPrChange w:id="4061" w:author="Muhamad Ridho Zul Khoiri" w:date="2026-07-14T12:51:00Z" w16du:dateUtc="2026-07-14T05:51:00Z">
              <w:rPr>
                <w:rFonts w:ascii="Times New Roman" w:hAnsi="Times New Roman" w:cs="Times New Roman"/>
                <w:color w:val="000000"/>
              </w:rPr>
            </w:rPrChange>
          </w:rPr>
          <w:delText xml:space="preserve">to </w:delText>
        </w:r>
      </w:del>
      <w:r w:rsidRPr="003E2625">
        <w:rPr>
          <w:color w:val="000000"/>
          <w:rPrChange w:id="4062" w:author="Muhamad Ridho Zul Khoiri" w:date="2026-07-14T12:51:00Z" w16du:dateUtc="2026-07-14T05:51:00Z">
            <w:rPr>
              <w:rFonts w:ascii="Times New Roman" w:hAnsi="Times New Roman" w:cs="Times New Roman"/>
              <w:color w:val="000000"/>
            </w:rPr>
          </w:rPrChange>
        </w:rPr>
        <w:t>Integrated Planning processes to enhance coordination and efficiency.</w:t>
      </w:r>
    </w:p>
    <w:p w14:paraId="188F02A8" w14:textId="67232D04" w:rsidR="0093183C" w:rsidRPr="003E2625" w:rsidRDefault="0093183C">
      <w:pPr>
        <w:pStyle w:val="ListParagraph"/>
        <w:numPr>
          <w:ilvl w:val="0"/>
          <w:numId w:val="54"/>
        </w:numPr>
        <w:spacing w:after="120" w:line="360" w:lineRule="auto"/>
        <w:ind w:left="1440"/>
        <w:rPr>
          <w:color w:val="000000"/>
          <w:rPrChange w:id="4063" w:author="Muhamad Ridho Zul Khoiri" w:date="2026-07-14T12:51:00Z" w16du:dateUtc="2026-07-14T05:51:00Z">
            <w:rPr>
              <w:rFonts w:ascii="Times New Roman" w:hAnsi="Times New Roman" w:cs="Times New Roman"/>
              <w:color w:val="000000"/>
            </w:rPr>
          </w:rPrChange>
        </w:rPr>
      </w:pPr>
      <w:r w:rsidRPr="003E2625">
        <w:rPr>
          <w:color w:val="000000"/>
          <w:rPrChange w:id="4064" w:author="Muhamad Ridho Zul Khoiri" w:date="2026-07-14T12:51:00Z" w16du:dateUtc="2026-07-14T05:51:00Z">
            <w:rPr>
              <w:rFonts w:ascii="Times New Roman" w:hAnsi="Times New Roman" w:cs="Times New Roman"/>
              <w:color w:val="000000"/>
            </w:rPr>
          </w:rPrChange>
        </w:rPr>
        <w:t xml:space="preserve">For Projects, ensure </w:t>
      </w:r>
      <w:del w:id="4065" w:author="Muhamad Ridho Zul Khoiri" w:date="2026-07-14T13:26:00Z" w16du:dateUtc="2026-07-14T06:26:00Z">
        <w:r w:rsidRPr="003E2625" w:rsidDel="000F42BD">
          <w:rPr>
            <w:color w:val="000000"/>
            <w:rPrChange w:id="4066" w:author="Muhamad Ridho Zul Khoiri" w:date="2026-07-14T12:51:00Z" w16du:dateUtc="2026-07-14T05:51:00Z">
              <w:rPr>
                <w:rFonts w:ascii="Times New Roman" w:hAnsi="Times New Roman" w:cs="Times New Roman"/>
                <w:color w:val="000000"/>
              </w:rPr>
            </w:rPrChange>
          </w:rPr>
          <w:delText xml:space="preserve">that </w:delText>
        </w:r>
      </w:del>
      <w:r w:rsidRPr="003E2625">
        <w:rPr>
          <w:color w:val="000000"/>
          <w:rPrChange w:id="4067" w:author="Muhamad Ridho Zul Khoiri" w:date="2026-07-14T12:51:00Z" w16du:dateUtc="2026-07-14T05:51:00Z">
            <w:rPr>
              <w:rFonts w:ascii="Times New Roman" w:hAnsi="Times New Roman" w:cs="Times New Roman"/>
              <w:color w:val="000000"/>
            </w:rPr>
          </w:rPrChange>
        </w:rPr>
        <w:t>major initiatives are structured and managed in compliance with Integrated Planning processes</w:t>
      </w:r>
      <w:ins w:id="4068" w:author="Muhamad Ridho Zul Khoiri" w:date="2026-07-14T13:26:00Z" w16du:dateUtc="2026-07-14T06:26:00Z">
        <w:r w:rsidR="000F42BD">
          <w:rPr>
            <w:color w:val="000000"/>
          </w:rPr>
          <w:t xml:space="preserve"> </w:t>
        </w:r>
        <w:r w:rsidR="000F42BD" w:rsidRPr="000F42BD">
          <w:rPr>
            <w:color w:val="000000"/>
            <w:highlight w:val="yellow"/>
            <w:rPrChange w:id="4069" w:author="Muhamad Ridho Zul Khoiri" w:date="2026-07-14T13:26:00Z" w16du:dateUtc="2026-07-14T06:26:00Z">
              <w:rPr>
                <w:color w:val="000000"/>
              </w:rPr>
            </w:rPrChange>
          </w:rPr>
          <w:t>and applicable corporate project governance requirements.</w:t>
        </w:r>
      </w:ins>
      <w:del w:id="4070" w:author="Muhamad Ridho Zul Khoiri" w:date="2026-07-14T13:26:00Z" w16du:dateUtc="2026-07-14T06:26:00Z">
        <w:r w:rsidRPr="003E2625" w:rsidDel="000F42BD">
          <w:rPr>
            <w:color w:val="000000"/>
            <w:rPrChange w:id="4071" w:author="Muhamad Ridho Zul Khoiri" w:date="2026-07-14T12:51:00Z" w16du:dateUtc="2026-07-14T05:51:00Z">
              <w:rPr>
                <w:rFonts w:ascii="Times New Roman" w:hAnsi="Times New Roman" w:cs="Times New Roman"/>
                <w:color w:val="000000"/>
              </w:rPr>
            </w:rPrChange>
          </w:rPr>
          <w:delText>.</w:delText>
        </w:r>
      </w:del>
    </w:p>
    <w:p w14:paraId="217E07A3" w14:textId="2CD1EBF1" w:rsidR="00316D84" w:rsidRPr="003E2625" w:rsidRDefault="00316D84" w:rsidP="00BD290E">
      <w:pPr>
        <w:pStyle w:val="Heading3"/>
        <w:spacing w:before="0" w:after="0" w:line="360" w:lineRule="auto"/>
        <w:rPr>
          <w:rFonts w:cs="Arial"/>
          <w:u w:val="none"/>
          <w:rPrChange w:id="4072" w:author="Muhamad Ridho Zul Khoiri" w:date="2026-07-14T12:51:00Z" w16du:dateUtc="2026-07-14T05:51:00Z">
            <w:rPr>
              <w:rFonts w:ascii="Times New Roman" w:hAnsi="Times New Roman"/>
              <w:u w:val="none"/>
            </w:rPr>
          </w:rPrChange>
        </w:rPr>
      </w:pPr>
      <w:r w:rsidRPr="003E2625">
        <w:rPr>
          <w:rFonts w:cs="Arial"/>
          <w:u w:val="none"/>
          <w:rPrChange w:id="4073" w:author="Muhamad Ridho Zul Khoiri" w:date="2026-07-14T12:51:00Z" w16du:dateUtc="2026-07-14T05:51:00Z">
            <w:rPr>
              <w:rFonts w:ascii="Times New Roman" w:hAnsi="Times New Roman"/>
              <w:u w:val="none"/>
            </w:rPr>
          </w:rPrChange>
        </w:rPr>
        <w:t>Installation Manager / Superintendent</w:t>
      </w:r>
    </w:p>
    <w:p w14:paraId="4D66C217" w14:textId="6191D726" w:rsidR="005A5CE4" w:rsidRPr="00723921" w:rsidRDefault="005A5CE4">
      <w:pPr>
        <w:pStyle w:val="Paragraph"/>
        <w:numPr>
          <w:ilvl w:val="0"/>
          <w:numId w:val="44"/>
        </w:numPr>
        <w:spacing w:after="0" w:line="360" w:lineRule="auto"/>
        <w:rPr>
          <w:ins w:id="4074" w:author="Muhamad Ridho Zul Khoiri" w:date="2026-07-14T13:23:00Z" w16du:dateUtc="2026-07-14T06:23:00Z"/>
          <w:rFonts w:cs="Arial"/>
          <w:color w:val="000000"/>
          <w:highlight w:val="yellow"/>
          <w:rPrChange w:id="4075" w:author="Muhamad Ridho Zul Khoiri" w:date="2026-07-14T13:24:00Z" w16du:dateUtc="2026-07-14T06:24:00Z">
            <w:rPr>
              <w:ins w:id="4076" w:author="Muhamad Ridho Zul Khoiri" w:date="2026-07-14T13:23:00Z" w16du:dateUtc="2026-07-14T06:23:00Z"/>
              <w:rFonts w:cs="Arial"/>
              <w:color w:val="000000"/>
            </w:rPr>
          </w:rPrChange>
        </w:rPr>
        <w:pPrChange w:id="4077" w:author="Muhamad Ridho Zul Khoiri" w:date="2026-07-14T13:23:00Z" w16du:dateUtc="2026-07-14T06:23:00Z">
          <w:pPr>
            <w:pStyle w:val="Paragraph"/>
            <w:numPr>
              <w:numId w:val="44"/>
            </w:numPr>
            <w:spacing w:line="360" w:lineRule="auto"/>
            <w:ind w:left="1440" w:hanging="360"/>
          </w:pPr>
        </w:pPrChange>
      </w:pPr>
      <w:ins w:id="4078" w:author="Muhamad Ridho Zul Khoiri" w:date="2026-07-14T13:23:00Z" w16du:dateUtc="2026-07-14T06:23:00Z">
        <w:r w:rsidRPr="00723921">
          <w:rPr>
            <w:rFonts w:cs="Arial"/>
            <w:color w:val="000000"/>
            <w:highlight w:val="yellow"/>
            <w:rPrChange w:id="4079" w:author="Muhamad Ridho Zul Khoiri" w:date="2026-07-14T13:24:00Z" w16du:dateUtc="2026-07-14T06:24:00Z">
              <w:rPr>
                <w:rFonts w:cs="Arial"/>
                <w:color w:val="000000"/>
              </w:rPr>
            </w:rPrChange>
          </w:rPr>
          <w:t>Lead activity and resource coordination for planning purposes within their respective operational areas.</w:t>
        </w:r>
      </w:ins>
    </w:p>
    <w:p w14:paraId="7A30BB1A" w14:textId="77777777" w:rsidR="005A5CE4" w:rsidRPr="00723921" w:rsidRDefault="005A5CE4">
      <w:pPr>
        <w:pStyle w:val="Paragraph"/>
        <w:numPr>
          <w:ilvl w:val="0"/>
          <w:numId w:val="44"/>
        </w:numPr>
        <w:spacing w:after="0" w:line="360" w:lineRule="auto"/>
        <w:rPr>
          <w:ins w:id="4080" w:author="Muhamad Ridho Zul Khoiri" w:date="2026-07-14T13:23:00Z" w16du:dateUtc="2026-07-14T06:23:00Z"/>
          <w:rFonts w:cs="Arial"/>
          <w:color w:val="000000"/>
          <w:highlight w:val="yellow"/>
          <w:rPrChange w:id="4081" w:author="Muhamad Ridho Zul Khoiri" w:date="2026-07-14T13:24:00Z" w16du:dateUtc="2026-07-14T06:24:00Z">
            <w:rPr>
              <w:ins w:id="4082" w:author="Muhamad Ridho Zul Khoiri" w:date="2026-07-14T13:23:00Z" w16du:dateUtc="2026-07-14T06:23:00Z"/>
              <w:rFonts w:cs="Arial"/>
              <w:color w:val="000000"/>
            </w:rPr>
          </w:rPrChange>
        </w:rPr>
        <w:pPrChange w:id="4083" w:author="Muhamad Ridho Zul Khoiri" w:date="2026-07-14T13:23:00Z" w16du:dateUtc="2026-07-14T06:23:00Z">
          <w:pPr>
            <w:pStyle w:val="Paragraph"/>
            <w:numPr>
              <w:numId w:val="44"/>
            </w:numPr>
            <w:spacing w:line="360" w:lineRule="auto"/>
            <w:ind w:left="1440" w:hanging="360"/>
          </w:pPr>
        </w:pPrChange>
      </w:pPr>
      <w:ins w:id="4084" w:author="Muhamad Ridho Zul Khoiri" w:date="2026-07-14T13:23:00Z" w16du:dateUtc="2026-07-14T06:23:00Z">
        <w:r w:rsidRPr="00723921">
          <w:rPr>
            <w:rFonts w:cs="Arial"/>
            <w:color w:val="000000"/>
            <w:highlight w:val="yellow"/>
            <w:rPrChange w:id="4085" w:author="Muhamad Ridho Zul Khoiri" w:date="2026-07-14T13:24:00Z" w16du:dateUtc="2026-07-14T06:24:00Z">
              <w:rPr>
                <w:rFonts w:cs="Arial"/>
                <w:color w:val="000000"/>
              </w:rPr>
            </w:rPrChange>
          </w:rPr>
          <w:t>Review field priorities, execution readiness, SIMOPS (Simultaneous Operations), capacity, and execution constraints.</w:t>
        </w:r>
      </w:ins>
    </w:p>
    <w:p w14:paraId="3A86D0FA" w14:textId="77777777" w:rsidR="005A5CE4" w:rsidRPr="00723921" w:rsidRDefault="005A5CE4">
      <w:pPr>
        <w:pStyle w:val="Paragraph"/>
        <w:numPr>
          <w:ilvl w:val="0"/>
          <w:numId w:val="44"/>
        </w:numPr>
        <w:spacing w:after="0" w:line="360" w:lineRule="auto"/>
        <w:rPr>
          <w:ins w:id="4086" w:author="Muhamad Ridho Zul Khoiri" w:date="2026-07-14T13:23:00Z" w16du:dateUtc="2026-07-14T06:23:00Z"/>
          <w:rFonts w:cs="Arial"/>
          <w:color w:val="000000"/>
          <w:highlight w:val="yellow"/>
          <w:rPrChange w:id="4087" w:author="Muhamad Ridho Zul Khoiri" w:date="2026-07-14T13:24:00Z" w16du:dateUtc="2026-07-14T06:24:00Z">
            <w:rPr>
              <w:ins w:id="4088" w:author="Muhamad Ridho Zul Khoiri" w:date="2026-07-14T13:23:00Z" w16du:dateUtc="2026-07-14T06:23:00Z"/>
              <w:rFonts w:cs="Arial"/>
              <w:color w:val="000000"/>
            </w:rPr>
          </w:rPrChange>
        </w:rPr>
        <w:pPrChange w:id="4089" w:author="Muhamad Ridho Zul Khoiri" w:date="2026-07-14T13:23:00Z" w16du:dateUtc="2026-07-14T06:23:00Z">
          <w:pPr>
            <w:pStyle w:val="Paragraph"/>
            <w:numPr>
              <w:numId w:val="44"/>
            </w:numPr>
            <w:spacing w:line="360" w:lineRule="auto"/>
            <w:ind w:left="1440" w:hanging="360"/>
          </w:pPr>
        </w:pPrChange>
      </w:pPr>
      <w:ins w:id="4090" w:author="Muhamad Ridho Zul Khoiri" w:date="2026-07-14T13:23:00Z" w16du:dateUtc="2026-07-14T06:23:00Z">
        <w:r w:rsidRPr="00723921">
          <w:rPr>
            <w:rFonts w:cs="Arial"/>
            <w:color w:val="000000"/>
            <w:highlight w:val="yellow"/>
            <w:rPrChange w:id="4091" w:author="Muhamad Ridho Zul Khoiri" w:date="2026-07-14T13:24:00Z" w16du:dateUtc="2026-07-14T06:24:00Z">
              <w:rPr>
                <w:rFonts w:cs="Arial"/>
                <w:color w:val="000000"/>
              </w:rPr>
            </w:rPrChange>
          </w:rPr>
          <w:t>Lead activity and resource planning for the applicable short-term operational planning horizons.</w:t>
        </w:r>
      </w:ins>
    </w:p>
    <w:p w14:paraId="610BDC76" w14:textId="77777777" w:rsidR="005A5CE4" w:rsidRPr="00723921" w:rsidRDefault="005A5CE4">
      <w:pPr>
        <w:pStyle w:val="Paragraph"/>
        <w:numPr>
          <w:ilvl w:val="0"/>
          <w:numId w:val="44"/>
        </w:numPr>
        <w:spacing w:after="0" w:line="360" w:lineRule="auto"/>
        <w:rPr>
          <w:ins w:id="4092" w:author="Muhamad Ridho Zul Khoiri" w:date="2026-07-14T13:23:00Z" w16du:dateUtc="2026-07-14T06:23:00Z"/>
          <w:rFonts w:cs="Arial"/>
          <w:color w:val="000000"/>
          <w:highlight w:val="yellow"/>
          <w:rPrChange w:id="4093" w:author="Muhamad Ridho Zul Khoiri" w:date="2026-07-14T13:24:00Z" w16du:dateUtc="2026-07-14T06:24:00Z">
            <w:rPr>
              <w:ins w:id="4094" w:author="Muhamad Ridho Zul Khoiri" w:date="2026-07-14T13:23:00Z" w16du:dateUtc="2026-07-14T06:23:00Z"/>
              <w:rFonts w:cs="Arial"/>
              <w:color w:val="000000"/>
            </w:rPr>
          </w:rPrChange>
        </w:rPr>
        <w:pPrChange w:id="4095" w:author="Muhamad Ridho Zul Khoiri" w:date="2026-07-14T13:23:00Z" w16du:dateUtc="2026-07-14T06:23:00Z">
          <w:pPr>
            <w:pStyle w:val="Paragraph"/>
            <w:numPr>
              <w:numId w:val="44"/>
            </w:numPr>
            <w:spacing w:line="360" w:lineRule="auto"/>
            <w:ind w:left="1440" w:hanging="360"/>
          </w:pPr>
        </w:pPrChange>
      </w:pPr>
      <w:ins w:id="4096" w:author="Muhamad Ridho Zul Khoiri" w:date="2026-07-14T13:23:00Z" w16du:dateUtc="2026-07-14T06:23:00Z">
        <w:r w:rsidRPr="00723921">
          <w:rPr>
            <w:rFonts w:cs="Arial"/>
            <w:color w:val="000000"/>
            <w:highlight w:val="yellow"/>
            <w:rPrChange w:id="4097" w:author="Muhamad Ridho Zul Khoiri" w:date="2026-07-14T13:24:00Z" w16du:dateUtc="2026-07-14T06:24:00Z">
              <w:rPr>
                <w:rFonts w:cs="Arial"/>
                <w:color w:val="000000"/>
              </w:rPr>
            </w:rPrChange>
          </w:rPr>
          <w:t>Ensure the required operational resources and field inputs are available to support planning and execution.</w:t>
        </w:r>
      </w:ins>
    </w:p>
    <w:p w14:paraId="1F158C50" w14:textId="77777777" w:rsidR="005A5CE4" w:rsidRPr="00723921" w:rsidRDefault="005A5CE4">
      <w:pPr>
        <w:pStyle w:val="Paragraph"/>
        <w:numPr>
          <w:ilvl w:val="0"/>
          <w:numId w:val="44"/>
        </w:numPr>
        <w:spacing w:after="0" w:line="360" w:lineRule="auto"/>
        <w:rPr>
          <w:ins w:id="4098" w:author="Muhamad Ridho Zul Khoiri" w:date="2026-07-14T13:23:00Z" w16du:dateUtc="2026-07-14T06:23:00Z"/>
          <w:rFonts w:cs="Arial"/>
          <w:color w:val="000000"/>
          <w:highlight w:val="yellow"/>
          <w:rPrChange w:id="4099" w:author="Muhamad Ridho Zul Khoiri" w:date="2026-07-14T13:24:00Z" w16du:dateUtc="2026-07-14T06:24:00Z">
            <w:rPr>
              <w:ins w:id="4100" w:author="Muhamad Ridho Zul Khoiri" w:date="2026-07-14T13:23:00Z" w16du:dateUtc="2026-07-14T06:23:00Z"/>
              <w:rFonts w:cs="Arial"/>
              <w:color w:val="000000"/>
            </w:rPr>
          </w:rPrChange>
        </w:rPr>
        <w:pPrChange w:id="4101" w:author="Muhamad Ridho Zul Khoiri" w:date="2026-07-14T13:23:00Z" w16du:dateUtc="2026-07-14T06:23:00Z">
          <w:pPr>
            <w:pStyle w:val="Paragraph"/>
            <w:numPr>
              <w:numId w:val="44"/>
            </w:numPr>
            <w:spacing w:line="360" w:lineRule="auto"/>
            <w:ind w:left="1440" w:hanging="360"/>
          </w:pPr>
        </w:pPrChange>
      </w:pPr>
      <w:ins w:id="4102" w:author="Muhamad Ridho Zul Khoiri" w:date="2026-07-14T13:23:00Z" w16du:dateUtc="2026-07-14T06:23:00Z">
        <w:r w:rsidRPr="00723921">
          <w:rPr>
            <w:rFonts w:cs="Arial"/>
            <w:color w:val="000000"/>
            <w:highlight w:val="yellow"/>
            <w:rPrChange w:id="4103" w:author="Muhamad Ridho Zul Khoiri" w:date="2026-07-14T13:24:00Z" w16du:dateUtc="2026-07-14T06:24:00Z">
              <w:rPr>
                <w:rFonts w:cs="Arial"/>
                <w:color w:val="000000"/>
              </w:rPr>
            </w:rPrChange>
          </w:rPr>
          <w:t>Maintain planning and execution discipline and minimize avoidable plan changes.</w:t>
        </w:r>
      </w:ins>
    </w:p>
    <w:p w14:paraId="18B48CB1" w14:textId="77777777" w:rsidR="005A5CE4" w:rsidRPr="00723921" w:rsidRDefault="005A5CE4">
      <w:pPr>
        <w:pStyle w:val="Paragraph"/>
        <w:numPr>
          <w:ilvl w:val="0"/>
          <w:numId w:val="44"/>
        </w:numPr>
        <w:spacing w:after="0" w:line="360" w:lineRule="auto"/>
        <w:rPr>
          <w:ins w:id="4104" w:author="Muhamad Ridho Zul Khoiri" w:date="2026-07-14T13:23:00Z" w16du:dateUtc="2026-07-14T06:23:00Z"/>
          <w:rFonts w:cs="Arial"/>
          <w:color w:val="000000"/>
          <w:highlight w:val="yellow"/>
          <w:rPrChange w:id="4105" w:author="Muhamad Ridho Zul Khoiri" w:date="2026-07-14T13:24:00Z" w16du:dateUtc="2026-07-14T06:24:00Z">
            <w:rPr>
              <w:ins w:id="4106" w:author="Muhamad Ridho Zul Khoiri" w:date="2026-07-14T13:23:00Z" w16du:dateUtc="2026-07-14T06:23:00Z"/>
              <w:rFonts w:cs="Arial"/>
              <w:color w:val="000000"/>
            </w:rPr>
          </w:rPrChange>
        </w:rPr>
        <w:pPrChange w:id="4107" w:author="Muhamad Ridho Zul Khoiri" w:date="2026-07-14T13:23:00Z" w16du:dateUtc="2026-07-14T06:23:00Z">
          <w:pPr>
            <w:pStyle w:val="Paragraph"/>
            <w:numPr>
              <w:numId w:val="44"/>
            </w:numPr>
            <w:spacing w:line="360" w:lineRule="auto"/>
            <w:ind w:left="1440" w:hanging="360"/>
          </w:pPr>
        </w:pPrChange>
      </w:pPr>
      <w:ins w:id="4108" w:author="Muhamad Ridho Zul Khoiri" w:date="2026-07-14T13:23:00Z" w16du:dateUtc="2026-07-14T06:23:00Z">
        <w:r w:rsidRPr="00723921">
          <w:rPr>
            <w:rFonts w:cs="Arial"/>
            <w:color w:val="000000"/>
            <w:highlight w:val="yellow"/>
            <w:rPrChange w:id="4109" w:author="Muhamad Ridho Zul Khoiri" w:date="2026-07-14T13:24:00Z" w16du:dateUtc="2026-07-14T06:24:00Z">
              <w:rPr>
                <w:rFonts w:cs="Arial"/>
                <w:color w:val="000000"/>
              </w:rPr>
            </w:rPrChange>
          </w:rPr>
          <w:t>Implement approved plans and ensure activities remain aligned with agreed operational priorities and objectives.</w:t>
        </w:r>
      </w:ins>
    </w:p>
    <w:p w14:paraId="1DA3DCE2" w14:textId="61861B8B" w:rsidR="00413CAB" w:rsidRPr="003E2625" w:rsidDel="005A5CE4" w:rsidRDefault="005A5CE4">
      <w:pPr>
        <w:pStyle w:val="Paragraph"/>
        <w:numPr>
          <w:ilvl w:val="0"/>
          <w:numId w:val="44"/>
        </w:numPr>
        <w:spacing w:after="0" w:line="360" w:lineRule="auto"/>
        <w:rPr>
          <w:del w:id="4110" w:author="Muhamad Ridho Zul Khoiri" w:date="2026-07-14T13:23:00Z" w16du:dateUtc="2026-07-14T06:23:00Z"/>
          <w:rFonts w:cs="Arial"/>
          <w:color w:val="000000"/>
          <w:rPrChange w:id="4111" w:author="Muhamad Ridho Zul Khoiri" w:date="2026-07-14T12:51:00Z" w16du:dateUtc="2026-07-14T05:51:00Z">
            <w:rPr>
              <w:del w:id="4112" w:author="Muhamad Ridho Zul Khoiri" w:date="2026-07-14T13:23:00Z" w16du:dateUtc="2026-07-14T06:23:00Z"/>
              <w:rFonts w:ascii="Times New Roman" w:hAnsi="Times New Roman"/>
              <w:color w:val="000000"/>
            </w:rPr>
          </w:rPrChange>
        </w:rPr>
      </w:pPr>
      <w:ins w:id="4113" w:author="Muhamad Ridho Zul Khoiri" w:date="2026-07-14T13:23:00Z" w16du:dateUtc="2026-07-14T06:23:00Z">
        <w:r w:rsidRPr="00723921">
          <w:rPr>
            <w:rFonts w:cs="Arial"/>
            <w:color w:val="000000"/>
            <w:highlight w:val="yellow"/>
            <w:rPrChange w:id="4114" w:author="Muhamad Ridho Zul Khoiri" w:date="2026-07-14T13:24:00Z" w16du:dateUtc="2026-07-14T06:24:00Z">
              <w:rPr>
                <w:rFonts w:cs="Arial"/>
                <w:color w:val="000000"/>
              </w:rPr>
            </w:rPrChange>
          </w:rPr>
          <w:lastRenderedPageBreak/>
          <w:t>Resolve or escalate field execution conflicts and emerging constraints.</w:t>
        </w:r>
      </w:ins>
      <w:del w:id="4115" w:author="Muhamad Ridho Zul Khoiri" w:date="2026-07-14T13:23:00Z" w16du:dateUtc="2026-07-14T06:23:00Z">
        <w:r w:rsidR="00413CAB" w:rsidRPr="003E2625" w:rsidDel="005A5CE4">
          <w:rPr>
            <w:rFonts w:cs="Arial"/>
            <w:color w:val="000000"/>
            <w:rPrChange w:id="4116" w:author="Muhamad Ridho Zul Khoiri" w:date="2026-07-14T12:51:00Z" w16du:dateUtc="2026-07-14T05:51:00Z">
              <w:rPr>
                <w:rFonts w:ascii="Times New Roman" w:hAnsi="Times New Roman"/>
                <w:color w:val="000000"/>
              </w:rPr>
            </w:rPrChange>
          </w:rPr>
          <w:delText>Serve as the functional owner and leader for activity and resource planning within the 30-day operations plan.</w:delText>
        </w:r>
      </w:del>
    </w:p>
    <w:p w14:paraId="325D85AC" w14:textId="61746F80" w:rsidR="00413CAB" w:rsidRPr="003E2625" w:rsidDel="005A5CE4" w:rsidRDefault="00413CAB">
      <w:pPr>
        <w:pStyle w:val="Paragraph"/>
        <w:numPr>
          <w:ilvl w:val="0"/>
          <w:numId w:val="44"/>
        </w:numPr>
        <w:spacing w:after="0" w:line="360" w:lineRule="auto"/>
        <w:rPr>
          <w:del w:id="4117" w:author="Muhamad Ridho Zul Khoiri" w:date="2026-07-14T13:23:00Z" w16du:dateUtc="2026-07-14T06:23:00Z"/>
          <w:rFonts w:cs="Arial"/>
          <w:color w:val="000000"/>
          <w:rPrChange w:id="4118" w:author="Muhamad Ridho Zul Khoiri" w:date="2026-07-14T12:51:00Z" w16du:dateUtc="2026-07-14T05:51:00Z">
            <w:rPr>
              <w:del w:id="4119" w:author="Muhamad Ridho Zul Khoiri" w:date="2026-07-14T13:23:00Z" w16du:dateUtc="2026-07-14T06:23:00Z"/>
              <w:rFonts w:ascii="Times New Roman" w:hAnsi="Times New Roman"/>
              <w:color w:val="000000"/>
            </w:rPr>
          </w:rPrChange>
        </w:rPr>
      </w:pPr>
      <w:del w:id="4120" w:author="Muhamad Ridho Zul Khoiri" w:date="2026-07-14T13:23:00Z" w16du:dateUtc="2026-07-14T06:23:00Z">
        <w:r w:rsidRPr="003E2625" w:rsidDel="005A5CE4">
          <w:rPr>
            <w:rFonts w:cs="Arial"/>
            <w:color w:val="000000"/>
            <w:rPrChange w:id="4121" w:author="Muhamad Ridho Zul Khoiri" w:date="2026-07-14T12:51:00Z" w16du:dateUtc="2026-07-14T05:51:00Z">
              <w:rPr>
                <w:rFonts w:ascii="Times New Roman" w:hAnsi="Times New Roman"/>
                <w:color w:val="000000"/>
              </w:rPr>
            </w:rPrChange>
          </w:rPr>
          <w:delText>Provide the necessary resources to manage the 90/30-day plan and ensure smooth execution.</w:delText>
        </w:r>
      </w:del>
    </w:p>
    <w:p w14:paraId="48DDDA78" w14:textId="05924485" w:rsidR="00413CAB" w:rsidRPr="003E2625" w:rsidDel="005A5CE4" w:rsidRDefault="00413CAB">
      <w:pPr>
        <w:pStyle w:val="Paragraph"/>
        <w:numPr>
          <w:ilvl w:val="0"/>
          <w:numId w:val="44"/>
        </w:numPr>
        <w:spacing w:after="0" w:line="360" w:lineRule="auto"/>
        <w:rPr>
          <w:del w:id="4122" w:author="Muhamad Ridho Zul Khoiri" w:date="2026-07-14T13:23:00Z" w16du:dateUtc="2026-07-14T06:23:00Z"/>
          <w:rFonts w:cs="Arial"/>
          <w:color w:val="000000"/>
          <w:rPrChange w:id="4123" w:author="Muhamad Ridho Zul Khoiri" w:date="2026-07-14T12:51:00Z" w16du:dateUtc="2026-07-14T05:51:00Z">
            <w:rPr>
              <w:del w:id="4124" w:author="Muhamad Ridho Zul Khoiri" w:date="2026-07-14T13:23:00Z" w16du:dateUtc="2026-07-14T06:23:00Z"/>
              <w:rFonts w:ascii="Times New Roman" w:hAnsi="Times New Roman"/>
              <w:color w:val="000000"/>
            </w:rPr>
          </w:rPrChange>
        </w:rPr>
      </w:pPr>
      <w:del w:id="4125" w:author="Muhamad Ridho Zul Khoiri" w:date="2026-07-14T13:23:00Z" w16du:dateUtc="2026-07-14T06:23:00Z">
        <w:r w:rsidRPr="003E2625" w:rsidDel="005A5CE4">
          <w:rPr>
            <w:rFonts w:cs="Arial"/>
            <w:color w:val="000000"/>
            <w:rPrChange w:id="4126" w:author="Muhamad Ridho Zul Khoiri" w:date="2026-07-14T12:51:00Z" w16du:dateUtc="2026-07-14T05:51:00Z">
              <w:rPr>
                <w:rFonts w:ascii="Times New Roman" w:hAnsi="Times New Roman"/>
                <w:color w:val="000000"/>
              </w:rPr>
            </w:rPrChange>
          </w:rPr>
          <w:delText>Maintain discipline and leadership in the planning processes, striving to minimize plan changes.</w:delText>
        </w:r>
      </w:del>
    </w:p>
    <w:p w14:paraId="480803F7" w14:textId="1FA035DD" w:rsidR="00B84999" w:rsidRPr="003E2625" w:rsidRDefault="00413CAB" w:rsidP="000F42BD">
      <w:pPr>
        <w:pStyle w:val="Paragraph"/>
        <w:numPr>
          <w:ilvl w:val="0"/>
          <w:numId w:val="44"/>
        </w:numPr>
        <w:spacing w:after="0" w:line="360" w:lineRule="auto"/>
        <w:rPr>
          <w:rFonts w:cs="Arial"/>
          <w:color w:val="000000"/>
          <w:rPrChange w:id="4127" w:author="Muhamad Ridho Zul Khoiri" w:date="2026-07-14T12:51:00Z" w16du:dateUtc="2026-07-14T05:51:00Z">
            <w:rPr>
              <w:rFonts w:ascii="Times New Roman" w:hAnsi="Times New Roman"/>
              <w:color w:val="000000"/>
            </w:rPr>
          </w:rPrChange>
        </w:rPr>
      </w:pPr>
      <w:del w:id="4128" w:author="Muhamad Ridho Zul Khoiri" w:date="2026-07-14T13:23:00Z" w16du:dateUtc="2026-07-14T06:23:00Z">
        <w:r w:rsidRPr="003E2625" w:rsidDel="005A5CE4">
          <w:rPr>
            <w:rFonts w:cs="Arial"/>
            <w:color w:val="000000"/>
            <w:rPrChange w:id="4129" w:author="Muhamad Ridho Zul Khoiri" w:date="2026-07-14T12:51:00Z" w16du:dateUtc="2026-07-14T05:51:00Z">
              <w:rPr>
                <w:rFonts w:ascii="Times New Roman" w:hAnsi="Times New Roman"/>
                <w:color w:val="000000"/>
              </w:rPr>
            </w:rPrChange>
          </w:rPr>
          <w:delText>Implement approved plans and ensure all activities are aligned with the established objectives.</w:delText>
        </w:r>
      </w:del>
    </w:p>
    <w:p w14:paraId="217E07AA" w14:textId="77777777" w:rsidR="00316D84" w:rsidRPr="003E2625" w:rsidRDefault="00316D84" w:rsidP="00BD290E">
      <w:pPr>
        <w:pStyle w:val="Heading3"/>
        <w:spacing w:before="0" w:after="0" w:line="360" w:lineRule="auto"/>
        <w:rPr>
          <w:rFonts w:cs="Arial"/>
          <w:u w:val="none"/>
          <w:rPrChange w:id="4130" w:author="Muhamad Ridho Zul Khoiri" w:date="2026-07-14T12:51:00Z" w16du:dateUtc="2026-07-14T05:51:00Z">
            <w:rPr>
              <w:rFonts w:ascii="Times New Roman" w:hAnsi="Times New Roman"/>
              <w:u w:val="none"/>
            </w:rPr>
          </w:rPrChange>
        </w:rPr>
      </w:pPr>
      <w:r w:rsidRPr="003E2625">
        <w:rPr>
          <w:rFonts w:cs="Arial"/>
          <w:u w:val="none"/>
          <w:rPrChange w:id="4131" w:author="Muhamad Ridho Zul Khoiri" w:date="2026-07-14T12:51:00Z" w16du:dateUtc="2026-07-14T05:51:00Z">
            <w:rPr>
              <w:rFonts w:ascii="Times New Roman" w:hAnsi="Times New Roman"/>
              <w:u w:val="none"/>
            </w:rPr>
          </w:rPrChange>
        </w:rPr>
        <w:t>Other Department / Team Leaders</w:t>
      </w:r>
    </w:p>
    <w:p w14:paraId="04C75725" w14:textId="0400A667" w:rsidR="004D7FAC" w:rsidRPr="003E2625" w:rsidRDefault="00413CAB" w:rsidP="00413CAB">
      <w:pPr>
        <w:pStyle w:val="Paragraph"/>
        <w:spacing w:line="360" w:lineRule="auto"/>
        <w:rPr>
          <w:rFonts w:cs="Arial"/>
          <w:color w:val="000000"/>
          <w:rPrChange w:id="4132" w:author="Muhamad Ridho Zul Khoiri" w:date="2026-07-14T12:51:00Z" w16du:dateUtc="2026-07-14T05:51:00Z">
            <w:rPr>
              <w:rFonts w:ascii="Times New Roman" w:hAnsi="Times New Roman"/>
              <w:color w:val="000000"/>
            </w:rPr>
          </w:rPrChange>
        </w:rPr>
      </w:pPr>
      <w:r w:rsidRPr="003E2625">
        <w:rPr>
          <w:rFonts w:cs="Arial"/>
          <w:color w:val="000000"/>
          <w:rPrChange w:id="4133" w:author="Muhamad Ridho Zul Khoiri" w:date="2026-07-14T12:51:00Z" w16du:dateUtc="2026-07-14T05:51:00Z">
            <w:rPr>
              <w:rFonts w:ascii="Times New Roman" w:hAnsi="Times New Roman"/>
              <w:color w:val="000000"/>
            </w:rPr>
          </w:rPrChange>
        </w:rPr>
        <w:t>Provide input and support for prioritization and conflict resolution during plan development, including all relevant business support activities.</w:t>
      </w:r>
    </w:p>
    <w:p w14:paraId="217E07AD" w14:textId="77777777" w:rsidR="00316D84" w:rsidRPr="003E2625" w:rsidRDefault="00316D84" w:rsidP="00BD290E">
      <w:pPr>
        <w:pStyle w:val="Heading3"/>
        <w:spacing w:before="0" w:after="0" w:line="360" w:lineRule="auto"/>
        <w:rPr>
          <w:rFonts w:cs="Arial"/>
          <w:u w:val="none"/>
          <w:rPrChange w:id="4134" w:author="Muhamad Ridho Zul Khoiri" w:date="2026-07-14T12:51:00Z" w16du:dateUtc="2026-07-14T05:51:00Z">
            <w:rPr>
              <w:rFonts w:ascii="Times New Roman" w:hAnsi="Times New Roman"/>
              <w:u w:val="none"/>
            </w:rPr>
          </w:rPrChange>
        </w:rPr>
      </w:pPr>
      <w:r w:rsidRPr="003E2625">
        <w:rPr>
          <w:rFonts w:cs="Arial"/>
          <w:u w:val="none"/>
          <w:rPrChange w:id="4135" w:author="Muhamad Ridho Zul Khoiri" w:date="2026-07-14T12:51:00Z" w16du:dateUtc="2026-07-14T05:51:00Z">
            <w:rPr>
              <w:rFonts w:ascii="Times New Roman" w:hAnsi="Times New Roman"/>
              <w:u w:val="none"/>
            </w:rPr>
          </w:rPrChange>
        </w:rPr>
        <w:t>Responsible Person / Job Owner</w:t>
      </w:r>
    </w:p>
    <w:p w14:paraId="15C3D202" w14:textId="4542A71E" w:rsidR="00B66D62" w:rsidRDefault="00B66D62">
      <w:pPr>
        <w:pStyle w:val="Paragraph"/>
        <w:spacing w:after="0" w:line="360" w:lineRule="auto"/>
        <w:rPr>
          <w:ins w:id="4136" w:author="Muhamad Ridho Zul Khoiri" w:date="2026-07-14T13:35:00Z" w16du:dateUtc="2026-07-14T06:35:00Z"/>
          <w:rFonts w:cs="Arial"/>
          <w:color w:val="000000"/>
          <w:highlight w:val="yellow"/>
        </w:rPr>
        <w:pPrChange w:id="4137" w:author="Muhamad Ridho Zul Khoiri" w:date="2026-07-14T13:35:00Z" w16du:dateUtc="2026-07-14T06:35:00Z">
          <w:pPr>
            <w:pStyle w:val="Paragraph"/>
            <w:numPr>
              <w:numId w:val="45"/>
            </w:numPr>
            <w:spacing w:after="0" w:line="360" w:lineRule="auto"/>
            <w:ind w:left="1440" w:hanging="360"/>
          </w:pPr>
        </w:pPrChange>
      </w:pPr>
      <w:ins w:id="4138" w:author="Muhamad Ridho Zul Khoiri" w:date="2026-07-14T13:35:00Z" w16du:dateUtc="2026-07-14T06:35:00Z">
        <w:r w:rsidRPr="00B66D62">
          <w:rPr>
            <w:rFonts w:cs="Arial"/>
            <w:color w:val="000000"/>
          </w:rPr>
          <w:t xml:space="preserve">The Responsible Person </w:t>
        </w:r>
      </w:ins>
      <w:ins w:id="4139" w:author="Muhamad Ridho Zul Khoiri" w:date="2026-07-14T13:38:00Z" w16du:dateUtc="2026-07-14T06:38:00Z">
        <w:r w:rsidR="00845B1D">
          <w:rPr>
            <w:rFonts w:cs="Arial"/>
            <w:color w:val="000000"/>
          </w:rPr>
          <w:t xml:space="preserve">/ </w:t>
        </w:r>
      </w:ins>
      <w:ins w:id="4140" w:author="Muhamad Ridho Zul Khoiri" w:date="2026-07-14T13:35:00Z" w16du:dateUtc="2026-07-14T06:35:00Z">
        <w:r w:rsidRPr="00B66D62">
          <w:rPr>
            <w:rFonts w:cs="Arial"/>
            <w:color w:val="000000"/>
          </w:rPr>
          <w:t>Job Owner is responsible for the preparation, readiness, and delivery of an individual activity within the approved plan. Unlike the Plan Owner, this role is responsible for the assigned activity rather than the overall planning outcome or planning horizon.</w:t>
        </w:r>
      </w:ins>
    </w:p>
    <w:p w14:paraId="34457048" w14:textId="5C467358" w:rsidR="00C87E77" w:rsidRPr="00B66D62" w:rsidRDefault="00C87E77" w:rsidP="00845B1D">
      <w:pPr>
        <w:pStyle w:val="Paragraph"/>
        <w:numPr>
          <w:ilvl w:val="0"/>
          <w:numId w:val="45"/>
        </w:numPr>
        <w:spacing w:after="0" w:line="360" w:lineRule="auto"/>
        <w:rPr>
          <w:ins w:id="4141" w:author="Muhamad Ridho Zul Khoiri" w:date="2026-07-14T13:33:00Z" w16du:dateUtc="2026-07-14T06:33:00Z"/>
          <w:rFonts w:cs="Arial"/>
          <w:color w:val="000000"/>
          <w:highlight w:val="yellow"/>
          <w:rPrChange w:id="4142" w:author="Muhamad Ridho Zul Khoiri" w:date="2026-07-14T13:34:00Z" w16du:dateUtc="2026-07-14T06:34:00Z">
            <w:rPr>
              <w:ins w:id="4143" w:author="Muhamad Ridho Zul Khoiri" w:date="2026-07-14T13:33:00Z" w16du:dateUtc="2026-07-14T06:33:00Z"/>
              <w:rFonts w:cs="Arial"/>
              <w:color w:val="000000"/>
            </w:rPr>
          </w:rPrChange>
        </w:rPr>
      </w:pPr>
      <w:ins w:id="4144" w:author="Muhamad Ridho Zul Khoiri" w:date="2026-07-14T13:33:00Z" w16du:dateUtc="2026-07-14T06:33:00Z">
        <w:r w:rsidRPr="00B66D62">
          <w:rPr>
            <w:rFonts w:cs="Arial"/>
            <w:color w:val="000000"/>
            <w:highlight w:val="yellow"/>
            <w:rPrChange w:id="4145" w:author="Muhamad Ridho Zul Khoiri" w:date="2026-07-14T13:34:00Z" w16du:dateUtc="2026-07-14T06:34:00Z">
              <w:rPr>
                <w:rFonts w:cs="Arial"/>
                <w:color w:val="000000"/>
              </w:rPr>
            </w:rPrChange>
          </w:rPr>
          <w:t>Maintain accurate and up-to-date activity information in the applicable planning tools, BPM Work Orders, and planning inputs, including scope, schedule, resource requirements, and activity revisions.</w:t>
        </w:r>
      </w:ins>
    </w:p>
    <w:p w14:paraId="719A0CDC" w14:textId="5083FFA3" w:rsidR="00E3367A" w:rsidRPr="00E3367A" w:rsidRDefault="00E3367A">
      <w:pPr>
        <w:pStyle w:val="Paragraph"/>
        <w:numPr>
          <w:ilvl w:val="0"/>
          <w:numId w:val="45"/>
        </w:numPr>
        <w:spacing w:after="0" w:line="360" w:lineRule="auto"/>
        <w:rPr>
          <w:ins w:id="4146" w:author="Muhamad Ridho Zul Khoiri" w:date="2026-07-14T13:35:00Z" w16du:dateUtc="2026-07-14T06:35:00Z"/>
          <w:rFonts w:cs="Arial"/>
          <w:color w:val="000000"/>
          <w:highlight w:val="yellow"/>
          <w:rPrChange w:id="4147" w:author="Muhamad Ridho Zul Khoiri" w:date="2026-07-14T13:35:00Z" w16du:dateUtc="2026-07-14T06:35:00Z">
            <w:rPr>
              <w:ins w:id="4148" w:author="Muhamad Ridho Zul Khoiri" w:date="2026-07-14T13:35:00Z" w16du:dateUtc="2026-07-14T06:35:00Z"/>
              <w:rFonts w:cs="Arial"/>
              <w:color w:val="000000"/>
            </w:rPr>
          </w:rPrChange>
        </w:rPr>
        <w:pPrChange w:id="4149" w:author="Muhamad Ridho Zul Khoiri" w:date="2026-07-14T13:38:00Z" w16du:dateUtc="2026-07-14T06:38:00Z">
          <w:pPr>
            <w:pStyle w:val="Paragraph"/>
            <w:numPr>
              <w:numId w:val="45"/>
            </w:numPr>
            <w:spacing w:line="360" w:lineRule="auto"/>
            <w:ind w:left="1440" w:hanging="360"/>
          </w:pPr>
        </w:pPrChange>
      </w:pPr>
      <w:ins w:id="4150" w:author="Muhamad Ridho Zul Khoiri" w:date="2026-07-14T13:35:00Z" w16du:dateUtc="2026-07-14T06:35:00Z">
        <w:r w:rsidRPr="00E3367A">
          <w:rPr>
            <w:rFonts w:cs="Arial"/>
            <w:color w:val="000000"/>
            <w:highlight w:val="yellow"/>
            <w:rPrChange w:id="4151" w:author="Muhamad Ridho Zul Khoiri" w:date="2026-07-14T13:35:00Z" w16du:dateUtc="2026-07-14T06:35:00Z">
              <w:rPr>
                <w:rFonts w:cs="Arial"/>
                <w:color w:val="000000"/>
              </w:rPr>
            </w:rPrChange>
          </w:rPr>
          <w:t>Define and prepare the assigned activity in accordance with applicable planning and readiness requirements.</w:t>
        </w:r>
      </w:ins>
    </w:p>
    <w:p w14:paraId="23E13222" w14:textId="5318985D" w:rsidR="003D1A62" w:rsidRPr="00E3367A" w:rsidRDefault="00413CAB" w:rsidP="00845B1D">
      <w:pPr>
        <w:pStyle w:val="Paragraph"/>
        <w:numPr>
          <w:ilvl w:val="0"/>
          <w:numId w:val="45"/>
        </w:numPr>
        <w:spacing w:after="0" w:line="360" w:lineRule="auto"/>
        <w:rPr>
          <w:rFonts w:cs="Arial"/>
          <w:color w:val="000000"/>
          <w:highlight w:val="yellow"/>
          <w:rPrChange w:id="4152" w:author="Muhamad Ridho Zul Khoiri" w:date="2026-07-14T13:35:00Z" w16du:dateUtc="2026-07-14T06:35:00Z">
            <w:rPr>
              <w:rFonts w:ascii="Times New Roman" w:hAnsi="Times New Roman"/>
              <w:color w:val="000000"/>
            </w:rPr>
          </w:rPrChange>
        </w:rPr>
      </w:pPr>
      <w:del w:id="4153" w:author="Muhamad Ridho Zul Khoiri" w:date="2026-07-14T13:34:00Z" w16du:dateUtc="2026-07-14T06:34:00Z">
        <w:r w:rsidRPr="00E3367A" w:rsidDel="00C87E77">
          <w:rPr>
            <w:rFonts w:cs="Arial"/>
            <w:color w:val="000000"/>
            <w:highlight w:val="yellow"/>
            <w:rPrChange w:id="4154" w:author="Muhamad Ridho Zul Khoiri" w:date="2026-07-14T13:35:00Z" w16du:dateUtc="2026-07-14T06:35:00Z">
              <w:rPr>
                <w:rFonts w:ascii="Times New Roman" w:hAnsi="Times New Roman"/>
                <w:color w:val="000000"/>
              </w:rPr>
            </w:rPrChange>
          </w:rPr>
          <w:delText xml:space="preserve">Ensure that all information in </w:delText>
        </w:r>
        <w:r w:rsidR="00096A5B" w:rsidRPr="00E3367A" w:rsidDel="00C87E77">
          <w:rPr>
            <w:rFonts w:cs="Arial"/>
            <w:color w:val="000000"/>
            <w:highlight w:val="yellow"/>
            <w:rPrChange w:id="4155" w:author="Muhamad Ridho Zul Khoiri" w:date="2026-07-14T13:35:00Z" w16du:dateUtc="2026-07-14T06:35:00Z">
              <w:rPr>
                <w:rFonts w:ascii="Times New Roman" w:hAnsi="Times New Roman"/>
                <w:color w:val="000000"/>
              </w:rPr>
            </w:rPrChange>
          </w:rPr>
          <w:delText>BPM</w:delText>
        </w:r>
        <w:r w:rsidRPr="00E3367A" w:rsidDel="00C87E77">
          <w:rPr>
            <w:rFonts w:cs="Arial"/>
            <w:color w:val="000000"/>
            <w:highlight w:val="yellow"/>
            <w:rPrChange w:id="4156" w:author="Muhamad Ridho Zul Khoiri" w:date="2026-07-14T13:35:00Z" w16du:dateUtc="2026-07-14T06:35:00Z">
              <w:rPr>
                <w:rFonts w:ascii="Times New Roman" w:hAnsi="Times New Roman"/>
                <w:color w:val="000000"/>
              </w:rPr>
            </w:rPrChange>
          </w:rPr>
          <w:delText xml:space="preserve"> Work Orders and the planning input template is accurate and up to date, including resource allocation within the planning horizon and schedule revisions.</w:delText>
        </w:r>
      </w:del>
      <w:ins w:id="4157" w:author="Muhamad Ridho Zul Khoiri" w:date="2026-07-14T13:33:00Z" w16du:dateUtc="2026-07-14T06:33:00Z">
        <w:r w:rsidR="003D1A62" w:rsidRPr="00E3367A">
          <w:rPr>
            <w:rFonts w:cs="Arial"/>
            <w:color w:val="000000"/>
            <w:highlight w:val="yellow"/>
            <w:rPrChange w:id="4158" w:author="Muhamad Ridho Zul Khoiri" w:date="2026-07-14T13:35:00Z" w16du:dateUtc="2026-07-14T06:35:00Z">
              <w:rPr>
                <w:rFonts w:cs="Arial"/>
                <w:color w:val="000000"/>
              </w:rPr>
            </w:rPrChange>
          </w:rPr>
          <w:t>Identify and communicate activity requirements, constraints, risks, progress, and changes to the relevant planning stakeholders.</w:t>
        </w:r>
      </w:ins>
    </w:p>
    <w:p w14:paraId="4162385A" w14:textId="05F572DE" w:rsidR="00E3367A" w:rsidRPr="00E3367A" w:rsidRDefault="00E3367A">
      <w:pPr>
        <w:pStyle w:val="Paragraph"/>
        <w:numPr>
          <w:ilvl w:val="0"/>
          <w:numId w:val="45"/>
        </w:numPr>
        <w:spacing w:after="0" w:line="360" w:lineRule="auto"/>
        <w:rPr>
          <w:ins w:id="4159" w:author="Muhamad Ridho Zul Khoiri" w:date="2026-07-14T13:35:00Z" w16du:dateUtc="2026-07-14T06:35:00Z"/>
          <w:rFonts w:cs="Arial"/>
          <w:color w:val="000000"/>
          <w:highlight w:val="yellow"/>
          <w:rPrChange w:id="4160" w:author="Muhamad Ridho Zul Khoiri" w:date="2026-07-14T13:35:00Z" w16du:dateUtc="2026-07-14T06:35:00Z">
            <w:rPr>
              <w:ins w:id="4161" w:author="Muhamad Ridho Zul Khoiri" w:date="2026-07-14T13:35:00Z" w16du:dateUtc="2026-07-14T06:35:00Z"/>
              <w:rFonts w:cs="Arial"/>
              <w:color w:val="000000"/>
            </w:rPr>
          </w:rPrChange>
        </w:rPr>
        <w:pPrChange w:id="4162" w:author="Muhamad Ridho Zul Khoiri" w:date="2026-07-14T13:38:00Z" w16du:dateUtc="2026-07-14T06:38:00Z">
          <w:pPr>
            <w:pStyle w:val="Paragraph"/>
            <w:numPr>
              <w:numId w:val="45"/>
            </w:numPr>
            <w:spacing w:line="360" w:lineRule="auto"/>
            <w:ind w:left="1440" w:hanging="360"/>
          </w:pPr>
        </w:pPrChange>
      </w:pPr>
      <w:ins w:id="4163" w:author="Muhamad Ridho Zul Khoiri" w:date="2026-07-14T13:35:00Z" w16du:dateUtc="2026-07-14T06:35:00Z">
        <w:r w:rsidRPr="00E3367A">
          <w:rPr>
            <w:rFonts w:cs="Arial"/>
            <w:color w:val="000000"/>
            <w:highlight w:val="yellow"/>
            <w:rPrChange w:id="4164" w:author="Muhamad Ridho Zul Khoiri" w:date="2026-07-14T13:35:00Z" w16du:dateUtc="2026-07-14T06:35:00Z">
              <w:rPr>
                <w:rFonts w:cs="Arial"/>
                <w:color w:val="000000"/>
              </w:rPr>
            </w:rPrChange>
          </w:rPr>
          <w:t>Provide timely progress and readiness updates throughout the applicable planning horizon.</w:t>
        </w:r>
      </w:ins>
    </w:p>
    <w:p w14:paraId="7C463084" w14:textId="2CF8019A" w:rsidR="00413CAB" w:rsidRDefault="00413CAB">
      <w:pPr>
        <w:pStyle w:val="Paragraph"/>
        <w:numPr>
          <w:ilvl w:val="0"/>
          <w:numId w:val="45"/>
        </w:numPr>
        <w:spacing w:after="0" w:line="360" w:lineRule="auto"/>
        <w:rPr>
          <w:ins w:id="4165" w:author="Muhamad Ridho Zul Khoiri" w:date="2026-07-14T13:34:00Z" w16du:dateUtc="2026-07-14T06:34:00Z"/>
          <w:rFonts w:cs="Arial"/>
          <w:color w:val="000000"/>
        </w:rPr>
        <w:pPrChange w:id="4166" w:author="Muhamad Ridho Zul Khoiri" w:date="2026-07-14T13:38:00Z" w16du:dateUtc="2026-07-14T06:38:00Z">
          <w:pPr>
            <w:pStyle w:val="Paragraph"/>
            <w:numPr>
              <w:numId w:val="45"/>
            </w:numPr>
            <w:spacing w:line="360" w:lineRule="auto"/>
            <w:ind w:left="1440" w:hanging="360"/>
          </w:pPr>
        </w:pPrChange>
      </w:pPr>
      <w:r w:rsidRPr="003E2625">
        <w:rPr>
          <w:rFonts w:cs="Arial"/>
          <w:color w:val="000000"/>
          <w:rPrChange w:id="4167" w:author="Muhamad Ridho Zul Khoiri" w:date="2026-07-14T12:51:00Z" w16du:dateUtc="2026-07-14T05:51:00Z">
            <w:rPr>
              <w:rFonts w:ascii="Times New Roman" w:hAnsi="Times New Roman"/>
              <w:color w:val="000000"/>
            </w:rPr>
          </w:rPrChange>
        </w:rPr>
        <w:t>Provide justifications to Planners when requesting approval from the Functions/Operations Manager for any changes during the 30-day frozen period.</w:t>
      </w:r>
    </w:p>
    <w:p w14:paraId="0B74FEE9" w14:textId="4694FABF" w:rsidR="00E3367A" w:rsidRDefault="00E3367A">
      <w:pPr>
        <w:pStyle w:val="Paragraph"/>
        <w:numPr>
          <w:ilvl w:val="0"/>
          <w:numId w:val="45"/>
        </w:numPr>
        <w:spacing w:after="0" w:line="360" w:lineRule="auto"/>
        <w:rPr>
          <w:ins w:id="4168" w:author="Muhamad Ridho Zul Khoiri" w:date="2026-07-14T13:33:00Z" w16du:dateUtc="2026-07-14T06:33:00Z"/>
          <w:rFonts w:cs="Arial"/>
          <w:color w:val="000000"/>
        </w:rPr>
        <w:pPrChange w:id="4169" w:author="Muhamad Ridho Zul Khoiri" w:date="2026-07-14T13:38:00Z" w16du:dateUtc="2026-07-14T06:38:00Z">
          <w:pPr>
            <w:pStyle w:val="Paragraph"/>
            <w:numPr>
              <w:numId w:val="45"/>
            </w:numPr>
            <w:spacing w:line="360" w:lineRule="auto"/>
            <w:ind w:left="1440" w:hanging="360"/>
          </w:pPr>
        </w:pPrChange>
      </w:pPr>
      <w:ins w:id="4170" w:author="Muhamad Ridho Zul Khoiri" w:date="2026-07-14T13:36:00Z" w16du:dateUtc="2026-07-14T06:36:00Z">
        <w:r w:rsidRPr="00E3367A">
          <w:rPr>
            <w:rFonts w:cs="Arial"/>
            <w:color w:val="000000"/>
          </w:rPr>
          <w:t>Deliver the assigned activity in accordance with the approved plan and escalate significant deviations or constraints.</w:t>
        </w:r>
      </w:ins>
    </w:p>
    <w:p w14:paraId="341F982E" w14:textId="31BA3A58" w:rsidR="003D1A62" w:rsidDel="00E3367A" w:rsidRDefault="003D1A62" w:rsidP="0093183C">
      <w:pPr>
        <w:pStyle w:val="Heading3"/>
        <w:spacing w:before="0" w:after="0" w:line="360" w:lineRule="auto"/>
        <w:rPr>
          <w:del w:id="4171" w:author="Muhamad Ridho Zul Khoiri" w:date="2026-07-14T13:33:00Z" w16du:dateUtc="2026-07-14T06:33:00Z"/>
          <w:rFonts w:cs="Arial"/>
          <w:color w:val="000000"/>
        </w:rPr>
      </w:pPr>
    </w:p>
    <w:p w14:paraId="74C5E3E6" w14:textId="221376E2" w:rsidR="0093183C" w:rsidRPr="000F42BD" w:rsidDel="00506931" w:rsidRDefault="0093183C">
      <w:pPr>
        <w:pStyle w:val="Heading3"/>
        <w:spacing w:before="0" w:after="0" w:line="360" w:lineRule="auto"/>
        <w:ind w:left="0"/>
        <w:rPr>
          <w:del w:id="4172" w:author="Muhamad Ridho Zul Khoiri" w:date="2026-07-14T14:21:00Z" w16du:dateUtc="2026-07-14T07:21:00Z"/>
          <w:rFonts w:cs="Arial"/>
          <w:strike/>
          <w:u w:val="none"/>
          <w:rPrChange w:id="4173" w:author="Muhamad Ridho Zul Khoiri" w:date="2026-07-14T13:27:00Z" w16du:dateUtc="2026-07-14T06:27:00Z">
            <w:rPr>
              <w:del w:id="4174" w:author="Muhamad Ridho Zul Khoiri" w:date="2026-07-14T14:21:00Z" w16du:dateUtc="2026-07-14T07:21:00Z"/>
              <w:rFonts w:ascii="Times New Roman" w:hAnsi="Times New Roman"/>
              <w:u w:val="none"/>
            </w:rPr>
          </w:rPrChange>
        </w:rPr>
        <w:pPrChange w:id="4175" w:author="Muhamad Ridho Zul Khoiri" w:date="2026-07-14T14:21:00Z" w16du:dateUtc="2026-07-14T07:21:00Z">
          <w:pPr>
            <w:pStyle w:val="Heading3"/>
            <w:spacing w:before="0" w:after="0" w:line="360" w:lineRule="auto"/>
          </w:pPr>
        </w:pPrChange>
      </w:pPr>
      <w:del w:id="4176" w:author="Muhamad Ridho Zul Khoiri" w:date="2026-07-14T14:21:00Z" w16du:dateUtc="2026-07-14T07:21:00Z">
        <w:r w:rsidRPr="000F42BD" w:rsidDel="00506931">
          <w:rPr>
            <w:rFonts w:cs="Arial"/>
            <w:b w:val="0"/>
            <w:strike/>
            <w:rPrChange w:id="4177" w:author="Muhamad Ridho Zul Khoiri" w:date="2026-07-14T13:27:00Z" w16du:dateUtc="2026-07-14T06:27:00Z">
              <w:rPr>
                <w:rFonts w:ascii="Times New Roman" w:hAnsi="Times New Roman"/>
                <w:b w:val="0"/>
              </w:rPr>
            </w:rPrChange>
          </w:rPr>
          <w:delText>Planning Group</w:delText>
        </w:r>
      </w:del>
    </w:p>
    <w:p w14:paraId="66C4E71D" w14:textId="1910D275" w:rsidR="0093183C" w:rsidRPr="000F42BD" w:rsidDel="00506931" w:rsidRDefault="0093183C">
      <w:pPr>
        <w:pStyle w:val="Paragraph"/>
        <w:spacing w:after="0" w:line="360" w:lineRule="auto"/>
        <w:ind w:left="0"/>
        <w:rPr>
          <w:del w:id="4178" w:author="Muhamad Ridho Zul Khoiri" w:date="2026-07-14T14:21:00Z" w16du:dateUtc="2026-07-14T07:21:00Z"/>
          <w:rFonts w:cs="Arial"/>
          <w:strike/>
          <w:rPrChange w:id="4179" w:author="Muhamad Ridho Zul Khoiri" w:date="2026-07-14T13:27:00Z" w16du:dateUtc="2026-07-14T06:27:00Z">
            <w:rPr>
              <w:del w:id="4180" w:author="Muhamad Ridho Zul Khoiri" w:date="2026-07-14T14:21:00Z" w16du:dateUtc="2026-07-14T07:21:00Z"/>
              <w:rFonts w:ascii="Times New Roman" w:hAnsi="Times New Roman"/>
            </w:rPr>
          </w:rPrChange>
        </w:rPr>
        <w:pPrChange w:id="4181" w:author="Muhamad Ridho Zul Khoiri" w:date="2026-07-14T14:21:00Z" w16du:dateUtc="2026-07-14T07:21:00Z">
          <w:pPr>
            <w:pStyle w:val="Paragraph"/>
            <w:spacing w:after="0" w:line="360" w:lineRule="auto"/>
          </w:pPr>
        </w:pPrChange>
      </w:pPr>
      <w:del w:id="4182" w:author="Muhamad Ridho Zul Khoiri" w:date="2026-07-14T14:21:00Z" w16du:dateUtc="2026-07-14T07:21:00Z">
        <w:r w:rsidRPr="000F42BD" w:rsidDel="00506931">
          <w:rPr>
            <w:rFonts w:cs="Arial"/>
            <w:strike/>
            <w:rPrChange w:id="4183" w:author="Muhamad Ridho Zul Khoiri" w:date="2026-07-14T13:27:00Z" w16du:dateUtc="2026-07-14T06:27:00Z">
              <w:rPr>
                <w:rFonts w:ascii="Times New Roman" w:hAnsi="Times New Roman"/>
              </w:rPr>
            </w:rPrChange>
          </w:rPr>
          <w:delText>The P&amp;S Group operates across Asset, Functional, and Field teams and is primarily responsible for:</w:delText>
        </w:r>
      </w:del>
    </w:p>
    <w:p w14:paraId="631E83E3" w14:textId="3C61FB00" w:rsidR="0093183C" w:rsidRPr="000F42BD" w:rsidDel="00506931" w:rsidRDefault="0093183C">
      <w:pPr>
        <w:pStyle w:val="Paragraph"/>
        <w:numPr>
          <w:ilvl w:val="0"/>
          <w:numId w:val="46"/>
        </w:numPr>
        <w:spacing w:after="0" w:line="360" w:lineRule="auto"/>
        <w:ind w:left="0"/>
        <w:rPr>
          <w:del w:id="4184" w:author="Muhamad Ridho Zul Khoiri" w:date="2026-07-14T14:21:00Z" w16du:dateUtc="2026-07-14T07:21:00Z"/>
          <w:rFonts w:cs="Arial"/>
          <w:strike/>
          <w:color w:val="000000"/>
          <w:rPrChange w:id="4185" w:author="Muhamad Ridho Zul Khoiri" w:date="2026-07-14T13:27:00Z" w16du:dateUtc="2026-07-14T06:27:00Z">
            <w:rPr>
              <w:del w:id="4186" w:author="Muhamad Ridho Zul Khoiri" w:date="2026-07-14T14:21:00Z" w16du:dateUtc="2026-07-14T07:21:00Z"/>
              <w:rFonts w:ascii="Times New Roman" w:hAnsi="Times New Roman"/>
              <w:color w:val="000000"/>
            </w:rPr>
          </w:rPrChange>
        </w:rPr>
        <w:pPrChange w:id="4187" w:author="Muhamad Ridho Zul Khoiri" w:date="2026-07-14T14:21:00Z" w16du:dateUtc="2026-07-14T07:21:00Z">
          <w:pPr>
            <w:pStyle w:val="Paragraph"/>
            <w:numPr>
              <w:numId w:val="46"/>
            </w:numPr>
            <w:spacing w:after="0" w:line="360" w:lineRule="auto"/>
            <w:ind w:left="1440" w:hanging="360"/>
          </w:pPr>
        </w:pPrChange>
      </w:pPr>
      <w:del w:id="4188" w:author="Muhamad Ridho Zul Khoiri" w:date="2026-07-14T14:21:00Z" w16du:dateUtc="2026-07-14T07:21:00Z">
        <w:r w:rsidRPr="000F42BD" w:rsidDel="00506931">
          <w:rPr>
            <w:rFonts w:cs="Arial"/>
            <w:strike/>
            <w:color w:val="000000"/>
            <w:rPrChange w:id="4189" w:author="Muhamad Ridho Zul Khoiri" w:date="2026-07-14T13:27:00Z" w16du:dateUtc="2026-07-14T06:27:00Z">
              <w:rPr>
                <w:rFonts w:ascii="Times New Roman" w:hAnsi="Times New Roman"/>
                <w:color w:val="000000"/>
              </w:rPr>
            </w:rPrChange>
          </w:rPr>
          <w:delText>Provide planning outputs to Plan Owners to support informed decision-making.</w:delText>
        </w:r>
      </w:del>
    </w:p>
    <w:p w14:paraId="4F459AE6" w14:textId="57B03B4A" w:rsidR="0093183C" w:rsidRPr="000F42BD" w:rsidDel="00506931" w:rsidRDefault="0093183C">
      <w:pPr>
        <w:pStyle w:val="Paragraph"/>
        <w:numPr>
          <w:ilvl w:val="0"/>
          <w:numId w:val="46"/>
        </w:numPr>
        <w:spacing w:after="0" w:line="360" w:lineRule="auto"/>
        <w:ind w:left="0"/>
        <w:rPr>
          <w:del w:id="4190" w:author="Muhamad Ridho Zul Khoiri" w:date="2026-07-14T14:21:00Z" w16du:dateUtc="2026-07-14T07:21:00Z"/>
          <w:rFonts w:cs="Arial"/>
          <w:strike/>
          <w:color w:val="000000"/>
          <w:rPrChange w:id="4191" w:author="Muhamad Ridho Zul Khoiri" w:date="2026-07-14T13:27:00Z" w16du:dateUtc="2026-07-14T06:27:00Z">
            <w:rPr>
              <w:del w:id="4192" w:author="Muhamad Ridho Zul Khoiri" w:date="2026-07-14T14:21:00Z" w16du:dateUtc="2026-07-14T07:21:00Z"/>
              <w:rFonts w:ascii="Times New Roman" w:hAnsi="Times New Roman"/>
              <w:color w:val="000000"/>
            </w:rPr>
          </w:rPrChange>
        </w:rPr>
        <w:pPrChange w:id="4193" w:author="Muhamad Ridho Zul Khoiri" w:date="2026-07-14T14:21:00Z" w16du:dateUtc="2026-07-14T07:21:00Z">
          <w:pPr>
            <w:pStyle w:val="Paragraph"/>
            <w:numPr>
              <w:numId w:val="46"/>
            </w:numPr>
            <w:spacing w:after="0" w:line="360" w:lineRule="auto"/>
            <w:ind w:left="1440" w:hanging="360"/>
          </w:pPr>
        </w:pPrChange>
      </w:pPr>
      <w:del w:id="4194" w:author="Muhamad Ridho Zul Khoiri" w:date="2026-07-14T14:21:00Z" w16du:dateUtc="2026-07-14T07:21:00Z">
        <w:r w:rsidRPr="000F42BD" w:rsidDel="00506931">
          <w:rPr>
            <w:rFonts w:cs="Arial"/>
            <w:strike/>
            <w:color w:val="000000"/>
            <w:rPrChange w:id="4195" w:author="Muhamad Ridho Zul Khoiri" w:date="2026-07-14T13:27:00Z" w16du:dateUtc="2026-07-14T06:27:00Z">
              <w:rPr>
                <w:rFonts w:ascii="Times New Roman" w:hAnsi="Times New Roman"/>
                <w:color w:val="000000"/>
              </w:rPr>
            </w:rPrChange>
          </w:rPr>
          <w:delText>Establish, maintain, and standardize P&amp;S processes across the BU to ensure uniformity and alignment.</w:delText>
        </w:r>
      </w:del>
    </w:p>
    <w:p w14:paraId="6623F640" w14:textId="7D1CCEB5" w:rsidR="0093183C" w:rsidRPr="000F42BD" w:rsidDel="00506931" w:rsidRDefault="0093183C">
      <w:pPr>
        <w:pStyle w:val="Paragraph"/>
        <w:numPr>
          <w:ilvl w:val="0"/>
          <w:numId w:val="46"/>
        </w:numPr>
        <w:spacing w:after="0" w:line="360" w:lineRule="auto"/>
        <w:ind w:left="0"/>
        <w:rPr>
          <w:del w:id="4196" w:author="Muhamad Ridho Zul Khoiri" w:date="2026-07-14T14:21:00Z" w16du:dateUtc="2026-07-14T07:21:00Z"/>
          <w:rFonts w:cs="Arial"/>
          <w:strike/>
          <w:color w:val="000000"/>
          <w:rPrChange w:id="4197" w:author="Muhamad Ridho Zul Khoiri" w:date="2026-07-14T13:27:00Z" w16du:dateUtc="2026-07-14T06:27:00Z">
            <w:rPr>
              <w:del w:id="4198" w:author="Muhamad Ridho Zul Khoiri" w:date="2026-07-14T14:21:00Z" w16du:dateUtc="2026-07-14T07:21:00Z"/>
              <w:rFonts w:ascii="Times New Roman" w:hAnsi="Times New Roman"/>
              <w:color w:val="000000"/>
            </w:rPr>
          </w:rPrChange>
        </w:rPr>
        <w:pPrChange w:id="4199" w:author="Muhamad Ridho Zul Khoiri" w:date="2026-07-14T14:21:00Z" w16du:dateUtc="2026-07-14T07:21:00Z">
          <w:pPr>
            <w:pStyle w:val="Paragraph"/>
            <w:numPr>
              <w:numId w:val="46"/>
            </w:numPr>
            <w:spacing w:after="0" w:line="360" w:lineRule="auto"/>
            <w:ind w:left="1440" w:hanging="360"/>
          </w:pPr>
        </w:pPrChange>
      </w:pPr>
      <w:del w:id="4200" w:author="Muhamad Ridho Zul Khoiri" w:date="2026-07-14T14:21:00Z" w16du:dateUtc="2026-07-14T07:21:00Z">
        <w:r w:rsidRPr="000F42BD" w:rsidDel="00506931">
          <w:rPr>
            <w:rFonts w:cs="Arial"/>
            <w:strike/>
            <w:color w:val="000000"/>
            <w:rPrChange w:id="4201" w:author="Muhamad Ridho Zul Khoiri" w:date="2026-07-14T13:27:00Z" w16du:dateUtc="2026-07-14T06:27:00Z">
              <w:rPr>
                <w:rFonts w:ascii="Times New Roman" w:hAnsi="Times New Roman"/>
                <w:color w:val="000000"/>
              </w:rPr>
            </w:rPrChange>
          </w:rPr>
          <w:delText>Enhance the efficiency and effectiveness of planning processes through ongoing refinement and innovation.</w:delText>
        </w:r>
      </w:del>
    </w:p>
    <w:p w14:paraId="0A2D95A7" w14:textId="1FA5233B" w:rsidR="0093183C" w:rsidRPr="000F42BD" w:rsidDel="00506931" w:rsidRDefault="0093183C">
      <w:pPr>
        <w:pStyle w:val="Paragraph"/>
        <w:numPr>
          <w:ilvl w:val="0"/>
          <w:numId w:val="46"/>
        </w:numPr>
        <w:spacing w:after="0" w:line="360" w:lineRule="auto"/>
        <w:ind w:left="0"/>
        <w:rPr>
          <w:del w:id="4202" w:author="Muhamad Ridho Zul Khoiri" w:date="2026-07-14T14:21:00Z" w16du:dateUtc="2026-07-14T07:21:00Z"/>
          <w:rFonts w:cs="Arial"/>
          <w:strike/>
          <w:color w:val="000000"/>
          <w:rPrChange w:id="4203" w:author="Muhamad Ridho Zul Khoiri" w:date="2026-07-14T13:27:00Z" w16du:dateUtc="2026-07-14T06:27:00Z">
            <w:rPr>
              <w:del w:id="4204" w:author="Muhamad Ridho Zul Khoiri" w:date="2026-07-14T14:21:00Z" w16du:dateUtc="2026-07-14T07:21:00Z"/>
              <w:rFonts w:ascii="Times New Roman" w:hAnsi="Times New Roman"/>
              <w:color w:val="000000"/>
            </w:rPr>
          </w:rPrChange>
        </w:rPr>
        <w:pPrChange w:id="4205" w:author="Muhamad Ridho Zul Khoiri" w:date="2026-07-14T14:21:00Z" w16du:dateUtc="2026-07-14T07:21:00Z">
          <w:pPr>
            <w:pStyle w:val="Paragraph"/>
            <w:numPr>
              <w:numId w:val="46"/>
            </w:numPr>
            <w:spacing w:after="0" w:line="360" w:lineRule="auto"/>
            <w:ind w:left="1440" w:hanging="360"/>
          </w:pPr>
        </w:pPrChange>
      </w:pPr>
      <w:del w:id="4206" w:author="Muhamad Ridho Zul Khoiri" w:date="2026-07-14T14:21:00Z" w16du:dateUtc="2026-07-14T07:21:00Z">
        <w:r w:rsidRPr="000F42BD" w:rsidDel="00506931">
          <w:rPr>
            <w:rFonts w:cs="Arial"/>
            <w:strike/>
            <w:color w:val="000000"/>
            <w:rPrChange w:id="4207" w:author="Muhamad Ridho Zul Khoiri" w:date="2026-07-14T13:27:00Z" w16du:dateUtc="2026-07-14T06:27:00Z">
              <w:rPr>
                <w:rFonts w:ascii="Times New Roman" w:hAnsi="Times New Roman"/>
                <w:color w:val="000000"/>
              </w:rPr>
            </w:rPrChange>
          </w:rPr>
          <w:delText>Allocate and oversee planning and scheduling resources to effectively support all planning horizons.</w:delText>
        </w:r>
      </w:del>
    </w:p>
    <w:p w14:paraId="11080617" w14:textId="0A033F83" w:rsidR="0093183C" w:rsidRPr="000F42BD" w:rsidDel="00506931" w:rsidRDefault="0093183C">
      <w:pPr>
        <w:pStyle w:val="Paragraph"/>
        <w:numPr>
          <w:ilvl w:val="0"/>
          <w:numId w:val="46"/>
        </w:numPr>
        <w:spacing w:after="0" w:line="360" w:lineRule="auto"/>
        <w:ind w:left="0"/>
        <w:rPr>
          <w:del w:id="4208" w:author="Muhamad Ridho Zul Khoiri" w:date="2026-07-14T14:21:00Z" w16du:dateUtc="2026-07-14T07:21:00Z"/>
          <w:rFonts w:cs="Arial"/>
          <w:strike/>
          <w:color w:val="000000"/>
          <w:rPrChange w:id="4209" w:author="Muhamad Ridho Zul Khoiri" w:date="2026-07-14T13:27:00Z" w16du:dateUtc="2026-07-14T06:27:00Z">
            <w:rPr>
              <w:del w:id="4210" w:author="Muhamad Ridho Zul Khoiri" w:date="2026-07-14T14:21:00Z" w16du:dateUtc="2026-07-14T07:21:00Z"/>
              <w:rFonts w:ascii="Times New Roman" w:hAnsi="Times New Roman"/>
              <w:color w:val="000000"/>
            </w:rPr>
          </w:rPrChange>
        </w:rPr>
        <w:pPrChange w:id="4211" w:author="Muhamad Ridho Zul Khoiri" w:date="2026-07-14T14:21:00Z" w16du:dateUtc="2026-07-14T07:21:00Z">
          <w:pPr>
            <w:pStyle w:val="Paragraph"/>
            <w:numPr>
              <w:numId w:val="46"/>
            </w:numPr>
            <w:spacing w:after="0" w:line="360" w:lineRule="auto"/>
            <w:ind w:left="1440" w:hanging="360"/>
          </w:pPr>
        </w:pPrChange>
      </w:pPr>
      <w:del w:id="4212" w:author="Muhamad Ridho Zul Khoiri" w:date="2026-07-14T14:21:00Z" w16du:dateUtc="2026-07-14T07:21:00Z">
        <w:r w:rsidRPr="000F42BD" w:rsidDel="00506931">
          <w:rPr>
            <w:rFonts w:cs="Arial"/>
            <w:strike/>
            <w:color w:val="000000"/>
            <w:rPrChange w:id="4213" w:author="Muhamad Ridho Zul Khoiri" w:date="2026-07-14T13:27:00Z" w16du:dateUtc="2026-07-14T06:27:00Z">
              <w:rPr>
                <w:rFonts w:ascii="Times New Roman" w:hAnsi="Times New Roman"/>
                <w:color w:val="000000"/>
              </w:rPr>
            </w:rPrChange>
          </w:rPr>
          <w:delText>Work closely with all departments within MEPG to ensure integrated, coordinated, and well-communicated planning efforts.</w:delText>
        </w:r>
      </w:del>
    </w:p>
    <w:p w14:paraId="62B16E27" w14:textId="055097CB" w:rsidR="0093183C" w:rsidRPr="000F42BD" w:rsidDel="00506931" w:rsidRDefault="0093183C">
      <w:pPr>
        <w:pStyle w:val="Paragraph"/>
        <w:numPr>
          <w:ilvl w:val="0"/>
          <w:numId w:val="46"/>
        </w:numPr>
        <w:spacing w:after="0" w:line="360" w:lineRule="auto"/>
        <w:ind w:left="0"/>
        <w:rPr>
          <w:del w:id="4214" w:author="Muhamad Ridho Zul Khoiri" w:date="2026-07-14T14:21:00Z" w16du:dateUtc="2026-07-14T07:21:00Z"/>
          <w:rFonts w:cs="Arial"/>
          <w:strike/>
          <w:color w:val="000000"/>
          <w:rPrChange w:id="4215" w:author="Muhamad Ridho Zul Khoiri" w:date="2026-07-14T13:27:00Z" w16du:dateUtc="2026-07-14T06:27:00Z">
            <w:rPr>
              <w:del w:id="4216" w:author="Muhamad Ridho Zul Khoiri" w:date="2026-07-14T14:21:00Z" w16du:dateUtc="2026-07-14T07:21:00Z"/>
              <w:rFonts w:ascii="Times New Roman" w:hAnsi="Times New Roman"/>
              <w:color w:val="000000"/>
            </w:rPr>
          </w:rPrChange>
        </w:rPr>
        <w:pPrChange w:id="4217" w:author="Muhamad Ridho Zul Khoiri" w:date="2026-07-14T14:21:00Z" w16du:dateUtc="2026-07-14T07:21:00Z">
          <w:pPr>
            <w:pStyle w:val="Paragraph"/>
            <w:numPr>
              <w:numId w:val="46"/>
            </w:numPr>
            <w:spacing w:after="0" w:line="360" w:lineRule="auto"/>
            <w:ind w:left="1440" w:hanging="360"/>
          </w:pPr>
        </w:pPrChange>
      </w:pPr>
      <w:del w:id="4218" w:author="Muhamad Ridho Zul Khoiri" w:date="2026-07-14T14:21:00Z" w16du:dateUtc="2026-07-14T07:21:00Z">
        <w:r w:rsidRPr="000F42BD" w:rsidDel="00506931">
          <w:rPr>
            <w:rFonts w:cs="Arial"/>
            <w:strike/>
            <w:color w:val="000000"/>
            <w:rPrChange w:id="4219" w:author="Muhamad Ridho Zul Khoiri" w:date="2026-07-14T13:27:00Z" w16du:dateUtc="2026-07-14T06:27:00Z">
              <w:rPr>
                <w:rFonts w:ascii="Times New Roman" w:hAnsi="Times New Roman"/>
                <w:color w:val="000000"/>
              </w:rPr>
            </w:rPrChange>
          </w:rPr>
          <w:delText>Develop schedules and plans that are both practical and achievable, considering available resources and constraints.</w:delText>
        </w:r>
      </w:del>
    </w:p>
    <w:p w14:paraId="591B46DC" w14:textId="32CDE8E4" w:rsidR="0093183C" w:rsidRPr="000F42BD" w:rsidDel="00506931" w:rsidRDefault="0093183C">
      <w:pPr>
        <w:pStyle w:val="Paragraph"/>
        <w:numPr>
          <w:ilvl w:val="0"/>
          <w:numId w:val="46"/>
        </w:numPr>
        <w:spacing w:after="0" w:line="360" w:lineRule="auto"/>
        <w:ind w:left="0"/>
        <w:rPr>
          <w:del w:id="4220" w:author="Muhamad Ridho Zul Khoiri" w:date="2026-07-14T14:21:00Z" w16du:dateUtc="2026-07-14T07:21:00Z"/>
          <w:rFonts w:cs="Arial"/>
          <w:strike/>
          <w:color w:val="000000"/>
          <w:rPrChange w:id="4221" w:author="Muhamad Ridho Zul Khoiri" w:date="2026-07-14T13:27:00Z" w16du:dateUtc="2026-07-14T06:27:00Z">
            <w:rPr>
              <w:del w:id="4222" w:author="Muhamad Ridho Zul Khoiri" w:date="2026-07-14T14:21:00Z" w16du:dateUtc="2026-07-14T07:21:00Z"/>
              <w:rFonts w:ascii="Times New Roman" w:hAnsi="Times New Roman"/>
              <w:color w:val="000000"/>
            </w:rPr>
          </w:rPrChange>
        </w:rPr>
        <w:pPrChange w:id="4223" w:author="Muhamad Ridho Zul Khoiri" w:date="2026-07-14T14:21:00Z" w16du:dateUtc="2026-07-14T07:21:00Z">
          <w:pPr>
            <w:pStyle w:val="Paragraph"/>
            <w:numPr>
              <w:numId w:val="46"/>
            </w:numPr>
            <w:spacing w:after="0" w:line="360" w:lineRule="auto"/>
            <w:ind w:left="1440" w:hanging="360"/>
          </w:pPr>
        </w:pPrChange>
      </w:pPr>
      <w:del w:id="4224" w:author="Muhamad Ridho Zul Khoiri" w:date="2026-07-14T14:21:00Z" w16du:dateUtc="2026-07-14T07:21:00Z">
        <w:r w:rsidRPr="000F42BD" w:rsidDel="00506931">
          <w:rPr>
            <w:rFonts w:cs="Arial"/>
            <w:strike/>
            <w:color w:val="000000"/>
            <w:rPrChange w:id="4225" w:author="Muhamad Ridho Zul Khoiri" w:date="2026-07-14T13:27:00Z" w16du:dateUtc="2026-07-14T06:27:00Z">
              <w:rPr>
                <w:rFonts w:ascii="Times New Roman" w:hAnsi="Times New Roman"/>
                <w:color w:val="000000"/>
              </w:rPr>
            </w:rPrChange>
          </w:rPr>
          <w:delText>Monitor KPIs and communicate planning metrics to stakeholders for transparency and accountability.</w:delText>
        </w:r>
      </w:del>
    </w:p>
    <w:p w14:paraId="2D4249F4" w14:textId="75D74D04" w:rsidR="0093183C" w:rsidRPr="000F42BD" w:rsidDel="00506931" w:rsidRDefault="0093183C">
      <w:pPr>
        <w:pStyle w:val="Paragraph"/>
        <w:numPr>
          <w:ilvl w:val="0"/>
          <w:numId w:val="46"/>
        </w:numPr>
        <w:spacing w:line="360" w:lineRule="auto"/>
        <w:ind w:left="0"/>
        <w:rPr>
          <w:del w:id="4226" w:author="Muhamad Ridho Zul Khoiri" w:date="2026-07-14T14:21:00Z" w16du:dateUtc="2026-07-14T07:21:00Z"/>
          <w:rFonts w:cs="Arial"/>
          <w:strike/>
          <w:color w:val="000000"/>
          <w:rPrChange w:id="4227" w:author="Muhamad Ridho Zul Khoiri" w:date="2026-07-14T13:27:00Z" w16du:dateUtc="2026-07-14T06:27:00Z">
            <w:rPr>
              <w:del w:id="4228" w:author="Muhamad Ridho Zul Khoiri" w:date="2026-07-14T14:21:00Z" w16du:dateUtc="2026-07-14T07:21:00Z"/>
              <w:rFonts w:ascii="Times New Roman" w:hAnsi="Times New Roman"/>
              <w:color w:val="000000"/>
            </w:rPr>
          </w:rPrChange>
        </w:rPr>
        <w:pPrChange w:id="4229" w:author="Muhamad Ridho Zul Khoiri" w:date="2026-07-14T14:21:00Z" w16du:dateUtc="2026-07-14T07:21:00Z">
          <w:pPr>
            <w:pStyle w:val="Paragraph"/>
            <w:numPr>
              <w:numId w:val="46"/>
            </w:numPr>
            <w:spacing w:line="360" w:lineRule="auto"/>
            <w:ind w:left="1440" w:hanging="360"/>
          </w:pPr>
        </w:pPrChange>
      </w:pPr>
      <w:del w:id="4230" w:author="Muhamad Ridho Zul Khoiri" w:date="2026-07-14T14:21:00Z" w16du:dateUtc="2026-07-14T07:21:00Z">
        <w:r w:rsidRPr="000F42BD" w:rsidDel="00506931">
          <w:rPr>
            <w:rFonts w:cs="Arial"/>
            <w:strike/>
            <w:color w:val="000000"/>
            <w:rPrChange w:id="4231" w:author="Muhamad Ridho Zul Khoiri" w:date="2026-07-14T13:27:00Z" w16du:dateUtc="2026-07-14T06:27:00Z">
              <w:rPr>
                <w:rFonts w:ascii="Times New Roman" w:hAnsi="Times New Roman"/>
                <w:color w:val="000000"/>
              </w:rPr>
            </w:rPrChange>
          </w:rPr>
          <w:delText>Advocate for the importance of planning, increasing its visibility and value across the Medco Asset.</w:delText>
        </w:r>
      </w:del>
    </w:p>
    <w:p w14:paraId="217E07B1" w14:textId="463F9F63" w:rsidR="00316D84" w:rsidRPr="000F42BD" w:rsidDel="00506931" w:rsidRDefault="00F62D7B">
      <w:pPr>
        <w:pStyle w:val="Heading3"/>
        <w:spacing w:before="0" w:after="0" w:line="360" w:lineRule="auto"/>
        <w:ind w:left="0"/>
        <w:rPr>
          <w:del w:id="4232" w:author="Muhamad Ridho Zul Khoiri" w:date="2026-07-14T14:21:00Z" w16du:dateUtc="2026-07-14T07:21:00Z"/>
          <w:rFonts w:cs="Arial"/>
          <w:strike/>
          <w:u w:val="none"/>
          <w:rPrChange w:id="4233" w:author="Muhamad Ridho Zul Khoiri" w:date="2026-07-14T13:27:00Z" w16du:dateUtc="2026-07-14T06:27:00Z">
            <w:rPr>
              <w:del w:id="4234" w:author="Muhamad Ridho Zul Khoiri" w:date="2026-07-14T14:21:00Z" w16du:dateUtc="2026-07-14T07:21:00Z"/>
              <w:rFonts w:ascii="Times New Roman" w:hAnsi="Times New Roman"/>
              <w:u w:val="none"/>
            </w:rPr>
          </w:rPrChange>
        </w:rPr>
        <w:pPrChange w:id="4235" w:author="Muhamad Ridho Zul Khoiri" w:date="2026-07-14T14:21:00Z" w16du:dateUtc="2026-07-14T07:21:00Z">
          <w:pPr>
            <w:pStyle w:val="Heading3"/>
            <w:spacing w:before="0" w:after="0" w:line="360" w:lineRule="auto"/>
          </w:pPr>
        </w:pPrChange>
      </w:pPr>
      <w:del w:id="4236" w:author="Muhamad Ridho Zul Khoiri" w:date="2026-07-14T14:21:00Z" w16du:dateUtc="2026-07-14T07:21:00Z">
        <w:r w:rsidRPr="000F42BD" w:rsidDel="00506931">
          <w:rPr>
            <w:rFonts w:cs="Arial"/>
            <w:b w:val="0"/>
            <w:strike/>
            <w:rPrChange w:id="4237" w:author="Muhamad Ridho Zul Khoiri" w:date="2026-07-14T13:27:00Z" w16du:dateUtc="2026-07-14T06:27:00Z">
              <w:rPr>
                <w:rFonts w:ascii="Times New Roman" w:hAnsi="Times New Roman"/>
                <w:b w:val="0"/>
              </w:rPr>
            </w:rPrChange>
          </w:rPr>
          <w:delText xml:space="preserve">  </w:delText>
        </w:r>
        <w:r w:rsidR="0093183C" w:rsidRPr="000F42BD" w:rsidDel="00506931">
          <w:rPr>
            <w:rFonts w:cs="Arial"/>
            <w:b w:val="0"/>
            <w:strike/>
            <w:rPrChange w:id="4238" w:author="Muhamad Ridho Zul Khoiri" w:date="2026-07-14T13:27:00Z" w16du:dateUtc="2026-07-14T06:27:00Z">
              <w:rPr>
                <w:rFonts w:ascii="Times New Roman" w:hAnsi="Times New Roman"/>
                <w:b w:val="0"/>
              </w:rPr>
            </w:rPrChange>
          </w:rPr>
          <w:delText>Planning and Scheduling Steering Committee</w:delText>
        </w:r>
      </w:del>
    </w:p>
    <w:p w14:paraId="642DD9EC" w14:textId="07090A8E" w:rsidR="00156E6E" w:rsidRPr="000F42BD" w:rsidDel="00506931" w:rsidRDefault="0054056C">
      <w:pPr>
        <w:pStyle w:val="Paragraph"/>
        <w:spacing w:after="0" w:line="360" w:lineRule="auto"/>
        <w:ind w:left="0"/>
        <w:rPr>
          <w:del w:id="4239" w:author="Muhamad Ridho Zul Khoiri" w:date="2026-07-14T14:21:00Z" w16du:dateUtc="2026-07-14T07:21:00Z"/>
          <w:rFonts w:cs="Arial"/>
          <w:strike/>
          <w:rPrChange w:id="4240" w:author="Muhamad Ridho Zul Khoiri" w:date="2026-07-14T13:27:00Z" w16du:dateUtc="2026-07-14T06:27:00Z">
            <w:rPr>
              <w:del w:id="4241" w:author="Muhamad Ridho Zul Khoiri" w:date="2026-07-14T14:21:00Z" w16du:dateUtc="2026-07-14T07:21:00Z"/>
              <w:rFonts w:ascii="Times New Roman" w:hAnsi="Times New Roman"/>
            </w:rPr>
          </w:rPrChange>
        </w:rPr>
        <w:pPrChange w:id="4242" w:author="Muhamad Ridho Zul Khoiri" w:date="2026-07-14T14:21:00Z" w16du:dateUtc="2026-07-14T07:21:00Z">
          <w:pPr>
            <w:pStyle w:val="Paragraph"/>
            <w:spacing w:after="0" w:line="360" w:lineRule="auto"/>
          </w:pPr>
        </w:pPrChange>
      </w:pPr>
      <w:del w:id="4243" w:author="Muhamad Ridho Zul Khoiri" w:date="2026-07-14T14:21:00Z" w16du:dateUtc="2026-07-14T07:21:00Z">
        <w:r w:rsidRPr="000F42BD" w:rsidDel="00506931">
          <w:rPr>
            <w:rFonts w:cs="Arial"/>
            <w:strike/>
            <w:rPrChange w:id="4244" w:author="Muhamad Ridho Zul Khoiri" w:date="2026-07-14T13:27:00Z" w16du:dateUtc="2026-07-14T06:27:00Z">
              <w:rPr>
                <w:rFonts w:ascii="Times New Roman" w:hAnsi="Times New Roman"/>
              </w:rPr>
            </w:rPrChange>
          </w:rPr>
          <w:delText xml:space="preserve">To ensure the effective implementation of processes across the </w:delText>
        </w:r>
        <w:commentRangeStart w:id="4245"/>
        <w:r w:rsidRPr="000F42BD" w:rsidDel="00506931">
          <w:rPr>
            <w:rFonts w:cs="Arial"/>
            <w:strike/>
            <w:rPrChange w:id="4246" w:author="Muhamad Ridho Zul Khoiri" w:date="2026-07-14T13:27:00Z" w16du:dateUtc="2026-07-14T06:27:00Z">
              <w:rPr>
                <w:rFonts w:ascii="Times New Roman" w:hAnsi="Times New Roman"/>
                <w:highlight w:val="yellow"/>
              </w:rPr>
            </w:rPrChange>
          </w:rPr>
          <w:delText>MEPG</w:delText>
        </w:r>
        <w:r w:rsidR="00096A5B" w:rsidRPr="000F42BD" w:rsidDel="00506931">
          <w:rPr>
            <w:rFonts w:cs="Arial"/>
            <w:strike/>
            <w:rPrChange w:id="4247" w:author="Muhamad Ridho Zul Khoiri" w:date="2026-07-14T13:27:00Z" w16du:dateUtc="2026-07-14T06:27:00Z">
              <w:rPr>
                <w:rFonts w:ascii="Times New Roman" w:hAnsi="Times New Roman"/>
                <w:highlight w:val="yellow"/>
              </w:rPr>
            </w:rPrChange>
          </w:rPr>
          <w:delText xml:space="preserve"> </w:delText>
        </w:r>
        <w:r w:rsidRPr="000F42BD" w:rsidDel="00506931">
          <w:rPr>
            <w:rFonts w:cs="Arial"/>
            <w:strike/>
            <w:rPrChange w:id="4248" w:author="Muhamad Ridho Zul Khoiri" w:date="2026-07-14T13:27:00Z" w16du:dateUtc="2026-07-14T06:27:00Z">
              <w:rPr>
                <w:rFonts w:ascii="Times New Roman" w:hAnsi="Times New Roman"/>
                <w:highlight w:val="yellow"/>
              </w:rPr>
            </w:rPrChange>
          </w:rPr>
          <w:delText>BU, the P&amp;S Steering Committee</w:delText>
        </w:r>
        <w:r w:rsidRPr="000F42BD" w:rsidDel="00506931">
          <w:rPr>
            <w:rFonts w:cs="Arial"/>
            <w:strike/>
            <w:rPrChange w:id="4249" w:author="Muhamad Ridho Zul Khoiri" w:date="2026-07-14T13:27:00Z" w16du:dateUtc="2026-07-14T06:27:00Z">
              <w:rPr>
                <w:rFonts w:ascii="Times New Roman" w:hAnsi="Times New Roman"/>
              </w:rPr>
            </w:rPrChange>
          </w:rPr>
          <w:delText xml:space="preserve"> </w:delText>
        </w:r>
        <w:commentRangeEnd w:id="4245"/>
        <w:r w:rsidR="000F42BD" w:rsidRPr="000F42BD" w:rsidDel="00506931">
          <w:rPr>
            <w:rStyle w:val="CommentReference"/>
            <w:rFonts w:cs="Arial"/>
            <w:strike/>
            <w:sz w:val="20"/>
            <w:szCs w:val="20"/>
            <w:rPrChange w:id="4250" w:author="Muhamad Ridho Zul Khoiri" w:date="2026-07-14T13:27:00Z" w16du:dateUtc="2026-07-14T06:27:00Z">
              <w:rPr>
                <w:rStyle w:val="CommentReference"/>
                <w:rFonts w:ascii="Times New Roman" w:hAnsi="Times New Roman"/>
                <w:sz w:val="20"/>
                <w:szCs w:val="20"/>
              </w:rPr>
            </w:rPrChange>
          </w:rPr>
          <w:commentReference w:id="4245"/>
        </w:r>
        <w:r w:rsidRPr="000F42BD" w:rsidDel="00506931">
          <w:rPr>
            <w:rFonts w:cs="Arial"/>
            <w:strike/>
            <w:rPrChange w:id="4251" w:author="Muhamad Ridho Zul Khoiri" w:date="2026-07-14T13:27:00Z" w16du:dateUtc="2026-07-14T06:27:00Z">
              <w:rPr>
                <w:rFonts w:ascii="Times New Roman" w:hAnsi="Times New Roman"/>
              </w:rPr>
            </w:rPrChange>
          </w:rPr>
          <w:delText>has been established. The committee includes representatives from Operations, Asset, and Project functions.</w:delText>
        </w:r>
      </w:del>
    </w:p>
    <w:p w14:paraId="6BE8AA45" w14:textId="2835D6BB" w:rsidR="0054056C" w:rsidRPr="000F42BD" w:rsidDel="00506931" w:rsidRDefault="0054056C">
      <w:pPr>
        <w:pStyle w:val="Paragraph"/>
        <w:numPr>
          <w:ilvl w:val="0"/>
          <w:numId w:val="55"/>
        </w:numPr>
        <w:spacing w:after="0" w:line="360" w:lineRule="auto"/>
        <w:ind w:left="0"/>
        <w:rPr>
          <w:del w:id="4252" w:author="Muhamad Ridho Zul Khoiri" w:date="2026-07-14T14:21:00Z" w16du:dateUtc="2026-07-14T07:21:00Z"/>
          <w:rFonts w:cs="Arial"/>
          <w:strike/>
          <w:color w:val="000000"/>
          <w:rPrChange w:id="4253" w:author="Muhamad Ridho Zul Khoiri" w:date="2026-07-14T13:27:00Z" w16du:dateUtc="2026-07-14T06:27:00Z">
            <w:rPr>
              <w:del w:id="4254" w:author="Muhamad Ridho Zul Khoiri" w:date="2026-07-14T14:21:00Z" w16du:dateUtc="2026-07-14T07:21:00Z"/>
              <w:rFonts w:ascii="Times New Roman" w:hAnsi="Times New Roman"/>
              <w:color w:val="000000"/>
            </w:rPr>
          </w:rPrChange>
        </w:rPr>
        <w:pPrChange w:id="4255" w:author="Muhamad Ridho Zul Khoiri" w:date="2026-07-14T14:21:00Z" w16du:dateUtc="2026-07-14T07:21:00Z">
          <w:pPr>
            <w:pStyle w:val="Paragraph"/>
            <w:numPr>
              <w:numId w:val="55"/>
            </w:numPr>
            <w:spacing w:after="0" w:line="360" w:lineRule="auto"/>
            <w:ind w:left="1440" w:hanging="360"/>
          </w:pPr>
        </w:pPrChange>
      </w:pPr>
      <w:del w:id="4256" w:author="Muhamad Ridho Zul Khoiri" w:date="2026-07-14T14:21:00Z" w16du:dateUtc="2026-07-14T07:21:00Z">
        <w:r w:rsidRPr="000F42BD" w:rsidDel="00506931">
          <w:rPr>
            <w:rFonts w:cs="Arial"/>
            <w:strike/>
            <w:color w:val="000000"/>
            <w:rPrChange w:id="4257" w:author="Muhamad Ridho Zul Khoiri" w:date="2026-07-14T13:27:00Z" w16du:dateUtc="2026-07-14T06:27:00Z">
              <w:rPr>
                <w:rFonts w:ascii="Times New Roman" w:hAnsi="Times New Roman"/>
                <w:color w:val="000000"/>
              </w:rPr>
            </w:rPrChange>
          </w:rPr>
          <w:delText>Oversee and drive the application of the Operational Excellence (OE) framework for Planning and Scheduling across the BU.</w:delText>
        </w:r>
      </w:del>
    </w:p>
    <w:p w14:paraId="264A6336" w14:textId="024CF58B" w:rsidR="0054056C" w:rsidRPr="000F42BD" w:rsidDel="00506931" w:rsidRDefault="0054056C">
      <w:pPr>
        <w:pStyle w:val="Paragraph"/>
        <w:numPr>
          <w:ilvl w:val="0"/>
          <w:numId w:val="55"/>
        </w:numPr>
        <w:spacing w:after="0" w:line="360" w:lineRule="auto"/>
        <w:ind w:left="0"/>
        <w:rPr>
          <w:del w:id="4258" w:author="Muhamad Ridho Zul Khoiri" w:date="2026-07-14T14:21:00Z" w16du:dateUtc="2026-07-14T07:21:00Z"/>
          <w:rFonts w:cs="Arial"/>
          <w:strike/>
          <w:color w:val="000000"/>
          <w:rPrChange w:id="4259" w:author="Muhamad Ridho Zul Khoiri" w:date="2026-07-14T13:27:00Z" w16du:dateUtc="2026-07-14T06:27:00Z">
            <w:rPr>
              <w:del w:id="4260" w:author="Muhamad Ridho Zul Khoiri" w:date="2026-07-14T14:21:00Z" w16du:dateUtc="2026-07-14T07:21:00Z"/>
              <w:rFonts w:ascii="Times New Roman" w:hAnsi="Times New Roman"/>
              <w:color w:val="000000"/>
            </w:rPr>
          </w:rPrChange>
        </w:rPr>
        <w:pPrChange w:id="4261" w:author="Muhamad Ridho Zul Khoiri" w:date="2026-07-14T14:21:00Z" w16du:dateUtc="2026-07-14T07:21:00Z">
          <w:pPr>
            <w:pStyle w:val="Paragraph"/>
            <w:numPr>
              <w:numId w:val="55"/>
            </w:numPr>
            <w:spacing w:after="0" w:line="360" w:lineRule="auto"/>
            <w:ind w:left="1440" w:hanging="360"/>
          </w:pPr>
        </w:pPrChange>
      </w:pPr>
      <w:del w:id="4262" w:author="Muhamad Ridho Zul Khoiri" w:date="2026-07-14T14:21:00Z" w16du:dateUtc="2026-07-14T07:21:00Z">
        <w:r w:rsidRPr="000F42BD" w:rsidDel="00506931">
          <w:rPr>
            <w:rFonts w:cs="Arial"/>
            <w:strike/>
            <w:color w:val="000000"/>
            <w:rPrChange w:id="4263" w:author="Muhamad Ridho Zul Khoiri" w:date="2026-07-14T13:27:00Z" w16du:dateUtc="2026-07-14T06:27:00Z">
              <w:rPr>
                <w:rFonts w:ascii="Times New Roman" w:hAnsi="Times New Roman"/>
                <w:color w:val="000000"/>
              </w:rPr>
            </w:rPrChange>
          </w:rPr>
          <w:delText>Maintain and update the Strategic Improvement Plan for the P&amp;S system, coordinating both internal and external assessments.</w:delText>
        </w:r>
      </w:del>
    </w:p>
    <w:p w14:paraId="43A49ADE" w14:textId="5996A721" w:rsidR="0054056C" w:rsidRPr="000F42BD" w:rsidDel="00506931" w:rsidRDefault="0054056C">
      <w:pPr>
        <w:pStyle w:val="Paragraph"/>
        <w:numPr>
          <w:ilvl w:val="0"/>
          <w:numId w:val="55"/>
        </w:numPr>
        <w:spacing w:after="0" w:line="360" w:lineRule="auto"/>
        <w:ind w:left="0"/>
        <w:rPr>
          <w:del w:id="4264" w:author="Muhamad Ridho Zul Khoiri" w:date="2026-07-14T14:21:00Z" w16du:dateUtc="2026-07-14T07:21:00Z"/>
          <w:rFonts w:cs="Arial"/>
          <w:strike/>
          <w:color w:val="000000"/>
          <w:rPrChange w:id="4265" w:author="Muhamad Ridho Zul Khoiri" w:date="2026-07-14T13:27:00Z" w16du:dateUtc="2026-07-14T06:27:00Z">
            <w:rPr>
              <w:del w:id="4266" w:author="Muhamad Ridho Zul Khoiri" w:date="2026-07-14T14:21:00Z" w16du:dateUtc="2026-07-14T07:21:00Z"/>
              <w:rFonts w:ascii="Times New Roman" w:hAnsi="Times New Roman"/>
              <w:color w:val="000000"/>
            </w:rPr>
          </w:rPrChange>
        </w:rPr>
        <w:pPrChange w:id="4267" w:author="Muhamad Ridho Zul Khoiri" w:date="2026-07-14T14:21:00Z" w16du:dateUtc="2026-07-14T07:21:00Z">
          <w:pPr>
            <w:pStyle w:val="Paragraph"/>
            <w:numPr>
              <w:numId w:val="55"/>
            </w:numPr>
            <w:spacing w:after="0" w:line="360" w:lineRule="auto"/>
            <w:ind w:left="1440" w:hanging="360"/>
          </w:pPr>
        </w:pPrChange>
      </w:pPr>
      <w:del w:id="4268" w:author="Muhamad Ridho Zul Khoiri" w:date="2026-07-14T14:21:00Z" w16du:dateUtc="2026-07-14T07:21:00Z">
        <w:r w:rsidRPr="000F42BD" w:rsidDel="00506931">
          <w:rPr>
            <w:rFonts w:cs="Arial"/>
            <w:strike/>
            <w:color w:val="000000"/>
            <w:rPrChange w:id="4269" w:author="Muhamad Ridho Zul Khoiri" w:date="2026-07-14T13:27:00Z" w16du:dateUtc="2026-07-14T06:27:00Z">
              <w:rPr>
                <w:rFonts w:ascii="Times New Roman" w:hAnsi="Times New Roman"/>
                <w:color w:val="000000"/>
              </w:rPr>
            </w:rPrChange>
          </w:rPr>
          <w:delText>Provide guidance to the Assets and Planning &amp; Scheduling group regarding the Integrated Planning process.</w:delText>
        </w:r>
      </w:del>
    </w:p>
    <w:p w14:paraId="65385C14" w14:textId="3DACFC73" w:rsidR="0054056C" w:rsidRPr="000F42BD" w:rsidDel="00506931" w:rsidRDefault="0054056C">
      <w:pPr>
        <w:pStyle w:val="Paragraph"/>
        <w:numPr>
          <w:ilvl w:val="0"/>
          <w:numId w:val="55"/>
        </w:numPr>
        <w:spacing w:after="0" w:line="360" w:lineRule="auto"/>
        <w:ind w:left="0"/>
        <w:rPr>
          <w:del w:id="4270" w:author="Muhamad Ridho Zul Khoiri" w:date="2026-07-14T14:21:00Z" w16du:dateUtc="2026-07-14T07:21:00Z"/>
          <w:rFonts w:cs="Arial"/>
          <w:strike/>
          <w:color w:val="000000"/>
          <w:rPrChange w:id="4271" w:author="Muhamad Ridho Zul Khoiri" w:date="2026-07-14T13:27:00Z" w16du:dateUtc="2026-07-14T06:27:00Z">
            <w:rPr>
              <w:del w:id="4272" w:author="Muhamad Ridho Zul Khoiri" w:date="2026-07-14T14:21:00Z" w16du:dateUtc="2026-07-14T07:21:00Z"/>
              <w:rFonts w:ascii="Times New Roman" w:hAnsi="Times New Roman"/>
              <w:color w:val="000000"/>
            </w:rPr>
          </w:rPrChange>
        </w:rPr>
        <w:pPrChange w:id="4273" w:author="Muhamad Ridho Zul Khoiri" w:date="2026-07-14T14:21:00Z" w16du:dateUtc="2026-07-14T07:21:00Z">
          <w:pPr>
            <w:pStyle w:val="Paragraph"/>
            <w:numPr>
              <w:numId w:val="55"/>
            </w:numPr>
            <w:spacing w:after="0" w:line="360" w:lineRule="auto"/>
            <w:ind w:left="1440" w:hanging="360"/>
          </w:pPr>
        </w:pPrChange>
      </w:pPr>
      <w:del w:id="4274" w:author="Muhamad Ridho Zul Khoiri" w:date="2026-07-14T14:21:00Z" w16du:dateUtc="2026-07-14T07:21:00Z">
        <w:r w:rsidRPr="000F42BD" w:rsidDel="00506931">
          <w:rPr>
            <w:rFonts w:cs="Arial"/>
            <w:strike/>
            <w:color w:val="000000"/>
            <w:rPrChange w:id="4275" w:author="Muhamad Ridho Zul Khoiri" w:date="2026-07-14T13:27:00Z" w16du:dateUtc="2026-07-14T06:27:00Z">
              <w:rPr>
                <w:rFonts w:ascii="Times New Roman" w:hAnsi="Times New Roman"/>
                <w:color w:val="000000"/>
              </w:rPr>
            </w:rPrChange>
          </w:rPr>
          <w:delText>Review and approve BU procedures related to Planning and Scheduling to ensure alignment and effectiveness.</w:delText>
        </w:r>
      </w:del>
    </w:p>
    <w:p w14:paraId="76AC9198" w14:textId="0FCC6194" w:rsidR="0054056C" w:rsidRPr="000F42BD" w:rsidDel="00506931" w:rsidRDefault="0054056C">
      <w:pPr>
        <w:pStyle w:val="Paragraph"/>
        <w:numPr>
          <w:ilvl w:val="0"/>
          <w:numId w:val="55"/>
        </w:numPr>
        <w:spacing w:after="0" w:line="360" w:lineRule="auto"/>
        <w:ind w:left="0"/>
        <w:rPr>
          <w:del w:id="4276" w:author="Muhamad Ridho Zul Khoiri" w:date="2026-07-14T14:21:00Z" w16du:dateUtc="2026-07-14T07:21:00Z"/>
          <w:rFonts w:cs="Arial"/>
          <w:strike/>
          <w:color w:val="000000"/>
          <w:rPrChange w:id="4277" w:author="Muhamad Ridho Zul Khoiri" w:date="2026-07-14T13:27:00Z" w16du:dateUtc="2026-07-14T06:27:00Z">
            <w:rPr>
              <w:del w:id="4278" w:author="Muhamad Ridho Zul Khoiri" w:date="2026-07-14T14:21:00Z" w16du:dateUtc="2026-07-14T07:21:00Z"/>
              <w:rFonts w:ascii="Times New Roman" w:hAnsi="Times New Roman"/>
              <w:color w:val="000000"/>
            </w:rPr>
          </w:rPrChange>
        </w:rPr>
        <w:pPrChange w:id="4279" w:author="Muhamad Ridho Zul Khoiri" w:date="2026-07-14T14:21:00Z" w16du:dateUtc="2026-07-14T07:21:00Z">
          <w:pPr>
            <w:pStyle w:val="Paragraph"/>
            <w:numPr>
              <w:numId w:val="55"/>
            </w:numPr>
            <w:spacing w:after="0" w:line="360" w:lineRule="auto"/>
            <w:ind w:left="1440" w:hanging="360"/>
          </w:pPr>
        </w:pPrChange>
      </w:pPr>
      <w:del w:id="4280" w:author="Muhamad Ridho Zul Khoiri" w:date="2026-07-14T14:21:00Z" w16du:dateUtc="2026-07-14T07:21:00Z">
        <w:r w:rsidRPr="000F42BD" w:rsidDel="00506931">
          <w:rPr>
            <w:rFonts w:cs="Arial"/>
            <w:strike/>
            <w:color w:val="000000"/>
            <w:rPrChange w:id="4281" w:author="Muhamad Ridho Zul Khoiri" w:date="2026-07-14T13:27:00Z" w16du:dateUtc="2026-07-14T06:27:00Z">
              <w:rPr>
                <w:rFonts w:ascii="Times New Roman" w:hAnsi="Times New Roman"/>
                <w:color w:val="000000"/>
              </w:rPr>
            </w:rPrChange>
          </w:rPr>
          <w:delText>Promote knowledge exchange and best practices with other BUs.</w:delText>
        </w:r>
      </w:del>
    </w:p>
    <w:p w14:paraId="5D866138" w14:textId="4F0BF8E2" w:rsidR="0054056C" w:rsidRPr="000F42BD" w:rsidDel="00506931" w:rsidRDefault="0054056C">
      <w:pPr>
        <w:pStyle w:val="Paragraph"/>
        <w:numPr>
          <w:ilvl w:val="0"/>
          <w:numId w:val="55"/>
        </w:numPr>
        <w:spacing w:line="360" w:lineRule="auto"/>
        <w:ind w:left="0"/>
        <w:rPr>
          <w:del w:id="4282" w:author="Muhamad Ridho Zul Khoiri" w:date="2026-07-14T14:21:00Z" w16du:dateUtc="2026-07-14T07:21:00Z"/>
          <w:rFonts w:cs="Arial"/>
          <w:strike/>
          <w:color w:val="000000"/>
          <w:rPrChange w:id="4283" w:author="Muhamad Ridho Zul Khoiri" w:date="2026-07-14T13:27:00Z" w16du:dateUtc="2026-07-14T06:27:00Z">
            <w:rPr>
              <w:del w:id="4284" w:author="Muhamad Ridho Zul Khoiri" w:date="2026-07-14T14:21:00Z" w16du:dateUtc="2026-07-14T07:21:00Z"/>
              <w:rFonts w:ascii="Times New Roman" w:hAnsi="Times New Roman"/>
              <w:color w:val="000000"/>
            </w:rPr>
          </w:rPrChange>
        </w:rPr>
        <w:pPrChange w:id="4285" w:author="Muhamad Ridho Zul Khoiri" w:date="2026-07-14T14:21:00Z" w16du:dateUtc="2026-07-14T07:21:00Z">
          <w:pPr>
            <w:pStyle w:val="Paragraph"/>
            <w:numPr>
              <w:numId w:val="55"/>
            </w:numPr>
            <w:spacing w:line="360" w:lineRule="auto"/>
            <w:ind w:left="1440" w:hanging="360"/>
          </w:pPr>
        </w:pPrChange>
      </w:pPr>
      <w:del w:id="4286" w:author="Muhamad Ridho Zul Khoiri" w:date="2026-07-14T14:21:00Z" w16du:dateUtc="2026-07-14T07:21:00Z">
        <w:r w:rsidRPr="000F42BD" w:rsidDel="00506931">
          <w:rPr>
            <w:rFonts w:cs="Arial"/>
            <w:strike/>
            <w:color w:val="000000"/>
            <w:rPrChange w:id="4287" w:author="Muhamad Ridho Zul Khoiri" w:date="2026-07-14T13:27:00Z" w16du:dateUtc="2026-07-14T06:27:00Z">
              <w:rPr>
                <w:rFonts w:ascii="Times New Roman" w:hAnsi="Times New Roman"/>
                <w:color w:val="000000"/>
              </w:rPr>
            </w:rPrChange>
          </w:rPr>
          <w:delText>Establish and achieve objectives that support the implementation of the P&amp;S system within MEPG.</w:delText>
        </w:r>
      </w:del>
    </w:p>
    <w:p w14:paraId="56003255" w14:textId="5A46D169" w:rsidR="00BD2789" w:rsidRPr="00CF42A6" w:rsidRDefault="00FE1072">
      <w:pPr>
        <w:pStyle w:val="Paragraph"/>
        <w:spacing w:line="360" w:lineRule="auto"/>
        <w:ind w:left="0"/>
        <w:rPr>
          <w:rFonts w:cs="Arial"/>
          <w:color w:val="000000"/>
          <w:rPrChange w:id="4288" w:author="Muhamad Ridho Zul Khoiri" w:date="2026-07-14T10:44:00Z" w16du:dateUtc="2026-07-14T03:44:00Z">
            <w:rPr>
              <w:rFonts w:ascii="Times New Roman" w:hAnsi="Times New Roman"/>
              <w:color w:val="000000"/>
            </w:rPr>
          </w:rPrChange>
        </w:rPr>
        <w:pPrChange w:id="4289" w:author="Muhamad Ridho Zul Khoiri" w:date="2026-07-14T14:21:00Z" w16du:dateUtc="2026-07-14T07:21:00Z">
          <w:pPr>
            <w:pStyle w:val="Paragraph"/>
            <w:spacing w:line="360" w:lineRule="auto"/>
          </w:pPr>
        </w:pPrChange>
      </w:pPr>
      <w:del w:id="4290" w:author="Muhamad Ridho Zul Khoiri" w:date="2026-07-14T14:21:00Z" w16du:dateUtc="2026-07-14T07:21:00Z">
        <w:r w:rsidRPr="000F42BD" w:rsidDel="00506931">
          <w:rPr>
            <w:rFonts w:cs="Arial"/>
            <w:strike/>
            <w:color w:val="000000"/>
            <w:rPrChange w:id="4291" w:author="Muhamad Ridho Zul Khoiri" w:date="2026-07-14T13:27:00Z" w16du:dateUtc="2026-07-14T06:27:00Z">
              <w:rPr>
                <w:rFonts w:ascii="Times New Roman" w:hAnsi="Times New Roman"/>
                <w:color w:val="000000"/>
              </w:rPr>
            </w:rPrChange>
          </w:rPr>
          <w:delText>The Steering Committee is led by the BU P&amp;S Lead, who is responsible for maintaining this document and ensuring that processes and procedures are kept up to date and effectively applied across the BU. The BU P&amp;S Lead is also responsible for nominating members to the Steering Committee. The Steering Committee convenes quarterly to address issues, monitor progress, and evaluate ongoing initiatives.</w:delText>
        </w:r>
      </w:del>
      <w:r w:rsidR="00BD2789" w:rsidRPr="00CF42A6">
        <w:rPr>
          <w:rFonts w:cs="Arial"/>
          <w:color w:val="000000"/>
          <w:rPrChange w:id="4292" w:author="Muhamad Ridho Zul Khoiri" w:date="2026-07-14T10:44:00Z" w16du:dateUtc="2026-07-14T03:44:00Z">
            <w:rPr>
              <w:rFonts w:ascii="Times New Roman" w:hAnsi="Times New Roman"/>
              <w:color w:val="000000"/>
            </w:rPr>
          </w:rPrChange>
        </w:rPr>
        <w:br w:type="page"/>
      </w:r>
    </w:p>
    <w:p w14:paraId="217E0829" w14:textId="6ED755B7" w:rsidR="00124B99" w:rsidRPr="00CF42A6" w:rsidRDefault="00124B99" w:rsidP="009E5B00">
      <w:pPr>
        <w:pStyle w:val="Heading1"/>
        <w:spacing w:after="0" w:line="360" w:lineRule="auto"/>
        <w:rPr>
          <w:rFonts w:cs="Arial"/>
          <w:color w:val="000000"/>
          <w:rPrChange w:id="4293" w:author="Muhamad Ridho Zul Khoiri" w:date="2026-07-14T10:44:00Z" w16du:dateUtc="2026-07-14T03:44:00Z">
            <w:rPr>
              <w:rFonts w:ascii="Times New Roman" w:hAnsi="Times New Roman"/>
              <w:color w:val="000000"/>
            </w:rPr>
          </w:rPrChange>
        </w:rPr>
      </w:pPr>
      <w:bookmarkStart w:id="4294" w:name="_Toc196309696"/>
      <w:r w:rsidRPr="00CF42A6">
        <w:rPr>
          <w:rFonts w:cs="Arial"/>
          <w:color w:val="000000"/>
          <w:rPrChange w:id="4295" w:author="Muhamad Ridho Zul Khoiri" w:date="2026-07-14T10:44:00Z" w16du:dateUtc="2026-07-14T03:44:00Z">
            <w:rPr>
              <w:rFonts w:ascii="Times New Roman" w:hAnsi="Times New Roman"/>
              <w:color w:val="000000"/>
            </w:rPr>
          </w:rPrChange>
        </w:rPr>
        <w:lastRenderedPageBreak/>
        <w:t>Governance Model</w:t>
      </w:r>
      <w:bookmarkEnd w:id="4294"/>
    </w:p>
    <w:p w14:paraId="72C3EEAB" w14:textId="5726CF55" w:rsidR="009400CC" w:rsidRDefault="004A2FB4" w:rsidP="00352E13">
      <w:pPr>
        <w:pStyle w:val="Paragraph"/>
        <w:spacing w:line="360" w:lineRule="auto"/>
        <w:rPr>
          <w:ins w:id="4296" w:author="Muhamad Ridho Zul Khoiri" w:date="2026-07-14T13:59:00Z" w16du:dateUtc="2026-07-14T06:59:00Z"/>
          <w:rFonts w:cs="Arial"/>
        </w:rPr>
      </w:pPr>
      <w:r w:rsidRPr="00CF42A6">
        <w:rPr>
          <w:rFonts w:cs="Arial"/>
          <w:rPrChange w:id="4297" w:author="Muhamad Ridho Zul Khoiri" w:date="2026-07-14T10:44:00Z" w16du:dateUtc="2026-07-14T03:44:00Z">
            <w:rPr>
              <w:rFonts w:ascii="Times New Roman" w:hAnsi="Times New Roman"/>
            </w:rPr>
          </w:rPrChange>
        </w:rPr>
        <w:t>The governance model for integrated planning incorporates feedback loops to ensure that information and decisions flow effectively both top-down (from long-range to operational planning) and bottom-up</w:t>
      </w:r>
      <w:r w:rsidR="00096A5B" w:rsidRPr="00CF42A6">
        <w:rPr>
          <w:rFonts w:cs="Arial"/>
          <w:rPrChange w:id="4298" w:author="Muhamad Ridho Zul Khoiri" w:date="2026-07-14T10:44:00Z" w16du:dateUtc="2026-07-14T03:44:00Z">
            <w:rPr>
              <w:rFonts w:ascii="Times New Roman" w:hAnsi="Times New Roman"/>
            </w:rPr>
          </w:rPrChange>
        </w:rPr>
        <w:t>.</w:t>
      </w:r>
      <w:r w:rsidR="00167F1D" w:rsidRPr="00CF42A6">
        <w:rPr>
          <w:rFonts w:cs="Arial"/>
          <w:rPrChange w:id="4299" w:author="Muhamad Ridho Zul Khoiri" w:date="2026-07-14T10:44:00Z" w16du:dateUtc="2026-07-14T03:44:00Z">
            <w:rPr>
              <w:rFonts w:ascii="Times New Roman" w:hAnsi="Times New Roman"/>
            </w:rPr>
          </w:rPrChange>
        </w:rPr>
        <w:t xml:space="preserve"> </w:t>
      </w:r>
      <w:r w:rsidRPr="00CF42A6">
        <w:rPr>
          <w:rFonts w:cs="Arial"/>
          <w:rPrChange w:id="4300" w:author="Muhamad Ridho Zul Khoiri" w:date="2026-07-14T10:44:00Z" w16du:dateUtc="2026-07-14T03:44:00Z">
            <w:rPr>
              <w:rFonts w:ascii="Times New Roman" w:hAnsi="Times New Roman"/>
            </w:rPr>
          </w:rPrChange>
        </w:rPr>
        <w:t>This model facilitates information sharing across planning horizons</w:t>
      </w:r>
      <w:del w:id="4301" w:author="Muhamad Ridho Zul Khoiri" w:date="2026-07-10T15:28:00Z" w16du:dateUtc="2026-07-10T08:28:00Z">
        <w:r w:rsidR="00167F1D" w:rsidRPr="00CF42A6" w:rsidDel="009400CC">
          <w:rPr>
            <w:rFonts w:cs="Arial"/>
            <w:rPrChange w:id="4302" w:author="Muhamad Ridho Zul Khoiri" w:date="2026-07-14T10:44:00Z" w16du:dateUtc="2026-07-14T03:44:00Z">
              <w:rPr>
                <w:rFonts w:ascii="Times New Roman" w:hAnsi="Times New Roman"/>
              </w:rPr>
            </w:rPrChange>
          </w:rPr>
          <w:delText>.</w:delText>
        </w:r>
      </w:del>
    </w:p>
    <w:p w14:paraId="5A58E968" w14:textId="3BAC1344" w:rsidR="00352E13" w:rsidRDefault="00352E13" w:rsidP="00352E13">
      <w:pPr>
        <w:pStyle w:val="Paragraph"/>
        <w:spacing w:line="360" w:lineRule="auto"/>
        <w:rPr>
          <w:ins w:id="4303" w:author="Muhamad Ridho Zul Khoiri" w:date="2026-07-14T13:59:00Z" w16du:dateUtc="2026-07-14T06:59:00Z"/>
          <w:rFonts w:cs="Arial"/>
        </w:rPr>
      </w:pPr>
      <w:ins w:id="4304" w:author="Muhamad Ridho Zul Khoiri" w:date="2026-07-14T13:59:00Z" w16du:dateUtc="2026-07-14T06:59:00Z">
        <w:r w:rsidRPr="001D0781">
          <w:rPr>
            <w:rFonts w:cs="Arial"/>
            <w:highlight w:val="yellow"/>
            <w:rPrChange w:id="4305" w:author="Muhamad Ridho Zul Khoiri" w:date="2026-07-14T14:01:00Z" w16du:dateUtc="2026-07-14T07:01:00Z">
              <w:rPr>
                <w:rFonts w:cs="Arial"/>
              </w:rPr>
            </w:rPrChange>
          </w:rPr>
          <w:t xml:space="preserve">Each planning horizon is supported by </w:t>
        </w:r>
      </w:ins>
      <w:ins w:id="4306" w:author="Muhamad Ridho Zul Khoiri" w:date="2026-07-14T14:15:00Z" w16du:dateUtc="2026-07-14T07:15:00Z">
        <w:r w:rsidR="002E6CF7" w:rsidRPr="00AB78F6">
          <w:rPr>
            <w:rFonts w:cs="Arial"/>
            <w:highlight w:val="yellow"/>
          </w:rPr>
          <w:t>an</w:t>
        </w:r>
      </w:ins>
      <w:ins w:id="4307" w:author="Muhamad Ridho Zul Khoiri" w:date="2026-07-14T13:59:00Z" w16du:dateUtc="2026-07-14T06:59:00Z">
        <w:r w:rsidRPr="001D0781">
          <w:rPr>
            <w:rFonts w:cs="Arial"/>
            <w:highlight w:val="yellow"/>
            <w:rPrChange w:id="4308" w:author="Muhamad Ridho Zul Khoiri" w:date="2026-07-14T14:01:00Z" w16du:dateUtc="2026-07-14T07:01:00Z">
              <w:rPr>
                <w:rFonts w:cs="Arial"/>
              </w:rPr>
            </w:rPrChange>
          </w:rPr>
          <w:t xml:space="preserve"> applicable planning meeting or review forum. These meetings provide the mechanism to review planning inputs, discuss priorities and constraints, make the applicable planning decisions, and monitor plan progression.</w:t>
        </w:r>
      </w:ins>
    </w:p>
    <w:p w14:paraId="4B3634CC" w14:textId="52B78813" w:rsidR="00352E13" w:rsidRDefault="00352E13" w:rsidP="00352E13">
      <w:pPr>
        <w:pStyle w:val="Paragraph"/>
        <w:spacing w:line="360" w:lineRule="auto"/>
        <w:rPr>
          <w:ins w:id="4309" w:author="Muhamad Ridho Zul Khoiri" w:date="2026-07-14T14:13:00Z" w16du:dateUtc="2026-07-14T07:13:00Z"/>
          <w:rFonts w:cs="Arial"/>
          <w:i/>
          <w:iCs/>
        </w:rPr>
      </w:pPr>
      <w:ins w:id="4310" w:author="Muhamad Ridho Zul Khoiri" w:date="2026-07-14T13:59:00Z" w16du:dateUtc="2026-07-14T06:59:00Z">
        <w:r w:rsidRPr="001D0781">
          <w:rPr>
            <w:rFonts w:cs="Arial"/>
            <w:highlight w:val="yellow"/>
            <w:rPrChange w:id="4311" w:author="Muhamad Ridho Zul Khoiri" w:date="2026-07-14T14:01:00Z" w16du:dateUtc="2026-07-14T07:01:00Z">
              <w:rPr>
                <w:rFonts w:cs="Arial"/>
              </w:rPr>
            </w:rPrChange>
          </w:rPr>
          <w:t xml:space="preserve">The general meeting cadence, key participants, planning inputs, and expected outputs for each planning horizon are summarized in </w:t>
        </w:r>
        <w:r w:rsidRPr="001D0781">
          <w:rPr>
            <w:rFonts w:cs="Arial"/>
            <w:i/>
            <w:iCs/>
            <w:highlight w:val="yellow"/>
            <w:rPrChange w:id="4312" w:author="Muhamad Ridho Zul Khoiri" w:date="2026-07-14T14:01:00Z" w16du:dateUtc="2026-07-14T07:01:00Z">
              <w:rPr>
                <w:rFonts w:cs="Arial"/>
              </w:rPr>
            </w:rPrChange>
          </w:rPr>
          <w:t>Table 2</w:t>
        </w:r>
        <w:r w:rsidRPr="001D0781">
          <w:rPr>
            <w:rFonts w:cs="Arial"/>
            <w:highlight w:val="yellow"/>
            <w:rPrChange w:id="4313" w:author="Muhamad Ridho Zul Khoiri" w:date="2026-07-14T14:01:00Z" w16du:dateUtc="2026-07-14T07:01:00Z">
              <w:rPr>
                <w:rFonts w:cs="Arial"/>
              </w:rPr>
            </w:rPrChange>
          </w:rPr>
          <w:t xml:space="preserve">. The operational governance sequence of 12M, 90D, 30D, and 7D is consistent with the </w:t>
        </w:r>
      </w:ins>
      <w:ins w:id="4314" w:author="Muhamad Ridho Zul Khoiri" w:date="2026-07-14T14:00:00Z" w16du:dateUtc="2026-07-14T07:00:00Z">
        <w:r w:rsidRPr="001D0781">
          <w:rPr>
            <w:rFonts w:cs="Arial"/>
            <w:highlight w:val="yellow"/>
            <w:rPrChange w:id="4315" w:author="Muhamad Ridho Zul Khoiri" w:date="2026-07-14T14:01:00Z" w16du:dateUtc="2026-07-14T07:01:00Z">
              <w:rPr>
                <w:rFonts w:cs="Arial"/>
              </w:rPr>
            </w:rPrChange>
          </w:rPr>
          <w:t xml:space="preserve">current </w:t>
        </w:r>
      </w:ins>
      <w:ins w:id="4316" w:author="Muhamad Ridho Zul Khoiri" w:date="2026-07-14T14:02:00Z" w16du:dateUtc="2026-07-14T07:02:00Z">
        <w:r w:rsidR="00794D66">
          <w:rPr>
            <w:rFonts w:cs="Arial"/>
            <w:i/>
            <w:iCs/>
            <w:highlight w:val="yellow"/>
          </w:rPr>
          <w:t xml:space="preserve">Integrated </w:t>
        </w:r>
      </w:ins>
      <w:ins w:id="4317" w:author="Muhamad Ridho Zul Khoiri" w:date="2026-07-14T13:59:00Z" w16du:dateUtc="2026-07-14T06:59:00Z">
        <w:r w:rsidRPr="001D0781">
          <w:rPr>
            <w:rFonts w:cs="Arial"/>
            <w:i/>
            <w:iCs/>
            <w:highlight w:val="yellow"/>
            <w:rPrChange w:id="4318" w:author="Muhamad Ridho Zul Khoiri" w:date="2026-07-14T14:01:00Z" w16du:dateUtc="2026-07-14T07:01:00Z">
              <w:rPr>
                <w:rFonts w:cs="Arial"/>
              </w:rPr>
            </w:rPrChange>
          </w:rPr>
          <w:t>Corridor Operation</w:t>
        </w:r>
      </w:ins>
      <w:ins w:id="4319" w:author="Muhamad Ridho Zul Khoiri" w:date="2026-07-14T14:02:00Z" w16du:dateUtc="2026-07-14T07:02:00Z">
        <w:r w:rsidR="00794D66">
          <w:rPr>
            <w:rFonts w:cs="Arial"/>
            <w:i/>
            <w:iCs/>
            <w:highlight w:val="yellow"/>
          </w:rPr>
          <w:t xml:space="preserve"> </w:t>
        </w:r>
      </w:ins>
      <w:ins w:id="4320" w:author="Muhamad Ridho Zul Khoiri" w:date="2026-07-14T13:59:00Z" w16du:dateUtc="2026-07-14T06:59:00Z">
        <w:r w:rsidRPr="001D0781">
          <w:rPr>
            <w:rFonts w:cs="Arial"/>
            <w:i/>
            <w:iCs/>
            <w:highlight w:val="yellow"/>
            <w:rPrChange w:id="4321" w:author="Muhamad Ridho Zul Khoiri" w:date="2026-07-14T14:01:00Z" w16du:dateUtc="2026-07-14T07:01:00Z">
              <w:rPr>
                <w:rFonts w:cs="Arial"/>
              </w:rPr>
            </w:rPrChange>
          </w:rPr>
          <w:t>Planning Procedure</w:t>
        </w:r>
      </w:ins>
      <w:ins w:id="4322" w:author="Muhamad Ridho Zul Khoiri" w:date="2026-07-14T14:02:00Z" w16du:dateUtc="2026-07-14T07:02:00Z">
        <w:r w:rsidR="00794D66">
          <w:rPr>
            <w:rFonts w:cs="Arial"/>
            <w:i/>
            <w:iCs/>
            <w:highlight w:val="yellow"/>
          </w:rPr>
          <w:t xml:space="preserve">(No. </w:t>
        </w:r>
        <w:r w:rsidR="00E33E53" w:rsidRPr="00E33E53">
          <w:rPr>
            <w:rFonts w:cs="Arial"/>
            <w:i/>
            <w:iCs/>
          </w:rPr>
          <w:t>ID-G-BU-GG0-PRO-GN-00-3007</w:t>
        </w:r>
        <w:r w:rsidR="00E33E53">
          <w:rPr>
            <w:rFonts w:cs="Arial"/>
            <w:i/>
            <w:iCs/>
          </w:rPr>
          <w:t>, 1</w:t>
        </w:r>
        <w:r w:rsidR="00E33E53" w:rsidRPr="00E33E53">
          <w:rPr>
            <w:rFonts w:cs="Arial"/>
            <w:i/>
            <w:iCs/>
            <w:vertAlign w:val="superscript"/>
            <w:rPrChange w:id="4323" w:author="Muhamad Ridho Zul Khoiri" w:date="2026-07-14T14:02:00Z" w16du:dateUtc="2026-07-14T07:02:00Z">
              <w:rPr>
                <w:rFonts w:cs="Arial"/>
                <w:i/>
                <w:iCs/>
              </w:rPr>
            </w:rPrChange>
          </w:rPr>
          <w:t>st</w:t>
        </w:r>
        <w:r w:rsidR="00E33E53">
          <w:rPr>
            <w:rFonts w:cs="Arial"/>
            <w:i/>
            <w:iCs/>
          </w:rPr>
          <w:t xml:space="preserve"> </w:t>
        </w:r>
      </w:ins>
      <w:ins w:id="4324" w:author="Muhamad Ridho Zul Khoiri" w:date="2026-07-14T14:03:00Z" w16du:dateUtc="2026-07-14T07:03:00Z">
        <w:r w:rsidR="00E33E53">
          <w:rPr>
            <w:rFonts w:cs="Arial"/>
            <w:i/>
            <w:iCs/>
          </w:rPr>
          <w:t>issuance</w:t>
        </w:r>
      </w:ins>
      <w:ins w:id="4325" w:author="Muhamad Ridho Zul Khoiri" w:date="2026-07-14T14:02:00Z" w16du:dateUtc="2026-07-14T07:02:00Z">
        <w:r w:rsidR="00E33E53">
          <w:rPr>
            <w:rFonts w:cs="Arial"/>
            <w:i/>
            <w:iCs/>
          </w:rPr>
          <w:t>)</w:t>
        </w:r>
      </w:ins>
      <w:ins w:id="4326" w:author="Muhamad Ridho Zul Khoiri" w:date="2026-07-14T13:59:00Z" w16du:dateUtc="2026-07-14T06:59:00Z">
        <w:r w:rsidRPr="001D0781">
          <w:rPr>
            <w:rFonts w:cs="Arial"/>
            <w:i/>
            <w:iCs/>
            <w:highlight w:val="yellow"/>
            <w:rPrChange w:id="4327" w:author="Muhamad Ridho Zul Khoiri" w:date="2026-07-14T14:01:00Z" w16du:dateUtc="2026-07-14T07:01:00Z">
              <w:rPr>
                <w:rFonts w:cs="Arial"/>
              </w:rPr>
            </w:rPrChange>
          </w:rPr>
          <w:t>.</w:t>
        </w:r>
      </w:ins>
    </w:p>
    <w:p w14:paraId="487C8719" w14:textId="4C2C5C4B" w:rsidR="00D15141" w:rsidRPr="00D15141" w:rsidRDefault="00D15141">
      <w:pPr>
        <w:pStyle w:val="Paragraph"/>
        <w:spacing w:after="0" w:line="360" w:lineRule="auto"/>
        <w:ind w:firstLine="360"/>
        <w:jc w:val="center"/>
        <w:rPr>
          <w:ins w:id="4328" w:author="Muhamad Ridho Zul Khoiri" w:date="2026-07-14T14:05:00Z" w16du:dateUtc="2026-07-14T07:05:00Z"/>
          <w:rFonts w:cs="Arial"/>
          <w:rPrChange w:id="4329" w:author="Muhamad Ridho Zul Khoiri" w:date="2026-07-14T14:14:00Z" w16du:dateUtc="2026-07-14T07:14:00Z">
            <w:rPr>
              <w:ins w:id="4330" w:author="Muhamad Ridho Zul Khoiri" w:date="2026-07-14T14:05:00Z" w16du:dateUtc="2026-07-14T07:05:00Z"/>
              <w:rFonts w:cs="Arial"/>
              <w:i/>
              <w:iCs/>
            </w:rPr>
          </w:rPrChange>
        </w:rPr>
        <w:pPrChange w:id="4331" w:author="Muhamad Ridho Zul Khoiri" w:date="2026-07-14T14:14:00Z" w16du:dateUtc="2026-07-14T07:14:00Z">
          <w:pPr>
            <w:pStyle w:val="Paragraph"/>
            <w:spacing w:line="360" w:lineRule="auto"/>
          </w:pPr>
        </w:pPrChange>
      </w:pPr>
      <w:ins w:id="4332" w:author="Muhamad Ridho Zul Khoiri" w:date="2026-07-14T14:14:00Z" w16du:dateUtc="2026-07-14T07:14:00Z">
        <w:r w:rsidRPr="00FC721A">
          <w:rPr>
            <w:rFonts w:cs="Arial"/>
            <w:b/>
            <w:highlight w:val="yellow"/>
          </w:rPr>
          <w:t xml:space="preserve">Table </w:t>
        </w:r>
        <w:r>
          <w:rPr>
            <w:rFonts w:cs="Arial"/>
            <w:b/>
            <w:highlight w:val="yellow"/>
          </w:rPr>
          <w:t>X</w:t>
        </w:r>
        <w:r w:rsidRPr="00FC721A">
          <w:rPr>
            <w:rFonts w:cs="Arial"/>
            <w:b/>
            <w:highlight w:val="yellow"/>
          </w:rPr>
          <w:t xml:space="preserve">.  </w:t>
        </w:r>
        <w:r>
          <w:rPr>
            <w:rFonts w:cs="Arial"/>
            <w:b/>
          </w:rPr>
          <w:t>Overview of Integrated Planning Meeting Cadence</w:t>
        </w:r>
      </w:ins>
    </w:p>
    <w:tbl>
      <w:tblPr>
        <w:tblStyle w:val="TableGrid"/>
        <w:tblW w:w="4467" w:type="pct"/>
        <w:tblInd w:w="1165" w:type="dxa"/>
        <w:tblCellMar>
          <w:left w:w="43" w:type="dxa"/>
          <w:right w:w="43" w:type="dxa"/>
        </w:tblCellMar>
        <w:tblLook w:val="06A0" w:firstRow="1" w:lastRow="0" w:firstColumn="1" w:lastColumn="0" w:noHBand="1" w:noVBand="1"/>
        <w:tblPrChange w:id="4333" w:author="Muhamad Ridho Zul Khoiri" w:date="2026-07-14T14:13:00Z" w16du:dateUtc="2026-07-14T07:13:00Z">
          <w:tblPr>
            <w:tblStyle w:val="TableGrid"/>
            <w:tblW w:w="4332" w:type="pct"/>
            <w:tblInd w:w="1165" w:type="dxa"/>
            <w:tblCellMar>
              <w:left w:w="43" w:type="dxa"/>
              <w:right w:w="43" w:type="dxa"/>
            </w:tblCellMar>
            <w:tblLook w:val="06A0" w:firstRow="1" w:lastRow="0" w:firstColumn="1" w:lastColumn="0" w:noHBand="1" w:noVBand="1"/>
          </w:tblPr>
        </w:tblPrChange>
      </w:tblPr>
      <w:tblGrid>
        <w:gridCol w:w="1794"/>
        <w:gridCol w:w="996"/>
        <w:gridCol w:w="1801"/>
        <w:gridCol w:w="1799"/>
        <w:gridCol w:w="1963"/>
        <w:tblGridChange w:id="4334">
          <w:tblGrid>
            <w:gridCol w:w="1529"/>
            <w:gridCol w:w="265"/>
            <w:gridCol w:w="996"/>
            <w:gridCol w:w="53"/>
            <w:gridCol w:w="1314"/>
            <w:gridCol w:w="434"/>
            <w:gridCol w:w="1005"/>
            <w:gridCol w:w="794"/>
            <w:gridCol w:w="737"/>
            <w:gridCol w:w="1226"/>
          </w:tblGrid>
        </w:tblGridChange>
      </w:tblGrid>
      <w:tr w:rsidR="00527613" w:rsidRPr="00CF42A6" w14:paraId="4AEDDF70" w14:textId="77777777" w:rsidTr="00527613">
        <w:trPr>
          <w:trHeight w:val="721"/>
          <w:tblHeader/>
          <w:ins w:id="4335" w:author="Muhamad Ridho Zul Khoiri" w:date="2026-07-14T14:05:00Z"/>
          <w:trPrChange w:id="4336" w:author="Muhamad Ridho Zul Khoiri" w:date="2026-07-14T14:13:00Z" w16du:dateUtc="2026-07-14T07:13:00Z">
            <w:trPr>
              <w:gridAfter w:val="0"/>
              <w:trHeight w:val="720"/>
              <w:tblHeader/>
            </w:trPr>
          </w:trPrChange>
        </w:trPr>
        <w:tc>
          <w:tcPr>
            <w:tcW w:w="1074" w:type="pct"/>
            <w:tcBorders>
              <w:bottom w:val="double" w:sz="4" w:space="0" w:color="auto"/>
            </w:tcBorders>
            <w:shd w:val="clear" w:color="auto" w:fill="0F243E" w:themeFill="text2" w:themeFillShade="80"/>
            <w:vAlign w:val="center"/>
            <w:hideMark/>
            <w:tcPrChange w:id="4337" w:author="Muhamad Ridho Zul Khoiri" w:date="2026-07-14T14:13:00Z" w16du:dateUtc="2026-07-14T07:13:00Z">
              <w:tcPr>
                <w:tcW w:w="944" w:type="pct"/>
                <w:tcBorders>
                  <w:bottom w:val="double" w:sz="4" w:space="0" w:color="auto"/>
                </w:tcBorders>
                <w:shd w:val="clear" w:color="auto" w:fill="0F243E" w:themeFill="text2" w:themeFillShade="80"/>
                <w:vAlign w:val="center"/>
                <w:hideMark/>
              </w:tcPr>
            </w:tcPrChange>
          </w:tcPr>
          <w:p w14:paraId="4D085EA2" w14:textId="77777777" w:rsidR="00527613" w:rsidRPr="00FC721A" w:rsidRDefault="00527613" w:rsidP="00FC721A">
            <w:pPr>
              <w:ind w:left="-35"/>
              <w:jc w:val="center"/>
              <w:rPr>
                <w:ins w:id="4338" w:author="Muhamad Ridho Zul Khoiri" w:date="2026-07-14T14:05:00Z" w16du:dateUtc="2026-07-14T07:05:00Z"/>
                <w:rFonts w:cs="Arial"/>
                <w:b/>
                <w:bCs/>
                <w:i/>
                <w:iCs/>
                <w:sz w:val="18"/>
                <w:szCs w:val="18"/>
              </w:rPr>
            </w:pPr>
            <w:ins w:id="4339" w:author="Muhamad Ridho Zul Khoiri" w:date="2026-07-14T14:05:00Z" w16du:dateUtc="2026-07-14T07:05:00Z">
              <w:r w:rsidRPr="00FC721A">
                <w:rPr>
                  <w:rFonts w:cs="Arial"/>
                  <w:b/>
                  <w:bCs/>
                  <w:i/>
                  <w:iCs/>
                  <w:sz w:val="18"/>
                  <w:szCs w:val="18"/>
                </w:rPr>
                <w:t>Planning Horizon</w:t>
              </w:r>
            </w:ins>
          </w:p>
        </w:tc>
        <w:tc>
          <w:tcPr>
            <w:tcW w:w="596" w:type="pct"/>
            <w:tcBorders>
              <w:bottom w:val="double" w:sz="4" w:space="0" w:color="auto"/>
            </w:tcBorders>
            <w:shd w:val="clear" w:color="auto" w:fill="0F243E" w:themeFill="text2" w:themeFillShade="80"/>
            <w:vAlign w:val="center"/>
            <w:hideMark/>
            <w:tcPrChange w:id="4340" w:author="Muhamad Ridho Zul Khoiri" w:date="2026-07-14T14:13:00Z" w16du:dateUtc="2026-07-14T07:13:00Z">
              <w:tcPr>
                <w:tcW w:w="811" w:type="pct"/>
                <w:gridSpan w:val="3"/>
                <w:tcBorders>
                  <w:bottom w:val="double" w:sz="4" w:space="0" w:color="auto"/>
                </w:tcBorders>
                <w:shd w:val="clear" w:color="auto" w:fill="0F243E" w:themeFill="text2" w:themeFillShade="80"/>
                <w:vAlign w:val="center"/>
                <w:hideMark/>
              </w:tcPr>
            </w:tcPrChange>
          </w:tcPr>
          <w:p w14:paraId="55235573" w14:textId="2EEAA103" w:rsidR="00527613" w:rsidRPr="00FC721A" w:rsidRDefault="00527613" w:rsidP="00FC721A">
            <w:pPr>
              <w:ind w:left="-35"/>
              <w:jc w:val="center"/>
              <w:rPr>
                <w:ins w:id="4341" w:author="Muhamad Ridho Zul Khoiri" w:date="2026-07-14T14:05:00Z" w16du:dateUtc="2026-07-14T07:05:00Z"/>
                <w:rFonts w:cs="Arial"/>
                <w:b/>
                <w:bCs/>
                <w:i/>
                <w:iCs/>
                <w:sz w:val="18"/>
                <w:szCs w:val="18"/>
              </w:rPr>
            </w:pPr>
            <w:ins w:id="4342" w:author="Muhamad Ridho Zul Khoiri" w:date="2026-07-14T14:10:00Z" w16du:dateUtc="2026-07-14T07:10:00Z">
              <w:r>
                <w:rPr>
                  <w:rFonts w:cs="Arial"/>
                  <w:b/>
                  <w:bCs/>
                  <w:i/>
                  <w:iCs/>
                  <w:sz w:val="18"/>
                  <w:szCs w:val="18"/>
                </w:rPr>
                <w:t>Meeting Cadence</w:t>
              </w:r>
            </w:ins>
          </w:p>
        </w:tc>
        <w:tc>
          <w:tcPr>
            <w:tcW w:w="1078" w:type="pct"/>
            <w:tcBorders>
              <w:bottom w:val="double" w:sz="4" w:space="0" w:color="auto"/>
            </w:tcBorders>
            <w:shd w:val="clear" w:color="auto" w:fill="0F243E" w:themeFill="text2" w:themeFillShade="80"/>
            <w:vAlign w:val="center"/>
            <w:hideMark/>
            <w:tcPrChange w:id="4343" w:author="Muhamad Ridho Zul Khoiri" w:date="2026-07-14T14:13:00Z" w16du:dateUtc="2026-07-14T07:13:00Z">
              <w:tcPr>
                <w:tcW w:w="811" w:type="pct"/>
                <w:tcBorders>
                  <w:bottom w:val="double" w:sz="4" w:space="0" w:color="auto"/>
                </w:tcBorders>
                <w:shd w:val="clear" w:color="auto" w:fill="0F243E" w:themeFill="text2" w:themeFillShade="80"/>
                <w:vAlign w:val="center"/>
                <w:hideMark/>
              </w:tcPr>
            </w:tcPrChange>
          </w:tcPr>
          <w:p w14:paraId="47920C7F" w14:textId="50AE0FBE" w:rsidR="00527613" w:rsidRPr="00FC721A" w:rsidRDefault="00527613" w:rsidP="00FC721A">
            <w:pPr>
              <w:ind w:left="-35"/>
              <w:jc w:val="center"/>
              <w:rPr>
                <w:ins w:id="4344" w:author="Muhamad Ridho Zul Khoiri" w:date="2026-07-14T14:05:00Z" w16du:dateUtc="2026-07-14T07:05:00Z"/>
                <w:rFonts w:cs="Arial"/>
                <w:b/>
                <w:bCs/>
                <w:i/>
                <w:iCs/>
                <w:sz w:val="18"/>
                <w:szCs w:val="18"/>
              </w:rPr>
            </w:pPr>
            <w:ins w:id="4345" w:author="Muhamad Ridho Zul Khoiri" w:date="2026-07-14T14:05:00Z" w16du:dateUtc="2026-07-14T07:05:00Z">
              <w:r>
                <w:rPr>
                  <w:rFonts w:cs="Arial"/>
                  <w:b/>
                  <w:bCs/>
                  <w:i/>
                  <w:iCs/>
                  <w:sz w:val="18"/>
                  <w:szCs w:val="18"/>
                </w:rPr>
                <w:t>Key Participants</w:t>
              </w:r>
            </w:ins>
          </w:p>
        </w:tc>
        <w:tc>
          <w:tcPr>
            <w:tcW w:w="1077" w:type="pct"/>
            <w:tcBorders>
              <w:bottom w:val="double" w:sz="4" w:space="0" w:color="auto"/>
            </w:tcBorders>
            <w:shd w:val="clear" w:color="auto" w:fill="0F243E" w:themeFill="text2" w:themeFillShade="80"/>
            <w:vAlign w:val="center"/>
            <w:hideMark/>
            <w:tcPrChange w:id="4346" w:author="Muhamad Ridho Zul Khoiri" w:date="2026-07-14T14:13:00Z" w16du:dateUtc="2026-07-14T07:13:00Z">
              <w:tcPr>
                <w:tcW w:w="888" w:type="pct"/>
                <w:gridSpan w:val="2"/>
                <w:tcBorders>
                  <w:bottom w:val="double" w:sz="4" w:space="0" w:color="auto"/>
                </w:tcBorders>
                <w:shd w:val="clear" w:color="auto" w:fill="0F243E" w:themeFill="text2" w:themeFillShade="80"/>
                <w:vAlign w:val="center"/>
                <w:hideMark/>
              </w:tcPr>
            </w:tcPrChange>
          </w:tcPr>
          <w:p w14:paraId="28B49D01" w14:textId="54F34B4F" w:rsidR="00527613" w:rsidRPr="00FC721A" w:rsidRDefault="00527613" w:rsidP="00FC721A">
            <w:pPr>
              <w:ind w:left="-35"/>
              <w:jc w:val="center"/>
              <w:rPr>
                <w:ins w:id="4347" w:author="Muhamad Ridho Zul Khoiri" w:date="2026-07-14T14:05:00Z" w16du:dateUtc="2026-07-14T07:05:00Z"/>
                <w:rFonts w:cs="Arial"/>
                <w:b/>
                <w:bCs/>
                <w:i/>
                <w:iCs/>
                <w:sz w:val="18"/>
                <w:szCs w:val="18"/>
              </w:rPr>
            </w:pPr>
            <w:ins w:id="4348" w:author="Muhamad Ridho Zul Khoiri" w:date="2026-07-14T14:06:00Z" w16du:dateUtc="2026-07-14T07:06:00Z">
              <w:r>
                <w:rPr>
                  <w:rFonts w:cs="Arial"/>
                  <w:b/>
                  <w:bCs/>
                  <w:i/>
                  <w:iCs/>
                  <w:sz w:val="18"/>
                  <w:szCs w:val="18"/>
                </w:rPr>
                <w:t>Main Inputs</w:t>
              </w:r>
            </w:ins>
          </w:p>
        </w:tc>
        <w:tc>
          <w:tcPr>
            <w:tcW w:w="1175" w:type="pct"/>
            <w:tcBorders>
              <w:bottom w:val="double" w:sz="4" w:space="0" w:color="auto"/>
            </w:tcBorders>
            <w:shd w:val="clear" w:color="auto" w:fill="0F243E" w:themeFill="text2" w:themeFillShade="80"/>
            <w:vAlign w:val="center"/>
            <w:hideMark/>
            <w:tcPrChange w:id="4349" w:author="Muhamad Ridho Zul Khoiri" w:date="2026-07-14T14:13:00Z" w16du:dateUtc="2026-07-14T07:13:00Z">
              <w:tcPr>
                <w:tcW w:w="945" w:type="pct"/>
                <w:gridSpan w:val="2"/>
                <w:tcBorders>
                  <w:bottom w:val="double" w:sz="4" w:space="0" w:color="auto"/>
                </w:tcBorders>
                <w:shd w:val="clear" w:color="auto" w:fill="0F243E" w:themeFill="text2" w:themeFillShade="80"/>
                <w:vAlign w:val="center"/>
                <w:hideMark/>
              </w:tcPr>
            </w:tcPrChange>
          </w:tcPr>
          <w:p w14:paraId="33F7F7E5" w14:textId="434C5E68" w:rsidR="00527613" w:rsidRPr="00FC721A" w:rsidRDefault="00527613" w:rsidP="00FC721A">
            <w:pPr>
              <w:ind w:left="-35"/>
              <w:jc w:val="center"/>
              <w:rPr>
                <w:ins w:id="4350" w:author="Muhamad Ridho Zul Khoiri" w:date="2026-07-14T14:05:00Z" w16du:dateUtc="2026-07-14T07:05:00Z"/>
                <w:rFonts w:cs="Arial"/>
                <w:b/>
                <w:bCs/>
                <w:i/>
                <w:iCs/>
                <w:sz w:val="18"/>
                <w:szCs w:val="18"/>
              </w:rPr>
            </w:pPr>
            <w:ins w:id="4351" w:author="Muhamad Ridho Zul Khoiri" w:date="2026-07-14T14:06:00Z" w16du:dateUtc="2026-07-14T07:06:00Z">
              <w:r>
                <w:rPr>
                  <w:rFonts w:cs="Arial"/>
                  <w:b/>
                  <w:bCs/>
                  <w:i/>
                  <w:iCs/>
                  <w:sz w:val="18"/>
                  <w:szCs w:val="18"/>
                </w:rPr>
                <w:t>Expected Outputs</w:t>
              </w:r>
            </w:ins>
          </w:p>
        </w:tc>
      </w:tr>
      <w:tr w:rsidR="00527613" w:rsidRPr="00CF42A6" w14:paraId="56537CDE" w14:textId="77777777" w:rsidTr="008C4290">
        <w:trPr>
          <w:trHeight w:val="600"/>
          <w:ins w:id="4352" w:author="Muhamad Ridho Zul Khoiri" w:date="2026-07-14T14:05:00Z"/>
          <w:trPrChange w:id="4353" w:author="Muhamad Ridho Zul Khoiri" w:date="2026-07-14T14:14:00Z" w16du:dateUtc="2026-07-14T07:14:00Z">
            <w:trPr>
              <w:gridAfter w:val="0"/>
              <w:trHeight w:val="492"/>
            </w:trPr>
          </w:trPrChange>
        </w:trPr>
        <w:tc>
          <w:tcPr>
            <w:tcW w:w="1074" w:type="pct"/>
            <w:tcBorders>
              <w:top w:val="double" w:sz="4" w:space="0" w:color="auto"/>
              <w:right w:val="double" w:sz="4" w:space="0" w:color="auto"/>
            </w:tcBorders>
            <w:shd w:val="clear" w:color="auto" w:fill="0F243E" w:themeFill="text2" w:themeFillShade="80"/>
            <w:vAlign w:val="center"/>
            <w:hideMark/>
            <w:tcPrChange w:id="4354" w:author="Muhamad Ridho Zul Khoiri" w:date="2026-07-14T14:14:00Z" w16du:dateUtc="2026-07-14T07:14:00Z">
              <w:tcPr>
                <w:tcW w:w="944" w:type="pct"/>
                <w:tcBorders>
                  <w:top w:val="double" w:sz="4" w:space="0" w:color="auto"/>
                  <w:right w:val="double" w:sz="4" w:space="0" w:color="auto"/>
                </w:tcBorders>
                <w:shd w:val="clear" w:color="auto" w:fill="0F243E" w:themeFill="text2" w:themeFillShade="80"/>
                <w:vAlign w:val="center"/>
                <w:hideMark/>
              </w:tcPr>
            </w:tcPrChange>
          </w:tcPr>
          <w:p w14:paraId="22A19DF6" w14:textId="0917F268" w:rsidR="00527613" w:rsidRPr="00FC721A" w:rsidRDefault="00527613" w:rsidP="00FC721A">
            <w:pPr>
              <w:ind w:left="-35"/>
              <w:jc w:val="center"/>
              <w:rPr>
                <w:ins w:id="4355" w:author="Muhamad Ridho Zul Khoiri" w:date="2026-07-14T14:05:00Z" w16du:dateUtc="2026-07-14T07:05:00Z"/>
                <w:rFonts w:cs="Arial"/>
                <w:i/>
                <w:iCs/>
                <w:sz w:val="18"/>
                <w:szCs w:val="18"/>
              </w:rPr>
            </w:pPr>
            <w:ins w:id="4356" w:author="Muhamad Ridho Zul Khoiri" w:date="2026-07-14T14:05:00Z" w16du:dateUtc="2026-07-14T07:05:00Z">
              <w:r w:rsidRPr="00FC721A">
                <w:rPr>
                  <w:rStyle w:val="Strong"/>
                  <w:rFonts w:cs="Arial"/>
                  <w:i/>
                  <w:iCs/>
                  <w:sz w:val="18"/>
                  <w:szCs w:val="18"/>
                </w:rPr>
                <w:t>Field Depletion Plan (FDP)</w:t>
              </w:r>
            </w:ins>
          </w:p>
        </w:tc>
        <w:tc>
          <w:tcPr>
            <w:tcW w:w="596" w:type="pct"/>
            <w:vMerge w:val="restart"/>
            <w:tcBorders>
              <w:top w:val="double" w:sz="4" w:space="0" w:color="auto"/>
              <w:left w:val="double" w:sz="4" w:space="0" w:color="auto"/>
            </w:tcBorders>
            <w:shd w:val="clear" w:color="auto" w:fill="FDE9D9" w:themeFill="accent6" w:themeFillTint="33"/>
            <w:vAlign w:val="center"/>
            <w:tcPrChange w:id="4357" w:author="Muhamad Ridho Zul Khoiri" w:date="2026-07-14T14:14:00Z" w16du:dateUtc="2026-07-14T07:14:00Z">
              <w:tcPr>
                <w:tcW w:w="811" w:type="pct"/>
                <w:gridSpan w:val="3"/>
                <w:vMerge w:val="restart"/>
                <w:tcBorders>
                  <w:top w:val="double" w:sz="4" w:space="0" w:color="auto"/>
                  <w:left w:val="double" w:sz="4" w:space="0" w:color="auto"/>
                </w:tcBorders>
                <w:shd w:val="clear" w:color="auto" w:fill="DBE5F1" w:themeFill="accent1" w:themeFillTint="33"/>
                <w:vAlign w:val="center"/>
              </w:tcPr>
            </w:tcPrChange>
          </w:tcPr>
          <w:p w14:paraId="2D35AAC7" w14:textId="71BB3485" w:rsidR="00527613" w:rsidRPr="00782189" w:rsidRDefault="00527613" w:rsidP="00FC721A">
            <w:pPr>
              <w:ind w:left="-35"/>
              <w:jc w:val="center"/>
              <w:rPr>
                <w:ins w:id="4358" w:author="Muhamad Ridho Zul Khoiri" w:date="2026-07-14T14:05:00Z" w16du:dateUtc="2026-07-14T07:05:00Z"/>
                <w:rFonts w:cs="Arial"/>
                <w:i/>
                <w:iCs/>
                <w:sz w:val="18"/>
                <w:szCs w:val="18"/>
                <w:rPrChange w:id="4359" w:author="Muhamad Ridho Zul Khoiri" w:date="2026-07-14T14:14:00Z" w16du:dateUtc="2026-07-14T07:14:00Z">
                  <w:rPr>
                    <w:ins w:id="4360" w:author="Muhamad Ridho Zul Khoiri" w:date="2026-07-14T14:05:00Z" w16du:dateUtc="2026-07-14T07:05:00Z"/>
                    <w:rFonts w:cs="Arial"/>
                    <w:sz w:val="18"/>
                    <w:szCs w:val="18"/>
                  </w:rPr>
                </w:rPrChange>
              </w:rPr>
            </w:pPr>
            <w:ins w:id="4361" w:author="Muhamad Ridho Zul Khoiri" w:date="2026-07-14T14:10:00Z" w16du:dateUtc="2026-07-14T07:10:00Z">
              <w:r w:rsidRPr="00782189">
                <w:rPr>
                  <w:rFonts w:cs="Arial"/>
                  <w:i/>
                  <w:iCs/>
                  <w:sz w:val="18"/>
                  <w:szCs w:val="18"/>
                  <w:rPrChange w:id="4362" w:author="Muhamad Ridho Zul Khoiri" w:date="2026-07-14T14:14:00Z" w16du:dateUtc="2026-07-14T07:14:00Z">
                    <w:rPr>
                      <w:rFonts w:cs="Arial"/>
                      <w:sz w:val="18"/>
                      <w:szCs w:val="18"/>
                    </w:rPr>
                  </w:rPrChange>
                </w:rPr>
                <w:t>Annual Cycle</w:t>
              </w:r>
            </w:ins>
          </w:p>
        </w:tc>
        <w:tc>
          <w:tcPr>
            <w:tcW w:w="1078" w:type="pct"/>
            <w:vMerge w:val="restart"/>
            <w:tcBorders>
              <w:top w:val="double" w:sz="4" w:space="0" w:color="auto"/>
            </w:tcBorders>
            <w:shd w:val="clear" w:color="auto" w:fill="DBE5F1" w:themeFill="accent1" w:themeFillTint="33"/>
            <w:vAlign w:val="center"/>
            <w:tcPrChange w:id="4363" w:author="Muhamad Ridho Zul Khoiri" w:date="2026-07-14T14:14:00Z" w16du:dateUtc="2026-07-14T07:14:00Z">
              <w:tcPr>
                <w:tcW w:w="811" w:type="pct"/>
                <w:vMerge w:val="restart"/>
                <w:tcBorders>
                  <w:top w:val="double" w:sz="4" w:space="0" w:color="auto"/>
                </w:tcBorders>
                <w:shd w:val="clear" w:color="auto" w:fill="DBE5F1" w:themeFill="accent1" w:themeFillTint="33"/>
                <w:vAlign w:val="center"/>
              </w:tcPr>
            </w:tcPrChange>
          </w:tcPr>
          <w:p w14:paraId="7EE567E9" w14:textId="22E14C04" w:rsidR="00527613" w:rsidRPr="00FC721A" w:rsidRDefault="00527613" w:rsidP="00FC721A">
            <w:pPr>
              <w:ind w:left="-35"/>
              <w:jc w:val="center"/>
              <w:rPr>
                <w:ins w:id="4364" w:author="Muhamad Ridho Zul Khoiri" w:date="2026-07-14T14:05:00Z" w16du:dateUtc="2026-07-14T07:05:00Z"/>
                <w:rFonts w:cs="Arial"/>
                <w:sz w:val="18"/>
                <w:szCs w:val="18"/>
              </w:rPr>
            </w:pPr>
            <w:ins w:id="4365" w:author="Muhamad Ridho Zul Khoiri" w:date="2026-07-14T14:06:00Z" w16du:dateUtc="2026-07-14T07:06:00Z">
              <w:r>
                <w:rPr>
                  <w:rFonts w:cs="Arial"/>
                  <w:sz w:val="18"/>
                  <w:szCs w:val="18"/>
                </w:rPr>
                <w:t xml:space="preserve">Plan </w:t>
              </w:r>
            </w:ins>
            <w:ins w:id="4366" w:author="Muhamad Ridho Zul Khoiri" w:date="2026-07-14T14:07:00Z" w16du:dateUtc="2026-07-14T07:07:00Z">
              <w:r>
                <w:rPr>
                  <w:rFonts w:cs="Arial"/>
                  <w:sz w:val="18"/>
                  <w:szCs w:val="18"/>
                </w:rPr>
                <w:t>o</w:t>
              </w:r>
            </w:ins>
            <w:ins w:id="4367" w:author="Muhamad Ridho Zul Khoiri" w:date="2026-07-14T14:06:00Z" w16du:dateUtc="2026-07-14T07:06:00Z">
              <w:r>
                <w:rPr>
                  <w:rFonts w:cs="Arial"/>
                  <w:sz w:val="18"/>
                  <w:szCs w:val="18"/>
                </w:rPr>
                <w:t>wner, Focal Point, Relevant Functions</w:t>
              </w:r>
            </w:ins>
          </w:p>
        </w:tc>
        <w:tc>
          <w:tcPr>
            <w:tcW w:w="1077" w:type="pct"/>
            <w:vMerge w:val="restart"/>
            <w:tcBorders>
              <w:top w:val="double" w:sz="4" w:space="0" w:color="auto"/>
            </w:tcBorders>
            <w:shd w:val="clear" w:color="auto" w:fill="DBE5F1" w:themeFill="accent1" w:themeFillTint="33"/>
            <w:vAlign w:val="center"/>
            <w:tcPrChange w:id="4368" w:author="Muhamad Ridho Zul Khoiri" w:date="2026-07-14T14:14:00Z" w16du:dateUtc="2026-07-14T07:14:00Z">
              <w:tcPr>
                <w:tcW w:w="888" w:type="pct"/>
                <w:gridSpan w:val="2"/>
                <w:vMerge w:val="restart"/>
                <w:tcBorders>
                  <w:top w:val="double" w:sz="4" w:space="0" w:color="auto"/>
                </w:tcBorders>
                <w:shd w:val="clear" w:color="auto" w:fill="DBE5F1" w:themeFill="accent1" w:themeFillTint="33"/>
                <w:vAlign w:val="center"/>
              </w:tcPr>
            </w:tcPrChange>
          </w:tcPr>
          <w:p w14:paraId="6ED0CAB7" w14:textId="0CFAD0FC" w:rsidR="00527613" w:rsidRPr="00FC721A" w:rsidRDefault="00527613" w:rsidP="00FC721A">
            <w:pPr>
              <w:ind w:left="-35"/>
              <w:jc w:val="center"/>
              <w:rPr>
                <w:ins w:id="4369" w:author="Muhamad Ridho Zul Khoiri" w:date="2026-07-14T14:05:00Z" w16du:dateUtc="2026-07-14T07:05:00Z"/>
                <w:rFonts w:cs="Arial"/>
                <w:sz w:val="18"/>
                <w:szCs w:val="18"/>
              </w:rPr>
            </w:pPr>
            <w:ins w:id="4370" w:author="Muhamad Ridho Zul Khoiri" w:date="2026-07-14T14:06:00Z" w16du:dateUtc="2026-07-14T07:06:00Z">
              <w:r>
                <w:rPr>
                  <w:rFonts w:cs="Arial"/>
                  <w:sz w:val="18"/>
                  <w:szCs w:val="18"/>
                </w:rPr>
                <w:t>Technical basis, opportunities, scenari</w:t>
              </w:r>
            </w:ins>
            <w:ins w:id="4371" w:author="Muhamad Ridho Zul Khoiri" w:date="2026-07-14T14:07:00Z" w16du:dateUtc="2026-07-14T07:07:00Z">
              <w:r>
                <w:rPr>
                  <w:rFonts w:cs="Arial"/>
                  <w:sz w:val="18"/>
                  <w:szCs w:val="18"/>
                </w:rPr>
                <w:t>os</w:t>
              </w:r>
            </w:ins>
          </w:p>
        </w:tc>
        <w:tc>
          <w:tcPr>
            <w:tcW w:w="1175" w:type="pct"/>
            <w:vMerge w:val="restart"/>
            <w:tcBorders>
              <w:top w:val="double" w:sz="4" w:space="0" w:color="auto"/>
            </w:tcBorders>
            <w:shd w:val="clear" w:color="auto" w:fill="DBE5F1" w:themeFill="accent1" w:themeFillTint="33"/>
            <w:vAlign w:val="center"/>
            <w:tcPrChange w:id="4372" w:author="Muhamad Ridho Zul Khoiri" w:date="2026-07-14T14:14:00Z" w16du:dateUtc="2026-07-14T07:14:00Z">
              <w:tcPr>
                <w:tcW w:w="945" w:type="pct"/>
                <w:gridSpan w:val="2"/>
                <w:vMerge w:val="restart"/>
                <w:tcBorders>
                  <w:top w:val="double" w:sz="4" w:space="0" w:color="auto"/>
                </w:tcBorders>
                <w:shd w:val="clear" w:color="auto" w:fill="DBE5F1" w:themeFill="accent1" w:themeFillTint="33"/>
                <w:vAlign w:val="center"/>
              </w:tcPr>
            </w:tcPrChange>
          </w:tcPr>
          <w:p w14:paraId="5AFDD14E" w14:textId="5B716A62" w:rsidR="00527613" w:rsidRPr="00527613" w:rsidRDefault="00527613" w:rsidP="00FC721A">
            <w:pPr>
              <w:ind w:left="-35"/>
              <w:jc w:val="center"/>
              <w:rPr>
                <w:ins w:id="4373" w:author="Muhamad Ridho Zul Khoiri" w:date="2026-07-14T14:05:00Z" w16du:dateUtc="2026-07-14T07:05:00Z"/>
                <w:rFonts w:cs="Arial"/>
                <w:sz w:val="18"/>
                <w:szCs w:val="18"/>
                <w:rPrChange w:id="4374" w:author="Muhamad Ridho Zul Khoiri" w:date="2026-07-14T14:12:00Z" w16du:dateUtc="2026-07-14T07:12:00Z">
                  <w:rPr>
                    <w:ins w:id="4375" w:author="Muhamad Ridho Zul Khoiri" w:date="2026-07-14T14:05:00Z" w16du:dateUtc="2026-07-14T07:05:00Z"/>
                    <w:rFonts w:cs="Arial"/>
                    <w:i/>
                    <w:iCs/>
                    <w:sz w:val="18"/>
                    <w:szCs w:val="18"/>
                  </w:rPr>
                </w:rPrChange>
              </w:rPr>
            </w:pPr>
            <w:ins w:id="4376" w:author="Muhamad Ridho Zul Khoiri" w:date="2026-07-14T14:07:00Z" w16du:dateUtc="2026-07-14T07:07:00Z">
              <w:r w:rsidRPr="00527613">
                <w:rPr>
                  <w:rFonts w:cs="Arial"/>
                  <w:sz w:val="18"/>
                  <w:szCs w:val="18"/>
                  <w:rPrChange w:id="4377" w:author="Muhamad Ridho Zul Khoiri" w:date="2026-07-14T14:12:00Z" w16du:dateUtc="2026-07-14T07:12:00Z">
                    <w:rPr>
                      <w:rFonts w:cs="Arial"/>
                      <w:i/>
                      <w:iCs/>
                      <w:sz w:val="18"/>
                      <w:szCs w:val="18"/>
                    </w:rPr>
                  </w:rPrChange>
                </w:rPr>
                <w:t>Approved FDP/ADP planning output</w:t>
              </w:r>
            </w:ins>
          </w:p>
        </w:tc>
      </w:tr>
      <w:tr w:rsidR="00527613" w:rsidRPr="00CF42A6" w14:paraId="44B72D41" w14:textId="77777777" w:rsidTr="008C4290">
        <w:trPr>
          <w:trHeight w:val="530"/>
          <w:ins w:id="4378" w:author="Muhamad Ridho Zul Khoiri" w:date="2026-07-14T14:05:00Z"/>
          <w:trPrChange w:id="4379" w:author="Muhamad Ridho Zul Khoiri" w:date="2026-07-14T14:14:00Z" w16du:dateUtc="2026-07-14T07:14:00Z">
            <w:trPr>
              <w:gridAfter w:val="0"/>
              <w:trHeight w:val="548"/>
            </w:trPr>
          </w:trPrChange>
        </w:trPr>
        <w:tc>
          <w:tcPr>
            <w:tcW w:w="1074" w:type="pct"/>
            <w:tcBorders>
              <w:right w:val="double" w:sz="4" w:space="0" w:color="auto"/>
            </w:tcBorders>
            <w:shd w:val="clear" w:color="auto" w:fill="0F243E" w:themeFill="text2" w:themeFillShade="80"/>
            <w:vAlign w:val="center"/>
            <w:hideMark/>
            <w:tcPrChange w:id="4380" w:author="Muhamad Ridho Zul Khoiri" w:date="2026-07-14T14:14:00Z" w16du:dateUtc="2026-07-14T07:14:00Z">
              <w:tcPr>
                <w:tcW w:w="944" w:type="pct"/>
                <w:tcBorders>
                  <w:right w:val="double" w:sz="4" w:space="0" w:color="auto"/>
                </w:tcBorders>
                <w:shd w:val="clear" w:color="auto" w:fill="0F243E" w:themeFill="text2" w:themeFillShade="80"/>
                <w:vAlign w:val="center"/>
                <w:hideMark/>
              </w:tcPr>
            </w:tcPrChange>
          </w:tcPr>
          <w:p w14:paraId="5BEA4130" w14:textId="77777777" w:rsidR="00527613" w:rsidRPr="00FC721A" w:rsidRDefault="00527613" w:rsidP="00FC721A">
            <w:pPr>
              <w:ind w:left="-35"/>
              <w:jc w:val="center"/>
              <w:rPr>
                <w:ins w:id="4381" w:author="Muhamad Ridho Zul Khoiri" w:date="2026-07-14T14:05:00Z" w16du:dateUtc="2026-07-14T07:05:00Z"/>
                <w:rFonts w:cs="Arial"/>
                <w:i/>
                <w:iCs/>
                <w:sz w:val="18"/>
                <w:szCs w:val="18"/>
              </w:rPr>
            </w:pPr>
            <w:ins w:id="4382" w:author="Muhamad Ridho Zul Khoiri" w:date="2026-07-14T14:05:00Z" w16du:dateUtc="2026-07-14T07:05:00Z">
              <w:r w:rsidRPr="00FC721A">
                <w:rPr>
                  <w:rStyle w:val="Strong"/>
                  <w:rFonts w:cs="Arial"/>
                  <w:i/>
                  <w:iCs/>
                  <w:sz w:val="18"/>
                  <w:szCs w:val="18"/>
                </w:rPr>
                <w:t>Asset Dev. Plan (ADP)</w:t>
              </w:r>
            </w:ins>
          </w:p>
        </w:tc>
        <w:tc>
          <w:tcPr>
            <w:tcW w:w="596" w:type="pct"/>
            <w:vMerge/>
            <w:tcBorders>
              <w:left w:val="double" w:sz="4" w:space="0" w:color="auto"/>
            </w:tcBorders>
            <w:shd w:val="clear" w:color="auto" w:fill="FDE9D9" w:themeFill="accent6" w:themeFillTint="33"/>
            <w:vAlign w:val="center"/>
            <w:tcPrChange w:id="4383" w:author="Muhamad Ridho Zul Khoiri" w:date="2026-07-14T14:14:00Z" w16du:dateUtc="2026-07-14T07:14:00Z">
              <w:tcPr>
                <w:tcW w:w="811" w:type="pct"/>
                <w:gridSpan w:val="3"/>
                <w:vMerge/>
                <w:tcBorders>
                  <w:left w:val="double" w:sz="4" w:space="0" w:color="auto"/>
                </w:tcBorders>
                <w:shd w:val="clear" w:color="auto" w:fill="DBE5F1" w:themeFill="accent1" w:themeFillTint="33"/>
                <w:vAlign w:val="center"/>
              </w:tcPr>
            </w:tcPrChange>
          </w:tcPr>
          <w:p w14:paraId="44D3C7E5" w14:textId="417AF955" w:rsidR="00527613" w:rsidRPr="00782189" w:rsidRDefault="00527613" w:rsidP="00FC721A">
            <w:pPr>
              <w:ind w:left="-35"/>
              <w:jc w:val="center"/>
              <w:rPr>
                <w:ins w:id="4384" w:author="Muhamad Ridho Zul Khoiri" w:date="2026-07-14T14:05:00Z" w16du:dateUtc="2026-07-14T07:05:00Z"/>
                <w:rFonts w:cs="Arial"/>
                <w:i/>
                <w:iCs/>
                <w:sz w:val="18"/>
                <w:szCs w:val="18"/>
                <w:rPrChange w:id="4385" w:author="Muhamad Ridho Zul Khoiri" w:date="2026-07-14T14:14:00Z" w16du:dateUtc="2026-07-14T07:14:00Z">
                  <w:rPr>
                    <w:ins w:id="4386" w:author="Muhamad Ridho Zul Khoiri" w:date="2026-07-14T14:05:00Z" w16du:dateUtc="2026-07-14T07:05:00Z"/>
                    <w:rFonts w:cs="Arial"/>
                    <w:sz w:val="18"/>
                    <w:szCs w:val="18"/>
                  </w:rPr>
                </w:rPrChange>
              </w:rPr>
            </w:pPr>
          </w:p>
        </w:tc>
        <w:tc>
          <w:tcPr>
            <w:tcW w:w="1078" w:type="pct"/>
            <w:vMerge/>
            <w:shd w:val="clear" w:color="auto" w:fill="DBE5F1" w:themeFill="accent1" w:themeFillTint="33"/>
            <w:vAlign w:val="center"/>
            <w:tcPrChange w:id="4387" w:author="Muhamad Ridho Zul Khoiri" w:date="2026-07-14T14:14:00Z" w16du:dateUtc="2026-07-14T07:14:00Z">
              <w:tcPr>
                <w:tcW w:w="811" w:type="pct"/>
                <w:vMerge/>
                <w:shd w:val="clear" w:color="auto" w:fill="DBE5F1" w:themeFill="accent1" w:themeFillTint="33"/>
                <w:vAlign w:val="center"/>
              </w:tcPr>
            </w:tcPrChange>
          </w:tcPr>
          <w:p w14:paraId="0BA886E5" w14:textId="4575F0AD" w:rsidR="00527613" w:rsidRPr="00FC721A" w:rsidRDefault="00527613" w:rsidP="00FC721A">
            <w:pPr>
              <w:ind w:left="-35"/>
              <w:jc w:val="center"/>
              <w:rPr>
                <w:ins w:id="4388" w:author="Muhamad Ridho Zul Khoiri" w:date="2026-07-14T14:05:00Z" w16du:dateUtc="2026-07-14T07:05:00Z"/>
                <w:rFonts w:cs="Arial"/>
                <w:sz w:val="18"/>
                <w:szCs w:val="18"/>
              </w:rPr>
            </w:pPr>
          </w:p>
        </w:tc>
        <w:tc>
          <w:tcPr>
            <w:tcW w:w="1077" w:type="pct"/>
            <w:vMerge/>
            <w:shd w:val="clear" w:color="auto" w:fill="DBE5F1" w:themeFill="accent1" w:themeFillTint="33"/>
            <w:vAlign w:val="center"/>
            <w:tcPrChange w:id="4389" w:author="Muhamad Ridho Zul Khoiri" w:date="2026-07-14T14:14:00Z" w16du:dateUtc="2026-07-14T07:14:00Z">
              <w:tcPr>
                <w:tcW w:w="888" w:type="pct"/>
                <w:gridSpan w:val="2"/>
                <w:vMerge/>
                <w:shd w:val="clear" w:color="auto" w:fill="DBE5F1" w:themeFill="accent1" w:themeFillTint="33"/>
                <w:vAlign w:val="center"/>
              </w:tcPr>
            </w:tcPrChange>
          </w:tcPr>
          <w:p w14:paraId="0018328F" w14:textId="609F9DA6" w:rsidR="00527613" w:rsidRPr="00FC721A" w:rsidRDefault="00527613" w:rsidP="00FC721A">
            <w:pPr>
              <w:ind w:left="-35"/>
              <w:jc w:val="center"/>
              <w:rPr>
                <w:ins w:id="4390" w:author="Muhamad Ridho Zul Khoiri" w:date="2026-07-14T14:05:00Z" w16du:dateUtc="2026-07-14T07:05:00Z"/>
                <w:rFonts w:cs="Arial"/>
                <w:i/>
                <w:iCs/>
                <w:sz w:val="18"/>
                <w:szCs w:val="18"/>
              </w:rPr>
            </w:pPr>
          </w:p>
        </w:tc>
        <w:tc>
          <w:tcPr>
            <w:tcW w:w="1175" w:type="pct"/>
            <w:vMerge/>
            <w:shd w:val="clear" w:color="auto" w:fill="DBE5F1" w:themeFill="accent1" w:themeFillTint="33"/>
            <w:vAlign w:val="center"/>
            <w:tcPrChange w:id="4391" w:author="Muhamad Ridho Zul Khoiri" w:date="2026-07-14T14:14:00Z" w16du:dateUtc="2026-07-14T07:14:00Z">
              <w:tcPr>
                <w:tcW w:w="945" w:type="pct"/>
                <w:gridSpan w:val="2"/>
                <w:vMerge/>
                <w:shd w:val="clear" w:color="auto" w:fill="DBE5F1" w:themeFill="accent1" w:themeFillTint="33"/>
                <w:vAlign w:val="center"/>
              </w:tcPr>
            </w:tcPrChange>
          </w:tcPr>
          <w:p w14:paraId="3B584761" w14:textId="433401F6" w:rsidR="00527613" w:rsidRPr="00FC721A" w:rsidRDefault="00527613" w:rsidP="00FC721A">
            <w:pPr>
              <w:ind w:left="-35"/>
              <w:jc w:val="center"/>
              <w:rPr>
                <w:ins w:id="4392" w:author="Muhamad Ridho Zul Khoiri" w:date="2026-07-14T14:05:00Z" w16du:dateUtc="2026-07-14T07:05:00Z"/>
                <w:rFonts w:cs="Arial"/>
                <w:i/>
                <w:iCs/>
                <w:sz w:val="18"/>
                <w:szCs w:val="18"/>
              </w:rPr>
            </w:pPr>
          </w:p>
        </w:tc>
      </w:tr>
      <w:tr w:rsidR="00527613" w:rsidRPr="00CF42A6" w14:paraId="65D022C9" w14:textId="77777777" w:rsidTr="00527613">
        <w:trPr>
          <w:trHeight w:val="530"/>
          <w:ins w:id="4393" w:author="Muhamad Ridho Zul Khoiri" w:date="2026-07-14T14:05:00Z"/>
          <w:trPrChange w:id="4394" w:author="Muhamad Ridho Zul Khoiri" w:date="2026-07-14T14:13:00Z" w16du:dateUtc="2026-07-14T07:13:00Z">
            <w:trPr>
              <w:gridAfter w:val="0"/>
              <w:trHeight w:val="720"/>
            </w:trPr>
          </w:trPrChange>
        </w:trPr>
        <w:tc>
          <w:tcPr>
            <w:tcW w:w="1074" w:type="pct"/>
            <w:tcBorders>
              <w:right w:val="double" w:sz="4" w:space="0" w:color="auto"/>
            </w:tcBorders>
            <w:shd w:val="clear" w:color="auto" w:fill="244061" w:themeFill="accent1" w:themeFillShade="80"/>
            <w:vAlign w:val="center"/>
            <w:hideMark/>
            <w:tcPrChange w:id="4395" w:author="Muhamad Ridho Zul Khoiri" w:date="2026-07-14T14:13:00Z" w16du:dateUtc="2026-07-14T07:13:00Z">
              <w:tcPr>
                <w:tcW w:w="944" w:type="pct"/>
                <w:tcBorders>
                  <w:right w:val="double" w:sz="4" w:space="0" w:color="auto"/>
                </w:tcBorders>
                <w:shd w:val="clear" w:color="auto" w:fill="244061" w:themeFill="accent1" w:themeFillShade="80"/>
                <w:vAlign w:val="center"/>
                <w:hideMark/>
              </w:tcPr>
            </w:tcPrChange>
          </w:tcPr>
          <w:p w14:paraId="424FF5FF" w14:textId="77777777" w:rsidR="00527613" w:rsidRPr="00FC721A" w:rsidRDefault="00527613" w:rsidP="00FC721A">
            <w:pPr>
              <w:ind w:left="-35"/>
              <w:jc w:val="center"/>
              <w:rPr>
                <w:ins w:id="4396" w:author="Muhamad Ridho Zul Khoiri" w:date="2026-07-14T14:05:00Z" w16du:dateUtc="2026-07-14T07:05:00Z"/>
                <w:rFonts w:cs="Arial"/>
                <w:i/>
                <w:iCs/>
                <w:sz w:val="18"/>
                <w:szCs w:val="18"/>
              </w:rPr>
            </w:pPr>
            <w:ins w:id="4397" w:author="Muhamad Ridho Zul Khoiri" w:date="2026-07-14T14:05:00Z" w16du:dateUtc="2026-07-14T07:05:00Z">
              <w:r w:rsidRPr="00FC721A">
                <w:rPr>
                  <w:rStyle w:val="Strong"/>
                  <w:rFonts w:cs="Arial"/>
                  <w:i/>
                  <w:iCs/>
                  <w:sz w:val="18"/>
                  <w:szCs w:val="18"/>
                </w:rPr>
                <w:t xml:space="preserve">LTP </w:t>
              </w:r>
              <w:r w:rsidRPr="00FC721A">
                <w:rPr>
                  <w:rStyle w:val="Strong"/>
                  <w:rFonts w:cs="Arial"/>
                  <w:i/>
                  <w:iCs/>
                  <w:sz w:val="18"/>
                  <w:szCs w:val="18"/>
                </w:rPr>
                <w:br/>
                <w:t>(Outer Years)</w:t>
              </w:r>
            </w:ins>
          </w:p>
        </w:tc>
        <w:tc>
          <w:tcPr>
            <w:tcW w:w="596" w:type="pct"/>
            <w:vMerge w:val="restart"/>
            <w:tcBorders>
              <w:left w:val="double" w:sz="4" w:space="0" w:color="auto"/>
            </w:tcBorders>
            <w:shd w:val="clear" w:color="auto" w:fill="FDE9D9" w:themeFill="accent6" w:themeFillTint="33"/>
            <w:vAlign w:val="center"/>
            <w:tcPrChange w:id="4398" w:author="Muhamad Ridho Zul Khoiri" w:date="2026-07-14T14:13:00Z" w16du:dateUtc="2026-07-14T07:13:00Z">
              <w:tcPr>
                <w:tcW w:w="811" w:type="pct"/>
                <w:gridSpan w:val="3"/>
                <w:vMerge w:val="restart"/>
                <w:tcBorders>
                  <w:left w:val="double" w:sz="4" w:space="0" w:color="auto"/>
                </w:tcBorders>
                <w:shd w:val="clear" w:color="auto" w:fill="DBE5F1" w:themeFill="accent1" w:themeFillTint="33"/>
                <w:vAlign w:val="center"/>
              </w:tcPr>
            </w:tcPrChange>
          </w:tcPr>
          <w:p w14:paraId="109D1A3F" w14:textId="4ADFE0B4" w:rsidR="00527613" w:rsidRPr="00782189" w:rsidRDefault="00527613" w:rsidP="00FC721A">
            <w:pPr>
              <w:ind w:left="-35"/>
              <w:jc w:val="center"/>
              <w:rPr>
                <w:ins w:id="4399" w:author="Muhamad Ridho Zul Khoiri" w:date="2026-07-14T14:05:00Z" w16du:dateUtc="2026-07-14T07:05:00Z"/>
                <w:rFonts w:cs="Arial"/>
                <w:i/>
                <w:iCs/>
                <w:sz w:val="18"/>
                <w:szCs w:val="18"/>
                <w:rPrChange w:id="4400" w:author="Muhamad Ridho Zul Khoiri" w:date="2026-07-14T14:14:00Z" w16du:dateUtc="2026-07-14T07:14:00Z">
                  <w:rPr>
                    <w:ins w:id="4401" w:author="Muhamad Ridho Zul Khoiri" w:date="2026-07-14T14:05:00Z" w16du:dateUtc="2026-07-14T07:05:00Z"/>
                    <w:rFonts w:cs="Arial"/>
                    <w:sz w:val="18"/>
                    <w:szCs w:val="18"/>
                  </w:rPr>
                </w:rPrChange>
              </w:rPr>
            </w:pPr>
            <w:ins w:id="4402" w:author="Muhamad Ridho Zul Khoiri" w:date="2026-07-14T14:10:00Z" w16du:dateUtc="2026-07-14T07:10:00Z">
              <w:r w:rsidRPr="00782189">
                <w:rPr>
                  <w:rFonts w:cs="Arial"/>
                  <w:i/>
                  <w:iCs/>
                  <w:sz w:val="18"/>
                  <w:szCs w:val="18"/>
                  <w:rPrChange w:id="4403" w:author="Muhamad Ridho Zul Khoiri" w:date="2026-07-14T14:14:00Z" w16du:dateUtc="2026-07-14T07:14:00Z">
                    <w:rPr>
                      <w:rFonts w:cs="Arial"/>
                      <w:sz w:val="18"/>
                      <w:szCs w:val="18"/>
                    </w:rPr>
                  </w:rPrChange>
                </w:rPr>
                <w:t>Bi-Annual Cycle</w:t>
              </w:r>
            </w:ins>
          </w:p>
        </w:tc>
        <w:tc>
          <w:tcPr>
            <w:tcW w:w="1078" w:type="pct"/>
            <w:vMerge w:val="restart"/>
            <w:shd w:val="clear" w:color="auto" w:fill="DBE5F1" w:themeFill="accent1" w:themeFillTint="33"/>
            <w:vAlign w:val="center"/>
            <w:tcPrChange w:id="4404" w:author="Muhamad Ridho Zul Khoiri" w:date="2026-07-14T14:13:00Z" w16du:dateUtc="2026-07-14T07:13:00Z">
              <w:tcPr>
                <w:tcW w:w="811" w:type="pct"/>
                <w:vMerge w:val="restart"/>
                <w:shd w:val="clear" w:color="auto" w:fill="DBE5F1" w:themeFill="accent1" w:themeFillTint="33"/>
                <w:vAlign w:val="center"/>
              </w:tcPr>
            </w:tcPrChange>
          </w:tcPr>
          <w:p w14:paraId="760497DC" w14:textId="70E56131" w:rsidR="00527613" w:rsidRPr="00FC721A" w:rsidRDefault="00527613" w:rsidP="00FC721A">
            <w:pPr>
              <w:ind w:left="-35"/>
              <w:jc w:val="center"/>
              <w:rPr>
                <w:ins w:id="4405" w:author="Muhamad Ridho Zul Khoiri" w:date="2026-07-14T14:05:00Z" w16du:dateUtc="2026-07-14T07:05:00Z"/>
                <w:rFonts w:cs="Arial"/>
                <w:sz w:val="18"/>
                <w:szCs w:val="18"/>
              </w:rPr>
            </w:pPr>
            <w:ins w:id="4406" w:author="Muhamad Ridho Zul Khoiri" w:date="2026-07-14T14:08:00Z" w16du:dateUtc="2026-07-14T07:08:00Z">
              <w:r>
                <w:rPr>
                  <w:rFonts w:cs="Arial"/>
                  <w:sz w:val="18"/>
                  <w:szCs w:val="18"/>
                </w:rPr>
                <w:t>E&amp;P Planning, AM, relevant functions</w:t>
              </w:r>
            </w:ins>
          </w:p>
        </w:tc>
        <w:tc>
          <w:tcPr>
            <w:tcW w:w="1077" w:type="pct"/>
            <w:shd w:val="clear" w:color="auto" w:fill="DBE5F1" w:themeFill="accent1" w:themeFillTint="33"/>
            <w:vAlign w:val="center"/>
            <w:tcPrChange w:id="4407" w:author="Muhamad Ridho Zul Khoiri" w:date="2026-07-14T14:13:00Z" w16du:dateUtc="2026-07-14T07:13:00Z">
              <w:tcPr>
                <w:tcW w:w="888" w:type="pct"/>
                <w:gridSpan w:val="2"/>
                <w:shd w:val="clear" w:color="auto" w:fill="DBE5F1" w:themeFill="accent1" w:themeFillTint="33"/>
                <w:vAlign w:val="center"/>
              </w:tcPr>
            </w:tcPrChange>
          </w:tcPr>
          <w:p w14:paraId="00548ADC" w14:textId="028EB1ED" w:rsidR="00527613" w:rsidRPr="00FC721A" w:rsidRDefault="00527613" w:rsidP="00FC721A">
            <w:pPr>
              <w:ind w:left="-35"/>
              <w:jc w:val="center"/>
              <w:rPr>
                <w:ins w:id="4408" w:author="Muhamad Ridho Zul Khoiri" w:date="2026-07-14T14:05:00Z" w16du:dateUtc="2026-07-14T07:05:00Z"/>
                <w:rFonts w:cs="Arial"/>
                <w:sz w:val="18"/>
                <w:szCs w:val="18"/>
              </w:rPr>
            </w:pPr>
            <w:ins w:id="4409" w:author="Muhamad Ridho Zul Khoiri" w:date="2026-07-14T14:08:00Z" w16du:dateUtc="2026-07-14T07:08:00Z">
              <w:r>
                <w:rPr>
                  <w:rFonts w:cs="Arial"/>
                  <w:sz w:val="18"/>
                  <w:szCs w:val="18"/>
                </w:rPr>
                <w:t>AD</w:t>
              </w:r>
            </w:ins>
            <w:ins w:id="4410" w:author="Muhamad Ridho Zul Khoiri" w:date="2026-07-14T14:09:00Z" w16du:dateUtc="2026-07-14T07:09:00Z">
              <w:r>
                <w:rPr>
                  <w:rFonts w:cs="Arial"/>
                  <w:sz w:val="18"/>
                  <w:szCs w:val="18"/>
                </w:rPr>
                <w:t xml:space="preserve">P, </w:t>
              </w:r>
            </w:ins>
            <w:ins w:id="4411" w:author="Muhamad Ridho Zul Khoiri" w:date="2026-07-14T14:08:00Z" w16du:dateUtc="2026-07-14T07:08:00Z">
              <w:r>
                <w:rPr>
                  <w:rFonts w:cs="Arial"/>
                  <w:sz w:val="18"/>
                  <w:szCs w:val="18"/>
                </w:rPr>
                <w:t>Production, Cost, Assumptions</w:t>
              </w:r>
            </w:ins>
          </w:p>
        </w:tc>
        <w:tc>
          <w:tcPr>
            <w:tcW w:w="1175" w:type="pct"/>
            <w:shd w:val="clear" w:color="auto" w:fill="DBE5F1" w:themeFill="accent1" w:themeFillTint="33"/>
            <w:vAlign w:val="center"/>
            <w:tcPrChange w:id="4412" w:author="Muhamad Ridho Zul Khoiri" w:date="2026-07-14T14:13:00Z" w16du:dateUtc="2026-07-14T07:13:00Z">
              <w:tcPr>
                <w:tcW w:w="945" w:type="pct"/>
                <w:gridSpan w:val="2"/>
                <w:shd w:val="clear" w:color="auto" w:fill="DBE5F1" w:themeFill="accent1" w:themeFillTint="33"/>
                <w:vAlign w:val="center"/>
              </w:tcPr>
            </w:tcPrChange>
          </w:tcPr>
          <w:p w14:paraId="465FD737" w14:textId="5AE3B2E6" w:rsidR="00527613" w:rsidRPr="00FC721A" w:rsidRDefault="00527613" w:rsidP="00FC721A">
            <w:pPr>
              <w:jc w:val="center"/>
              <w:rPr>
                <w:ins w:id="4413" w:author="Muhamad Ridho Zul Khoiri" w:date="2026-07-14T14:05:00Z" w16du:dateUtc="2026-07-14T07:05:00Z"/>
                <w:rFonts w:cs="Arial"/>
                <w:sz w:val="18"/>
                <w:szCs w:val="18"/>
              </w:rPr>
            </w:pPr>
            <w:ins w:id="4414" w:author="Muhamad Ridho Zul Khoiri" w:date="2026-07-14T14:08:00Z" w16du:dateUtc="2026-07-14T07:08:00Z">
              <w:r>
                <w:rPr>
                  <w:rFonts w:cs="Arial"/>
                  <w:sz w:val="18"/>
                  <w:szCs w:val="18"/>
                </w:rPr>
                <w:t>Long-term outlook</w:t>
              </w:r>
            </w:ins>
          </w:p>
        </w:tc>
      </w:tr>
      <w:tr w:rsidR="00527613" w:rsidRPr="00CF42A6" w14:paraId="15C98E1E" w14:textId="77777777" w:rsidTr="00527613">
        <w:trPr>
          <w:trHeight w:val="530"/>
          <w:ins w:id="4415" w:author="Muhamad Ridho Zul Khoiri" w:date="2026-07-14T14:05:00Z"/>
          <w:trPrChange w:id="4416" w:author="Muhamad Ridho Zul Khoiri" w:date="2026-07-14T14:13:00Z" w16du:dateUtc="2026-07-14T07:13:00Z">
            <w:trPr>
              <w:gridAfter w:val="0"/>
              <w:trHeight w:val="720"/>
            </w:trPr>
          </w:trPrChange>
        </w:trPr>
        <w:tc>
          <w:tcPr>
            <w:tcW w:w="1074" w:type="pct"/>
            <w:tcBorders>
              <w:right w:val="double" w:sz="4" w:space="0" w:color="auto"/>
            </w:tcBorders>
            <w:shd w:val="clear" w:color="auto" w:fill="244061" w:themeFill="accent1" w:themeFillShade="80"/>
            <w:vAlign w:val="center"/>
            <w:hideMark/>
            <w:tcPrChange w:id="4417" w:author="Muhamad Ridho Zul Khoiri" w:date="2026-07-14T14:13:00Z" w16du:dateUtc="2026-07-14T07:13:00Z">
              <w:tcPr>
                <w:tcW w:w="944" w:type="pct"/>
                <w:tcBorders>
                  <w:right w:val="double" w:sz="4" w:space="0" w:color="auto"/>
                </w:tcBorders>
                <w:shd w:val="clear" w:color="auto" w:fill="244061" w:themeFill="accent1" w:themeFillShade="80"/>
                <w:vAlign w:val="center"/>
                <w:hideMark/>
              </w:tcPr>
            </w:tcPrChange>
          </w:tcPr>
          <w:p w14:paraId="7CD35E05" w14:textId="77777777" w:rsidR="00527613" w:rsidRPr="00FC721A" w:rsidRDefault="00527613" w:rsidP="00FC721A">
            <w:pPr>
              <w:ind w:left="-35"/>
              <w:jc w:val="center"/>
              <w:rPr>
                <w:ins w:id="4418" w:author="Muhamad Ridho Zul Khoiri" w:date="2026-07-14T14:05:00Z" w16du:dateUtc="2026-07-14T07:05:00Z"/>
                <w:rFonts w:cs="Arial"/>
                <w:i/>
                <w:iCs/>
                <w:sz w:val="18"/>
                <w:szCs w:val="18"/>
              </w:rPr>
            </w:pPr>
            <w:ins w:id="4419" w:author="Muhamad Ridho Zul Khoiri" w:date="2026-07-14T14:05:00Z" w16du:dateUtc="2026-07-14T07:05:00Z">
              <w:r w:rsidRPr="00FC721A">
                <w:rPr>
                  <w:rStyle w:val="Strong"/>
                  <w:rFonts w:cs="Arial"/>
                  <w:i/>
                  <w:iCs/>
                  <w:sz w:val="18"/>
                  <w:szCs w:val="18"/>
                </w:rPr>
                <w:t xml:space="preserve">LTP  </w:t>
              </w:r>
              <w:r w:rsidRPr="00FC721A">
                <w:rPr>
                  <w:rStyle w:val="Strong"/>
                  <w:rFonts w:cs="Arial"/>
                  <w:i/>
                  <w:iCs/>
                  <w:sz w:val="18"/>
                  <w:szCs w:val="18"/>
                </w:rPr>
                <w:br/>
                <w:t>(24-Month)</w:t>
              </w:r>
            </w:ins>
          </w:p>
        </w:tc>
        <w:tc>
          <w:tcPr>
            <w:tcW w:w="596" w:type="pct"/>
            <w:vMerge/>
            <w:tcBorders>
              <w:left w:val="double" w:sz="4" w:space="0" w:color="auto"/>
            </w:tcBorders>
            <w:shd w:val="clear" w:color="auto" w:fill="FDE9D9" w:themeFill="accent6" w:themeFillTint="33"/>
            <w:vAlign w:val="center"/>
            <w:tcPrChange w:id="4420" w:author="Muhamad Ridho Zul Khoiri" w:date="2026-07-14T14:13:00Z" w16du:dateUtc="2026-07-14T07:13:00Z">
              <w:tcPr>
                <w:tcW w:w="811" w:type="pct"/>
                <w:gridSpan w:val="3"/>
                <w:vMerge/>
                <w:tcBorders>
                  <w:left w:val="double" w:sz="4" w:space="0" w:color="auto"/>
                </w:tcBorders>
                <w:shd w:val="clear" w:color="auto" w:fill="DBE5F1" w:themeFill="accent1" w:themeFillTint="33"/>
                <w:vAlign w:val="center"/>
              </w:tcPr>
            </w:tcPrChange>
          </w:tcPr>
          <w:p w14:paraId="53CAE053" w14:textId="109C7B1B" w:rsidR="00527613" w:rsidRPr="00782189" w:rsidRDefault="00527613" w:rsidP="00FC721A">
            <w:pPr>
              <w:ind w:left="-35"/>
              <w:jc w:val="center"/>
              <w:rPr>
                <w:ins w:id="4421" w:author="Muhamad Ridho Zul Khoiri" w:date="2026-07-14T14:05:00Z" w16du:dateUtc="2026-07-14T07:05:00Z"/>
                <w:rFonts w:cs="Arial"/>
                <w:i/>
                <w:iCs/>
                <w:sz w:val="18"/>
                <w:szCs w:val="18"/>
                <w:rPrChange w:id="4422" w:author="Muhamad Ridho Zul Khoiri" w:date="2026-07-14T14:14:00Z" w16du:dateUtc="2026-07-14T07:14:00Z">
                  <w:rPr>
                    <w:ins w:id="4423" w:author="Muhamad Ridho Zul Khoiri" w:date="2026-07-14T14:05:00Z" w16du:dateUtc="2026-07-14T07:05:00Z"/>
                    <w:rFonts w:cs="Arial"/>
                    <w:sz w:val="18"/>
                    <w:szCs w:val="18"/>
                  </w:rPr>
                </w:rPrChange>
              </w:rPr>
            </w:pPr>
          </w:p>
        </w:tc>
        <w:tc>
          <w:tcPr>
            <w:tcW w:w="1078" w:type="pct"/>
            <w:vMerge/>
            <w:shd w:val="clear" w:color="auto" w:fill="DBE5F1" w:themeFill="accent1" w:themeFillTint="33"/>
            <w:vAlign w:val="center"/>
            <w:tcPrChange w:id="4424" w:author="Muhamad Ridho Zul Khoiri" w:date="2026-07-14T14:13:00Z" w16du:dateUtc="2026-07-14T07:13:00Z">
              <w:tcPr>
                <w:tcW w:w="811" w:type="pct"/>
                <w:vMerge/>
                <w:shd w:val="clear" w:color="auto" w:fill="DBE5F1" w:themeFill="accent1" w:themeFillTint="33"/>
                <w:vAlign w:val="center"/>
              </w:tcPr>
            </w:tcPrChange>
          </w:tcPr>
          <w:p w14:paraId="290CA965" w14:textId="6CB6E804" w:rsidR="00527613" w:rsidRPr="00FC721A" w:rsidRDefault="00527613" w:rsidP="00FC721A">
            <w:pPr>
              <w:ind w:left="-35"/>
              <w:jc w:val="center"/>
              <w:rPr>
                <w:ins w:id="4425" w:author="Muhamad Ridho Zul Khoiri" w:date="2026-07-14T14:05:00Z" w16du:dateUtc="2026-07-14T07:05:00Z"/>
                <w:rFonts w:cs="Arial"/>
                <w:sz w:val="18"/>
                <w:szCs w:val="18"/>
              </w:rPr>
            </w:pPr>
          </w:p>
        </w:tc>
        <w:tc>
          <w:tcPr>
            <w:tcW w:w="1077" w:type="pct"/>
            <w:shd w:val="clear" w:color="auto" w:fill="DBE5F1" w:themeFill="accent1" w:themeFillTint="33"/>
            <w:vAlign w:val="center"/>
            <w:tcPrChange w:id="4426" w:author="Muhamad Ridho Zul Khoiri" w:date="2026-07-14T14:13:00Z" w16du:dateUtc="2026-07-14T07:13:00Z">
              <w:tcPr>
                <w:tcW w:w="888" w:type="pct"/>
                <w:gridSpan w:val="2"/>
                <w:shd w:val="clear" w:color="auto" w:fill="DBE5F1" w:themeFill="accent1" w:themeFillTint="33"/>
                <w:vAlign w:val="center"/>
              </w:tcPr>
            </w:tcPrChange>
          </w:tcPr>
          <w:p w14:paraId="42953C2E" w14:textId="7EB17FDE" w:rsidR="00527613" w:rsidRPr="00FC721A" w:rsidRDefault="00527613" w:rsidP="00FC721A">
            <w:pPr>
              <w:ind w:left="-35"/>
              <w:jc w:val="center"/>
              <w:rPr>
                <w:ins w:id="4427" w:author="Muhamad Ridho Zul Khoiri" w:date="2026-07-14T14:05:00Z" w16du:dateUtc="2026-07-14T07:05:00Z"/>
                <w:rFonts w:cs="Arial"/>
                <w:sz w:val="18"/>
                <w:szCs w:val="18"/>
              </w:rPr>
            </w:pPr>
            <w:ins w:id="4428" w:author="Muhamad Ridho Zul Khoiri" w:date="2026-07-14T14:08:00Z" w16du:dateUtc="2026-07-14T07:08:00Z">
              <w:r>
                <w:rPr>
                  <w:rFonts w:cs="Arial"/>
                  <w:sz w:val="18"/>
                  <w:szCs w:val="18"/>
                </w:rPr>
                <w:t xml:space="preserve">Activities, </w:t>
              </w:r>
            </w:ins>
            <w:ins w:id="4429" w:author="Muhamad Ridho Zul Khoiri" w:date="2026-07-14T14:09:00Z" w16du:dateUtc="2026-07-14T07:09:00Z">
              <w:r>
                <w:rPr>
                  <w:rFonts w:cs="Arial"/>
                  <w:sz w:val="18"/>
                  <w:szCs w:val="18"/>
                </w:rPr>
                <w:t>m</w:t>
              </w:r>
            </w:ins>
            <w:ins w:id="4430" w:author="Muhamad Ridho Zul Khoiri" w:date="2026-07-14T14:08:00Z" w16du:dateUtc="2026-07-14T07:08:00Z">
              <w:r>
                <w:rPr>
                  <w:rFonts w:cs="Arial"/>
                  <w:sz w:val="18"/>
                  <w:szCs w:val="18"/>
                </w:rPr>
                <w:t>ilestones</w:t>
              </w:r>
            </w:ins>
            <w:ins w:id="4431" w:author="Muhamad Ridho Zul Khoiri" w:date="2026-07-14T14:09:00Z" w16du:dateUtc="2026-07-14T07:09:00Z">
              <w:r>
                <w:rPr>
                  <w:rFonts w:cs="Arial"/>
                  <w:sz w:val="18"/>
                  <w:szCs w:val="18"/>
                </w:rPr>
                <w:t>, constraints</w:t>
              </w:r>
            </w:ins>
          </w:p>
        </w:tc>
        <w:tc>
          <w:tcPr>
            <w:tcW w:w="1175" w:type="pct"/>
            <w:shd w:val="clear" w:color="auto" w:fill="DBE5F1" w:themeFill="accent1" w:themeFillTint="33"/>
            <w:vAlign w:val="center"/>
            <w:tcPrChange w:id="4432" w:author="Muhamad Ridho Zul Khoiri" w:date="2026-07-14T14:13:00Z" w16du:dateUtc="2026-07-14T07:13:00Z">
              <w:tcPr>
                <w:tcW w:w="945" w:type="pct"/>
                <w:gridSpan w:val="2"/>
                <w:shd w:val="clear" w:color="auto" w:fill="DBE5F1" w:themeFill="accent1" w:themeFillTint="33"/>
                <w:vAlign w:val="center"/>
              </w:tcPr>
            </w:tcPrChange>
          </w:tcPr>
          <w:p w14:paraId="72327BF0" w14:textId="00A722D0" w:rsidR="00527613" w:rsidRPr="00FC721A" w:rsidRDefault="00527613" w:rsidP="00FC721A">
            <w:pPr>
              <w:ind w:left="-35"/>
              <w:jc w:val="center"/>
              <w:rPr>
                <w:ins w:id="4433" w:author="Muhamad Ridho Zul Khoiri" w:date="2026-07-14T14:05:00Z" w16du:dateUtc="2026-07-14T07:05:00Z"/>
                <w:rFonts w:cs="Arial"/>
                <w:sz w:val="18"/>
                <w:szCs w:val="18"/>
              </w:rPr>
            </w:pPr>
            <w:ins w:id="4434" w:author="Muhamad Ridho Zul Khoiri" w:date="2026-07-14T14:08:00Z" w16du:dateUtc="2026-07-14T07:08:00Z">
              <w:r>
                <w:rPr>
                  <w:rFonts w:cs="Arial"/>
                  <w:sz w:val="18"/>
                  <w:szCs w:val="18"/>
                </w:rPr>
                <w:t>24M Activit</w:t>
              </w:r>
            </w:ins>
            <w:ins w:id="4435" w:author="Muhamad Ridho Zul Khoiri" w:date="2026-07-14T14:09:00Z" w16du:dateUtc="2026-07-14T07:09:00Z">
              <w:r>
                <w:rPr>
                  <w:rFonts w:cs="Arial"/>
                  <w:sz w:val="18"/>
                  <w:szCs w:val="18"/>
                </w:rPr>
                <w:t>y Outlook</w:t>
              </w:r>
            </w:ins>
          </w:p>
        </w:tc>
      </w:tr>
      <w:tr w:rsidR="00527613" w:rsidRPr="00CF42A6" w14:paraId="1C53436B" w14:textId="77777777" w:rsidTr="00527613">
        <w:trPr>
          <w:trHeight w:val="828"/>
          <w:ins w:id="4436" w:author="Muhamad Ridho Zul Khoiri" w:date="2026-07-14T14:05:00Z"/>
          <w:trPrChange w:id="4437" w:author="Muhamad Ridho Zul Khoiri" w:date="2026-07-14T14:13:00Z" w16du:dateUtc="2026-07-14T07:13:00Z">
            <w:trPr>
              <w:gridAfter w:val="0"/>
              <w:trHeight w:val="720"/>
            </w:trPr>
          </w:trPrChange>
        </w:trPr>
        <w:tc>
          <w:tcPr>
            <w:tcW w:w="1074" w:type="pct"/>
            <w:tcBorders>
              <w:right w:val="double" w:sz="4" w:space="0" w:color="auto"/>
            </w:tcBorders>
            <w:shd w:val="clear" w:color="auto" w:fill="0F243E" w:themeFill="text2" w:themeFillShade="80"/>
            <w:vAlign w:val="center"/>
            <w:hideMark/>
            <w:tcPrChange w:id="4438" w:author="Muhamad Ridho Zul Khoiri" w:date="2026-07-14T14:13:00Z" w16du:dateUtc="2026-07-14T07:13:00Z">
              <w:tcPr>
                <w:tcW w:w="944" w:type="pct"/>
                <w:tcBorders>
                  <w:right w:val="double" w:sz="4" w:space="0" w:color="auto"/>
                </w:tcBorders>
                <w:shd w:val="clear" w:color="auto" w:fill="0F243E" w:themeFill="text2" w:themeFillShade="80"/>
                <w:vAlign w:val="center"/>
                <w:hideMark/>
              </w:tcPr>
            </w:tcPrChange>
          </w:tcPr>
          <w:p w14:paraId="705DC5F9" w14:textId="77777777" w:rsidR="00527613" w:rsidRPr="00FC721A" w:rsidRDefault="00527613" w:rsidP="00FC721A">
            <w:pPr>
              <w:ind w:left="-35"/>
              <w:jc w:val="center"/>
              <w:rPr>
                <w:ins w:id="4439" w:author="Muhamad Ridho Zul Khoiri" w:date="2026-07-14T14:05:00Z" w16du:dateUtc="2026-07-14T07:05:00Z"/>
                <w:rFonts w:cs="Arial"/>
                <w:i/>
                <w:iCs/>
                <w:sz w:val="18"/>
                <w:szCs w:val="18"/>
              </w:rPr>
            </w:pPr>
            <w:ins w:id="4440" w:author="Muhamad Ridho Zul Khoiri" w:date="2026-07-14T14:05:00Z" w16du:dateUtc="2026-07-14T07:05:00Z">
              <w:r w:rsidRPr="00FC721A">
                <w:rPr>
                  <w:rStyle w:val="Strong"/>
                  <w:rFonts w:cs="Arial"/>
                  <w:i/>
                  <w:iCs/>
                  <w:sz w:val="18"/>
                  <w:szCs w:val="18"/>
                </w:rPr>
                <w:t>12-Month Plan (12M)</w:t>
              </w:r>
            </w:ins>
          </w:p>
        </w:tc>
        <w:tc>
          <w:tcPr>
            <w:tcW w:w="596" w:type="pct"/>
            <w:tcBorders>
              <w:left w:val="double" w:sz="4" w:space="0" w:color="auto"/>
            </w:tcBorders>
            <w:shd w:val="clear" w:color="auto" w:fill="FDE9D9" w:themeFill="accent6" w:themeFillTint="33"/>
            <w:vAlign w:val="center"/>
            <w:tcPrChange w:id="4441" w:author="Muhamad Ridho Zul Khoiri" w:date="2026-07-14T14:13:00Z" w16du:dateUtc="2026-07-14T07:13:00Z">
              <w:tcPr>
                <w:tcW w:w="811" w:type="pct"/>
                <w:gridSpan w:val="3"/>
                <w:tcBorders>
                  <w:left w:val="double" w:sz="4" w:space="0" w:color="auto"/>
                </w:tcBorders>
                <w:shd w:val="clear" w:color="auto" w:fill="DBE5F1" w:themeFill="accent1" w:themeFillTint="33"/>
                <w:vAlign w:val="center"/>
              </w:tcPr>
            </w:tcPrChange>
          </w:tcPr>
          <w:p w14:paraId="5880E0AF" w14:textId="5A94084A" w:rsidR="00527613" w:rsidRPr="00782189" w:rsidRDefault="00527613" w:rsidP="00FC721A">
            <w:pPr>
              <w:ind w:left="-35"/>
              <w:jc w:val="center"/>
              <w:rPr>
                <w:ins w:id="4442" w:author="Muhamad Ridho Zul Khoiri" w:date="2026-07-14T14:05:00Z" w16du:dateUtc="2026-07-14T07:05:00Z"/>
                <w:rFonts w:cs="Arial"/>
                <w:i/>
                <w:iCs/>
                <w:sz w:val="18"/>
                <w:szCs w:val="18"/>
                <w:rPrChange w:id="4443" w:author="Muhamad Ridho Zul Khoiri" w:date="2026-07-14T14:14:00Z" w16du:dateUtc="2026-07-14T07:14:00Z">
                  <w:rPr>
                    <w:ins w:id="4444" w:author="Muhamad Ridho Zul Khoiri" w:date="2026-07-14T14:05:00Z" w16du:dateUtc="2026-07-14T07:05:00Z"/>
                    <w:rFonts w:cs="Arial"/>
                    <w:sz w:val="18"/>
                    <w:szCs w:val="18"/>
                  </w:rPr>
                </w:rPrChange>
              </w:rPr>
            </w:pPr>
            <w:ins w:id="4445" w:author="Muhamad Ridho Zul Khoiri" w:date="2026-07-14T14:10:00Z" w16du:dateUtc="2026-07-14T07:10:00Z">
              <w:r w:rsidRPr="00782189">
                <w:rPr>
                  <w:rFonts w:cs="Arial"/>
                  <w:i/>
                  <w:iCs/>
                  <w:sz w:val="18"/>
                  <w:szCs w:val="18"/>
                  <w:rPrChange w:id="4446" w:author="Muhamad Ridho Zul Khoiri" w:date="2026-07-14T14:14:00Z" w16du:dateUtc="2026-07-14T07:14:00Z">
                    <w:rPr>
                      <w:rFonts w:cs="Arial"/>
                      <w:sz w:val="18"/>
                      <w:szCs w:val="18"/>
                    </w:rPr>
                  </w:rPrChange>
                </w:rPr>
                <w:t>Quarterly</w:t>
              </w:r>
            </w:ins>
          </w:p>
        </w:tc>
        <w:tc>
          <w:tcPr>
            <w:tcW w:w="1078" w:type="pct"/>
            <w:shd w:val="clear" w:color="auto" w:fill="DBE5F1" w:themeFill="accent1" w:themeFillTint="33"/>
            <w:vAlign w:val="center"/>
            <w:tcPrChange w:id="4447" w:author="Muhamad Ridho Zul Khoiri" w:date="2026-07-14T14:13:00Z" w16du:dateUtc="2026-07-14T07:13:00Z">
              <w:tcPr>
                <w:tcW w:w="811" w:type="pct"/>
                <w:shd w:val="clear" w:color="auto" w:fill="DBE5F1" w:themeFill="accent1" w:themeFillTint="33"/>
                <w:vAlign w:val="center"/>
              </w:tcPr>
            </w:tcPrChange>
          </w:tcPr>
          <w:p w14:paraId="633883E5" w14:textId="2E1BE551" w:rsidR="00527613" w:rsidRPr="00FC721A" w:rsidRDefault="00527613" w:rsidP="00FC721A">
            <w:pPr>
              <w:ind w:left="-35"/>
              <w:jc w:val="center"/>
              <w:rPr>
                <w:ins w:id="4448" w:author="Muhamad Ridho Zul Khoiri" w:date="2026-07-14T14:05:00Z" w16du:dateUtc="2026-07-14T07:05:00Z"/>
                <w:rFonts w:cs="Arial"/>
                <w:sz w:val="18"/>
                <w:szCs w:val="18"/>
              </w:rPr>
            </w:pPr>
            <w:ins w:id="4449" w:author="Muhamad Ridho Zul Khoiri" w:date="2026-07-14T14:11:00Z" w16du:dateUtc="2026-07-14T07:11:00Z">
              <w:r>
                <w:rPr>
                  <w:rFonts w:cs="Arial"/>
                  <w:sz w:val="18"/>
                  <w:szCs w:val="18"/>
                </w:rPr>
                <w:t>VP Ops, OIM/OM, OPAA, relevant functions</w:t>
              </w:r>
            </w:ins>
          </w:p>
        </w:tc>
        <w:tc>
          <w:tcPr>
            <w:tcW w:w="1077" w:type="pct"/>
            <w:shd w:val="clear" w:color="auto" w:fill="DBE5F1" w:themeFill="accent1" w:themeFillTint="33"/>
            <w:vAlign w:val="center"/>
            <w:tcPrChange w:id="4450" w:author="Muhamad Ridho Zul Khoiri" w:date="2026-07-14T14:13:00Z" w16du:dateUtc="2026-07-14T07:13:00Z">
              <w:tcPr>
                <w:tcW w:w="888" w:type="pct"/>
                <w:gridSpan w:val="2"/>
                <w:shd w:val="clear" w:color="auto" w:fill="DBE5F1" w:themeFill="accent1" w:themeFillTint="33"/>
                <w:vAlign w:val="center"/>
              </w:tcPr>
            </w:tcPrChange>
          </w:tcPr>
          <w:p w14:paraId="5CF56D0B" w14:textId="24AE00FB" w:rsidR="00527613" w:rsidRPr="00FC721A" w:rsidRDefault="00527613" w:rsidP="00FC721A">
            <w:pPr>
              <w:ind w:left="-35"/>
              <w:jc w:val="center"/>
              <w:rPr>
                <w:ins w:id="4451" w:author="Muhamad Ridho Zul Khoiri" w:date="2026-07-14T14:05:00Z" w16du:dateUtc="2026-07-14T07:05:00Z"/>
                <w:rFonts w:cs="Arial"/>
                <w:sz w:val="18"/>
                <w:szCs w:val="18"/>
              </w:rPr>
            </w:pPr>
            <w:ins w:id="4452" w:author="Muhamad Ridho Zul Khoiri" w:date="2026-07-14T14:11:00Z" w16du:dateUtc="2026-07-14T07:11:00Z">
              <w:r>
                <w:rPr>
                  <w:rFonts w:cs="Arial"/>
                  <w:sz w:val="18"/>
                  <w:szCs w:val="18"/>
                </w:rPr>
                <w:t xml:space="preserve">Activities, Risk, </w:t>
              </w:r>
            </w:ins>
            <w:ins w:id="4453" w:author="Muhamad Ridho Zul Khoiri" w:date="2026-07-14T14:12:00Z" w16du:dateUtc="2026-07-14T07:12:00Z">
              <w:r>
                <w:rPr>
                  <w:rFonts w:cs="Arial"/>
                  <w:sz w:val="18"/>
                  <w:szCs w:val="18"/>
                </w:rPr>
                <w:t>Constraint, Capacity</w:t>
              </w:r>
            </w:ins>
          </w:p>
        </w:tc>
        <w:tc>
          <w:tcPr>
            <w:tcW w:w="1175" w:type="pct"/>
            <w:shd w:val="clear" w:color="auto" w:fill="DBE5F1" w:themeFill="accent1" w:themeFillTint="33"/>
            <w:vAlign w:val="center"/>
            <w:tcPrChange w:id="4454" w:author="Muhamad Ridho Zul Khoiri" w:date="2026-07-14T14:13:00Z" w16du:dateUtc="2026-07-14T07:13:00Z">
              <w:tcPr>
                <w:tcW w:w="945" w:type="pct"/>
                <w:gridSpan w:val="2"/>
                <w:shd w:val="clear" w:color="auto" w:fill="DBE5F1" w:themeFill="accent1" w:themeFillTint="33"/>
                <w:vAlign w:val="center"/>
              </w:tcPr>
            </w:tcPrChange>
          </w:tcPr>
          <w:p w14:paraId="4E653947" w14:textId="75833BD1" w:rsidR="00527613" w:rsidRPr="00FC721A" w:rsidRDefault="00527613" w:rsidP="00FC721A">
            <w:pPr>
              <w:ind w:left="-35"/>
              <w:jc w:val="center"/>
              <w:rPr>
                <w:ins w:id="4455" w:author="Muhamad Ridho Zul Khoiri" w:date="2026-07-14T14:05:00Z" w16du:dateUtc="2026-07-14T07:05:00Z"/>
                <w:rFonts w:cs="Arial"/>
                <w:sz w:val="18"/>
                <w:szCs w:val="18"/>
              </w:rPr>
            </w:pPr>
            <w:ins w:id="4456" w:author="Muhamad Ridho Zul Khoiri" w:date="2026-07-14T14:12:00Z" w16du:dateUtc="2026-07-14T07:12:00Z">
              <w:r>
                <w:rPr>
                  <w:rFonts w:cs="Arial"/>
                  <w:sz w:val="18"/>
                  <w:szCs w:val="18"/>
                </w:rPr>
                <w:t>12M Plan baseline</w:t>
              </w:r>
            </w:ins>
          </w:p>
        </w:tc>
      </w:tr>
      <w:tr w:rsidR="00527613" w:rsidRPr="00CF42A6" w14:paraId="7AB15F04" w14:textId="77777777" w:rsidTr="00527613">
        <w:trPr>
          <w:trHeight w:val="828"/>
          <w:ins w:id="4457" w:author="Muhamad Ridho Zul Khoiri" w:date="2026-07-14T14:05:00Z"/>
          <w:trPrChange w:id="4458" w:author="Muhamad Ridho Zul Khoiri" w:date="2026-07-14T14:13:00Z" w16du:dateUtc="2026-07-14T07:13:00Z">
            <w:trPr>
              <w:gridAfter w:val="0"/>
              <w:trHeight w:val="720"/>
            </w:trPr>
          </w:trPrChange>
        </w:trPr>
        <w:tc>
          <w:tcPr>
            <w:tcW w:w="1074" w:type="pct"/>
            <w:tcBorders>
              <w:right w:val="double" w:sz="4" w:space="0" w:color="auto"/>
            </w:tcBorders>
            <w:shd w:val="clear" w:color="auto" w:fill="0F243E" w:themeFill="text2" w:themeFillShade="80"/>
            <w:vAlign w:val="center"/>
            <w:hideMark/>
            <w:tcPrChange w:id="4459" w:author="Muhamad Ridho Zul Khoiri" w:date="2026-07-14T14:13:00Z" w16du:dateUtc="2026-07-14T07:13:00Z">
              <w:tcPr>
                <w:tcW w:w="944" w:type="pct"/>
                <w:tcBorders>
                  <w:right w:val="double" w:sz="4" w:space="0" w:color="auto"/>
                </w:tcBorders>
                <w:shd w:val="clear" w:color="auto" w:fill="0F243E" w:themeFill="text2" w:themeFillShade="80"/>
                <w:vAlign w:val="center"/>
                <w:hideMark/>
              </w:tcPr>
            </w:tcPrChange>
          </w:tcPr>
          <w:p w14:paraId="414E258E" w14:textId="77777777" w:rsidR="00527613" w:rsidRPr="00FC721A" w:rsidRDefault="00527613" w:rsidP="00527613">
            <w:pPr>
              <w:ind w:left="-35"/>
              <w:jc w:val="center"/>
              <w:rPr>
                <w:ins w:id="4460" w:author="Muhamad Ridho Zul Khoiri" w:date="2026-07-14T14:05:00Z" w16du:dateUtc="2026-07-14T07:05:00Z"/>
                <w:rFonts w:cs="Arial"/>
                <w:i/>
                <w:iCs/>
                <w:sz w:val="18"/>
                <w:szCs w:val="18"/>
              </w:rPr>
            </w:pPr>
            <w:ins w:id="4461" w:author="Muhamad Ridho Zul Khoiri" w:date="2026-07-14T14:05:00Z" w16du:dateUtc="2026-07-14T07:05:00Z">
              <w:r w:rsidRPr="00FC721A">
                <w:rPr>
                  <w:rStyle w:val="Strong"/>
                  <w:rFonts w:cs="Arial"/>
                  <w:i/>
                  <w:iCs/>
                  <w:sz w:val="18"/>
                  <w:szCs w:val="18"/>
                </w:rPr>
                <w:t>90-Day Plan (90D)</w:t>
              </w:r>
            </w:ins>
          </w:p>
        </w:tc>
        <w:tc>
          <w:tcPr>
            <w:tcW w:w="596" w:type="pct"/>
            <w:tcBorders>
              <w:left w:val="double" w:sz="4" w:space="0" w:color="auto"/>
            </w:tcBorders>
            <w:shd w:val="clear" w:color="auto" w:fill="FDE9D9" w:themeFill="accent6" w:themeFillTint="33"/>
            <w:vAlign w:val="center"/>
            <w:tcPrChange w:id="4462" w:author="Muhamad Ridho Zul Khoiri" w:date="2026-07-14T14:13:00Z" w16du:dateUtc="2026-07-14T07:13:00Z">
              <w:tcPr>
                <w:tcW w:w="811" w:type="pct"/>
                <w:gridSpan w:val="3"/>
                <w:tcBorders>
                  <w:left w:val="double" w:sz="4" w:space="0" w:color="auto"/>
                </w:tcBorders>
                <w:shd w:val="clear" w:color="auto" w:fill="DBE5F1" w:themeFill="accent1" w:themeFillTint="33"/>
                <w:vAlign w:val="center"/>
              </w:tcPr>
            </w:tcPrChange>
          </w:tcPr>
          <w:p w14:paraId="6E038F93" w14:textId="7777789E" w:rsidR="00527613" w:rsidRPr="00782189" w:rsidRDefault="00527613" w:rsidP="00527613">
            <w:pPr>
              <w:ind w:left="-35"/>
              <w:jc w:val="center"/>
              <w:rPr>
                <w:ins w:id="4463" w:author="Muhamad Ridho Zul Khoiri" w:date="2026-07-14T14:05:00Z" w16du:dateUtc="2026-07-14T07:05:00Z"/>
                <w:rFonts w:cs="Arial"/>
                <w:i/>
                <w:iCs/>
                <w:sz w:val="18"/>
                <w:szCs w:val="18"/>
                <w:rPrChange w:id="4464" w:author="Muhamad Ridho Zul Khoiri" w:date="2026-07-14T14:14:00Z" w16du:dateUtc="2026-07-14T07:14:00Z">
                  <w:rPr>
                    <w:ins w:id="4465" w:author="Muhamad Ridho Zul Khoiri" w:date="2026-07-14T14:05:00Z" w16du:dateUtc="2026-07-14T07:05:00Z"/>
                    <w:rFonts w:cs="Arial"/>
                    <w:sz w:val="18"/>
                    <w:szCs w:val="18"/>
                  </w:rPr>
                </w:rPrChange>
              </w:rPr>
            </w:pPr>
            <w:ins w:id="4466" w:author="Muhamad Ridho Zul Khoiri" w:date="2026-07-14T14:10:00Z" w16du:dateUtc="2026-07-14T07:10:00Z">
              <w:r w:rsidRPr="00782189">
                <w:rPr>
                  <w:rFonts w:cs="Arial"/>
                  <w:i/>
                  <w:iCs/>
                  <w:sz w:val="18"/>
                  <w:szCs w:val="18"/>
                  <w:rPrChange w:id="4467" w:author="Muhamad Ridho Zul Khoiri" w:date="2026-07-14T14:14:00Z" w16du:dateUtc="2026-07-14T07:14:00Z">
                    <w:rPr>
                      <w:rFonts w:cs="Arial"/>
                      <w:sz w:val="18"/>
                      <w:szCs w:val="18"/>
                    </w:rPr>
                  </w:rPrChange>
                </w:rPr>
                <w:t>Monthly</w:t>
              </w:r>
            </w:ins>
          </w:p>
        </w:tc>
        <w:tc>
          <w:tcPr>
            <w:tcW w:w="1078" w:type="pct"/>
            <w:shd w:val="clear" w:color="auto" w:fill="DBE5F1" w:themeFill="accent1" w:themeFillTint="33"/>
            <w:vAlign w:val="center"/>
            <w:tcPrChange w:id="4468" w:author="Muhamad Ridho Zul Khoiri" w:date="2026-07-14T14:13:00Z" w16du:dateUtc="2026-07-14T07:13:00Z">
              <w:tcPr>
                <w:tcW w:w="811" w:type="pct"/>
                <w:shd w:val="clear" w:color="auto" w:fill="DBE5F1" w:themeFill="accent1" w:themeFillTint="33"/>
                <w:vAlign w:val="center"/>
              </w:tcPr>
            </w:tcPrChange>
          </w:tcPr>
          <w:p w14:paraId="19A7F630" w14:textId="44FDF290" w:rsidR="00527613" w:rsidRPr="00FC721A" w:rsidRDefault="00527613" w:rsidP="00527613">
            <w:pPr>
              <w:ind w:left="-35"/>
              <w:jc w:val="center"/>
              <w:rPr>
                <w:ins w:id="4469" w:author="Muhamad Ridho Zul Khoiri" w:date="2026-07-14T14:05:00Z" w16du:dateUtc="2026-07-14T07:05:00Z"/>
                <w:rFonts w:cs="Arial"/>
                <w:sz w:val="18"/>
                <w:szCs w:val="18"/>
              </w:rPr>
            </w:pPr>
            <w:ins w:id="4470" w:author="Muhamad Ridho Zul Khoiri" w:date="2026-07-14T14:11:00Z" w16du:dateUtc="2026-07-14T07:11:00Z">
              <w:r>
                <w:rPr>
                  <w:rFonts w:cs="Arial"/>
                  <w:sz w:val="18"/>
                  <w:szCs w:val="18"/>
                </w:rPr>
                <w:t>VP Ops, OIM/OM, OPAA, planners</w:t>
              </w:r>
            </w:ins>
          </w:p>
        </w:tc>
        <w:tc>
          <w:tcPr>
            <w:tcW w:w="1077" w:type="pct"/>
            <w:shd w:val="clear" w:color="auto" w:fill="DBE5F1" w:themeFill="accent1" w:themeFillTint="33"/>
            <w:vAlign w:val="center"/>
            <w:tcPrChange w:id="4471" w:author="Muhamad Ridho Zul Khoiri" w:date="2026-07-14T14:13:00Z" w16du:dateUtc="2026-07-14T07:13:00Z">
              <w:tcPr>
                <w:tcW w:w="888" w:type="pct"/>
                <w:gridSpan w:val="2"/>
                <w:shd w:val="clear" w:color="auto" w:fill="DBE5F1" w:themeFill="accent1" w:themeFillTint="33"/>
                <w:vAlign w:val="center"/>
              </w:tcPr>
            </w:tcPrChange>
          </w:tcPr>
          <w:p w14:paraId="2168BCAB" w14:textId="21B0A5E5" w:rsidR="00527613" w:rsidRPr="00FC721A" w:rsidRDefault="00527613" w:rsidP="00527613">
            <w:pPr>
              <w:ind w:left="-35"/>
              <w:jc w:val="center"/>
              <w:rPr>
                <w:ins w:id="4472" w:author="Muhamad Ridho Zul Khoiri" w:date="2026-07-14T14:05:00Z" w16du:dateUtc="2026-07-14T07:05:00Z"/>
                <w:rFonts w:cs="Arial"/>
                <w:sz w:val="18"/>
                <w:szCs w:val="18"/>
              </w:rPr>
            </w:pPr>
            <w:ins w:id="4473" w:author="Muhamad Ridho Zul Khoiri" w:date="2026-07-14T14:12:00Z" w16du:dateUtc="2026-07-14T07:12:00Z">
              <w:r>
                <w:rPr>
                  <w:rFonts w:cs="Arial"/>
                  <w:sz w:val="18"/>
                  <w:szCs w:val="18"/>
                </w:rPr>
                <w:t>Priorities, Readiness, Capacity, SIMOPS</w:t>
              </w:r>
            </w:ins>
          </w:p>
        </w:tc>
        <w:tc>
          <w:tcPr>
            <w:tcW w:w="1175" w:type="pct"/>
            <w:shd w:val="clear" w:color="auto" w:fill="DBE5F1" w:themeFill="accent1" w:themeFillTint="33"/>
            <w:vAlign w:val="center"/>
            <w:tcPrChange w:id="4474" w:author="Muhamad Ridho Zul Khoiri" w:date="2026-07-14T14:13:00Z" w16du:dateUtc="2026-07-14T07:13:00Z">
              <w:tcPr>
                <w:tcW w:w="945" w:type="pct"/>
                <w:gridSpan w:val="2"/>
                <w:shd w:val="clear" w:color="auto" w:fill="DBE5F1" w:themeFill="accent1" w:themeFillTint="33"/>
                <w:vAlign w:val="center"/>
              </w:tcPr>
            </w:tcPrChange>
          </w:tcPr>
          <w:p w14:paraId="4A1AA178" w14:textId="03FB04AB" w:rsidR="00527613" w:rsidRPr="00FC721A" w:rsidRDefault="00527613" w:rsidP="00527613">
            <w:pPr>
              <w:ind w:left="-35"/>
              <w:jc w:val="center"/>
              <w:rPr>
                <w:ins w:id="4475" w:author="Muhamad Ridho Zul Khoiri" w:date="2026-07-14T14:05:00Z" w16du:dateUtc="2026-07-14T07:05:00Z"/>
                <w:rFonts w:cs="Arial"/>
                <w:sz w:val="18"/>
                <w:szCs w:val="18"/>
              </w:rPr>
            </w:pPr>
            <w:ins w:id="4476" w:author="Muhamad Ridho Zul Khoiri" w:date="2026-07-14T14:12:00Z" w16du:dateUtc="2026-07-14T07:12:00Z">
              <w:r>
                <w:rPr>
                  <w:rFonts w:cs="Arial"/>
                  <w:sz w:val="18"/>
                  <w:szCs w:val="18"/>
                </w:rPr>
                <w:t>Gate 1 – 90D Plan</w:t>
              </w:r>
            </w:ins>
          </w:p>
        </w:tc>
      </w:tr>
      <w:tr w:rsidR="00527613" w:rsidRPr="00CF42A6" w14:paraId="2EC2D999" w14:textId="77777777" w:rsidTr="00527613">
        <w:trPr>
          <w:trHeight w:val="828"/>
          <w:ins w:id="4477" w:author="Muhamad Ridho Zul Khoiri" w:date="2026-07-14T14:05:00Z"/>
          <w:trPrChange w:id="4478" w:author="Muhamad Ridho Zul Khoiri" w:date="2026-07-14T14:13:00Z" w16du:dateUtc="2026-07-14T07:13:00Z">
            <w:trPr>
              <w:gridAfter w:val="0"/>
              <w:trHeight w:val="720"/>
            </w:trPr>
          </w:trPrChange>
        </w:trPr>
        <w:tc>
          <w:tcPr>
            <w:tcW w:w="1074" w:type="pct"/>
            <w:tcBorders>
              <w:right w:val="double" w:sz="4" w:space="0" w:color="auto"/>
            </w:tcBorders>
            <w:shd w:val="clear" w:color="auto" w:fill="0F243E" w:themeFill="text2" w:themeFillShade="80"/>
            <w:vAlign w:val="center"/>
            <w:hideMark/>
            <w:tcPrChange w:id="4479" w:author="Muhamad Ridho Zul Khoiri" w:date="2026-07-14T14:13:00Z" w16du:dateUtc="2026-07-14T07:13:00Z">
              <w:tcPr>
                <w:tcW w:w="944" w:type="pct"/>
                <w:tcBorders>
                  <w:right w:val="double" w:sz="4" w:space="0" w:color="auto"/>
                </w:tcBorders>
                <w:shd w:val="clear" w:color="auto" w:fill="0F243E" w:themeFill="text2" w:themeFillShade="80"/>
                <w:vAlign w:val="center"/>
                <w:hideMark/>
              </w:tcPr>
            </w:tcPrChange>
          </w:tcPr>
          <w:p w14:paraId="01972846" w14:textId="77777777" w:rsidR="00527613" w:rsidRPr="00FC721A" w:rsidRDefault="00527613" w:rsidP="00527613">
            <w:pPr>
              <w:ind w:left="-35"/>
              <w:jc w:val="center"/>
              <w:rPr>
                <w:ins w:id="4480" w:author="Muhamad Ridho Zul Khoiri" w:date="2026-07-14T14:05:00Z" w16du:dateUtc="2026-07-14T07:05:00Z"/>
                <w:rFonts w:cs="Arial"/>
                <w:i/>
                <w:iCs/>
                <w:sz w:val="18"/>
                <w:szCs w:val="18"/>
              </w:rPr>
            </w:pPr>
            <w:ins w:id="4481" w:author="Muhamad Ridho Zul Khoiri" w:date="2026-07-14T14:05:00Z" w16du:dateUtc="2026-07-14T07:05:00Z">
              <w:r w:rsidRPr="00FC721A">
                <w:rPr>
                  <w:rStyle w:val="Strong"/>
                  <w:rFonts w:cs="Arial"/>
                  <w:i/>
                  <w:iCs/>
                  <w:sz w:val="18"/>
                  <w:szCs w:val="18"/>
                </w:rPr>
                <w:t>30-Day Plan (30D)</w:t>
              </w:r>
            </w:ins>
          </w:p>
        </w:tc>
        <w:tc>
          <w:tcPr>
            <w:tcW w:w="596" w:type="pct"/>
            <w:tcBorders>
              <w:left w:val="double" w:sz="4" w:space="0" w:color="auto"/>
            </w:tcBorders>
            <w:shd w:val="clear" w:color="auto" w:fill="FDE9D9" w:themeFill="accent6" w:themeFillTint="33"/>
            <w:vAlign w:val="center"/>
            <w:tcPrChange w:id="4482" w:author="Muhamad Ridho Zul Khoiri" w:date="2026-07-14T14:13:00Z" w16du:dateUtc="2026-07-14T07:13:00Z">
              <w:tcPr>
                <w:tcW w:w="811" w:type="pct"/>
                <w:gridSpan w:val="3"/>
                <w:tcBorders>
                  <w:left w:val="double" w:sz="4" w:space="0" w:color="auto"/>
                </w:tcBorders>
                <w:shd w:val="clear" w:color="auto" w:fill="DBE5F1" w:themeFill="accent1" w:themeFillTint="33"/>
                <w:vAlign w:val="center"/>
              </w:tcPr>
            </w:tcPrChange>
          </w:tcPr>
          <w:p w14:paraId="1EF0B6CF" w14:textId="761A29D9" w:rsidR="00527613" w:rsidRPr="00782189" w:rsidRDefault="00527613" w:rsidP="00527613">
            <w:pPr>
              <w:ind w:left="-35"/>
              <w:jc w:val="center"/>
              <w:rPr>
                <w:ins w:id="4483" w:author="Muhamad Ridho Zul Khoiri" w:date="2026-07-14T14:05:00Z" w16du:dateUtc="2026-07-14T07:05:00Z"/>
                <w:rFonts w:cs="Arial"/>
                <w:i/>
                <w:iCs/>
                <w:sz w:val="18"/>
                <w:szCs w:val="18"/>
                <w:rPrChange w:id="4484" w:author="Muhamad Ridho Zul Khoiri" w:date="2026-07-14T14:14:00Z" w16du:dateUtc="2026-07-14T07:14:00Z">
                  <w:rPr>
                    <w:ins w:id="4485" w:author="Muhamad Ridho Zul Khoiri" w:date="2026-07-14T14:05:00Z" w16du:dateUtc="2026-07-14T07:05:00Z"/>
                    <w:rFonts w:cs="Arial"/>
                    <w:sz w:val="18"/>
                    <w:szCs w:val="18"/>
                  </w:rPr>
                </w:rPrChange>
              </w:rPr>
            </w:pPr>
            <w:ins w:id="4486" w:author="Muhamad Ridho Zul Khoiri" w:date="2026-07-14T14:10:00Z" w16du:dateUtc="2026-07-14T07:10:00Z">
              <w:r w:rsidRPr="00782189">
                <w:rPr>
                  <w:rFonts w:cs="Arial"/>
                  <w:i/>
                  <w:iCs/>
                  <w:sz w:val="18"/>
                  <w:szCs w:val="18"/>
                  <w:rPrChange w:id="4487" w:author="Muhamad Ridho Zul Khoiri" w:date="2026-07-14T14:14:00Z" w16du:dateUtc="2026-07-14T07:14:00Z">
                    <w:rPr>
                      <w:rFonts w:cs="Arial"/>
                      <w:sz w:val="18"/>
                      <w:szCs w:val="18"/>
                    </w:rPr>
                  </w:rPrChange>
                </w:rPr>
                <w:t>Monthly</w:t>
              </w:r>
            </w:ins>
          </w:p>
        </w:tc>
        <w:tc>
          <w:tcPr>
            <w:tcW w:w="1078" w:type="pct"/>
            <w:shd w:val="clear" w:color="auto" w:fill="DBE5F1" w:themeFill="accent1" w:themeFillTint="33"/>
            <w:vAlign w:val="center"/>
            <w:tcPrChange w:id="4488" w:author="Muhamad Ridho Zul Khoiri" w:date="2026-07-14T14:13:00Z" w16du:dateUtc="2026-07-14T07:13:00Z">
              <w:tcPr>
                <w:tcW w:w="811" w:type="pct"/>
                <w:shd w:val="clear" w:color="auto" w:fill="DBE5F1" w:themeFill="accent1" w:themeFillTint="33"/>
                <w:vAlign w:val="center"/>
              </w:tcPr>
            </w:tcPrChange>
          </w:tcPr>
          <w:p w14:paraId="13A1F194" w14:textId="389D7D0D" w:rsidR="00527613" w:rsidRPr="00FC721A" w:rsidRDefault="00527613" w:rsidP="00527613">
            <w:pPr>
              <w:ind w:left="-35"/>
              <w:jc w:val="center"/>
              <w:rPr>
                <w:ins w:id="4489" w:author="Muhamad Ridho Zul Khoiri" w:date="2026-07-14T14:05:00Z" w16du:dateUtc="2026-07-14T07:05:00Z"/>
                <w:rFonts w:cs="Arial"/>
                <w:sz w:val="18"/>
                <w:szCs w:val="18"/>
              </w:rPr>
            </w:pPr>
            <w:ins w:id="4490" w:author="Muhamad Ridho Zul Khoiri" w:date="2026-07-14T14:11:00Z" w16du:dateUtc="2026-07-14T07:11:00Z">
              <w:r>
                <w:rPr>
                  <w:rFonts w:cs="Arial"/>
                  <w:sz w:val="18"/>
                  <w:szCs w:val="18"/>
                </w:rPr>
                <w:t>OIM/OM, Superintendent, planners</w:t>
              </w:r>
            </w:ins>
          </w:p>
        </w:tc>
        <w:tc>
          <w:tcPr>
            <w:tcW w:w="1077" w:type="pct"/>
            <w:shd w:val="clear" w:color="auto" w:fill="DBE5F1" w:themeFill="accent1" w:themeFillTint="33"/>
            <w:vAlign w:val="center"/>
            <w:tcPrChange w:id="4491" w:author="Muhamad Ridho Zul Khoiri" w:date="2026-07-14T14:13:00Z" w16du:dateUtc="2026-07-14T07:13:00Z">
              <w:tcPr>
                <w:tcW w:w="888" w:type="pct"/>
                <w:gridSpan w:val="2"/>
                <w:shd w:val="clear" w:color="auto" w:fill="DBE5F1" w:themeFill="accent1" w:themeFillTint="33"/>
                <w:vAlign w:val="center"/>
              </w:tcPr>
            </w:tcPrChange>
          </w:tcPr>
          <w:p w14:paraId="6DEE8E9A" w14:textId="743B1EA9" w:rsidR="00527613" w:rsidRPr="00FC721A" w:rsidRDefault="00527613" w:rsidP="00527613">
            <w:pPr>
              <w:ind w:left="-35"/>
              <w:jc w:val="center"/>
              <w:rPr>
                <w:ins w:id="4492" w:author="Muhamad Ridho Zul Khoiri" w:date="2026-07-14T14:05:00Z" w16du:dateUtc="2026-07-14T07:05:00Z"/>
                <w:rFonts w:cs="Arial"/>
                <w:sz w:val="18"/>
                <w:szCs w:val="18"/>
              </w:rPr>
            </w:pPr>
            <w:ins w:id="4493" w:author="Muhamad Ridho Zul Khoiri" w:date="2026-07-14T14:12:00Z" w16du:dateUtc="2026-07-14T07:12:00Z">
              <w:r>
                <w:rPr>
                  <w:rFonts w:cs="Arial"/>
                  <w:sz w:val="18"/>
                  <w:szCs w:val="18"/>
                </w:rPr>
                <w:t>Readiness, Resources, HSE, MOC, SIMOPS</w:t>
              </w:r>
            </w:ins>
          </w:p>
        </w:tc>
        <w:tc>
          <w:tcPr>
            <w:tcW w:w="1175" w:type="pct"/>
            <w:shd w:val="clear" w:color="auto" w:fill="DBE5F1" w:themeFill="accent1" w:themeFillTint="33"/>
            <w:vAlign w:val="center"/>
            <w:tcPrChange w:id="4494" w:author="Muhamad Ridho Zul Khoiri" w:date="2026-07-14T14:13:00Z" w16du:dateUtc="2026-07-14T07:13:00Z">
              <w:tcPr>
                <w:tcW w:w="945" w:type="pct"/>
                <w:gridSpan w:val="2"/>
                <w:shd w:val="clear" w:color="auto" w:fill="DBE5F1" w:themeFill="accent1" w:themeFillTint="33"/>
                <w:vAlign w:val="center"/>
              </w:tcPr>
            </w:tcPrChange>
          </w:tcPr>
          <w:p w14:paraId="73E18BF3" w14:textId="06C4A44F" w:rsidR="00527613" w:rsidRPr="00FC721A" w:rsidRDefault="00527613" w:rsidP="00527613">
            <w:pPr>
              <w:ind w:left="-35"/>
              <w:jc w:val="center"/>
              <w:rPr>
                <w:ins w:id="4495" w:author="Muhamad Ridho Zul Khoiri" w:date="2026-07-14T14:05:00Z" w16du:dateUtc="2026-07-14T07:05:00Z"/>
                <w:rFonts w:cs="Arial"/>
                <w:sz w:val="18"/>
                <w:szCs w:val="18"/>
              </w:rPr>
            </w:pPr>
            <w:ins w:id="4496" w:author="Muhamad Ridho Zul Khoiri" w:date="2026-07-14T14:12:00Z" w16du:dateUtc="2026-07-14T07:12:00Z">
              <w:r>
                <w:rPr>
                  <w:rFonts w:cs="Arial"/>
                  <w:sz w:val="18"/>
                  <w:szCs w:val="18"/>
                </w:rPr>
                <w:t>Gate 2 – Frozen Plan</w:t>
              </w:r>
            </w:ins>
          </w:p>
        </w:tc>
      </w:tr>
      <w:tr w:rsidR="00527613" w:rsidRPr="00CF42A6" w14:paraId="1893D5F4" w14:textId="77777777" w:rsidTr="00527613">
        <w:trPr>
          <w:trHeight w:val="828"/>
          <w:ins w:id="4497" w:author="Muhamad Ridho Zul Khoiri" w:date="2026-07-14T14:05:00Z"/>
          <w:trPrChange w:id="4498" w:author="Muhamad Ridho Zul Khoiri" w:date="2026-07-14T14:13:00Z" w16du:dateUtc="2026-07-14T07:13:00Z">
            <w:trPr>
              <w:gridAfter w:val="0"/>
              <w:trHeight w:val="720"/>
            </w:trPr>
          </w:trPrChange>
        </w:trPr>
        <w:tc>
          <w:tcPr>
            <w:tcW w:w="1074" w:type="pct"/>
            <w:tcBorders>
              <w:right w:val="double" w:sz="4" w:space="0" w:color="auto"/>
            </w:tcBorders>
            <w:shd w:val="clear" w:color="auto" w:fill="0F243E" w:themeFill="text2" w:themeFillShade="80"/>
            <w:vAlign w:val="center"/>
            <w:hideMark/>
            <w:tcPrChange w:id="4499" w:author="Muhamad Ridho Zul Khoiri" w:date="2026-07-14T14:13:00Z" w16du:dateUtc="2026-07-14T07:13:00Z">
              <w:tcPr>
                <w:tcW w:w="944" w:type="pct"/>
                <w:tcBorders>
                  <w:right w:val="double" w:sz="4" w:space="0" w:color="auto"/>
                </w:tcBorders>
                <w:shd w:val="clear" w:color="auto" w:fill="0F243E" w:themeFill="text2" w:themeFillShade="80"/>
                <w:vAlign w:val="center"/>
                <w:hideMark/>
              </w:tcPr>
            </w:tcPrChange>
          </w:tcPr>
          <w:p w14:paraId="042280DA" w14:textId="77777777" w:rsidR="00527613" w:rsidRPr="00FC721A" w:rsidRDefault="00527613" w:rsidP="00527613">
            <w:pPr>
              <w:ind w:left="-35"/>
              <w:jc w:val="center"/>
              <w:rPr>
                <w:ins w:id="4500" w:author="Muhamad Ridho Zul Khoiri" w:date="2026-07-14T14:05:00Z" w16du:dateUtc="2026-07-14T07:05:00Z"/>
                <w:rFonts w:cs="Arial"/>
                <w:i/>
                <w:iCs/>
                <w:sz w:val="18"/>
                <w:szCs w:val="18"/>
              </w:rPr>
            </w:pPr>
            <w:ins w:id="4501" w:author="Muhamad Ridho Zul Khoiri" w:date="2026-07-14T14:05:00Z" w16du:dateUtc="2026-07-14T07:05:00Z">
              <w:r w:rsidRPr="00FC721A">
                <w:rPr>
                  <w:rStyle w:val="Strong"/>
                  <w:rFonts w:cs="Arial"/>
                  <w:i/>
                  <w:iCs/>
                  <w:sz w:val="18"/>
                  <w:szCs w:val="18"/>
                </w:rPr>
                <w:t>7-Day Plan / Plan Control</w:t>
              </w:r>
            </w:ins>
          </w:p>
        </w:tc>
        <w:tc>
          <w:tcPr>
            <w:tcW w:w="596" w:type="pct"/>
            <w:tcBorders>
              <w:left w:val="double" w:sz="4" w:space="0" w:color="auto"/>
            </w:tcBorders>
            <w:shd w:val="clear" w:color="auto" w:fill="FDE9D9" w:themeFill="accent6" w:themeFillTint="33"/>
            <w:vAlign w:val="center"/>
            <w:tcPrChange w:id="4502" w:author="Muhamad Ridho Zul Khoiri" w:date="2026-07-14T14:13:00Z" w16du:dateUtc="2026-07-14T07:13:00Z">
              <w:tcPr>
                <w:tcW w:w="811" w:type="pct"/>
                <w:gridSpan w:val="3"/>
                <w:tcBorders>
                  <w:left w:val="double" w:sz="4" w:space="0" w:color="auto"/>
                </w:tcBorders>
                <w:shd w:val="clear" w:color="auto" w:fill="DBE5F1" w:themeFill="accent1" w:themeFillTint="33"/>
                <w:vAlign w:val="center"/>
              </w:tcPr>
            </w:tcPrChange>
          </w:tcPr>
          <w:p w14:paraId="3AB5DC80" w14:textId="1D20C597" w:rsidR="00527613" w:rsidRPr="00782189" w:rsidRDefault="00527613" w:rsidP="00527613">
            <w:pPr>
              <w:ind w:left="-35"/>
              <w:jc w:val="center"/>
              <w:rPr>
                <w:ins w:id="4503" w:author="Muhamad Ridho Zul Khoiri" w:date="2026-07-14T14:05:00Z" w16du:dateUtc="2026-07-14T07:05:00Z"/>
                <w:rFonts w:cs="Arial"/>
                <w:i/>
                <w:iCs/>
                <w:sz w:val="18"/>
                <w:szCs w:val="18"/>
                <w:rPrChange w:id="4504" w:author="Muhamad Ridho Zul Khoiri" w:date="2026-07-14T14:14:00Z" w16du:dateUtc="2026-07-14T07:14:00Z">
                  <w:rPr>
                    <w:ins w:id="4505" w:author="Muhamad Ridho Zul Khoiri" w:date="2026-07-14T14:05:00Z" w16du:dateUtc="2026-07-14T07:05:00Z"/>
                    <w:rFonts w:cs="Arial"/>
                    <w:sz w:val="18"/>
                    <w:szCs w:val="18"/>
                  </w:rPr>
                </w:rPrChange>
              </w:rPr>
            </w:pPr>
            <w:ins w:id="4506" w:author="Muhamad Ridho Zul Khoiri" w:date="2026-07-14T14:11:00Z" w16du:dateUtc="2026-07-14T07:11:00Z">
              <w:r w:rsidRPr="00782189">
                <w:rPr>
                  <w:rFonts w:cs="Arial"/>
                  <w:i/>
                  <w:iCs/>
                  <w:sz w:val="18"/>
                  <w:szCs w:val="18"/>
                  <w:rPrChange w:id="4507" w:author="Muhamad Ridho Zul Khoiri" w:date="2026-07-14T14:14:00Z" w16du:dateUtc="2026-07-14T07:14:00Z">
                    <w:rPr>
                      <w:rFonts w:cs="Arial"/>
                      <w:sz w:val="18"/>
                      <w:szCs w:val="18"/>
                    </w:rPr>
                  </w:rPrChange>
                </w:rPr>
                <w:t>Weekly</w:t>
              </w:r>
            </w:ins>
          </w:p>
        </w:tc>
        <w:tc>
          <w:tcPr>
            <w:tcW w:w="1078" w:type="pct"/>
            <w:shd w:val="clear" w:color="auto" w:fill="DBE5F1" w:themeFill="accent1" w:themeFillTint="33"/>
            <w:vAlign w:val="center"/>
            <w:tcPrChange w:id="4508" w:author="Muhamad Ridho Zul Khoiri" w:date="2026-07-14T14:13:00Z" w16du:dateUtc="2026-07-14T07:13:00Z">
              <w:tcPr>
                <w:tcW w:w="811" w:type="pct"/>
                <w:shd w:val="clear" w:color="auto" w:fill="DBE5F1" w:themeFill="accent1" w:themeFillTint="33"/>
                <w:vAlign w:val="center"/>
              </w:tcPr>
            </w:tcPrChange>
          </w:tcPr>
          <w:p w14:paraId="6DD8E1E7" w14:textId="47470728" w:rsidR="00527613" w:rsidRPr="00FC721A" w:rsidRDefault="00527613" w:rsidP="00527613">
            <w:pPr>
              <w:ind w:left="-35"/>
              <w:jc w:val="center"/>
              <w:rPr>
                <w:ins w:id="4509" w:author="Muhamad Ridho Zul Khoiri" w:date="2026-07-14T14:05:00Z" w16du:dateUtc="2026-07-14T07:05:00Z"/>
                <w:rFonts w:cs="Arial"/>
                <w:sz w:val="18"/>
                <w:szCs w:val="18"/>
              </w:rPr>
            </w:pPr>
            <w:ins w:id="4510" w:author="Muhamad Ridho Zul Khoiri" w:date="2026-07-14T14:11:00Z" w16du:dateUtc="2026-07-14T07:11:00Z">
              <w:r>
                <w:rPr>
                  <w:rFonts w:cs="Arial"/>
                  <w:sz w:val="18"/>
                  <w:szCs w:val="18"/>
                </w:rPr>
                <w:t>Superintendent, planners, execution functions</w:t>
              </w:r>
            </w:ins>
          </w:p>
        </w:tc>
        <w:tc>
          <w:tcPr>
            <w:tcW w:w="1077" w:type="pct"/>
            <w:shd w:val="clear" w:color="auto" w:fill="DBE5F1" w:themeFill="accent1" w:themeFillTint="33"/>
            <w:vAlign w:val="center"/>
            <w:tcPrChange w:id="4511" w:author="Muhamad Ridho Zul Khoiri" w:date="2026-07-14T14:13:00Z" w16du:dateUtc="2026-07-14T07:13:00Z">
              <w:tcPr>
                <w:tcW w:w="888" w:type="pct"/>
                <w:gridSpan w:val="2"/>
                <w:shd w:val="clear" w:color="auto" w:fill="DBE5F1" w:themeFill="accent1" w:themeFillTint="33"/>
                <w:vAlign w:val="center"/>
              </w:tcPr>
            </w:tcPrChange>
          </w:tcPr>
          <w:p w14:paraId="49CFDF14" w14:textId="36A97AA0" w:rsidR="00527613" w:rsidRPr="00FC721A" w:rsidRDefault="00527613" w:rsidP="00527613">
            <w:pPr>
              <w:ind w:left="-35"/>
              <w:jc w:val="center"/>
              <w:rPr>
                <w:ins w:id="4512" w:author="Muhamad Ridho Zul Khoiri" w:date="2026-07-14T14:05:00Z" w16du:dateUtc="2026-07-14T07:05:00Z"/>
                <w:rFonts w:cs="Arial"/>
                <w:sz w:val="18"/>
                <w:szCs w:val="18"/>
              </w:rPr>
            </w:pPr>
            <w:ins w:id="4513" w:author="Muhamad Ridho Zul Khoiri" w:date="2026-07-14T14:12:00Z" w16du:dateUtc="2026-07-14T07:12:00Z">
              <w:r>
                <w:rPr>
                  <w:rFonts w:cs="Arial"/>
                  <w:sz w:val="18"/>
                  <w:szCs w:val="18"/>
                </w:rPr>
                <w:t>Final readiness, sequencing, constraint</w:t>
              </w:r>
            </w:ins>
          </w:p>
        </w:tc>
        <w:tc>
          <w:tcPr>
            <w:tcW w:w="1175" w:type="pct"/>
            <w:shd w:val="clear" w:color="auto" w:fill="DBE5F1" w:themeFill="accent1" w:themeFillTint="33"/>
            <w:vAlign w:val="center"/>
            <w:tcPrChange w:id="4514" w:author="Muhamad Ridho Zul Khoiri" w:date="2026-07-14T14:13:00Z" w16du:dateUtc="2026-07-14T07:13:00Z">
              <w:tcPr>
                <w:tcW w:w="945" w:type="pct"/>
                <w:gridSpan w:val="2"/>
                <w:shd w:val="clear" w:color="auto" w:fill="DBE5F1" w:themeFill="accent1" w:themeFillTint="33"/>
                <w:vAlign w:val="center"/>
              </w:tcPr>
            </w:tcPrChange>
          </w:tcPr>
          <w:p w14:paraId="46ADE76B" w14:textId="5B98363A" w:rsidR="00527613" w:rsidRPr="00FC721A" w:rsidRDefault="00527613" w:rsidP="00527613">
            <w:pPr>
              <w:ind w:left="-35"/>
              <w:jc w:val="center"/>
              <w:rPr>
                <w:ins w:id="4515" w:author="Muhamad Ridho Zul Khoiri" w:date="2026-07-14T14:05:00Z" w16du:dateUtc="2026-07-14T07:05:00Z"/>
                <w:rFonts w:cs="Arial"/>
                <w:sz w:val="18"/>
                <w:szCs w:val="18"/>
              </w:rPr>
            </w:pPr>
            <w:ins w:id="4516" w:author="Muhamad Ridho Zul Khoiri" w:date="2026-07-14T14:12:00Z" w16du:dateUtc="2026-07-14T07:12:00Z">
              <w:r>
                <w:rPr>
                  <w:rFonts w:cs="Arial"/>
                  <w:sz w:val="18"/>
                  <w:szCs w:val="18"/>
                </w:rPr>
                <w:t>Gate 3 – Weekly Plan</w:t>
              </w:r>
            </w:ins>
          </w:p>
        </w:tc>
      </w:tr>
    </w:tbl>
    <w:p w14:paraId="443A5279" w14:textId="77777777" w:rsidR="00527613" w:rsidRPr="00352E13" w:rsidRDefault="00527613" w:rsidP="00352E13">
      <w:pPr>
        <w:pStyle w:val="Paragraph"/>
        <w:spacing w:line="360" w:lineRule="auto"/>
        <w:rPr>
          <w:rFonts w:cs="Arial"/>
          <w:rPrChange w:id="4517" w:author="Muhamad Ridho Zul Khoiri" w:date="2026-07-14T13:59:00Z" w16du:dateUtc="2026-07-14T06:59:00Z">
            <w:rPr>
              <w:rFonts w:ascii="Times New Roman" w:hAnsi="Times New Roman"/>
              <w:color w:val="000000"/>
            </w:rPr>
          </w:rPrChange>
        </w:rPr>
      </w:pPr>
    </w:p>
    <w:p w14:paraId="217E0838" w14:textId="77777777" w:rsidR="002B06F2" w:rsidRPr="00CF42A6" w:rsidRDefault="002B06F2" w:rsidP="00BD290E">
      <w:pPr>
        <w:pStyle w:val="Heading2"/>
        <w:spacing w:before="0" w:after="0" w:line="360" w:lineRule="auto"/>
        <w:rPr>
          <w:rFonts w:cs="Arial"/>
          <w:bCs/>
          <w:sz w:val="20"/>
          <w:rPrChange w:id="4518" w:author="Muhamad Ridho Zul Khoiri" w:date="2026-07-14T10:44:00Z" w16du:dateUtc="2026-07-14T03:44:00Z">
            <w:rPr>
              <w:rFonts w:ascii="Times New Roman" w:hAnsi="Times New Roman"/>
              <w:bCs/>
              <w:sz w:val="20"/>
            </w:rPr>
          </w:rPrChange>
        </w:rPr>
      </w:pPr>
      <w:bookmarkStart w:id="4519" w:name="_Toc196309697"/>
      <w:r w:rsidRPr="00CF42A6">
        <w:rPr>
          <w:rFonts w:cs="Arial"/>
          <w:rPrChange w:id="4520" w:author="Muhamad Ridho Zul Khoiri" w:date="2026-07-14T10:44:00Z" w16du:dateUtc="2026-07-14T03:44:00Z">
            <w:rPr>
              <w:rFonts w:ascii="Times New Roman" w:hAnsi="Times New Roman"/>
            </w:rPr>
          </w:rPrChange>
        </w:rPr>
        <w:t>Meeting Term of Reference</w:t>
      </w:r>
      <w:bookmarkEnd w:id="4519"/>
    </w:p>
    <w:p w14:paraId="1E1A0C34" w14:textId="55DFCC67" w:rsidR="004A2FB4" w:rsidRPr="00CF42A6" w:rsidRDefault="004A2FB4" w:rsidP="00AA3BE2">
      <w:pPr>
        <w:pStyle w:val="Bodyendpara"/>
        <w:spacing w:before="0" w:after="0" w:line="360" w:lineRule="auto"/>
        <w:ind w:left="1080" w:right="0" w:firstLine="0"/>
        <w:jc w:val="both"/>
        <w:rPr>
          <w:rFonts w:cs="Arial"/>
          <w:rPrChange w:id="4521" w:author="Muhamad Ridho Zul Khoiri" w:date="2026-07-14T10:44:00Z" w16du:dateUtc="2026-07-14T03:44:00Z">
            <w:rPr>
              <w:rFonts w:ascii="Times New Roman" w:hAnsi="Times New Roman"/>
            </w:rPr>
          </w:rPrChange>
        </w:rPr>
      </w:pPr>
      <w:r w:rsidRPr="00CF42A6">
        <w:rPr>
          <w:rFonts w:cs="Arial"/>
          <w:rPrChange w:id="4522" w:author="Muhamad Ridho Zul Khoiri" w:date="2026-07-14T10:44:00Z" w16du:dateUtc="2026-07-14T03:44:00Z">
            <w:rPr>
              <w:rFonts w:ascii="Times New Roman" w:hAnsi="Times New Roman"/>
            </w:rPr>
          </w:rPrChange>
        </w:rPr>
        <w:t xml:space="preserve">Efficient and focused communication across the integrated planning processes requires that all regularly scheduled meetings be guided by a clear Terms of Reference (TOR). The TORs for each planning horizon are outlined in </w:t>
      </w:r>
      <w:r w:rsidR="00BE39EC" w:rsidRPr="002E6CF7">
        <w:rPr>
          <w:rFonts w:cs="Arial"/>
          <w:strike/>
          <w:highlight w:val="yellow"/>
          <w:rPrChange w:id="4523" w:author="Muhamad Ridho Zul Khoiri" w:date="2026-07-14T14:15:00Z" w16du:dateUtc="2026-07-14T07:15:00Z">
            <w:rPr>
              <w:rFonts w:ascii="Times New Roman" w:hAnsi="Times New Roman"/>
            </w:rPr>
          </w:rPrChange>
        </w:rPr>
        <w:fldChar w:fldCharType="begin"/>
      </w:r>
      <w:r w:rsidR="00BE39EC" w:rsidRPr="002E6CF7">
        <w:rPr>
          <w:rFonts w:cs="Arial"/>
          <w:strike/>
          <w:highlight w:val="yellow"/>
          <w:rPrChange w:id="4524" w:author="Muhamad Ridho Zul Khoiri" w:date="2026-07-14T14:15:00Z" w16du:dateUtc="2026-07-14T07:15:00Z">
            <w:rPr>
              <w:rFonts w:ascii="Times New Roman" w:hAnsi="Times New Roman"/>
            </w:rPr>
          </w:rPrChange>
        </w:rPr>
        <w:instrText xml:space="preserve"> REF _Ref193708499 \h  \* MERGEFORMAT </w:instrText>
      </w:r>
      <w:r w:rsidR="00BE39EC" w:rsidRPr="003B4BB5">
        <w:rPr>
          <w:rFonts w:cs="Arial"/>
          <w:strike/>
          <w:highlight w:val="yellow"/>
        </w:rPr>
      </w:r>
      <w:r w:rsidR="00BE39EC" w:rsidRPr="002E6CF7">
        <w:rPr>
          <w:rFonts w:cs="Arial"/>
          <w:strike/>
          <w:highlight w:val="yellow"/>
          <w:rPrChange w:id="4525" w:author="Muhamad Ridho Zul Khoiri" w:date="2026-07-14T14:15:00Z" w16du:dateUtc="2026-07-14T07:15:00Z">
            <w:rPr>
              <w:rFonts w:ascii="Times New Roman" w:hAnsi="Times New Roman"/>
            </w:rPr>
          </w:rPrChange>
        </w:rPr>
        <w:fldChar w:fldCharType="separate"/>
      </w:r>
      <w:ins w:id="4526" w:author="Muhamad Ridho Zul Khoiri" w:date="2026-07-13T15:29:00Z" w16du:dateUtc="2026-07-13T08:29:00Z">
        <w:r w:rsidR="00962012" w:rsidRPr="002E6CF7">
          <w:rPr>
            <w:rFonts w:cs="Arial"/>
            <w:strike/>
            <w:highlight w:val="yellow"/>
            <w:rPrChange w:id="4527" w:author="Muhamad Ridho Zul Khoiri" w:date="2026-07-14T14:15:00Z" w16du:dateUtc="2026-07-14T07:15:00Z">
              <w:rPr>
                <w:rFonts w:ascii="Times New Roman" w:hAnsi="Times New Roman"/>
                <w:sz w:val="24"/>
                <w:szCs w:val="24"/>
              </w:rPr>
            </w:rPrChange>
          </w:rPr>
          <w:t xml:space="preserve">Appendix </w:t>
        </w:r>
        <w:r w:rsidR="00962012" w:rsidRPr="002E6CF7">
          <w:rPr>
            <w:rFonts w:cs="Arial"/>
            <w:strike/>
            <w:noProof/>
            <w:highlight w:val="yellow"/>
            <w:rPrChange w:id="4528" w:author="Muhamad Ridho Zul Khoiri" w:date="2026-07-14T14:15:00Z" w16du:dateUtc="2026-07-14T07:15:00Z">
              <w:rPr>
                <w:rFonts w:ascii="Times New Roman" w:hAnsi="Times New Roman"/>
                <w:noProof/>
                <w:sz w:val="24"/>
                <w:szCs w:val="24"/>
              </w:rPr>
            </w:rPrChange>
          </w:rPr>
          <w:t>A</w:t>
        </w:r>
        <w:r w:rsidR="00962012" w:rsidRPr="002E6CF7">
          <w:rPr>
            <w:rFonts w:cs="Arial"/>
            <w:strike/>
            <w:highlight w:val="yellow"/>
            <w:rPrChange w:id="4529" w:author="Muhamad Ridho Zul Khoiri" w:date="2026-07-14T14:15:00Z" w16du:dateUtc="2026-07-14T07:15:00Z">
              <w:rPr>
                <w:rFonts w:ascii="Times New Roman" w:hAnsi="Times New Roman"/>
                <w:sz w:val="24"/>
                <w:szCs w:val="24"/>
              </w:rPr>
            </w:rPrChange>
          </w:rPr>
          <w:t xml:space="preserve"> – BU Life Planning</w:t>
        </w:r>
      </w:ins>
      <w:del w:id="4530" w:author="Muhamad Ridho Zul Khoiri" w:date="2026-07-13T15:29:00Z" w16du:dateUtc="2026-07-13T08:29:00Z">
        <w:r w:rsidR="009F1AB8" w:rsidRPr="002E6CF7" w:rsidDel="00962012">
          <w:rPr>
            <w:rFonts w:cs="Arial"/>
            <w:strike/>
            <w:highlight w:val="yellow"/>
            <w:rPrChange w:id="4531" w:author="Muhamad Ridho Zul Khoiri" w:date="2026-07-14T14:15:00Z" w16du:dateUtc="2026-07-14T07:15:00Z">
              <w:rPr>
                <w:rFonts w:ascii="Times New Roman" w:hAnsi="Times New Roman"/>
              </w:rPr>
            </w:rPrChange>
          </w:rPr>
          <w:delText xml:space="preserve">Appendix </w:delText>
        </w:r>
        <w:r w:rsidR="009F1AB8" w:rsidRPr="002E6CF7" w:rsidDel="00962012">
          <w:rPr>
            <w:rFonts w:cs="Arial"/>
            <w:strike/>
            <w:noProof/>
            <w:highlight w:val="yellow"/>
            <w:rPrChange w:id="4532" w:author="Muhamad Ridho Zul Khoiri" w:date="2026-07-14T14:15:00Z" w16du:dateUtc="2026-07-14T07:15:00Z">
              <w:rPr>
                <w:rFonts w:ascii="Times New Roman" w:hAnsi="Times New Roman"/>
                <w:noProof/>
              </w:rPr>
            </w:rPrChange>
          </w:rPr>
          <w:delText>A</w:delText>
        </w:r>
        <w:r w:rsidR="009F1AB8" w:rsidRPr="002E6CF7" w:rsidDel="00962012">
          <w:rPr>
            <w:rFonts w:cs="Arial"/>
            <w:strike/>
            <w:highlight w:val="yellow"/>
            <w:rPrChange w:id="4533" w:author="Muhamad Ridho Zul Khoiri" w:date="2026-07-14T14:15:00Z" w16du:dateUtc="2026-07-14T07:15:00Z">
              <w:rPr>
                <w:rFonts w:ascii="Times New Roman" w:hAnsi="Times New Roman"/>
              </w:rPr>
            </w:rPrChange>
          </w:rPr>
          <w:delText xml:space="preserve"> – BU Life Planning</w:delText>
        </w:r>
      </w:del>
      <w:r w:rsidR="00BE39EC" w:rsidRPr="002E6CF7">
        <w:rPr>
          <w:rFonts w:cs="Arial"/>
          <w:strike/>
          <w:highlight w:val="yellow"/>
          <w:rPrChange w:id="4534" w:author="Muhamad Ridho Zul Khoiri" w:date="2026-07-14T14:15:00Z" w16du:dateUtc="2026-07-14T07:15:00Z">
            <w:rPr>
              <w:rFonts w:ascii="Times New Roman" w:hAnsi="Times New Roman"/>
            </w:rPr>
          </w:rPrChange>
        </w:rPr>
        <w:fldChar w:fldCharType="end"/>
      </w:r>
      <w:r w:rsidR="00BE39EC" w:rsidRPr="002E6CF7">
        <w:rPr>
          <w:rFonts w:cs="Arial"/>
          <w:highlight w:val="yellow"/>
          <w:rPrChange w:id="4535" w:author="Muhamad Ridho Zul Khoiri" w:date="2026-07-14T14:15:00Z" w16du:dateUtc="2026-07-14T07:15:00Z">
            <w:rPr>
              <w:rFonts w:ascii="Times New Roman" w:hAnsi="Times New Roman"/>
            </w:rPr>
          </w:rPrChange>
        </w:rPr>
        <w:t xml:space="preserve"> </w:t>
      </w:r>
      <w:r w:rsidR="00BE39EC" w:rsidRPr="002E6CF7">
        <w:rPr>
          <w:rFonts w:cs="Arial"/>
          <w:strike/>
          <w:highlight w:val="yellow"/>
          <w:rPrChange w:id="4536" w:author="Muhamad Ridho Zul Khoiri" w:date="2026-07-14T14:15:00Z" w16du:dateUtc="2026-07-14T07:15:00Z">
            <w:rPr>
              <w:rFonts w:ascii="Times New Roman" w:hAnsi="Times New Roman"/>
            </w:rPr>
          </w:rPrChange>
        </w:rPr>
        <w:t>and</w:t>
      </w:r>
      <w:r w:rsidR="00BE39EC" w:rsidRPr="00CF42A6">
        <w:rPr>
          <w:rFonts w:cs="Arial"/>
          <w:rPrChange w:id="4537" w:author="Muhamad Ridho Zul Khoiri" w:date="2026-07-14T10:44:00Z" w16du:dateUtc="2026-07-14T03:44:00Z">
            <w:rPr>
              <w:rFonts w:ascii="Times New Roman" w:hAnsi="Times New Roman"/>
            </w:rPr>
          </w:rPrChange>
        </w:rPr>
        <w:t xml:space="preserve"> </w:t>
      </w:r>
      <w:r w:rsidR="00BE39EC" w:rsidRPr="00CF42A6">
        <w:rPr>
          <w:rFonts w:cs="Arial"/>
          <w:rPrChange w:id="4538" w:author="Muhamad Ridho Zul Khoiri" w:date="2026-07-14T10:44:00Z" w16du:dateUtc="2026-07-14T03:44:00Z">
            <w:rPr>
              <w:rFonts w:ascii="Times New Roman" w:hAnsi="Times New Roman"/>
            </w:rPr>
          </w:rPrChange>
        </w:rPr>
        <w:fldChar w:fldCharType="begin"/>
      </w:r>
      <w:r w:rsidR="00BE39EC" w:rsidRPr="00CF42A6">
        <w:rPr>
          <w:rFonts w:cs="Arial"/>
          <w:rPrChange w:id="4539" w:author="Muhamad Ridho Zul Khoiri" w:date="2026-07-14T10:44:00Z" w16du:dateUtc="2026-07-14T03:44:00Z">
            <w:rPr>
              <w:rFonts w:ascii="Times New Roman" w:hAnsi="Times New Roman"/>
            </w:rPr>
          </w:rPrChange>
        </w:rPr>
        <w:instrText xml:space="preserve"> REF _Ref193708527 \h  \* MERGEFORMAT </w:instrText>
      </w:r>
      <w:r w:rsidR="00BE39EC" w:rsidRPr="003B4BB5">
        <w:rPr>
          <w:rFonts w:cs="Arial"/>
        </w:rPr>
      </w:r>
      <w:r w:rsidR="00BE39EC" w:rsidRPr="00CF42A6">
        <w:rPr>
          <w:rFonts w:cs="Arial"/>
          <w:rPrChange w:id="4540" w:author="Muhamad Ridho Zul Khoiri" w:date="2026-07-14T10:44:00Z" w16du:dateUtc="2026-07-14T03:44:00Z">
            <w:rPr>
              <w:rFonts w:ascii="Times New Roman" w:hAnsi="Times New Roman"/>
            </w:rPr>
          </w:rPrChange>
        </w:rPr>
        <w:fldChar w:fldCharType="separate"/>
      </w:r>
      <w:ins w:id="4541" w:author="Muhamad Ridho Zul Khoiri" w:date="2026-07-13T15:29:00Z" w16du:dateUtc="2026-07-13T08:29:00Z">
        <w:r w:rsidR="00962012" w:rsidRPr="00CF42A6">
          <w:rPr>
            <w:rFonts w:cs="Arial"/>
            <w:rPrChange w:id="4542" w:author="Muhamad Ridho Zul Khoiri" w:date="2026-07-14T10:44:00Z" w16du:dateUtc="2026-07-14T03:44:00Z">
              <w:rPr>
                <w:rFonts w:ascii="Times New Roman" w:hAnsi="Times New Roman"/>
                <w:sz w:val="24"/>
                <w:szCs w:val="24"/>
              </w:rPr>
            </w:rPrChange>
          </w:rPr>
          <w:t xml:space="preserve">Appendix </w:t>
        </w:r>
        <w:r w:rsidR="00962012" w:rsidRPr="00CF42A6">
          <w:rPr>
            <w:rFonts w:cs="Arial"/>
            <w:noProof/>
            <w:rPrChange w:id="4543" w:author="Muhamad Ridho Zul Khoiri" w:date="2026-07-14T10:44:00Z" w16du:dateUtc="2026-07-14T03:44:00Z">
              <w:rPr>
                <w:rFonts w:ascii="Times New Roman" w:hAnsi="Times New Roman"/>
                <w:noProof/>
                <w:sz w:val="24"/>
                <w:szCs w:val="24"/>
              </w:rPr>
            </w:rPrChange>
          </w:rPr>
          <w:t>B</w:t>
        </w:r>
        <w:r w:rsidR="00962012" w:rsidRPr="00CF42A6">
          <w:rPr>
            <w:rFonts w:cs="Arial"/>
            <w:rPrChange w:id="4544" w:author="Muhamad Ridho Zul Khoiri" w:date="2026-07-14T10:44:00Z" w16du:dateUtc="2026-07-14T03:44:00Z">
              <w:rPr>
                <w:rFonts w:ascii="Times New Roman" w:hAnsi="Times New Roman"/>
                <w:sz w:val="24"/>
                <w:szCs w:val="24"/>
              </w:rPr>
            </w:rPrChange>
          </w:rPr>
          <w:t xml:space="preserve"> – Meeting Term of Reference</w:t>
        </w:r>
      </w:ins>
      <w:del w:id="4545" w:author="Muhamad Ridho Zul Khoiri" w:date="2026-07-13T15:29:00Z" w16du:dateUtc="2026-07-13T08:29:00Z">
        <w:r w:rsidR="009F1AB8" w:rsidRPr="00CF42A6" w:rsidDel="00962012">
          <w:rPr>
            <w:rFonts w:cs="Arial"/>
            <w:rPrChange w:id="4546" w:author="Muhamad Ridho Zul Khoiri" w:date="2026-07-14T10:44:00Z" w16du:dateUtc="2026-07-14T03:44:00Z">
              <w:rPr>
                <w:rFonts w:ascii="Times New Roman" w:hAnsi="Times New Roman"/>
              </w:rPr>
            </w:rPrChange>
          </w:rPr>
          <w:delText xml:space="preserve">Appendix </w:delText>
        </w:r>
        <w:r w:rsidR="009F1AB8" w:rsidRPr="00CF42A6" w:rsidDel="00962012">
          <w:rPr>
            <w:rFonts w:cs="Arial"/>
            <w:noProof/>
            <w:rPrChange w:id="4547" w:author="Muhamad Ridho Zul Khoiri" w:date="2026-07-14T10:44:00Z" w16du:dateUtc="2026-07-14T03:44:00Z">
              <w:rPr>
                <w:rFonts w:ascii="Times New Roman" w:hAnsi="Times New Roman"/>
                <w:noProof/>
              </w:rPr>
            </w:rPrChange>
          </w:rPr>
          <w:delText>B</w:delText>
        </w:r>
        <w:r w:rsidR="009F1AB8" w:rsidRPr="00CF42A6" w:rsidDel="00962012">
          <w:rPr>
            <w:rFonts w:cs="Arial"/>
            <w:rPrChange w:id="4548" w:author="Muhamad Ridho Zul Khoiri" w:date="2026-07-14T10:44:00Z" w16du:dateUtc="2026-07-14T03:44:00Z">
              <w:rPr>
                <w:rFonts w:ascii="Times New Roman" w:hAnsi="Times New Roman"/>
              </w:rPr>
            </w:rPrChange>
          </w:rPr>
          <w:delText xml:space="preserve"> – Meeting Term of Reference</w:delText>
        </w:r>
      </w:del>
      <w:r w:rsidR="00BE39EC" w:rsidRPr="00CF42A6">
        <w:rPr>
          <w:rFonts w:cs="Arial"/>
          <w:rPrChange w:id="4549" w:author="Muhamad Ridho Zul Khoiri" w:date="2026-07-14T10:44:00Z" w16du:dateUtc="2026-07-14T03:44:00Z">
            <w:rPr>
              <w:rFonts w:ascii="Times New Roman" w:hAnsi="Times New Roman"/>
            </w:rPr>
          </w:rPrChange>
        </w:rPr>
        <w:fldChar w:fldCharType="end"/>
      </w:r>
      <w:r w:rsidR="00096A5B" w:rsidRPr="00CF42A6">
        <w:rPr>
          <w:rFonts w:cs="Arial"/>
          <w:rPrChange w:id="4550" w:author="Muhamad Ridho Zul Khoiri" w:date="2026-07-14T10:44:00Z" w16du:dateUtc="2026-07-14T03:44:00Z">
            <w:rPr>
              <w:rFonts w:ascii="Times New Roman" w:hAnsi="Times New Roman"/>
            </w:rPr>
          </w:rPrChange>
        </w:rPr>
        <w:t>.</w:t>
      </w:r>
    </w:p>
    <w:p w14:paraId="73D8D294" w14:textId="77777777" w:rsidR="00AA3BE2" w:rsidRPr="00CF42A6" w:rsidRDefault="00AA3BE2">
      <w:pPr>
        <w:pStyle w:val="Bodyendpara"/>
        <w:spacing w:before="0" w:after="0" w:line="360" w:lineRule="auto"/>
        <w:ind w:left="0" w:right="0" w:firstLine="0"/>
        <w:jc w:val="both"/>
        <w:rPr>
          <w:rFonts w:cs="Arial"/>
          <w:rPrChange w:id="4551" w:author="Muhamad Ridho Zul Khoiri" w:date="2026-07-14T10:44:00Z" w16du:dateUtc="2026-07-14T03:44:00Z">
            <w:rPr>
              <w:rFonts w:ascii="Times New Roman" w:hAnsi="Times New Roman"/>
            </w:rPr>
          </w:rPrChange>
        </w:rPr>
        <w:pPrChange w:id="4552" w:author="Muhamad Ridho Zul Khoiri" w:date="2026-07-14T14:15:00Z" w16du:dateUtc="2026-07-14T07:15:00Z">
          <w:pPr>
            <w:pStyle w:val="Bodyendpara"/>
            <w:spacing w:before="0" w:after="0" w:line="360" w:lineRule="auto"/>
            <w:ind w:left="1080" w:right="0" w:firstLine="0"/>
            <w:jc w:val="both"/>
          </w:pPr>
        </w:pPrChange>
      </w:pPr>
    </w:p>
    <w:p w14:paraId="292591D4" w14:textId="77777777" w:rsidR="009E5B00" w:rsidRPr="00CF42A6" w:rsidRDefault="009E5B00">
      <w:pPr>
        <w:jc w:val="left"/>
        <w:rPr>
          <w:rFonts w:cs="Arial"/>
          <w:b/>
          <w:kern w:val="28"/>
          <w:sz w:val="28"/>
          <w:rPrChange w:id="4553" w:author="Muhamad Ridho Zul Khoiri" w:date="2026-07-14T10:44:00Z" w16du:dateUtc="2026-07-14T03:44:00Z">
            <w:rPr>
              <w:rFonts w:ascii="Times New Roman" w:hAnsi="Times New Roman"/>
              <w:b/>
              <w:kern w:val="28"/>
              <w:sz w:val="28"/>
            </w:rPr>
          </w:rPrChange>
        </w:rPr>
      </w:pPr>
      <w:r w:rsidRPr="00CF42A6">
        <w:rPr>
          <w:rFonts w:cs="Arial"/>
          <w:rPrChange w:id="4554" w:author="Muhamad Ridho Zul Khoiri" w:date="2026-07-14T10:44:00Z" w16du:dateUtc="2026-07-14T03:44:00Z">
            <w:rPr>
              <w:rFonts w:ascii="Times New Roman" w:hAnsi="Times New Roman"/>
            </w:rPr>
          </w:rPrChange>
        </w:rPr>
        <w:br w:type="page"/>
      </w:r>
    </w:p>
    <w:p w14:paraId="217E084A" w14:textId="765EAD26" w:rsidR="006A7B77" w:rsidRPr="00CF42A6" w:rsidDel="009400CC" w:rsidRDefault="004B7C62" w:rsidP="00AA3BE2">
      <w:pPr>
        <w:pStyle w:val="Heading1"/>
        <w:spacing w:before="0"/>
        <w:rPr>
          <w:del w:id="4555" w:author="Muhamad Ridho Zul Khoiri" w:date="2026-07-10T15:32:00Z" w16du:dateUtc="2026-07-10T08:32:00Z"/>
          <w:rFonts w:cs="Arial"/>
          <w:rPrChange w:id="4556" w:author="Muhamad Ridho Zul Khoiri" w:date="2026-07-14T10:44:00Z" w16du:dateUtc="2026-07-14T03:44:00Z">
            <w:rPr>
              <w:del w:id="4557" w:author="Muhamad Ridho Zul Khoiri" w:date="2026-07-10T15:32:00Z" w16du:dateUtc="2026-07-10T08:32:00Z"/>
              <w:rFonts w:ascii="Times New Roman" w:hAnsi="Times New Roman"/>
            </w:rPr>
          </w:rPrChange>
        </w:rPr>
      </w:pPr>
      <w:bookmarkStart w:id="4558" w:name="_Toc196309698"/>
      <w:r w:rsidRPr="00CF42A6">
        <w:rPr>
          <w:rFonts w:cs="Arial"/>
          <w:b w:val="0"/>
          <w:rPrChange w:id="4559" w:author="Muhamad Ridho Zul Khoiri" w:date="2026-07-14T10:44:00Z" w16du:dateUtc="2026-07-14T03:44:00Z">
            <w:rPr>
              <w:rFonts w:ascii="Times New Roman" w:hAnsi="Times New Roman"/>
              <w:b w:val="0"/>
            </w:rPr>
          </w:rPrChange>
        </w:rPr>
        <w:lastRenderedPageBreak/>
        <w:t>Criteria of Activities Inclusion into Plan</w:t>
      </w:r>
      <w:bookmarkEnd w:id="4558"/>
    </w:p>
    <w:p w14:paraId="6F4B5286" w14:textId="2CE81FB3" w:rsidR="009400CC" w:rsidRPr="00CF42A6" w:rsidRDefault="004A2FB4">
      <w:pPr>
        <w:pStyle w:val="Heading1"/>
        <w:spacing w:before="0"/>
        <w:rPr>
          <w:ins w:id="4560" w:author="Muhamad Ridho Zul Khoiri" w:date="2026-07-10T15:31:00Z" w16du:dateUtc="2026-07-10T08:31:00Z"/>
          <w:rFonts w:cs="Arial"/>
        </w:rPr>
        <w:pPrChange w:id="4561" w:author="Muhamad Ridho Zul Khoiri" w:date="2026-07-10T15:32:00Z" w16du:dateUtc="2026-07-10T08:32:00Z">
          <w:pPr>
            <w:spacing w:line="360" w:lineRule="auto"/>
            <w:ind w:left="1080"/>
          </w:pPr>
        </w:pPrChange>
      </w:pPr>
      <w:del w:id="4562" w:author="Muhamad Ridho Zul Khoiri" w:date="2026-07-10T15:32:00Z" w16du:dateUtc="2026-07-10T08:32:00Z">
        <w:r w:rsidRPr="00CF42A6" w:rsidDel="009400CC">
          <w:rPr>
            <w:rFonts w:cs="Arial"/>
          </w:rPr>
          <w:delText xml:space="preserve">A typical list of activities for each planning horizon is summarized in Appendix </w:delText>
        </w:r>
        <w:r w:rsidR="00420241" w:rsidRPr="00CF42A6" w:rsidDel="009400CC">
          <w:rPr>
            <w:rFonts w:cs="Arial"/>
          </w:rPr>
          <w:delText>C</w:delText>
        </w:r>
        <w:r w:rsidRPr="00CF42A6" w:rsidDel="009400CC">
          <w:rPr>
            <w:rFonts w:cs="Arial"/>
          </w:rPr>
          <w:delText xml:space="preserve">. </w:delText>
        </w:r>
      </w:del>
    </w:p>
    <w:p w14:paraId="7C60FC12" w14:textId="7753E858" w:rsidR="00D377FE" w:rsidRPr="009C369C" w:rsidRDefault="00D377FE">
      <w:pPr>
        <w:spacing w:after="240" w:line="360" w:lineRule="auto"/>
        <w:ind w:left="1080"/>
        <w:rPr>
          <w:ins w:id="4563" w:author="Muhamad Ridho Zul Khoiri" w:date="2026-07-14T14:55:00Z" w16du:dateUtc="2026-07-14T07:55:00Z"/>
          <w:rFonts w:cs="Arial"/>
        </w:rPr>
        <w:pPrChange w:id="4564" w:author="Muhamad Ridho Zul Khoiri" w:date="2026-07-14T14:57:00Z" w16du:dateUtc="2026-07-14T07:57:00Z">
          <w:pPr>
            <w:pStyle w:val="Heading2"/>
            <w:spacing w:before="0" w:after="0" w:line="360" w:lineRule="auto"/>
          </w:pPr>
        </w:pPrChange>
      </w:pPr>
      <w:ins w:id="4565" w:author="Muhamad Ridho Zul Khoiri" w:date="2026-07-14T14:55:00Z" w16du:dateUtc="2026-07-14T07:55:00Z">
        <w:r w:rsidRPr="00D377FE">
          <w:rPr>
            <w:rFonts w:cs="Arial"/>
          </w:rPr>
          <w:t>Activities shall be included in the Integrated Planning process based on the level of visibility required within each planning horizon. The level of inclusion may vary depending on the activity type, operational or production impact, resource requirements, business materiality, cross-functional</w:t>
        </w:r>
      </w:ins>
      <w:ins w:id="4566" w:author="Muhamad Ridho Zul Khoiri" w:date="2026-07-14T15:03:00Z" w16du:dateUtc="2026-07-14T08:03:00Z">
        <w:r w:rsidR="004E215A">
          <w:rPr>
            <w:rFonts w:cs="Arial"/>
          </w:rPr>
          <w:t xml:space="preserve"> stakeholders</w:t>
        </w:r>
      </w:ins>
      <w:ins w:id="4567" w:author="Muhamad Ridho Zul Khoiri" w:date="2026-07-14T14:55:00Z" w16du:dateUtc="2026-07-14T07:55:00Z">
        <w:r w:rsidRPr="00D377FE">
          <w:rPr>
            <w:rFonts w:cs="Arial"/>
          </w:rPr>
          <w:t>, and other applicable planning considerations.</w:t>
        </w:r>
      </w:ins>
    </w:p>
    <w:p w14:paraId="3482BF99" w14:textId="2EC73335" w:rsidR="009400CC" w:rsidRPr="00CF42A6" w:rsidRDefault="009400CC" w:rsidP="009400CC">
      <w:pPr>
        <w:pStyle w:val="Heading2"/>
        <w:spacing w:before="0" w:after="0" w:line="360" w:lineRule="auto"/>
        <w:rPr>
          <w:ins w:id="4568" w:author="Muhamad Ridho Zul Khoiri" w:date="2026-07-10T15:31:00Z" w16du:dateUtc="2026-07-10T08:31:00Z"/>
          <w:rFonts w:cs="Arial"/>
          <w:bCs/>
          <w:sz w:val="20"/>
          <w:rPrChange w:id="4569" w:author="Muhamad Ridho Zul Khoiri" w:date="2026-07-14T10:44:00Z" w16du:dateUtc="2026-07-14T03:44:00Z">
            <w:rPr>
              <w:ins w:id="4570" w:author="Muhamad Ridho Zul Khoiri" w:date="2026-07-10T15:31:00Z" w16du:dateUtc="2026-07-10T08:31:00Z"/>
              <w:rFonts w:ascii="Times New Roman" w:hAnsi="Times New Roman"/>
              <w:bCs/>
              <w:sz w:val="20"/>
            </w:rPr>
          </w:rPrChange>
        </w:rPr>
      </w:pPr>
      <w:ins w:id="4571" w:author="Muhamad Ridho Zul Khoiri" w:date="2026-07-10T15:31:00Z" w16du:dateUtc="2026-07-10T08:31:00Z">
        <w:r w:rsidRPr="00CF42A6">
          <w:rPr>
            <w:rFonts w:cs="Arial"/>
            <w:rPrChange w:id="4572" w:author="Muhamad Ridho Zul Khoiri" w:date="2026-07-14T10:44:00Z" w16du:dateUtc="2026-07-14T03:44:00Z">
              <w:rPr>
                <w:rFonts w:ascii="Times New Roman" w:hAnsi="Times New Roman"/>
              </w:rPr>
            </w:rPrChange>
          </w:rPr>
          <w:t>Inclusion Criteria Matrix</w:t>
        </w:r>
      </w:ins>
    </w:p>
    <w:p w14:paraId="2AC319C3" w14:textId="795D7A28" w:rsidR="00A2489C" w:rsidRPr="00A2489C" w:rsidRDefault="00A2489C">
      <w:pPr>
        <w:spacing w:line="360" w:lineRule="auto"/>
        <w:ind w:left="1080"/>
        <w:rPr>
          <w:ins w:id="4573" w:author="Muhamad Ridho Zul Khoiri" w:date="2026-07-14T15:02:00Z" w16du:dateUtc="2026-07-14T08:02:00Z"/>
          <w:rPrChange w:id="4574" w:author="Muhamad Ridho Zul Khoiri" w:date="2026-07-14T15:02:00Z" w16du:dateUtc="2026-07-14T08:02:00Z">
            <w:rPr>
              <w:ins w:id="4575" w:author="Muhamad Ridho Zul Khoiri" w:date="2026-07-14T15:02:00Z" w16du:dateUtc="2026-07-14T08:02:00Z"/>
              <w:b/>
              <w:bCs/>
              <w:highlight w:val="yellow"/>
            </w:rPr>
          </w:rPrChange>
        </w:rPr>
        <w:pPrChange w:id="4576" w:author="Muhamad Ridho Zul Khoiri" w:date="2026-07-14T15:02:00Z" w16du:dateUtc="2026-07-14T08:02:00Z">
          <w:pPr>
            <w:pStyle w:val="ListParagraph"/>
            <w:numPr>
              <w:numId w:val="86"/>
            </w:numPr>
            <w:spacing w:line="360" w:lineRule="auto"/>
            <w:ind w:left="1800" w:hanging="360"/>
          </w:pPr>
        </w:pPrChange>
      </w:pPr>
      <w:ins w:id="4577" w:author="Muhamad Ridho Zul Khoiri" w:date="2026-07-14T15:02:00Z" w16du:dateUtc="2026-07-14T08:02:00Z">
        <w:r w:rsidRPr="00A2489C">
          <w:rPr>
            <w:rFonts w:cs="Arial"/>
          </w:rPr>
          <w:t>Not every activity requires the same level of visibility across all planning horizons. This guideline provides general criteria for determining which activities should be included in each horizon, considering the following factors:</w:t>
        </w:r>
      </w:ins>
    </w:p>
    <w:p w14:paraId="09D8C9F4" w14:textId="58FADB7C" w:rsidR="009F5CBC" w:rsidRPr="009C369C" w:rsidRDefault="009F5CBC">
      <w:pPr>
        <w:pStyle w:val="ListParagraph"/>
        <w:numPr>
          <w:ilvl w:val="0"/>
          <w:numId w:val="86"/>
        </w:numPr>
        <w:spacing w:line="360" w:lineRule="auto"/>
        <w:rPr>
          <w:ins w:id="4578" w:author="Muhamad Ridho Zul Khoiri" w:date="2026-07-14T14:56:00Z" w16du:dateUtc="2026-07-14T07:56:00Z"/>
          <w:highlight w:val="yellow"/>
          <w:rPrChange w:id="4579" w:author="Muhamad Ridho Zul Khoiri" w:date="2026-07-14T15:02:00Z" w16du:dateUtc="2026-07-14T08:02:00Z">
            <w:rPr>
              <w:ins w:id="4580" w:author="Muhamad Ridho Zul Khoiri" w:date="2026-07-14T14:56:00Z" w16du:dateUtc="2026-07-14T07:56:00Z"/>
              <w:rFonts w:cs="Arial"/>
            </w:rPr>
          </w:rPrChange>
        </w:rPr>
        <w:pPrChange w:id="4581" w:author="Muhamad Ridho Zul Khoiri" w:date="2026-07-14T14:57:00Z" w16du:dateUtc="2026-07-14T07:57:00Z">
          <w:pPr>
            <w:spacing w:line="360" w:lineRule="auto"/>
            <w:ind w:left="1080"/>
          </w:pPr>
        </w:pPrChange>
      </w:pPr>
      <w:ins w:id="4582" w:author="Muhamad Ridho Zul Khoiri" w:date="2026-07-14T14:56:00Z" w16du:dateUtc="2026-07-14T07:56:00Z">
        <w:r w:rsidRPr="009C369C">
          <w:rPr>
            <w:b/>
            <w:bCs/>
            <w:highlight w:val="yellow"/>
            <w:rPrChange w:id="4583" w:author="Muhamad Ridho Zul Khoiri" w:date="2026-07-14T15:02:00Z" w16du:dateUtc="2026-07-14T08:02:00Z">
              <w:rPr/>
            </w:rPrChange>
          </w:rPr>
          <w:t>Activity Type</w:t>
        </w:r>
        <w:r w:rsidRPr="009C369C">
          <w:rPr>
            <w:highlight w:val="yellow"/>
            <w:rPrChange w:id="4584" w:author="Muhamad Ridho Zul Khoiri" w:date="2026-07-14T15:02:00Z" w16du:dateUtc="2026-07-14T08:02:00Z">
              <w:rPr/>
            </w:rPrChange>
          </w:rPr>
          <w:t>. Activities are identified as either Function-specific or Integrated, depending on the level of cross-functional coordination required.</w:t>
        </w:r>
      </w:ins>
    </w:p>
    <w:p w14:paraId="5CC8545B" w14:textId="77777777" w:rsidR="009F5CBC" w:rsidRPr="009C369C" w:rsidRDefault="009F5CBC">
      <w:pPr>
        <w:pStyle w:val="ListParagraph"/>
        <w:numPr>
          <w:ilvl w:val="0"/>
          <w:numId w:val="86"/>
        </w:numPr>
        <w:spacing w:line="360" w:lineRule="auto"/>
        <w:rPr>
          <w:ins w:id="4585" w:author="Muhamad Ridho Zul Khoiri" w:date="2026-07-14T14:56:00Z" w16du:dateUtc="2026-07-14T07:56:00Z"/>
          <w:highlight w:val="yellow"/>
          <w:rPrChange w:id="4586" w:author="Muhamad Ridho Zul Khoiri" w:date="2026-07-14T15:02:00Z" w16du:dateUtc="2026-07-14T08:02:00Z">
            <w:rPr>
              <w:ins w:id="4587" w:author="Muhamad Ridho Zul Khoiri" w:date="2026-07-14T14:56:00Z" w16du:dateUtc="2026-07-14T07:56:00Z"/>
              <w:rFonts w:cs="Arial"/>
            </w:rPr>
          </w:rPrChange>
        </w:rPr>
        <w:pPrChange w:id="4588" w:author="Muhamad Ridho Zul Khoiri" w:date="2026-07-14T14:57:00Z" w16du:dateUtc="2026-07-14T07:57:00Z">
          <w:pPr>
            <w:spacing w:line="360" w:lineRule="auto"/>
            <w:ind w:left="1080"/>
          </w:pPr>
        </w:pPrChange>
      </w:pPr>
      <w:ins w:id="4589" w:author="Muhamad Ridho Zul Khoiri" w:date="2026-07-14T14:56:00Z" w16du:dateUtc="2026-07-14T07:56:00Z">
        <w:r w:rsidRPr="009C369C">
          <w:rPr>
            <w:b/>
            <w:bCs/>
            <w:highlight w:val="yellow"/>
            <w:rPrChange w:id="4590" w:author="Muhamad Ridho Zul Khoiri" w:date="2026-07-14T15:02:00Z" w16du:dateUtc="2026-07-14T08:02:00Z">
              <w:rPr/>
            </w:rPrChange>
          </w:rPr>
          <w:t>Planning Horizon</w:t>
        </w:r>
        <w:r w:rsidRPr="009C369C">
          <w:rPr>
            <w:highlight w:val="yellow"/>
            <w:rPrChange w:id="4591" w:author="Muhamad Ridho Zul Khoiri" w:date="2026-07-14T15:02:00Z" w16du:dateUtc="2026-07-14T08:02:00Z">
              <w:rPr/>
            </w:rPrChange>
          </w:rPr>
          <w:t>. Activity inclusion is assessed across the applicable planning horizons, from LTP through short-term operational planning and execution control.</w:t>
        </w:r>
      </w:ins>
    </w:p>
    <w:p w14:paraId="0C59022D" w14:textId="77777777" w:rsidR="009F5CBC" w:rsidRPr="009C369C" w:rsidRDefault="009F5CBC">
      <w:pPr>
        <w:pStyle w:val="ListParagraph"/>
        <w:numPr>
          <w:ilvl w:val="0"/>
          <w:numId w:val="86"/>
        </w:numPr>
        <w:spacing w:line="360" w:lineRule="auto"/>
        <w:rPr>
          <w:ins w:id="4592" w:author="Muhamad Ridho Zul Khoiri" w:date="2026-07-14T14:56:00Z" w16du:dateUtc="2026-07-14T07:56:00Z"/>
          <w:highlight w:val="yellow"/>
          <w:rPrChange w:id="4593" w:author="Muhamad Ridho Zul Khoiri" w:date="2026-07-14T15:02:00Z" w16du:dateUtc="2026-07-14T08:02:00Z">
            <w:rPr>
              <w:ins w:id="4594" w:author="Muhamad Ridho Zul Khoiri" w:date="2026-07-14T14:56:00Z" w16du:dateUtc="2026-07-14T07:56:00Z"/>
              <w:rFonts w:cs="Arial"/>
            </w:rPr>
          </w:rPrChange>
        </w:rPr>
        <w:pPrChange w:id="4595" w:author="Muhamad Ridho Zul Khoiri" w:date="2026-07-14T14:57:00Z" w16du:dateUtc="2026-07-14T07:57:00Z">
          <w:pPr>
            <w:spacing w:line="360" w:lineRule="auto"/>
            <w:ind w:left="1080"/>
          </w:pPr>
        </w:pPrChange>
      </w:pPr>
      <w:ins w:id="4596" w:author="Muhamad Ridho Zul Khoiri" w:date="2026-07-14T14:56:00Z" w16du:dateUtc="2026-07-14T07:56:00Z">
        <w:r w:rsidRPr="009C369C">
          <w:rPr>
            <w:b/>
            <w:bCs/>
            <w:highlight w:val="yellow"/>
            <w:rPrChange w:id="4597" w:author="Muhamad Ridho Zul Khoiri" w:date="2026-07-14T15:02:00Z" w16du:dateUtc="2026-07-14T08:02:00Z">
              <w:rPr/>
            </w:rPrChange>
          </w:rPr>
          <w:t>Inclusion Criteria</w:t>
        </w:r>
        <w:r w:rsidRPr="009C369C">
          <w:rPr>
            <w:highlight w:val="yellow"/>
            <w:rPrChange w:id="4598" w:author="Muhamad Ridho Zul Khoiri" w:date="2026-07-14T15:02:00Z" w16du:dateUtc="2026-07-14T08:02:00Z">
              <w:rPr/>
            </w:rPrChange>
          </w:rPr>
          <w:t>. Activities may be included based on defined conditions or thresholds, such as operational or production impact, workforce or resource requirements, financial materiality, regulatory or approval requirements, and other activity-specific considerations.</w:t>
        </w:r>
      </w:ins>
    </w:p>
    <w:p w14:paraId="39A7179A" w14:textId="41092345" w:rsidR="009F5CBC" w:rsidRPr="009C369C" w:rsidRDefault="009F5CBC">
      <w:pPr>
        <w:pStyle w:val="ListParagraph"/>
        <w:numPr>
          <w:ilvl w:val="0"/>
          <w:numId w:val="86"/>
        </w:numPr>
        <w:spacing w:line="360" w:lineRule="auto"/>
        <w:rPr>
          <w:ins w:id="4599" w:author="Muhamad Ridho Zul Khoiri" w:date="2026-07-14T14:56:00Z" w16du:dateUtc="2026-07-14T07:56:00Z"/>
          <w:highlight w:val="yellow"/>
          <w:rPrChange w:id="4600" w:author="Muhamad Ridho Zul Khoiri" w:date="2026-07-14T15:02:00Z" w16du:dateUtc="2026-07-14T08:02:00Z">
            <w:rPr>
              <w:ins w:id="4601" w:author="Muhamad Ridho Zul Khoiri" w:date="2026-07-14T14:56:00Z" w16du:dateUtc="2026-07-14T07:56:00Z"/>
              <w:rFonts w:cs="Arial"/>
            </w:rPr>
          </w:rPrChange>
        </w:rPr>
        <w:pPrChange w:id="4602" w:author="Muhamad Ridho Zul Khoiri" w:date="2026-07-14T14:57:00Z" w16du:dateUtc="2026-07-14T07:57:00Z">
          <w:pPr>
            <w:spacing w:line="360" w:lineRule="auto"/>
            <w:ind w:left="1080"/>
          </w:pPr>
        </w:pPrChange>
      </w:pPr>
      <w:ins w:id="4603" w:author="Muhamad Ridho Zul Khoiri" w:date="2026-07-14T14:56:00Z" w16du:dateUtc="2026-07-14T07:56:00Z">
        <w:r w:rsidRPr="009C369C">
          <w:rPr>
            <w:b/>
            <w:bCs/>
            <w:highlight w:val="yellow"/>
            <w:rPrChange w:id="4604" w:author="Muhamad Ridho Zul Khoiri" w:date="2026-07-14T15:02:00Z" w16du:dateUtc="2026-07-14T08:02:00Z">
              <w:rPr/>
            </w:rPrChange>
          </w:rPr>
          <w:t>Schedule</w:t>
        </w:r>
        <w:r w:rsidRPr="009C369C">
          <w:rPr>
            <w:highlight w:val="yellow"/>
            <w:rPrChange w:id="4605" w:author="Muhamad Ridho Zul Khoiri" w:date="2026-07-14T15:02:00Z" w16du:dateUtc="2026-07-14T08:02:00Z">
              <w:rPr/>
            </w:rPrChange>
          </w:rPr>
          <w:t xml:space="preserve"> </w:t>
        </w:r>
        <w:r w:rsidRPr="009C369C">
          <w:rPr>
            <w:b/>
            <w:bCs/>
            <w:highlight w:val="yellow"/>
            <w:rPrChange w:id="4606" w:author="Muhamad Ridho Zul Khoiri" w:date="2026-07-14T15:02:00Z" w16du:dateUtc="2026-07-14T08:02:00Z">
              <w:rPr/>
            </w:rPrChange>
          </w:rPr>
          <w:t>Visualization</w:t>
        </w:r>
        <w:r w:rsidRPr="009C369C">
          <w:rPr>
            <w:highlight w:val="yellow"/>
            <w:rPrChange w:id="4607" w:author="Muhamad Ridho Zul Khoiri" w:date="2026-07-14T15:02:00Z" w16du:dateUtc="2026-07-14T08:02:00Z">
              <w:rPr/>
            </w:rPrChange>
          </w:rPr>
          <w:t xml:space="preserve"> </w:t>
        </w:r>
        <w:r w:rsidRPr="009C369C">
          <w:rPr>
            <w:b/>
            <w:bCs/>
            <w:highlight w:val="yellow"/>
            <w:rPrChange w:id="4608" w:author="Muhamad Ridho Zul Khoiri" w:date="2026-07-14T15:02:00Z" w16du:dateUtc="2026-07-14T08:02:00Z">
              <w:rPr/>
            </w:rPrChange>
          </w:rPr>
          <w:t>Granularity</w:t>
        </w:r>
      </w:ins>
      <w:ins w:id="4609" w:author="Muhamad Ridho Zul Khoiri" w:date="2026-07-14T14:59:00Z" w16du:dateUtc="2026-07-14T07:59:00Z">
        <w:r w:rsidR="00CA2E56" w:rsidRPr="009C369C">
          <w:rPr>
            <w:b/>
            <w:bCs/>
            <w:highlight w:val="yellow"/>
            <w:rPrChange w:id="4610" w:author="Muhamad Ridho Zul Khoiri" w:date="2026-07-14T15:02:00Z" w16du:dateUtc="2026-07-14T08:02:00Z">
              <w:rPr>
                <w:b/>
                <w:bCs/>
              </w:rPr>
            </w:rPrChange>
          </w:rPr>
          <w:t xml:space="preserve"> (level-of-detail)</w:t>
        </w:r>
      </w:ins>
      <w:ins w:id="4611" w:author="Muhamad Ridho Zul Khoiri" w:date="2026-07-14T14:56:00Z" w16du:dateUtc="2026-07-14T07:56:00Z">
        <w:r w:rsidRPr="009C369C">
          <w:rPr>
            <w:highlight w:val="yellow"/>
            <w:rPrChange w:id="4612" w:author="Muhamad Ridho Zul Khoiri" w:date="2026-07-14T15:02:00Z" w16du:dateUtc="2026-07-14T08:02:00Z">
              <w:rPr/>
            </w:rPrChange>
          </w:rPr>
          <w:t>. The level of schedule visualization generally increases as activities progress toward execution.</w:t>
        </w:r>
      </w:ins>
    </w:p>
    <w:p w14:paraId="14C8E1BF" w14:textId="5A1D597C" w:rsidR="009F5CBC" w:rsidRPr="009F5CBC" w:rsidRDefault="009F5CBC" w:rsidP="009C369C">
      <w:pPr>
        <w:spacing w:line="360" w:lineRule="auto"/>
        <w:ind w:left="1080"/>
        <w:rPr>
          <w:ins w:id="4613" w:author="Muhamad Ridho Zul Khoiri" w:date="2026-07-14T14:56:00Z" w16du:dateUtc="2026-07-14T07:56:00Z"/>
          <w:rFonts w:cs="Arial"/>
        </w:rPr>
      </w:pPr>
      <w:ins w:id="4614" w:author="Muhamad Ridho Zul Khoiri" w:date="2026-07-14T14:56:00Z" w16du:dateUtc="2026-07-14T07:56:00Z">
        <w:r w:rsidRPr="009F5CBC">
          <w:rPr>
            <w:rFonts w:cs="Arial"/>
          </w:rPr>
          <w:t xml:space="preserve">Where </w:t>
        </w:r>
        <w:r w:rsidRPr="009F5CBC">
          <w:rPr>
            <w:rFonts w:cs="Arial"/>
            <w:i/>
            <w:iCs/>
            <w:rPrChange w:id="4615" w:author="Muhamad Ridho Zul Khoiri" w:date="2026-07-14T14:58:00Z" w16du:dateUtc="2026-07-14T07:58:00Z">
              <w:rPr>
                <w:rFonts w:cs="Arial"/>
              </w:rPr>
            </w:rPrChange>
          </w:rPr>
          <w:t>“ALL”</w:t>
        </w:r>
        <w:r w:rsidRPr="009F5CBC">
          <w:rPr>
            <w:rFonts w:cs="Arial"/>
          </w:rPr>
          <w:t xml:space="preserve"> is stated in the matrix, all activities within the applicable category shall be included. Where a specific threshold or condition is stated, the activity shall be included when the applicable criterion is met.</w:t>
        </w:r>
      </w:ins>
    </w:p>
    <w:p w14:paraId="1D1DC156" w14:textId="66EBCCD3" w:rsidR="009F5CBC" w:rsidRPr="009F5CBC" w:rsidRDefault="009F5CBC" w:rsidP="009C369C">
      <w:pPr>
        <w:spacing w:line="360" w:lineRule="auto"/>
        <w:ind w:left="1080"/>
        <w:rPr>
          <w:ins w:id="4616" w:author="Muhamad Ridho Zul Khoiri" w:date="2026-07-14T14:56:00Z" w16du:dateUtc="2026-07-14T07:56:00Z"/>
          <w:rFonts w:cs="Arial"/>
        </w:rPr>
      </w:pPr>
      <w:ins w:id="4617" w:author="Muhamad Ridho Zul Khoiri" w:date="2026-07-14T14:56:00Z" w16du:dateUtc="2026-07-14T07:56:00Z">
        <w:r w:rsidRPr="009F5CBC">
          <w:rPr>
            <w:rFonts w:cs="Arial"/>
          </w:rPr>
          <w:t>The criteria represent the minimum level of visibility required within the Integrated Planning process. Functions may maintain more detailed plans and schedules within their respective planning processes and systems. Activities below the stated criteria may also be included where required due to risk, operational impact, cross-functional dependency, resource constraints, or management direction.</w:t>
        </w:r>
      </w:ins>
    </w:p>
    <w:p w14:paraId="4A85D222" w14:textId="07E3103B" w:rsidR="009400CC" w:rsidRPr="00CF42A6" w:rsidRDefault="009F5CBC">
      <w:pPr>
        <w:spacing w:after="240" w:line="360" w:lineRule="auto"/>
        <w:ind w:left="1080"/>
        <w:rPr>
          <w:ins w:id="4618" w:author="Muhamad Ridho Zul Khoiri" w:date="2026-07-10T15:31:00Z" w16du:dateUtc="2026-07-10T08:31:00Z"/>
          <w:rFonts w:cs="Arial"/>
          <w:rPrChange w:id="4619" w:author="Muhamad Ridho Zul Khoiri" w:date="2026-07-14T10:44:00Z" w16du:dateUtc="2026-07-14T03:44:00Z">
            <w:rPr>
              <w:ins w:id="4620" w:author="Muhamad Ridho Zul Khoiri" w:date="2026-07-10T15:31:00Z" w16du:dateUtc="2026-07-10T08:31:00Z"/>
              <w:rFonts w:ascii="Times New Roman" w:hAnsi="Times New Roman"/>
            </w:rPr>
          </w:rPrChange>
        </w:rPr>
        <w:pPrChange w:id="4621" w:author="Muhamad Ridho Zul Khoiri" w:date="2026-07-14T15:03:00Z" w16du:dateUtc="2026-07-14T08:03:00Z">
          <w:pPr>
            <w:spacing w:line="360" w:lineRule="auto"/>
            <w:ind w:left="1080"/>
          </w:pPr>
        </w:pPrChange>
      </w:pPr>
      <w:ins w:id="4622" w:author="Muhamad Ridho Zul Khoiri" w:date="2026-07-14T14:56:00Z" w16du:dateUtc="2026-07-14T07:56:00Z">
        <w:r w:rsidRPr="009F5CBC">
          <w:rPr>
            <w:rFonts w:cs="Arial"/>
          </w:rPr>
          <w:t xml:space="preserve">A typical list of activities and their applicable inclusion criteria for each planning horizon is summarized in </w:t>
        </w:r>
        <w:r w:rsidRPr="00E651D9">
          <w:rPr>
            <w:rFonts w:cs="Arial"/>
            <w:i/>
            <w:iCs/>
            <w:highlight w:val="yellow"/>
            <w:rPrChange w:id="4623" w:author="Muhamad Ridho Zul Khoiri" w:date="2026-07-14T15:03:00Z" w16du:dateUtc="2026-07-14T08:03:00Z">
              <w:rPr>
                <w:rFonts w:cs="Arial"/>
              </w:rPr>
            </w:rPrChange>
          </w:rPr>
          <w:t>Appendix C – Planning Activity Inclusion Criteria</w:t>
        </w:r>
        <w:r w:rsidRPr="009F5CBC">
          <w:rPr>
            <w:rFonts w:cs="Arial"/>
          </w:rPr>
          <w:t>.</w:t>
        </w:r>
      </w:ins>
      <w:ins w:id="4624" w:author="Muhamad Ridho Zul Khoiri" w:date="2026-07-10T15:32:00Z" w16du:dateUtc="2026-07-10T08:32:00Z">
        <w:r w:rsidR="009400CC" w:rsidRPr="00CF42A6">
          <w:rPr>
            <w:rFonts w:cs="Arial"/>
            <w:rPrChange w:id="4625" w:author="Muhamad Ridho Zul Khoiri" w:date="2026-07-14T10:44:00Z" w16du:dateUtc="2026-07-14T03:44:00Z">
              <w:rPr>
                <w:rFonts w:ascii="Times New Roman" w:hAnsi="Times New Roman"/>
              </w:rPr>
            </w:rPrChange>
          </w:rPr>
          <w:t xml:space="preserve"> </w:t>
        </w:r>
      </w:ins>
    </w:p>
    <w:p w14:paraId="4F69E510" w14:textId="19DCF55B" w:rsidR="009400CC" w:rsidRPr="00CF42A6" w:rsidRDefault="009400CC" w:rsidP="009400CC">
      <w:pPr>
        <w:pStyle w:val="Heading2"/>
        <w:spacing w:before="0" w:after="0" w:line="360" w:lineRule="auto"/>
        <w:rPr>
          <w:ins w:id="4626" w:author="Muhamad Ridho Zul Khoiri" w:date="2026-07-10T15:31:00Z" w16du:dateUtc="2026-07-10T08:31:00Z"/>
          <w:rFonts w:cs="Arial"/>
          <w:bCs/>
          <w:sz w:val="20"/>
          <w:rPrChange w:id="4627" w:author="Muhamad Ridho Zul Khoiri" w:date="2026-07-14T10:44:00Z" w16du:dateUtc="2026-07-14T03:44:00Z">
            <w:rPr>
              <w:ins w:id="4628" w:author="Muhamad Ridho Zul Khoiri" w:date="2026-07-10T15:31:00Z" w16du:dateUtc="2026-07-10T08:31:00Z"/>
              <w:rFonts w:ascii="Times New Roman" w:hAnsi="Times New Roman"/>
              <w:bCs/>
              <w:sz w:val="20"/>
            </w:rPr>
          </w:rPrChange>
        </w:rPr>
      </w:pPr>
      <w:ins w:id="4629" w:author="Muhamad Ridho Zul Khoiri" w:date="2026-07-10T15:31:00Z" w16du:dateUtc="2026-07-10T08:31:00Z">
        <w:r w:rsidRPr="00CF42A6">
          <w:rPr>
            <w:rFonts w:cs="Arial"/>
            <w:rPrChange w:id="4630" w:author="Muhamad Ridho Zul Khoiri" w:date="2026-07-14T10:44:00Z" w16du:dateUtc="2026-07-14T03:44:00Z">
              <w:rPr>
                <w:rFonts w:ascii="Times New Roman" w:hAnsi="Times New Roman"/>
              </w:rPr>
            </w:rPrChange>
          </w:rPr>
          <w:t>Schedule Levels (AACE)</w:t>
        </w:r>
      </w:ins>
    </w:p>
    <w:p w14:paraId="5303622B" w14:textId="243231E3" w:rsidR="009400CC" w:rsidRPr="00CF42A6" w:rsidRDefault="009400CC" w:rsidP="0017242D">
      <w:pPr>
        <w:spacing w:line="360" w:lineRule="auto"/>
        <w:ind w:left="1080"/>
        <w:rPr>
          <w:ins w:id="4631" w:author="Muhamad Ridho Zul Khoiri" w:date="2026-07-10T15:31:00Z" w16du:dateUtc="2026-07-10T08:31:00Z"/>
          <w:rFonts w:cs="Arial"/>
          <w:rPrChange w:id="4632" w:author="Muhamad Ridho Zul Khoiri" w:date="2026-07-14T10:44:00Z" w16du:dateUtc="2026-07-14T03:44:00Z">
            <w:rPr>
              <w:ins w:id="4633" w:author="Muhamad Ridho Zul Khoiri" w:date="2026-07-10T15:31:00Z" w16du:dateUtc="2026-07-10T08:31:00Z"/>
              <w:rFonts w:ascii="Times New Roman" w:hAnsi="Times New Roman"/>
            </w:rPr>
          </w:rPrChange>
        </w:rPr>
      </w:pPr>
      <w:ins w:id="4634" w:author="Muhamad Ridho Zul Khoiri" w:date="2026-07-10T15:31:00Z" w16du:dateUtc="2026-07-10T08:31:00Z">
        <w:r w:rsidRPr="00CF42A6">
          <w:rPr>
            <w:rFonts w:cs="Arial"/>
            <w:rPrChange w:id="4635" w:author="Muhamad Ridho Zul Khoiri" w:date="2026-07-14T10:44:00Z" w16du:dateUtc="2026-07-14T03:44:00Z">
              <w:rPr>
                <w:rFonts w:ascii="Times New Roman" w:hAnsi="Times New Roman"/>
              </w:rPr>
            </w:rPrChange>
          </w:rPr>
          <w:t>Efficient and focused communication across the integrated planning processes requires that all regularly</w:t>
        </w:r>
      </w:ins>
    </w:p>
    <w:p w14:paraId="7EFE0913" w14:textId="7313A08E" w:rsidR="004A2FB4" w:rsidRPr="00CF42A6" w:rsidRDefault="004A2FB4" w:rsidP="00BD290E">
      <w:pPr>
        <w:spacing w:line="360" w:lineRule="auto"/>
        <w:ind w:left="1080"/>
        <w:rPr>
          <w:rFonts w:cs="Arial"/>
          <w:highlight w:val="yellow"/>
          <w:rPrChange w:id="4636" w:author="Muhamad Ridho Zul Khoiri" w:date="2026-07-14T10:44:00Z" w16du:dateUtc="2026-07-14T03:44:00Z">
            <w:rPr>
              <w:rFonts w:ascii="Times New Roman" w:hAnsi="Times New Roman"/>
            </w:rPr>
          </w:rPrChange>
        </w:rPr>
      </w:pPr>
      <w:r w:rsidRPr="00CF42A6">
        <w:rPr>
          <w:rFonts w:cs="Arial"/>
          <w:rPrChange w:id="4637" w:author="Muhamad Ridho Zul Khoiri" w:date="2026-07-14T10:44:00Z" w16du:dateUtc="2026-07-14T03:44:00Z">
            <w:rPr>
              <w:rFonts w:ascii="Times New Roman" w:hAnsi="Times New Roman"/>
            </w:rPr>
          </w:rPrChange>
        </w:rPr>
        <w:t xml:space="preserve">These horizons generally align with the Numeric Schedule Levels as defined </w:t>
      </w:r>
      <w:r w:rsidRPr="00CF42A6">
        <w:rPr>
          <w:rFonts w:cs="Arial"/>
          <w:highlight w:val="yellow"/>
          <w:rPrChange w:id="4638" w:author="Muhamad Ridho Zul Khoiri" w:date="2026-07-14T10:44:00Z" w16du:dateUtc="2026-07-14T03:44:00Z">
            <w:rPr>
              <w:rFonts w:ascii="Times New Roman" w:hAnsi="Times New Roman"/>
            </w:rPr>
          </w:rPrChange>
        </w:rPr>
        <w:t>by</w:t>
      </w:r>
      <w:del w:id="4639" w:author="Muhamad Ridho Zul Khoiri" w:date="2026-07-10T15:31:00Z" w16du:dateUtc="2026-07-10T08:31:00Z">
        <w:r w:rsidRPr="00CF42A6" w:rsidDel="009400CC">
          <w:rPr>
            <w:rFonts w:cs="Arial"/>
            <w:highlight w:val="yellow"/>
            <w:rPrChange w:id="4640" w:author="Muhamad Ridho Zul Khoiri" w:date="2026-07-14T10:44:00Z" w16du:dateUtc="2026-07-14T03:44:00Z">
              <w:rPr>
                <w:rFonts w:ascii="Times New Roman" w:hAnsi="Times New Roman"/>
              </w:rPr>
            </w:rPrChange>
          </w:rPr>
          <w:delText xml:space="preserve"> </w:delText>
        </w:r>
        <w:r w:rsidR="005B07CC" w:rsidRPr="00CF42A6" w:rsidDel="009400CC">
          <w:rPr>
            <w:rFonts w:cs="Arial"/>
            <w:highlight w:val="yellow"/>
            <w:rPrChange w:id="4641" w:author="Muhamad Ridho Zul Khoiri" w:date="2026-07-14T10:44:00Z" w16du:dateUtc="2026-07-14T03:44:00Z">
              <w:rPr>
                <w:rFonts w:ascii="Times New Roman" w:hAnsi="Times New Roman"/>
              </w:rPr>
            </w:rPrChange>
          </w:rPr>
          <w:delText>s</w:delText>
        </w:r>
      </w:del>
      <w:commentRangeStart w:id="4642"/>
      <w:commentRangeStart w:id="4643"/>
      <w:r w:rsidRPr="00CF42A6">
        <w:rPr>
          <w:rFonts w:cs="Arial"/>
          <w:highlight w:val="yellow"/>
          <w:rPrChange w:id="4644" w:author="Muhamad Ridho Zul Khoiri" w:date="2026-07-14T10:44:00Z" w16du:dateUtc="2026-07-14T03:44:00Z">
            <w:rPr>
              <w:rFonts w:ascii="Times New Roman" w:hAnsi="Times New Roman"/>
            </w:rPr>
          </w:rPrChange>
        </w:rPr>
        <w:t xml:space="preserve"> International Recommended Practice No. 37R-06, as follows:</w:t>
      </w:r>
    </w:p>
    <w:p w14:paraId="4C3026CF" w14:textId="77777777" w:rsidR="00D3715E" w:rsidRPr="00067088" w:rsidRDefault="00D3715E">
      <w:pPr>
        <w:pStyle w:val="ListParagraph"/>
        <w:numPr>
          <w:ilvl w:val="0"/>
          <w:numId w:val="87"/>
        </w:numPr>
        <w:spacing w:line="360" w:lineRule="auto"/>
        <w:rPr>
          <w:ins w:id="4645" w:author="Muhamad Ridho Zul Khoiri" w:date="2026-07-14T15:08:00Z" w16du:dateUtc="2026-07-14T08:08:00Z"/>
          <w:bCs/>
          <w:highlight w:val="yellow"/>
          <w:rPrChange w:id="4646" w:author="Muhamad Ridho Zul Khoiri" w:date="2026-07-14T15:10:00Z" w16du:dateUtc="2026-07-14T08:10:00Z">
            <w:rPr>
              <w:ins w:id="4647" w:author="Muhamad Ridho Zul Khoiri" w:date="2026-07-14T15:08:00Z" w16du:dateUtc="2026-07-14T08:08:00Z"/>
            </w:rPr>
          </w:rPrChange>
        </w:rPr>
        <w:pPrChange w:id="4648" w:author="Muhamad Ridho Zul Khoiri" w:date="2026-07-14T15:08:00Z" w16du:dateUtc="2026-07-14T08:08:00Z">
          <w:pPr>
            <w:spacing w:line="360" w:lineRule="auto"/>
            <w:ind w:left="1080"/>
          </w:pPr>
        </w:pPrChange>
      </w:pPr>
      <w:ins w:id="4649" w:author="Muhamad Ridho Zul Khoiri" w:date="2026-07-14T15:08:00Z" w16du:dateUtc="2026-07-14T08:08:00Z">
        <w:r w:rsidRPr="00067088">
          <w:rPr>
            <w:b/>
            <w:highlight w:val="yellow"/>
            <w:rPrChange w:id="4650" w:author="Muhamad Ridho Zul Khoiri" w:date="2026-07-14T15:10:00Z" w16du:dateUtc="2026-07-14T08:10:00Z">
              <w:rPr/>
            </w:rPrChange>
          </w:rPr>
          <w:t>Long-Term Plan (LTP).</w:t>
        </w:r>
        <w:r w:rsidRPr="00067088">
          <w:rPr>
            <w:bCs/>
            <w:highlight w:val="yellow"/>
            <w:rPrChange w:id="4651" w:author="Muhamad Ridho Zul Khoiri" w:date="2026-07-14T15:10:00Z" w16du:dateUtc="2026-07-14T08:10:00Z">
              <w:rPr/>
            </w:rPrChange>
          </w:rPr>
          <w:t xml:space="preserve"> Corresponds to a Level 1 high-level schedule, focusing on key milestones and summary activities.</w:t>
        </w:r>
      </w:ins>
    </w:p>
    <w:p w14:paraId="6E4DC311" w14:textId="77777777" w:rsidR="00D3715E" w:rsidRPr="00067088" w:rsidRDefault="00D3715E">
      <w:pPr>
        <w:pStyle w:val="ListParagraph"/>
        <w:numPr>
          <w:ilvl w:val="0"/>
          <w:numId w:val="87"/>
        </w:numPr>
        <w:spacing w:line="360" w:lineRule="auto"/>
        <w:rPr>
          <w:ins w:id="4652" w:author="Muhamad Ridho Zul Khoiri" w:date="2026-07-14T15:08:00Z" w16du:dateUtc="2026-07-14T08:08:00Z"/>
          <w:bCs/>
          <w:highlight w:val="yellow"/>
          <w:rPrChange w:id="4653" w:author="Muhamad Ridho Zul Khoiri" w:date="2026-07-14T15:10:00Z" w16du:dateUtc="2026-07-14T08:10:00Z">
            <w:rPr>
              <w:ins w:id="4654" w:author="Muhamad Ridho Zul Khoiri" w:date="2026-07-14T15:08:00Z" w16du:dateUtc="2026-07-14T08:08:00Z"/>
            </w:rPr>
          </w:rPrChange>
        </w:rPr>
        <w:pPrChange w:id="4655" w:author="Muhamad Ridho Zul Khoiri" w:date="2026-07-14T15:08:00Z" w16du:dateUtc="2026-07-14T08:08:00Z">
          <w:pPr>
            <w:spacing w:line="360" w:lineRule="auto"/>
            <w:ind w:left="1080"/>
          </w:pPr>
        </w:pPrChange>
      </w:pPr>
      <w:ins w:id="4656" w:author="Muhamad Ridho Zul Khoiri" w:date="2026-07-14T15:08:00Z" w16du:dateUtc="2026-07-14T08:08:00Z">
        <w:r w:rsidRPr="00067088">
          <w:rPr>
            <w:b/>
            <w:highlight w:val="yellow"/>
            <w:rPrChange w:id="4657" w:author="Muhamad Ridho Zul Khoiri" w:date="2026-07-14T15:10:00Z" w16du:dateUtc="2026-07-14T08:10:00Z">
              <w:rPr/>
            </w:rPrChange>
          </w:rPr>
          <w:t>24-Month Plan</w:t>
        </w:r>
        <w:r w:rsidRPr="00067088">
          <w:rPr>
            <w:bCs/>
            <w:highlight w:val="yellow"/>
            <w:rPrChange w:id="4658" w:author="Muhamad Ridho Zul Khoiri" w:date="2026-07-14T15:10:00Z" w16du:dateUtc="2026-07-14T08:10:00Z">
              <w:rPr/>
            </w:rPrChange>
          </w:rPr>
          <w:t>. Provides a breakdown of the long-term plan and highlights the integration of major works and milestones across functions.</w:t>
        </w:r>
      </w:ins>
    </w:p>
    <w:p w14:paraId="38414449" w14:textId="36480C96" w:rsidR="00D3715E" w:rsidRPr="00067088" w:rsidRDefault="00D3715E">
      <w:pPr>
        <w:pStyle w:val="ListParagraph"/>
        <w:numPr>
          <w:ilvl w:val="0"/>
          <w:numId w:val="87"/>
        </w:numPr>
        <w:spacing w:line="360" w:lineRule="auto"/>
        <w:rPr>
          <w:ins w:id="4659" w:author="Muhamad Ridho Zul Khoiri" w:date="2026-07-14T15:08:00Z" w16du:dateUtc="2026-07-14T08:08:00Z"/>
          <w:bCs/>
          <w:highlight w:val="yellow"/>
          <w:rPrChange w:id="4660" w:author="Muhamad Ridho Zul Khoiri" w:date="2026-07-14T15:10:00Z" w16du:dateUtc="2026-07-14T08:10:00Z">
            <w:rPr>
              <w:ins w:id="4661" w:author="Muhamad Ridho Zul Khoiri" w:date="2026-07-14T15:08:00Z" w16du:dateUtc="2026-07-14T08:08:00Z"/>
            </w:rPr>
          </w:rPrChange>
        </w:rPr>
        <w:pPrChange w:id="4662" w:author="Muhamad Ridho Zul Khoiri" w:date="2026-07-14T15:08:00Z" w16du:dateUtc="2026-07-14T08:08:00Z">
          <w:pPr>
            <w:spacing w:line="360" w:lineRule="auto"/>
            <w:ind w:left="1080"/>
          </w:pPr>
        </w:pPrChange>
      </w:pPr>
      <w:ins w:id="4663" w:author="Muhamad Ridho Zul Khoiri" w:date="2026-07-14T15:08:00Z" w16du:dateUtc="2026-07-14T08:08:00Z">
        <w:r w:rsidRPr="00067088">
          <w:rPr>
            <w:b/>
            <w:highlight w:val="yellow"/>
            <w:rPrChange w:id="4664" w:author="Muhamad Ridho Zul Khoiri" w:date="2026-07-14T15:10:00Z" w16du:dateUtc="2026-07-14T08:10:00Z">
              <w:rPr/>
            </w:rPrChange>
          </w:rPr>
          <w:lastRenderedPageBreak/>
          <w:t>12-Month Plan</w:t>
        </w:r>
        <w:r w:rsidRPr="00067088">
          <w:rPr>
            <w:b/>
            <w:highlight w:val="yellow"/>
            <w:rPrChange w:id="4665" w:author="Muhamad Ridho Zul Khoiri" w:date="2026-07-14T15:10:00Z" w16du:dateUtc="2026-07-14T08:10:00Z">
              <w:rPr>
                <w:b/>
              </w:rPr>
            </w:rPrChange>
          </w:rPr>
          <w:t xml:space="preserve"> (12M)</w:t>
        </w:r>
        <w:r w:rsidRPr="00067088">
          <w:rPr>
            <w:b/>
            <w:highlight w:val="yellow"/>
            <w:rPrChange w:id="4666" w:author="Muhamad Ridho Zul Khoiri" w:date="2026-07-14T15:10:00Z" w16du:dateUtc="2026-07-14T08:10:00Z">
              <w:rPr/>
            </w:rPrChange>
          </w:rPr>
          <w:t>.</w:t>
        </w:r>
        <w:r w:rsidRPr="00067088">
          <w:rPr>
            <w:bCs/>
            <w:highlight w:val="yellow"/>
            <w:rPrChange w:id="4667" w:author="Muhamad Ridho Zul Khoiri" w:date="2026-07-14T15:10:00Z" w16du:dateUtc="2026-07-14T08:10:00Z">
              <w:rPr/>
            </w:rPrChange>
          </w:rPr>
          <w:t xml:space="preserve"> Provides a higher level of operational visibility and supports early screening of activities that may affect near-term execution.</w:t>
        </w:r>
      </w:ins>
    </w:p>
    <w:p w14:paraId="3AE56795" w14:textId="7BDC4A25" w:rsidR="00D3715E" w:rsidRPr="00067088" w:rsidRDefault="00D3715E">
      <w:pPr>
        <w:pStyle w:val="ListParagraph"/>
        <w:numPr>
          <w:ilvl w:val="0"/>
          <w:numId w:val="87"/>
        </w:numPr>
        <w:spacing w:line="360" w:lineRule="auto"/>
        <w:rPr>
          <w:ins w:id="4668" w:author="Muhamad Ridho Zul Khoiri" w:date="2026-07-14T15:08:00Z" w16du:dateUtc="2026-07-14T08:08:00Z"/>
          <w:bCs/>
          <w:highlight w:val="yellow"/>
          <w:rPrChange w:id="4669" w:author="Muhamad Ridho Zul Khoiri" w:date="2026-07-14T15:10:00Z" w16du:dateUtc="2026-07-14T08:10:00Z">
            <w:rPr>
              <w:ins w:id="4670" w:author="Muhamad Ridho Zul Khoiri" w:date="2026-07-14T15:08:00Z" w16du:dateUtc="2026-07-14T08:08:00Z"/>
            </w:rPr>
          </w:rPrChange>
        </w:rPr>
        <w:pPrChange w:id="4671" w:author="Muhamad Ridho Zul Khoiri" w:date="2026-07-14T15:08:00Z" w16du:dateUtc="2026-07-14T08:08:00Z">
          <w:pPr>
            <w:spacing w:line="360" w:lineRule="auto"/>
            <w:ind w:left="1080"/>
          </w:pPr>
        </w:pPrChange>
      </w:pPr>
      <w:ins w:id="4672" w:author="Muhamad Ridho Zul Khoiri" w:date="2026-07-14T15:08:00Z" w16du:dateUtc="2026-07-14T08:08:00Z">
        <w:r w:rsidRPr="00067088">
          <w:rPr>
            <w:b/>
            <w:highlight w:val="yellow"/>
            <w:rPrChange w:id="4673" w:author="Muhamad Ridho Zul Khoiri" w:date="2026-07-14T15:10:00Z" w16du:dateUtc="2026-07-14T08:10:00Z">
              <w:rPr/>
            </w:rPrChange>
          </w:rPr>
          <w:t>90-Day Plan</w:t>
        </w:r>
        <w:r w:rsidRPr="00067088">
          <w:rPr>
            <w:b/>
            <w:highlight w:val="yellow"/>
            <w:rPrChange w:id="4674" w:author="Muhamad Ridho Zul Khoiri" w:date="2026-07-14T15:10:00Z" w16du:dateUtc="2026-07-14T08:10:00Z">
              <w:rPr>
                <w:bCs/>
              </w:rPr>
            </w:rPrChange>
          </w:rPr>
          <w:t xml:space="preserve"> (90D)</w:t>
        </w:r>
        <w:r w:rsidRPr="00067088">
          <w:rPr>
            <w:b/>
            <w:highlight w:val="yellow"/>
            <w:rPrChange w:id="4675" w:author="Muhamad Ridho Zul Khoiri" w:date="2026-07-14T15:10:00Z" w16du:dateUtc="2026-07-14T08:10:00Z">
              <w:rPr/>
            </w:rPrChange>
          </w:rPr>
          <w:t>.</w:t>
        </w:r>
        <w:r w:rsidRPr="00067088">
          <w:rPr>
            <w:bCs/>
            <w:highlight w:val="yellow"/>
            <w:rPrChange w:id="4676" w:author="Muhamad Ridho Zul Khoiri" w:date="2026-07-14T15:10:00Z" w16du:dateUtc="2026-07-14T08:10:00Z">
              <w:rPr/>
            </w:rPrChange>
          </w:rPr>
          <w:t xml:space="preserve"> Represents the first level of detailed operational screening and prioritization for activities moving toward execution.</w:t>
        </w:r>
      </w:ins>
    </w:p>
    <w:p w14:paraId="0DC3886A" w14:textId="408CF078" w:rsidR="00D3715E" w:rsidRPr="00067088" w:rsidRDefault="00D3715E" w:rsidP="00D3715E">
      <w:pPr>
        <w:pStyle w:val="ListParagraph"/>
        <w:numPr>
          <w:ilvl w:val="0"/>
          <w:numId w:val="87"/>
        </w:numPr>
        <w:spacing w:line="360" w:lineRule="auto"/>
        <w:rPr>
          <w:ins w:id="4677" w:author="Muhamad Ridho Zul Khoiri" w:date="2026-07-14T15:08:00Z" w16du:dateUtc="2026-07-14T08:08:00Z"/>
          <w:bCs/>
          <w:highlight w:val="yellow"/>
          <w:rPrChange w:id="4678" w:author="Muhamad Ridho Zul Khoiri" w:date="2026-07-14T15:10:00Z" w16du:dateUtc="2026-07-14T08:10:00Z">
            <w:rPr>
              <w:ins w:id="4679" w:author="Muhamad Ridho Zul Khoiri" w:date="2026-07-14T15:08:00Z" w16du:dateUtc="2026-07-14T08:08:00Z"/>
              <w:b/>
            </w:rPr>
          </w:rPrChange>
        </w:rPr>
      </w:pPr>
      <w:ins w:id="4680" w:author="Muhamad Ridho Zul Khoiri" w:date="2026-07-14T15:08:00Z" w16du:dateUtc="2026-07-14T08:08:00Z">
        <w:r w:rsidRPr="00067088">
          <w:rPr>
            <w:b/>
            <w:highlight w:val="yellow"/>
            <w:rPrChange w:id="4681" w:author="Muhamad Ridho Zul Khoiri" w:date="2026-07-14T15:10:00Z" w16du:dateUtc="2026-07-14T08:10:00Z">
              <w:rPr/>
            </w:rPrChange>
          </w:rPr>
          <w:t>30-Day Plan</w:t>
        </w:r>
        <w:r w:rsidRPr="00067088">
          <w:rPr>
            <w:b/>
            <w:highlight w:val="yellow"/>
            <w:rPrChange w:id="4682" w:author="Muhamad Ridho Zul Khoiri" w:date="2026-07-14T15:10:00Z" w16du:dateUtc="2026-07-14T08:10:00Z">
              <w:rPr>
                <w:bCs/>
              </w:rPr>
            </w:rPrChange>
          </w:rPr>
          <w:t xml:space="preserve"> (30D)</w:t>
        </w:r>
        <w:r w:rsidRPr="00067088">
          <w:rPr>
            <w:b/>
            <w:highlight w:val="yellow"/>
            <w:rPrChange w:id="4683" w:author="Muhamad Ridho Zul Khoiri" w:date="2026-07-14T15:10:00Z" w16du:dateUtc="2026-07-14T08:10:00Z">
              <w:rPr/>
            </w:rPrChange>
          </w:rPr>
          <w:t>.</w:t>
        </w:r>
        <w:r w:rsidRPr="00067088">
          <w:rPr>
            <w:bCs/>
            <w:highlight w:val="yellow"/>
            <w:rPrChange w:id="4684" w:author="Muhamad Ridho Zul Khoiri" w:date="2026-07-14T15:10:00Z" w16du:dateUtc="2026-07-14T08:10:00Z">
              <w:rPr/>
            </w:rPrChange>
          </w:rPr>
          <w:t xml:space="preserve"> Represents execution commitment and detailed readiness validation for activities within the Frozen Plan.</w:t>
        </w:r>
      </w:ins>
    </w:p>
    <w:p w14:paraId="3C98630B" w14:textId="455E03CC" w:rsidR="00D3715E" w:rsidRPr="00067088" w:rsidRDefault="00D3715E" w:rsidP="00D3715E">
      <w:pPr>
        <w:pStyle w:val="ListParagraph"/>
        <w:numPr>
          <w:ilvl w:val="0"/>
          <w:numId w:val="87"/>
        </w:numPr>
        <w:spacing w:line="360" w:lineRule="auto"/>
        <w:rPr>
          <w:ins w:id="4685" w:author="Muhamad Ridho Zul Khoiri" w:date="2026-07-14T15:09:00Z" w16du:dateUtc="2026-07-14T08:09:00Z"/>
          <w:bCs/>
          <w:highlight w:val="yellow"/>
          <w:rPrChange w:id="4686" w:author="Muhamad Ridho Zul Khoiri" w:date="2026-07-14T15:10:00Z" w16du:dateUtc="2026-07-14T08:10:00Z">
            <w:rPr>
              <w:ins w:id="4687" w:author="Muhamad Ridho Zul Khoiri" w:date="2026-07-14T15:09:00Z" w16du:dateUtc="2026-07-14T08:09:00Z"/>
              <w:bCs/>
            </w:rPr>
          </w:rPrChange>
        </w:rPr>
      </w:pPr>
      <w:ins w:id="4688" w:author="Muhamad Ridho Zul Khoiri" w:date="2026-07-14T15:08:00Z" w16du:dateUtc="2026-07-14T08:08:00Z">
        <w:r w:rsidRPr="00067088">
          <w:rPr>
            <w:b/>
            <w:highlight w:val="yellow"/>
            <w:rPrChange w:id="4689" w:author="Muhamad Ridho Zul Khoiri" w:date="2026-07-14T15:10:00Z" w16du:dateUtc="2026-07-14T08:10:00Z">
              <w:rPr>
                <w:bCs/>
              </w:rPr>
            </w:rPrChange>
          </w:rPr>
          <w:t>7</w:t>
        </w:r>
        <w:r w:rsidRPr="00067088">
          <w:rPr>
            <w:b/>
            <w:highlight w:val="yellow"/>
            <w:rPrChange w:id="4690" w:author="Muhamad Ridho Zul Khoiri" w:date="2026-07-14T15:10:00Z" w16du:dateUtc="2026-07-14T08:10:00Z">
              <w:rPr>
                <w:b/>
              </w:rPr>
            </w:rPrChange>
          </w:rPr>
          <w:t>-Day Plan</w:t>
        </w:r>
        <w:r w:rsidRPr="00067088">
          <w:rPr>
            <w:b/>
            <w:highlight w:val="yellow"/>
            <w:rPrChange w:id="4691" w:author="Muhamad Ridho Zul Khoiri" w:date="2026-07-14T15:10:00Z" w16du:dateUtc="2026-07-14T08:10:00Z">
              <w:rPr>
                <w:bCs/>
              </w:rPr>
            </w:rPrChange>
          </w:rPr>
          <w:t xml:space="preserve"> (7D) / Plan Control</w:t>
        </w:r>
        <w:r w:rsidRPr="00067088">
          <w:rPr>
            <w:b/>
            <w:highlight w:val="yellow"/>
            <w:rPrChange w:id="4692" w:author="Muhamad Ridho Zul Khoiri" w:date="2026-07-14T15:10:00Z" w16du:dateUtc="2026-07-14T08:10:00Z">
              <w:rPr>
                <w:b/>
              </w:rPr>
            </w:rPrChange>
          </w:rPr>
          <w:t>.</w:t>
        </w:r>
        <w:r w:rsidRPr="00067088">
          <w:rPr>
            <w:bCs/>
            <w:highlight w:val="yellow"/>
            <w:rPrChange w:id="4693" w:author="Muhamad Ridho Zul Khoiri" w:date="2026-07-14T15:10:00Z" w16du:dateUtc="2026-07-14T08:10:00Z">
              <w:rPr>
                <w:b/>
              </w:rPr>
            </w:rPrChange>
          </w:rPr>
          <w:t xml:space="preserve"> </w:t>
        </w:r>
        <w:r w:rsidRPr="00067088">
          <w:rPr>
            <w:bCs/>
            <w:highlight w:val="yellow"/>
            <w:rPrChange w:id="4694" w:author="Muhamad Ridho Zul Khoiri" w:date="2026-07-14T15:10:00Z" w16du:dateUtc="2026-07-14T08:10:00Z">
              <w:rPr>
                <w:bCs/>
              </w:rPr>
            </w:rPrChange>
          </w:rPr>
          <w:t xml:space="preserve">Comprises detailed weekly execution planning and </w:t>
        </w:r>
      </w:ins>
      <w:ins w:id="4695" w:author="Muhamad Ridho Zul Khoiri" w:date="2026-07-14T15:09:00Z" w16du:dateUtc="2026-07-14T08:09:00Z">
        <w:r w:rsidRPr="00067088">
          <w:rPr>
            <w:bCs/>
            <w:highlight w:val="yellow"/>
            <w:rPrChange w:id="4696" w:author="Muhamad Ridho Zul Khoiri" w:date="2026-07-14T15:10:00Z" w16du:dateUtc="2026-07-14T08:10:00Z">
              <w:rPr>
                <w:bCs/>
              </w:rPr>
            </w:rPrChange>
          </w:rPr>
          <w:t>work-package level control for field execution.</w:t>
        </w:r>
      </w:ins>
    </w:p>
    <w:p w14:paraId="352DEAEB" w14:textId="21100737" w:rsidR="00D3715E" w:rsidRPr="00D3715E" w:rsidRDefault="00434D8E">
      <w:pPr>
        <w:spacing w:line="360" w:lineRule="auto"/>
        <w:ind w:left="1440"/>
        <w:rPr>
          <w:ins w:id="4697" w:author="Muhamad Ridho Zul Khoiri" w:date="2026-07-14T15:08:00Z" w16du:dateUtc="2026-07-14T08:08:00Z"/>
          <w:bCs/>
          <w:rPrChange w:id="4698" w:author="Muhamad Ridho Zul Khoiri" w:date="2026-07-14T15:09:00Z" w16du:dateUtc="2026-07-14T08:09:00Z">
            <w:rPr>
              <w:ins w:id="4699" w:author="Muhamad Ridho Zul Khoiri" w:date="2026-07-14T15:08:00Z" w16du:dateUtc="2026-07-14T08:08:00Z"/>
              <w:b/>
            </w:rPr>
          </w:rPrChange>
        </w:rPr>
        <w:pPrChange w:id="4700" w:author="Muhamad Ridho Zul Khoiri" w:date="2026-07-14T15:09:00Z" w16du:dateUtc="2026-07-14T08:09:00Z">
          <w:pPr>
            <w:pStyle w:val="ListParagraph"/>
            <w:numPr>
              <w:numId w:val="87"/>
            </w:numPr>
            <w:spacing w:line="360" w:lineRule="auto"/>
            <w:ind w:left="1800" w:hanging="360"/>
          </w:pPr>
        </w:pPrChange>
      </w:pPr>
      <w:ins w:id="4701" w:author="Muhamad Ridho Zul Khoiri" w:date="2026-07-14T15:09:00Z" w16du:dateUtc="2026-07-14T08:09:00Z">
        <w:r w:rsidRPr="00434D8E">
          <w:t xml:space="preserve">The specific level of schedule </w:t>
        </w:r>
      </w:ins>
      <w:ins w:id="4702" w:author="Muhamad Ridho Zul Khoiri" w:date="2026-07-14T15:22:00Z" w16du:dateUtc="2026-07-14T08:22:00Z">
        <w:r w:rsidR="0029494E" w:rsidRPr="00434D8E">
          <w:t>details</w:t>
        </w:r>
      </w:ins>
      <w:ins w:id="4703" w:author="Muhamad Ridho Zul Khoiri" w:date="2026-07-14T15:09:00Z" w16du:dateUtc="2026-07-14T08:09:00Z">
        <w:r w:rsidRPr="00434D8E">
          <w:t xml:space="preserve"> may vary depending on the type and complexity of the activity. Function</w:t>
        </w:r>
        <w:r>
          <w:t>/activity</w:t>
        </w:r>
        <w:r w:rsidRPr="00434D8E">
          <w:t>-specific schedules may contain more detail than the integrated plan while remaining aligned with the applicable Integrated Planning horizon.</w:t>
        </w:r>
      </w:ins>
    </w:p>
    <w:p w14:paraId="51163CAB" w14:textId="77777777" w:rsidR="00D3715E" w:rsidRPr="00D3715E" w:rsidRDefault="00D3715E">
      <w:pPr>
        <w:spacing w:line="360" w:lineRule="auto"/>
        <w:rPr>
          <w:ins w:id="4704" w:author="Muhamad Ridho Zul Khoiri" w:date="2026-07-14T15:08:00Z" w16du:dateUtc="2026-07-14T08:08:00Z"/>
          <w:b/>
          <w:rPrChange w:id="4705" w:author="Muhamad Ridho Zul Khoiri" w:date="2026-07-14T15:09:00Z" w16du:dateUtc="2026-07-14T08:09:00Z">
            <w:rPr>
              <w:ins w:id="4706" w:author="Muhamad Ridho Zul Khoiri" w:date="2026-07-14T15:08:00Z" w16du:dateUtc="2026-07-14T08:08:00Z"/>
            </w:rPr>
          </w:rPrChange>
        </w:rPr>
        <w:pPrChange w:id="4707" w:author="Muhamad Ridho Zul Khoiri" w:date="2026-07-14T15:09:00Z" w16du:dateUtc="2026-07-14T08:09:00Z">
          <w:pPr>
            <w:spacing w:line="360" w:lineRule="auto"/>
            <w:ind w:left="1080"/>
          </w:pPr>
        </w:pPrChange>
      </w:pPr>
    </w:p>
    <w:p w14:paraId="09AAEA6C" w14:textId="45784BDA" w:rsidR="00E07AE3" w:rsidDel="00D3715E" w:rsidRDefault="00F94DAF" w:rsidP="00D3715E">
      <w:pPr>
        <w:pStyle w:val="Paragraph"/>
        <w:spacing w:after="0" w:line="360" w:lineRule="auto"/>
        <w:rPr>
          <w:del w:id="4708" w:author="Muhamad Ridho Zul Khoiri" w:date="2026-07-14T15:07:00Z" w16du:dateUtc="2026-07-14T08:07:00Z"/>
          <w:rFonts w:cs="Arial"/>
          <w:b/>
          <w:highlight w:val="yellow"/>
        </w:rPr>
      </w:pPr>
      <w:del w:id="4709" w:author="Muhamad Ridho Zul Khoiri" w:date="2026-07-14T15:07:00Z" w16du:dateUtc="2026-07-14T08:07:00Z">
        <w:r w:rsidRPr="00CF42A6" w:rsidDel="00D3715E">
          <w:rPr>
            <w:rFonts w:cs="Arial"/>
            <w:b/>
            <w:highlight w:val="yellow"/>
            <w:rPrChange w:id="4710" w:author="Muhamad Ridho Zul Khoiri" w:date="2026-07-14T10:44:00Z" w16du:dateUtc="2026-07-14T03:44:00Z">
              <w:rPr>
                <w:rFonts w:ascii="Times New Roman" w:hAnsi="Times New Roman"/>
                <w:b/>
              </w:rPr>
            </w:rPrChange>
          </w:rPr>
          <w:delText>10</w:delText>
        </w:r>
        <w:r w:rsidR="00E07AE3" w:rsidRPr="00CF42A6" w:rsidDel="00D3715E">
          <w:rPr>
            <w:rFonts w:cs="Arial"/>
            <w:b/>
            <w:highlight w:val="yellow"/>
            <w:rPrChange w:id="4711" w:author="Muhamad Ridho Zul Khoiri" w:date="2026-07-14T10:44:00Z" w16du:dateUtc="2026-07-14T03:44:00Z">
              <w:rPr>
                <w:rFonts w:ascii="Times New Roman" w:hAnsi="Times New Roman"/>
                <w:b/>
              </w:rPr>
            </w:rPrChange>
          </w:rPr>
          <w:delText xml:space="preserve"> Year plan:</w:delText>
        </w:r>
        <w:r w:rsidR="00E07AE3" w:rsidRPr="00CF42A6" w:rsidDel="00D3715E">
          <w:rPr>
            <w:rFonts w:cs="Arial"/>
            <w:highlight w:val="yellow"/>
            <w:rPrChange w:id="4712" w:author="Muhamad Ridho Zul Khoiri" w:date="2026-07-14T10:44:00Z" w16du:dateUtc="2026-07-14T03:44:00Z">
              <w:rPr>
                <w:rFonts w:ascii="Times New Roman" w:hAnsi="Times New Roman"/>
              </w:rPr>
            </w:rPrChange>
          </w:rPr>
          <w:delText xml:space="preserve"> </w:delText>
        </w:r>
        <w:r w:rsidR="004A2FB4" w:rsidRPr="00CF42A6" w:rsidDel="00D3715E">
          <w:rPr>
            <w:rFonts w:cs="Arial"/>
            <w:highlight w:val="yellow"/>
            <w:rPrChange w:id="4713" w:author="Muhamad Ridho Zul Khoiri" w:date="2026-07-14T10:44:00Z" w16du:dateUtc="2026-07-14T03:44:00Z">
              <w:rPr>
                <w:rFonts w:ascii="Times New Roman" w:hAnsi="Times New Roman"/>
              </w:rPr>
            </w:rPrChange>
          </w:rPr>
          <w:delText>Corresponds to a Level 1 high-level schedule, focusing on key milestones and summary activities</w:delText>
        </w:r>
      </w:del>
    </w:p>
    <w:p w14:paraId="6843FF3C" w14:textId="77777777" w:rsidR="00D3715E" w:rsidRPr="00CF42A6" w:rsidRDefault="00D3715E">
      <w:pPr>
        <w:pStyle w:val="Paragraph"/>
        <w:spacing w:after="0" w:line="360" w:lineRule="auto"/>
        <w:rPr>
          <w:ins w:id="4714" w:author="Muhamad Ridho Zul Khoiri" w:date="2026-07-14T15:08:00Z" w16du:dateUtc="2026-07-14T08:08:00Z"/>
          <w:rFonts w:cs="Arial"/>
          <w:highlight w:val="yellow"/>
          <w:rPrChange w:id="4715" w:author="Muhamad Ridho Zul Khoiri" w:date="2026-07-14T10:44:00Z" w16du:dateUtc="2026-07-14T03:44:00Z">
            <w:rPr>
              <w:ins w:id="4716" w:author="Muhamad Ridho Zul Khoiri" w:date="2026-07-14T15:08:00Z" w16du:dateUtc="2026-07-14T08:08:00Z"/>
              <w:rFonts w:ascii="Times New Roman" w:hAnsi="Times New Roman"/>
            </w:rPr>
          </w:rPrChange>
        </w:rPr>
        <w:pPrChange w:id="4717" w:author="Muhamad Ridho Zul Khoiri" w:date="2026-07-14T15:08:00Z" w16du:dateUtc="2026-07-14T08:08:00Z">
          <w:pPr>
            <w:pStyle w:val="Paragraph"/>
            <w:numPr>
              <w:numId w:val="47"/>
            </w:numPr>
            <w:spacing w:after="0" w:line="360" w:lineRule="auto"/>
            <w:ind w:left="1440" w:hanging="360"/>
          </w:pPr>
        </w:pPrChange>
      </w:pPr>
    </w:p>
    <w:p w14:paraId="4A037B25" w14:textId="57E8C1D2" w:rsidR="00E07AE3" w:rsidRPr="00CF42A6" w:rsidDel="00D3715E" w:rsidRDefault="00E07AE3">
      <w:pPr>
        <w:pStyle w:val="Paragraph"/>
        <w:numPr>
          <w:ilvl w:val="0"/>
          <w:numId w:val="47"/>
        </w:numPr>
        <w:spacing w:after="0" w:line="360" w:lineRule="auto"/>
        <w:rPr>
          <w:del w:id="4718" w:author="Muhamad Ridho Zul Khoiri" w:date="2026-07-14T15:07:00Z" w16du:dateUtc="2026-07-14T08:07:00Z"/>
          <w:rFonts w:cs="Arial"/>
          <w:highlight w:val="yellow"/>
          <w:rPrChange w:id="4719" w:author="Muhamad Ridho Zul Khoiri" w:date="2026-07-14T10:44:00Z" w16du:dateUtc="2026-07-14T03:44:00Z">
            <w:rPr>
              <w:del w:id="4720" w:author="Muhamad Ridho Zul Khoiri" w:date="2026-07-14T15:07:00Z" w16du:dateUtc="2026-07-14T08:07:00Z"/>
              <w:rFonts w:ascii="Times New Roman" w:hAnsi="Times New Roman"/>
            </w:rPr>
          </w:rPrChange>
        </w:rPr>
      </w:pPr>
      <w:del w:id="4721" w:author="Muhamad Ridho Zul Khoiri" w:date="2026-07-14T15:07:00Z" w16du:dateUtc="2026-07-14T08:07:00Z">
        <w:r w:rsidRPr="00CF42A6" w:rsidDel="00D3715E">
          <w:rPr>
            <w:rFonts w:cs="Arial"/>
            <w:b/>
            <w:highlight w:val="yellow"/>
            <w:rPrChange w:id="4722" w:author="Muhamad Ridho Zul Khoiri" w:date="2026-07-14T10:44:00Z" w16du:dateUtc="2026-07-14T03:44:00Z">
              <w:rPr>
                <w:rFonts w:ascii="Times New Roman" w:hAnsi="Times New Roman"/>
                <w:b/>
              </w:rPr>
            </w:rPrChange>
          </w:rPr>
          <w:delText xml:space="preserve">24 Month Plan: </w:delText>
        </w:r>
        <w:r w:rsidR="004A2FB4" w:rsidRPr="00CF42A6" w:rsidDel="00D3715E">
          <w:rPr>
            <w:rFonts w:cs="Arial"/>
            <w:highlight w:val="yellow"/>
            <w:rPrChange w:id="4723" w:author="Muhamad Ridho Zul Khoiri" w:date="2026-07-14T10:44:00Z" w16du:dateUtc="2026-07-14T03:44:00Z">
              <w:rPr>
                <w:rFonts w:ascii="Times New Roman" w:hAnsi="Times New Roman"/>
              </w:rPr>
            </w:rPrChange>
          </w:rPr>
          <w:delText>Provides a breakdown of the Level 1 plan, highlighting the integration of major works across the lifecycle of a project or activity.</w:delText>
        </w:r>
      </w:del>
    </w:p>
    <w:p w14:paraId="6C8E0455" w14:textId="49873467" w:rsidR="00E07AE3" w:rsidRPr="00CF42A6" w:rsidDel="00D3715E" w:rsidRDefault="00E07AE3">
      <w:pPr>
        <w:pStyle w:val="Paragraph"/>
        <w:numPr>
          <w:ilvl w:val="0"/>
          <w:numId w:val="47"/>
        </w:numPr>
        <w:spacing w:after="0" w:line="360" w:lineRule="auto"/>
        <w:rPr>
          <w:del w:id="4724" w:author="Muhamad Ridho Zul Khoiri" w:date="2026-07-14T15:07:00Z" w16du:dateUtc="2026-07-14T08:07:00Z"/>
          <w:rFonts w:cs="Arial"/>
          <w:highlight w:val="yellow"/>
          <w:rPrChange w:id="4725" w:author="Muhamad Ridho Zul Khoiri" w:date="2026-07-14T10:44:00Z" w16du:dateUtc="2026-07-14T03:44:00Z">
            <w:rPr>
              <w:del w:id="4726" w:author="Muhamad Ridho Zul Khoiri" w:date="2026-07-14T15:07:00Z" w16du:dateUtc="2026-07-14T08:07:00Z"/>
              <w:rFonts w:ascii="Times New Roman" w:hAnsi="Times New Roman"/>
            </w:rPr>
          </w:rPrChange>
        </w:rPr>
      </w:pPr>
      <w:del w:id="4727" w:author="Muhamad Ridho Zul Khoiri" w:date="2026-07-14T15:07:00Z" w16du:dateUtc="2026-07-14T08:07:00Z">
        <w:r w:rsidRPr="00CF42A6" w:rsidDel="00D3715E">
          <w:rPr>
            <w:rFonts w:cs="Arial"/>
            <w:b/>
            <w:highlight w:val="yellow"/>
            <w:rPrChange w:id="4728" w:author="Muhamad Ridho Zul Khoiri" w:date="2026-07-14T10:44:00Z" w16du:dateUtc="2026-07-14T03:44:00Z">
              <w:rPr>
                <w:rFonts w:ascii="Times New Roman" w:hAnsi="Times New Roman"/>
                <w:b/>
              </w:rPr>
            </w:rPrChange>
          </w:rPr>
          <w:delText>30/90</w:delText>
        </w:r>
        <w:r w:rsidR="00D97BB8" w:rsidRPr="00CF42A6" w:rsidDel="00D3715E">
          <w:rPr>
            <w:rFonts w:cs="Arial"/>
            <w:b/>
            <w:highlight w:val="yellow"/>
            <w:rPrChange w:id="4729" w:author="Muhamad Ridho Zul Khoiri" w:date="2026-07-14T10:44:00Z" w16du:dateUtc="2026-07-14T03:44:00Z">
              <w:rPr>
                <w:rFonts w:ascii="Times New Roman" w:hAnsi="Times New Roman"/>
                <w:b/>
              </w:rPr>
            </w:rPrChange>
          </w:rPr>
          <w:delText>D</w:delText>
        </w:r>
        <w:r w:rsidRPr="00CF42A6" w:rsidDel="00D3715E">
          <w:rPr>
            <w:rFonts w:cs="Arial"/>
            <w:b/>
            <w:highlight w:val="yellow"/>
            <w:rPrChange w:id="4730" w:author="Muhamad Ridho Zul Khoiri" w:date="2026-07-14T10:44:00Z" w16du:dateUtc="2026-07-14T03:44:00Z">
              <w:rPr>
                <w:rFonts w:ascii="Times New Roman" w:hAnsi="Times New Roman"/>
                <w:b/>
              </w:rPr>
            </w:rPrChange>
          </w:rPr>
          <w:delText xml:space="preserve"> Plan:</w:delText>
        </w:r>
        <w:r w:rsidRPr="00CF42A6" w:rsidDel="00D3715E">
          <w:rPr>
            <w:rFonts w:cs="Arial"/>
            <w:highlight w:val="yellow"/>
            <w:rPrChange w:id="4731" w:author="Muhamad Ridho Zul Khoiri" w:date="2026-07-14T10:44:00Z" w16du:dateUtc="2026-07-14T03:44:00Z">
              <w:rPr>
                <w:rFonts w:ascii="Times New Roman" w:hAnsi="Times New Roman"/>
              </w:rPr>
            </w:rPrChange>
          </w:rPr>
          <w:delText xml:space="preserve"> </w:delText>
        </w:r>
        <w:r w:rsidR="004A2FB4" w:rsidRPr="00CF42A6" w:rsidDel="00D3715E">
          <w:rPr>
            <w:rFonts w:cs="Arial"/>
            <w:highlight w:val="yellow"/>
            <w:rPrChange w:id="4732" w:author="Muhamad Ridho Zul Khoiri" w:date="2026-07-14T10:44:00Z" w16du:dateUtc="2026-07-14T03:44:00Z">
              <w:rPr>
                <w:rFonts w:ascii="Times New Roman" w:hAnsi="Times New Roman"/>
              </w:rPr>
            </w:rPrChange>
          </w:rPr>
          <w:delText>Represents the first level of activity-based planning, enabling critical path analysis and equivalent to a Level 3 plan.</w:delText>
        </w:r>
      </w:del>
    </w:p>
    <w:p w14:paraId="44FA034A" w14:textId="6F0DBDC0" w:rsidR="009400CC" w:rsidRPr="00CF42A6" w:rsidRDefault="00E07AE3">
      <w:pPr>
        <w:pStyle w:val="Paragraph"/>
        <w:spacing w:after="0" w:line="360" w:lineRule="auto"/>
        <w:rPr>
          <w:rFonts w:cs="Arial"/>
          <w:rPrChange w:id="4733" w:author="Muhamad Ridho Zul Khoiri" w:date="2026-07-14T10:44:00Z" w16du:dateUtc="2026-07-14T03:44:00Z">
            <w:rPr>
              <w:rFonts w:ascii="Times New Roman" w:hAnsi="Times New Roman"/>
            </w:rPr>
          </w:rPrChange>
        </w:rPr>
        <w:pPrChange w:id="4734" w:author="Muhamad Ridho Zul Khoiri" w:date="2026-07-10T15:30:00Z" w16du:dateUtc="2026-07-10T08:30:00Z">
          <w:pPr>
            <w:pStyle w:val="Paragraph"/>
            <w:numPr>
              <w:numId w:val="47"/>
            </w:numPr>
            <w:spacing w:after="0" w:line="360" w:lineRule="auto"/>
            <w:ind w:left="1440" w:hanging="360"/>
          </w:pPr>
        </w:pPrChange>
      </w:pPr>
      <w:del w:id="4735" w:author="Muhamad Ridho Zul Khoiri" w:date="2026-07-14T15:07:00Z" w16du:dateUtc="2026-07-14T08:07:00Z">
        <w:r w:rsidRPr="00CF42A6" w:rsidDel="00D3715E">
          <w:rPr>
            <w:rFonts w:cs="Arial"/>
            <w:b/>
            <w:highlight w:val="yellow"/>
            <w:rPrChange w:id="4736" w:author="Muhamad Ridho Zul Khoiri" w:date="2026-07-14T10:44:00Z" w16du:dateUtc="2026-07-14T03:44:00Z">
              <w:rPr>
                <w:rFonts w:ascii="Times New Roman" w:hAnsi="Times New Roman"/>
                <w:b/>
              </w:rPr>
            </w:rPrChange>
          </w:rPr>
          <w:delText>Plan Control:</w:delText>
        </w:r>
        <w:r w:rsidRPr="00CF42A6" w:rsidDel="00D3715E">
          <w:rPr>
            <w:rFonts w:cs="Arial"/>
            <w:highlight w:val="yellow"/>
            <w:rPrChange w:id="4737" w:author="Muhamad Ridho Zul Khoiri" w:date="2026-07-14T10:44:00Z" w16du:dateUtc="2026-07-14T03:44:00Z">
              <w:rPr>
                <w:rFonts w:ascii="Times New Roman" w:hAnsi="Times New Roman"/>
              </w:rPr>
            </w:rPrChange>
          </w:rPr>
          <w:delText xml:space="preserve">  </w:delText>
        </w:r>
        <w:r w:rsidR="0084687B" w:rsidRPr="00CF42A6" w:rsidDel="00D3715E">
          <w:rPr>
            <w:rFonts w:cs="Arial"/>
            <w:highlight w:val="yellow"/>
            <w:rPrChange w:id="4738" w:author="Muhamad Ridho Zul Khoiri" w:date="2026-07-14T10:44:00Z" w16du:dateUtc="2026-07-14T03:44:00Z">
              <w:rPr>
                <w:rFonts w:ascii="Times New Roman" w:hAnsi="Times New Roman"/>
              </w:rPr>
            </w:rPrChange>
          </w:rPr>
          <w:delText>Comprises Level 4 and 5 plans, which detail the production of work packages at the deliverable level. This level of detail is typically reserved for execution or physical operational activities.</w:delText>
        </w:r>
        <w:commentRangeEnd w:id="4642"/>
        <w:r w:rsidR="00D3715E" w:rsidRPr="00CF42A6" w:rsidDel="00D3715E">
          <w:rPr>
            <w:rStyle w:val="CommentReference"/>
            <w:rFonts w:cs="Arial"/>
            <w:sz w:val="20"/>
            <w:szCs w:val="20"/>
            <w:rPrChange w:id="4739" w:author="Muhamad Ridho Zul Khoiri" w:date="2026-07-14T10:44:00Z" w16du:dateUtc="2026-07-14T03:44:00Z">
              <w:rPr>
                <w:rStyle w:val="CommentReference"/>
                <w:rFonts w:ascii="Times New Roman" w:hAnsi="Times New Roman"/>
                <w:sz w:val="20"/>
                <w:szCs w:val="20"/>
              </w:rPr>
            </w:rPrChange>
          </w:rPr>
          <w:commentReference w:id="4642"/>
        </w:r>
        <w:commentRangeEnd w:id="4643"/>
        <w:r w:rsidR="009400CC" w:rsidRPr="00CF42A6" w:rsidDel="00D3715E">
          <w:rPr>
            <w:rStyle w:val="CommentReference"/>
            <w:rFonts w:cs="Arial"/>
            <w:sz w:val="20"/>
            <w:szCs w:val="20"/>
            <w:rPrChange w:id="4740" w:author="Muhamad Ridho Zul Khoiri" w:date="2026-07-14T10:44:00Z" w16du:dateUtc="2026-07-14T03:44:00Z">
              <w:rPr>
                <w:rStyle w:val="CommentReference"/>
                <w:rFonts w:ascii="Times New Roman" w:hAnsi="Times New Roman"/>
                <w:sz w:val="20"/>
                <w:szCs w:val="20"/>
              </w:rPr>
            </w:rPrChange>
          </w:rPr>
          <w:commentReference w:id="4643"/>
        </w:r>
      </w:del>
    </w:p>
    <w:p w14:paraId="0EB8B6B1" w14:textId="77777777" w:rsidR="00D2306D" w:rsidRPr="00CF42A6" w:rsidRDefault="00D2306D" w:rsidP="00BD290E">
      <w:pPr>
        <w:pStyle w:val="Paragraph"/>
        <w:spacing w:after="0" w:line="360" w:lineRule="auto"/>
        <w:rPr>
          <w:rFonts w:cs="Arial"/>
          <w:snapToGrid w:val="0"/>
          <w:rPrChange w:id="4741" w:author="Muhamad Ridho Zul Khoiri" w:date="2026-07-14T10:44:00Z" w16du:dateUtc="2026-07-14T03:44:00Z">
            <w:rPr>
              <w:rFonts w:ascii="Times New Roman" w:hAnsi="Times New Roman"/>
              <w:snapToGrid w:val="0"/>
            </w:rPr>
          </w:rPrChange>
        </w:rPr>
      </w:pPr>
    </w:p>
    <w:p w14:paraId="4F7A8F3C" w14:textId="77777777" w:rsidR="009E5B00" w:rsidRPr="00CF42A6" w:rsidRDefault="009E5B00">
      <w:pPr>
        <w:jc w:val="left"/>
        <w:rPr>
          <w:rFonts w:cs="Arial"/>
          <w:b/>
          <w:kern w:val="28"/>
          <w:sz w:val="28"/>
          <w:rPrChange w:id="4742" w:author="Muhamad Ridho Zul Khoiri" w:date="2026-07-14T10:44:00Z" w16du:dateUtc="2026-07-14T03:44:00Z">
            <w:rPr>
              <w:rFonts w:ascii="Times New Roman" w:hAnsi="Times New Roman"/>
              <w:b/>
              <w:kern w:val="28"/>
              <w:sz w:val="28"/>
            </w:rPr>
          </w:rPrChange>
        </w:rPr>
      </w:pPr>
      <w:r w:rsidRPr="00CF42A6">
        <w:rPr>
          <w:rFonts w:cs="Arial"/>
          <w:rPrChange w:id="4743" w:author="Muhamad Ridho Zul Khoiri" w:date="2026-07-14T10:44:00Z" w16du:dateUtc="2026-07-14T03:44:00Z">
            <w:rPr>
              <w:rFonts w:ascii="Times New Roman" w:hAnsi="Times New Roman"/>
            </w:rPr>
          </w:rPrChange>
        </w:rPr>
        <w:br w:type="page"/>
      </w:r>
    </w:p>
    <w:p w14:paraId="217E0872" w14:textId="215831C8" w:rsidR="002D152A" w:rsidRPr="00CF42A6" w:rsidRDefault="002D152A" w:rsidP="00BD290E">
      <w:pPr>
        <w:pStyle w:val="Heading1"/>
        <w:spacing w:before="0" w:after="0" w:line="360" w:lineRule="auto"/>
        <w:rPr>
          <w:rFonts w:cs="Arial"/>
          <w:rPrChange w:id="4744" w:author="Muhamad Ridho Zul Khoiri" w:date="2026-07-14T10:44:00Z" w16du:dateUtc="2026-07-14T03:44:00Z">
            <w:rPr>
              <w:rFonts w:ascii="Times New Roman" w:hAnsi="Times New Roman"/>
            </w:rPr>
          </w:rPrChange>
        </w:rPr>
      </w:pPr>
      <w:bookmarkStart w:id="4745" w:name="_Toc196309699"/>
      <w:r w:rsidRPr="00CF42A6">
        <w:rPr>
          <w:rFonts w:cs="Arial"/>
          <w:rPrChange w:id="4746" w:author="Muhamad Ridho Zul Khoiri" w:date="2026-07-14T10:44:00Z" w16du:dateUtc="2026-07-14T03:44:00Z">
            <w:rPr>
              <w:rFonts w:ascii="Times New Roman" w:hAnsi="Times New Roman"/>
            </w:rPr>
          </w:rPrChange>
        </w:rPr>
        <w:lastRenderedPageBreak/>
        <w:t>Managing the Plans</w:t>
      </w:r>
      <w:bookmarkEnd w:id="4745"/>
    </w:p>
    <w:p w14:paraId="4ABD3762" w14:textId="7F2CB1AC" w:rsidR="00D851D2" w:rsidRPr="00EF0596" w:rsidRDefault="00D851D2">
      <w:pPr>
        <w:pStyle w:val="H2Bullet"/>
        <w:numPr>
          <w:ilvl w:val="0"/>
          <w:numId w:val="0"/>
        </w:numPr>
        <w:spacing w:line="360" w:lineRule="auto"/>
        <w:ind w:left="1080"/>
        <w:jc w:val="both"/>
        <w:rPr>
          <w:ins w:id="4747" w:author="Muhamad Ridho Zul Khoiri" w:date="2026-07-14T15:57:00Z" w16du:dateUtc="2026-07-14T08:57:00Z"/>
          <w:sz w:val="20"/>
          <w:szCs w:val="20"/>
          <w:highlight w:val="yellow"/>
          <w:rPrChange w:id="4748" w:author="Muhamad Ridho Zul Khoiri" w:date="2026-07-14T15:58:00Z" w16du:dateUtc="2026-07-14T08:58:00Z">
            <w:rPr>
              <w:ins w:id="4749" w:author="Muhamad Ridho Zul Khoiri" w:date="2026-07-14T15:57:00Z" w16du:dateUtc="2026-07-14T08:57:00Z"/>
              <w:sz w:val="20"/>
              <w:szCs w:val="20"/>
            </w:rPr>
          </w:rPrChange>
        </w:rPr>
        <w:pPrChange w:id="4750" w:author="Muhamad Ridho Zul Khoiri" w:date="2026-07-14T15:57:00Z" w16du:dateUtc="2026-07-14T08:57:00Z">
          <w:pPr>
            <w:pStyle w:val="H2Bullet"/>
            <w:spacing w:line="360" w:lineRule="auto"/>
            <w:ind w:left="1080"/>
          </w:pPr>
        </w:pPrChange>
      </w:pPr>
      <w:bookmarkStart w:id="4751" w:name="_Toc196309700"/>
      <w:ins w:id="4752" w:author="Muhamad Ridho Zul Khoiri" w:date="2026-07-14T15:57:00Z" w16du:dateUtc="2026-07-14T08:57:00Z">
        <w:r w:rsidRPr="00EF0596">
          <w:rPr>
            <w:sz w:val="20"/>
            <w:szCs w:val="20"/>
            <w:highlight w:val="yellow"/>
            <w:rPrChange w:id="4753" w:author="Muhamad Ridho Zul Khoiri" w:date="2026-07-14T15:58:00Z" w16du:dateUtc="2026-07-14T08:58:00Z">
              <w:rPr>
                <w:sz w:val="20"/>
                <w:szCs w:val="20"/>
              </w:rPr>
            </w:rPrChange>
          </w:rPr>
          <w:t xml:space="preserve">The management of integrated plans requires consistent processes for developing, reviewing, updating, and controlling activities across the applicable planning horizons. As activities progress from </w:t>
        </w:r>
      </w:ins>
      <w:ins w:id="4754" w:author="Muhamad Ridho Zul Khoiri" w:date="2026-07-14T15:58:00Z" w16du:dateUtc="2026-07-14T08:58:00Z">
        <w:r w:rsidR="006777DD" w:rsidRPr="00EF0596">
          <w:rPr>
            <w:sz w:val="20"/>
            <w:szCs w:val="20"/>
            <w:highlight w:val="yellow"/>
            <w:rPrChange w:id="4755" w:author="Muhamad Ridho Zul Khoiri" w:date="2026-07-14T15:58:00Z" w16du:dateUtc="2026-07-14T08:58:00Z">
              <w:rPr>
                <w:sz w:val="20"/>
                <w:szCs w:val="20"/>
              </w:rPr>
            </w:rPrChange>
          </w:rPr>
          <w:t xml:space="preserve">more strategic, </w:t>
        </w:r>
      </w:ins>
      <w:ins w:id="4756" w:author="Muhamad Ridho Zul Khoiri" w:date="2026-07-14T15:57:00Z" w16du:dateUtc="2026-07-14T08:57:00Z">
        <w:r w:rsidRPr="00EF0596">
          <w:rPr>
            <w:sz w:val="20"/>
            <w:szCs w:val="20"/>
            <w:highlight w:val="yellow"/>
            <w:rPrChange w:id="4757" w:author="Muhamad Ridho Zul Khoiri" w:date="2026-07-14T15:58:00Z" w16du:dateUtc="2026-07-14T08:58:00Z">
              <w:rPr>
                <w:sz w:val="20"/>
                <w:szCs w:val="20"/>
              </w:rPr>
            </w:rPrChange>
          </w:rPr>
          <w:t xml:space="preserve">longer-term planning toward </w:t>
        </w:r>
      </w:ins>
      <w:ins w:id="4758" w:author="Muhamad Ridho Zul Khoiri" w:date="2026-07-14T15:58:00Z" w16du:dateUtc="2026-07-14T08:58:00Z">
        <w:r w:rsidR="006777DD" w:rsidRPr="00EF0596">
          <w:rPr>
            <w:sz w:val="20"/>
            <w:szCs w:val="20"/>
            <w:highlight w:val="yellow"/>
            <w:rPrChange w:id="4759" w:author="Muhamad Ridho Zul Khoiri" w:date="2026-07-14T15:58:00Z" w16du:dateUtc="2026-07-14T08:58:00Z">
              <w:rPr>
                <w:sz w:val="20"/>
                <w:szCs w:val="20"/>
              </w:rPr>
            </w:rPrChange>
          </w:rPr>
          <w:t xml:space="preserve">tactical and </w:t>
        </w:r>
      </w:ins>
      <w:ins w:id="4760" w:author="Muhamad Ridho Zul Khoiri" w:date="2026-07-14T15:57:00Z" w16du:dateUtc="2026-07-14T08:57:00Z">
        <w:r w:rsidRPr="00EF0596">
          <w:rPr>
            <w:sz w:val="20"/>
            <w:szCs w:val="20"/>
            <w:highlight w:val="yellow"/>
            <w:rPrChange w:id="4761" w:author="Muhamad Ridho Zul Khoiri" w:date="2026-07-14T15:58:00Z" w16du:dateUtc="2026-07-14T08:58:00Z">
              <w:rPr>
                <w:sz w:val="20"/>
                <w:szCs w:val="20"/>
              </w:rPr>
            </w:rPrChange>
          </w:rPr>
          <w:t>execution</w:t>
        </w:r>
      </w:ins>
      <w:ins w:id="4762" w:author="Muhamad Ridho Zul Khoiri" w:date="2026-07-14T15:58:00Z" w16du:dateUtc="2026-07-14T08:58:00Z">
        <w:r w:rsidR="006777DD" w:rsidRPr="00EF0596">
          <w:rPr>
            <w:sz w:val="20"/>
            <w:szCs w:val="20"/>
            <w:highlight w:val="yellow"/>
            <w:rPrChange w:id="4763" w:author="Muhamad Ridho Zul Khoiri" w:date="2026-07-14T15:58:00Z" w16du:dateUtc="2026-07-14T08:58:00Z">
              <w:rPr>
                <w:sz w:val="20"/>
                <w:szCs w:val="20"/>
              </w:rPr>
            </w:rPrChange>
          </w:rPr>
          <w:t>al</w:t>
        </w:r>
      </w:ins>
      <w:ins w:id="4764" w:author="Muhamad Ridho Zul Khoiri" w:date="2026-07-14T15:57:00Z" w16du:dateUtc="2026-07-14T08:57:00Z">
        <w:r w:rsidRPr="00EF0596">
          <w:rPr>
            <w:sz w:val="20"/>
            <w:szCs w:val="20"/>
            <w:highlight w:val="yellow"/>
            <w:rPrChange w:id="4765" w:author="Muhamad Ridho Zul Khoiri" w:date="2026-07-14T15:58:00Z" w16du:dateUtc="2026-07-14T08:58:00Z">
              <w:rPr>
                <w:sz w:val="20"/>
                <w:szCs w:val="20"/>
              </w:rPr>
            </w:rPrChange>
          </w:rPr>
          <w:t>, the level of detail, certainty, readiness, and control shall progressively increase.</w:t>
        </w:r>
      </w:ins>
    </w:p>
    <w:p w14:paraId="24622BF9" w14:textId="58027D2C" w:rsidR="00D851D2" w:rsidRDefault="00D851D2" w:rsidP="00FD4E45">
      <w:pPr>
        <w:pStyle w:val="H2Bullet"/>
        <w:numPr>
          <w:ilvl w:val="0"/>
          <w:numId w:val="0"/>
        </w:numPr>
        <w:spacing w:line="360" w:lineRule="auto"/>
        <w:ind w:left="1080"/>
        <w:jc w:val="both"/>
        <w:rPr>
          <w:ins w:id="4766" w:author="Muhamad Ridho Zul Khoiri" w:date="2026-07-14T15:57:00Z" w16du:dateUtc="2026-07-14T08:57:00Z"/>
          <w:sz w:val="20"/>
          <w:szCs w:val="20"/>
        </w:rPr>
      </w:pPr>
      <w:ins w:id="4767" w:author="Muhamad Ridho Zul Khoiri" w:date="2026-07-14T15:57:00Z" w16du:dateUtc="2026-07-14T08:57:00Z">
        <w:r w:rsidRPr="00EF0596">
          <w:rPr>
            <w:sz w:val="20"/>
            <w:szCs w:val="20"/>
            <w:highlight w:val="yellow"/>
            <w:rPrChange w:id="4768" w:author="Muhamad Ridho Zul Khoiri" w:date="2026-07-14T15:58:00Z" w16du:dateUtc="2026-07-14T08:58:00Z">
              <w:rPr>
                <w:sz w:val="20"/>
                <w:szCs w:val="20"/>
              </w:rPr>
            </w:rPrChange>
          </w:rPr>
          <w:t>Plans shall be managed to maintain alignment across functions and planning horizons, identify and resolve constraints and conflicts, confirm activity readiness, and control changes to approved plans. The requirements in this section apply according to the purpose and level of detail of each planning horizon.</w:t>
        </w:r>
      </w:ins>
    </w:p>
    <w:p w14:paraId="217E0873" w14:textId="265EFD02" w:rsidR="00895AC4" w:rsidRPr="00CF42A6" w:rsidRDefault="00895AC4" w:rsidP="00D2306D">
      <w:pPr>
        <w:pStyle w:val="Heading2"/>
        <w:spacing w:before="0" w:line="360" w:lineRule="auto"/>
        <w:rPr>
          <w:rFonts w:cs="Arial"/>
          <w:rPrChange w:id="4769" w:author="Muhamad Ridho Zul Khoiri" w:date="2026-07-14T10:44:00Z" w16du:dateUtc="2026-07-14T03:44:00Z">
            <w:rPr>
              <w:rFonts w:ascii="Times New Roman" w:hAnsi="Times New Roman"/>
            </w:rPr>
          </w:rPrChange>
        </w:rPr>
      </w:pPr>
      <w:r w:rsidRPr="00CF42A6">
        <w:rPr>
          <w:rFonts w:cs="Arial"/>
          <w:rPrChange w:id="4770" w:author="Muhamad Ridho Zul Khoiri" w:date="2026-07-14T10:44:00Z" w16du:dateUtc="2026-07-14T03:44:00Z">
            <w:rPr>
              <w:rFonts w:ascii="Times New Roman" w:hAnsi="Times New Roman"/>
            </w:rPr>
          </w:rPrChange>
        </w:rPr>
        <w:t>Acceptance/Input Criteria</w:t>
      </w:r>
      <w:bookmarkEnd w:id="4751"/>
      <w:r w:rsidRPr="00CF42A6">
        <w:rPr>
          <w:rFonts w:cs="Arial"/>
          <w:rPrChange w:id="4771" w:author="Muhamad Ridho Zul Khoiri" w:date="2026-07-14T10:44:00Z" w16du:dateUtc="2026-07-14T03:44:00Z">
            <w:rPr>
              <w:rFonts w:ascii="Times New Roman" w:hAnsi="Times New Roman"/>
            </w:rPr>
          </w:rPrChange>
        </w:rPr>
        <w:t xml:space="preserve"> </w:t>
      </w:r>
    </w:p>
    <w:p w14:paraId="4F321FD7" w14:textId="77777777" w:rsidR="00EF0596" w:rsidRDefault="0084687B" w:rsidP="0084687B">
      <w:pPr>
        <w:pStyle w:val="H2Bullet"/>
        <w:numPr>
          <w:ilvl w:val="0"/>
          <w:numId w:val="0"/>
        </w:numPr>
        <w:spacing w:line="360" w:lineRule="auto"/>
        <w:ind w:left="1080"/>
        <w:jc w:val="both"/>
        <w:rPr>
          <w:ins w:id="4772" w:author="Muhamad Ridho Zul Khoiri" w:date="2026-07-14T15:59:00Z" w16du:dateUtc="2026-07-14T08:59:00Z"/>
          <w:sz w:val="20"/>
          <w:szCs w:val="20"/>
        </w:rPr>
      </w:pPr>
      <w:r w:rsidRPr="00CF42A6">
        <w:rPr>
          <w:sz w:val="20"/>
          <w:szCs w:val="20"/>
          <w:rPrChange w:id="4773" w:author="Muhamad Ridho Zul Khoiri" w:date="2026-07-14T10:44:00Z" w16du:dateUtc="2026-07-14T03:44:00Z">
            <w:rPr>
              <w:rFonts w:ascii="Times New Roman" w:hAnsi="Times New Roman" w:cs="Times New Roman"/>
              <w:sz w:val="20"/>
              <w:szCs w:val="20"/>
            </w:rPr>
          </w:rPrChange>
        </w:rPr>
        <w:t>Maintaining consistent acceptance and input criteria is crucial for ensuring the compatibility and coordination of activities from various sources into a unified integrated plan. This approach facilitates the identification of potential conflicts, such as skilled labor availability, rig constraints, and capital limitations, while also uncovering synergies and optimizing the sequencing of activities.</w:t>
      </w:r>
    </w:p>
    <w:p w14:paraId="5FC8D81F" w14:textId="412EB7D6" w:rsidR="00330CA3" w:rsidRPr="00CF42A6" w:rsidRDefault="008D07DE" w:rsidP="00FD4E45">
      <w:pPr>
        <w:pStyle w:val="H2Bullet"/>
        <w:numPr>
          <w:ilvl w:val="0"/>
          <w:numId w:val="0"/>
        </w:numPr>
        <w:spacing w:line="360" w:lineRule="auto"/>
        <w:ind w:left="1080"/>
        <w:jc w:val="both"/>
        <w:rPr>
          <w:sz w:val="20"/>
          <w:szCs w:val="20"/>
          <w:rPrChange w:id="4774" w:author="Muhamad Ridho Zul Khoiri" w:date="2026-07-14T10:44:00Z" w16du:dateUtc="2026-07-14T03:44:00Z">
            <w:rPr>
              <w:rFonts w:ascii="Times New Roman" w:hAnsi="Times New Roman" w:cs="Times New Roman"/>
              <w:sz w:val="20"/>
              <w:szCs w:val="20"/>
            </w:rPr>
          </w:rPrChange>
        </w:rPr>
      </w:pPr>
      <w:ins w:id="4775" w:author="Muhamad Ridho Zul Khoiri" w:date="2026-07-14T15:59:00Z" w16du:dateUtc="2026-07-14T08:59:00Z">
        <w:r w:rsidRPr="008D07DE">
          <w:rPr>
            <w:sz w:val="20"/>
            <w:szCs w:val="20"/>
            <w:highlight w:val="yellow"/>
            <w:rPrChange w:id="4776" w:author="Muhamad Ridho Zul Khoiri" w:date="2026-07-14T15:59:00Z" w16du:dateUtc="2026-07-14T08:59:00Z">
              <w:rPr>
                <w:sz w:val="20"/>
                <w:szCs w:val="20"/>
              </w:rPr>
            </w:rPrChange>
          </w:rPr>
          <w:t>Activities shall meet the applicable inclusion criteria for the relevant planning horizon as defined in Appendix C – Planning Activity Inclusion Criteria. The information required to support planning, integration, and review shall be progressively developed as activities move toward execution.</w:t>
        </w:r>
        <w:r w:rsidRPr="008D07DE">
          <w:rPr>
            <w:sz w:val="20"/>
            <w:szCs w:val="20"/>
          </w:rPr>
          <w:t xml:space="preserve"> </w:t>
        </w:r>
      </w:ins>
      <w:del w:id="4777" w:author="Muhamad Ridho Zul Khoiri" w:date="2026-07-14T15:59:00Z" w16du:dateUtc="2026-07-14T08:59:00Z">
        <w:r w:rsidR="0084687B" w:rsidRPr="00CF42A6" w:rsidDel="008D07DE">
          <w:rPr>
            <w:sz w:val="20"/>
            <w:szCs w:val="20"/>
            <w:rPrChange w:id="4778" w:author="Muhamad Ridho Zul Khoiri" w:date="2026-07-14T10:44:00Z" w16du:dateUtc="2026-07-14T03:44:00Z">
              <w:rPr>
                <w:rFonts w:ascii="Times New Roman" w:hAnsi="Times New Roman" w:cs="Times New Roman"/>
                <w:sz w:val="20"/>
                <w:szCs w:val="20"/>
              </w:rPr>
            </w:rPrChange>
          </w:rPr>
          <w:delText xml:space="preserve"> </w:delText>
        </w:r>
      </w:del>
      <w:commentRangeStart w:id="4779"/>
      <w:r w:rsidR="0084687B" w:rsidRPr="008D07DE">
        <w:rPr>
          <w:sz w:val="20"/>
          <w:szCs w:val="20"/>
          <w:rPrChange w:id="4780" w:author="Muhamad Ridho Zul Khoiri" w:date="2026-07-14T15:59:00Z" w16du:dateUtc="2026-07-14T08:59:00Z">
            <w:rPr>
              <w:rFonts w:ascii="Times New Roman" w:hAnsi="Times New Roman" w:cs="Times New Roman"/>
              <w:sz w:val="20"/>
              <w:szCs w:val="20"/>
            </w:rPr>
          </w:rPrChange>
        </w:rPr>
        <w:t xml:space="preserve">Typical input criteria for each planning horizon are detailed in Appendix </w:t>
      </w:r>
      <w:r w:rsidR="00420241" w:rsidRPr="008D07DE">
        <w:rPr>
          <w:sz w:val="20"/>
          <w:szCs w:val="20"/>
          <w:rPrChange w:id="4781" w:author="Muhamad Ridho Zul Khoiri" w:date="2026-07-14T15:59:00Z" w16du:dateUtc="2026-07-14T08:59:00Z">
            <w:rPr>
              <w:rFonts w:ascii="Times New Roman" w:hAnsi="Times New Roman" w:cs="Times New Roman"/>
              <w:sz w:val="20"/>
              <w:szCs w:val="20"/>
            </w:rPr>
          </w:rPrChange>
        </w:rPr>
        <w:t>D.</w:t>
      </w:r>
      <w:commentRangeEnd w:id="4779"/>
      <w:r w:rsidR="003E2625" w:rsidRPr="00CF42A6">
        <w:rPr>
          <w:rStyle w:val="CommentReference"/>
          <w:sz w:val="20"/>
          <w:szCs w:val="20"/>
          <w:rPrChange w:id="4782" w:author="Muhamad Ridho Zul Khoiri" w:date="2026-07-14T10:44:00Z" w16du:dateUtc="2026-07-14T03:44:00Z">
            <w:rPr>
              <w:rStyle w:val="CommentReference"/>
              <w:rFonts w:ascii="Times New Roman" w:hAnsi="Times New Roman" w:cs="Times New Roman"/>
              <w:sz w:val="20"/>
              <w:szCs w:val="20"/>
            </w:rPr>
          </w:rPrChange>
        </w:rPr>
        <w:commentReference w:id="4779"/>
      </w:r>
    </w:p>
    <w:p w14:paraId="57835166" w14:textId="577BE9CC" w:rsidR="009400CC" w:rsidRPr="00CF42A6" w:rsidRDefault="009400CC" w:rsidP="009400CC">
      <w:pPr>
        <w:pStyle w:val="Heading2"/>
        <w:spacing w:line="360" w:lineRule="auto"/>
        <w:rPr>
          <w:ins w:id="4783" w:author="Muhamad Ridho Zul Khoiri" w:date="2026-07-10T15:36:00Z" w16du:dateUtc="2026-07-10T08:36:00Z"/>
          <w:rFonts w:cs="Arial"/>
          <w:highlight w:val="yellow"/>
          <w:rPrChange w:id="4784" w:author="Muhamad Ridho Zul Khoiri" w:date="2026-07-14T10:44:00Z" w16du:dateUtc="2026-07-14T03:44:00Z">
            <w:rPr>
              <w:ins w:id="4785" w:author="Muhamad Ridho Zul Khoiri" w:date="2026-07-10T15:36:00Z" w16du:dateUtc="2026-07-10T08:36:00Z"/>
              <w:rFonts w:ascii="Times New Roman" w:hAnsi="Times New Roman"/>
            </w:rPr>
          </w:rPrChange>
        </w:rPr>
      </w:pPr>
      <w:bookmarkStart w:id="4786" w:name="_Toc196309701"/>
      <w:ins w:id="4787" w:author="Muhamad Ridho Zul Khoiri" w:date="2026-07-10T15:36:00Z" w16du:dateUtc="2026-07-10T08:36:00Z">
        <w:r w:rsidRPr="00CF42A6">
          <w:rPr>
            <w:rFonts w:cs="Arial"/>
            <w:highlight w:val="yellow"/>
            <w:rPrChange w:id="4788" w:author="Muhamad Ridho Zul Khoiri" w:date="2026-07-14T10:44:00Z" w16du:dateUtc="2026-07-14T03:44:00Z">
              <w:rPr>
                <w:rFonts w:ascii="Times New Roman" w:hAnsi="Times New Roman"/>
              </w:rPr>
            </w:rPrChange>
          </w:rPr>
          <w:t>12</w:t>
        </w:r>
      </w:ins>
      <w:ins w:id="4789" w:author="Muhamad Ridho Zul Khoiri" w:date="2026-07-10T15:38:00Z" w16du:dateUtc="2026-07-10T08:38:00Z">
        <w:r w:rsidR="0017242D" w:rsidRPr="00CF42A6">
          <w:rPr>
            <w:rFonts w:cs="Arial"/>
            <w:highlight w:val="yellow"/>
            <w:rPrChange w:id="4790" w:author="Muhamad Ridho Zul Khoiri" w:date="2026-07-14T10:44:00Z" w16du:dateUtc="2026-07-14T03:44:00Z">
              <w:rPr>
                <w:rFonts w:ascii="Times New Roman" w:hAnsi="Times New Roman"/>
                <w:highlight w:val="yellow"/>
              </w:rPr>
            </w:rPrChange>
          </w:rPr>
          <w:t xml:space="preserve"> </w:t>
        </w:r>
      </w:ins>
      <w:ins w:id="4791" w:author="Muhamad Ridho Zul Khoiri" w:date="2026-07-10T15:36:00Z" w16du:dateUtc="2026-07-10T08:36:00Z">
        <w:r w:rsidRPr="00CF42A6">
          <w:rPr>
            <w:rFonts w:cs="Arial"/>
            <w:highlight w:val="yellow"/>
            <w:rPrChange w:id="4792" w:author="Muhamad Ridho Zul Khoiri" w:date="2026-07-14T10:44:00Z" w16du:dateUtc="2026-07-14T03:44:00Z">
              <w:rPr>
                <w:rFonts w:ascii="Times New Roman" w:hAnsi="Times New Roman"/>
              </w:rPr>
            </w:rPrChange>
          </w:rPr>
          <w:t>Month Plan (12M)</w:t>
        </w:r>
      </w:ins>
    </w:p>
    <w:p w14:paraId="2A211706" w14:textId="0570CBB9" w:rsidR="00FD4E45" w:rsidRPr="00FD4E45" w:rsidRDefault="00FD4E45" w:rsidP="00AF5327">
      <w:pPr>
        <w:pStyle w:val="Paragraph"/>
        <w:spacing w:line="360" w:lineRule="auto"/>
        <w:rPr>
          <w:ins w:id="4793" w:author="Muhamad Ridho Zul Khoiri" w:date="2026-07-14T16:01:00Z" w16du:dateUtc="2026-07-14T09:01:00Z"/>
          <w:rFonts w:cs="Arial"/>
          <w:lang w:val="en-AU"/>
        </w:rPr>
      </w:pPr>
      <w:ins w:id="4794" w:author="Muhamad Ridho Zul Khoiri" w:date="2026-07-14T16:01:00Z" w16du:dateUtc="2026-07-14T09:01:00Z">
        <w:r>
          <w:rPr>
            <w:rFonts w:cs="Arial"/>
            <w:lang w:val="en-AU"/>
          </w:rPr>
          <w:t>12M</w:t>
        </w:r>
        <w:r w:rsidRPr="00FD4E45">
          <w:rPr>
            <w:rFonts w:cs="Arial"/>
            <w:lang w:val="en-AU"/>
          </w:rPr>
          <w:t xml:space="preserve"> Plan provides a rolling view of operationally impacting activities expected within the next </w:t>
        </w:r>
      </w:ins>
      <w:ins w:id="4795" w:author="Muhamad Ridho Zul Khoiri" w:date="2026-07-14T16:03:00Z" w16du:dateUtc="2026-07-14T09:03:00Z">
        <w:r>
          <w:rPr>
            <w:rFonts w:cs="Arial"/>
            <w:lang w:val="en-AU"/>
          </w:rPr>
          <w:t>twelve</w:t>
        </w:r>
      </w:ins>
      <w:ins w:id="4796" w:author="Muhamad Ridho Zul Khoiri" w:date="2026-07-14T16:01:00Z" w16du:dateUtc="2026-07-14T09:01:00Z">
        <w:r w:rsidRPr="00FD4E45">
          <w:rPr>
            <w:rFonts w:cs="Arial"/>
            <w:lang w:val="en-AU"/>
          </w:rPr>
          <w:t xml:space="preserve"> months. It serves as the transition between the </w:t>
        </w:r>
        <w:r>
          <w:rPr>
            <w:rFonts w:cs="Arial"/>
            <w:lang w:val="en-AU"/>
          </w:rPr>
          <w:t>LTP</w:t>
        </w:r>
        <w:r w:rsidRPr="00FD4E45">
          <w:rPr>
            <w:rFonts w:cs="Arial"/>
            <w:lang w:val="en-AU"/>
          </w:rPr>
          <w:t xml:space="preserve"> and detailed operational planning by consolidating relevant activities from the approved LTP and other applicable functional or operational inputs.</w:t>
        </w:r>
      </w:ins>
    </w:p>
    <w:p w14:paraId="20944DC1" w14:textId="0FF96D71" w:rsidR="00FD4E45" w:rsidRPr="00FD4E45" w:rsidRDefault="00FD4E45" w:rsidP="00AF5327">
      <w:pPr>
        <w:pStyle w:val="Paragraph"/>
        <w:spacing w:line="360" w:lineRule="auto"/>
        <w:rPr>
          <w:ins w:id="4797" w:author="Muhamad Ridho Zul Khoiri" w:date="2026-07-14T16:01:00Z" w16du:dateUtc="2026-07-14T09:01:00Z"/>
          <w:rFonts w:cs="Arial"/>
          <w:lang w:val="en-AU"/>
        </w:rPr>
      </w:pPr>
      <w:ins w:id="4798" w:author="Muhamad Ridho Zul Khoiri" w:date="2026-07-14T16:01:00Z" w16du:dateUtc="2026-07-14T09:01:00Z">
        <w:r>
          <w:rPr>
            <w:rFonts w:cs="Arial"/>
            <w:lang w:val="en-AU"/>
          </w:rPr>
          <w:t>12M</w:t>
        </w:r>
        <w:r w:rsidRPr="00FD4E45">
          <w:rPr>
            <w:rFonts w:cs="Arial"/>
            <w:lang w:val="en-AU"/>
          </w:rPr>
          <w:t xml:space="preserve"> Plan is intended for early screening, integration, and coordination. Activities included in the plan are not yet committed for execution. The plan provides sufficient visibility to identify potential priorities, dependencies, interfaces, risks, constraints, and resource requirements before activities progress into the 90</w:t>
        </w:r>
      </w:ins>
      <w:ins w:id="4799" w:author="Muhamad Ridho Zul Khoiri" w:date="2026-07-14T16:03:00Z" w16du:dateUtc="2026-07-14T09:03:00Z">
        <w:r>
          <w:rPr>
            <w:rFonts w:cs="Arial"/>
            <w:lang w:val="en-AU"/>
          </w:rPr>
          <w:t>D</w:t>
        </w:r>
      </w:ins>
      <w:ins w:id="4800" w:author="Muhamad Ridho Zul Khoiri" w:date="2026-07-14T16:01:00Z" w16du:dateUtc="2026-07-14T09:01:00Z">
        <w:r w:rsidRPr="00FD4E45">
          <w:rPr>
            <w:rFonts w:cs="Arial"/>
            <w:lang w:val="en-AU"/>
          </w:rPr>
          <w:t xml:space="preserve"> Plan.</w:t>
        </w:r>
      </w:ins>
    </w:p>
    <w:p w14:paraId="2E8403BB" w14:textId="46E3AE66" w:rsidR="00FD4E45" w:rsidRPr="00FD4E45" w:rsidRDefault="00FD4E45">
      <w:pPr>
        <w:pStyle w:val="Paragraph"/>
        <w:spacing w:after="0" w:line="360" w:lineRule="auto"/>
        <w:rPr>
          <w:ins w:id="4801" w:author="Muhamad Ridho Zul Khoiri" w:date="2026-07-14T16:01:00Z" w16du:dateUtc="2026-07-14T09:01:00Z"/>
          <w:rFonts w:cs="Arial"/>
          <w:lang w:val="en-AU"/>
        </w:rPr>
        <w:pPrChange w:id="4802" w:author="Muhamad Ridho Zul Khoiri" w:date="2026-07-14T16:03:00Z" w16du:dateUtc="2026-07-14T09:03:00Z">
          <w:pPr>
            <w:pStyle w:val="Paragraph"/>
            <w:spacing w:line="360" w:lineRule="auto"/>
          </w:pPr>
        </w:pPrChange>
      </w:pPr>
      <w:ins w:id="4803" w:author="Muhamad Ridho Zul Khoiri" w:date="2026-07-14T16:01:00Z" w16du:dateUtc="2026-07-14T09:01:00Z">
        <w:r w:rsidRPr="00FD4E45">
          <w:rPr>
            <w:rFonts w:cs="Arial"/>
            <w:lang w:val="en-AU"/>
          </w:rPr>
          <w:t>Activities proposed for inclusion in the 12</w:t>
        </w:r>
      </w:ins>
      <w:ins w:id="4804" w:author="Muhamad Ridho Zul Khoiri" w:date="2026-07-14T16:03:00Z" w16du:dateUtc="2026-07-14T09:03:00Z">
        <w:r>
          <w:rPr>
            <w:rFonts w:cs="Arial"/>
            <w:lang w:val="en-AU"/>
          </w:rPr>
          <w:t>M</w:t>
        </w:r>
      </w:ins>
      <w:ins w:id="4805" w:author="Muhamad Ridho Zul Khoiri" w:date="2026-07-14T16:01:00Z" w16du:dateUtc="2026-07-14T09:01:00Z">
        <w:r w:rsidRPr="00FD4E45">
          <w:rPr>
            <w:rFonts w:cs="Arial"/>
            <w:lang w:val="en-AU"/>
          </w:rPr>
          <w:t xml:space="preserve"> Plan shall, as applicable, include:</w:t>
        </w:r>
      </w:ins>
    </w:p>
    <w:p w14:paraId="198FEDC9" w14:textId="77777777" w:rsidR="00FD4E45" w:rsidRPr="00FD4E45" w:rsidRDefault="00FD4E45">
      <w:pPr>
        <w:pStyle w:val="Paragraph"/>
        <w:numPr>
          <w:ilvl w:val="0"/>
          <w:numId w:val="88"/>
        </w:numPr>
        <w:spacing w:after="0" w:line="360" w:lineRule="auto"/>
        <w:rPr>
          <w:ins w:id="4806" w:author="Muhamad Ridho Zul Khoiri" w:date="2026-07-14T16:01:00Z" w16du:dateUtc="2026-07-14T09:01:00Z"/>
          <w:rFonts w:cs="Arial"/>
          <w:lang w:val="en-AU"/>
        </w:rPr>
        <w:pPrChange w:id="4807" w:author="Muhamad Ridho Zul Khoiri" w:date="2026-07-14T16:02:00Z" w16du:dateUtc="2026-07-14T09:02:00Z">
          <w:pPr>
            <w:pStyle w:val="Paragraph"/>
            <w:spacing w:line="360" w:lineRule="auto"/>
          </w:pPr>
        </w:pPrChange>
      </w:pPr>
      <w:ins w:id="4808" w:author="Muhamad Ridho Zul Khoiri" w:date="2026-07-14T16:01:00Z" w16du:dateUtc="2026-07-14T09:01:00Z">
        <w:r w:rsidRPr="00FD4E45">
          <w:rPr>
            <w:rFonts w:cs="Arial"/>
            <w:lang w:val="en-AU"/>
          </w:rPr>
          <w:t>activity identification and description;</w:t>
        </w:r>
      </w:ins>
    </w:p>
    <w:p w14:paraId="41A1EB1F" w14:textId="77777777" w:rsidR="00FD4E45" w:rsidRPr="00FD4E45" w:rsidRDefault="00FD4E45">
      <w:pPr>
        <w:pStyle w:val="Paragraph"/>
        <w:numPr>
          <w:ilvl w:val="0"/>
          <w:numId w:val="88"/>
        </w:numPr>
        <w:spacing w:after="0" w:line="360" w:lineRule="auto"/>
        <w:rPr>
          <w:ins w:id="4809" w:author="Muhamad Ridho Zul Khoiri" w:date="2026-07-14T16:01:00Z" w16du:dateUtc="2026-07-14T09:01:00Z"/>
          <w:rFonts w:cs="Arial"/>
          <w:lang w:val="en-AU"/>
        </w:rPr>
        <w:pPrChange w:id="4810" w:author="Muhamad Ridho Zul Khoiri" w:date="2026-07-14T16:02:00Z" w16du:dateUtc="2026-07-14T09:02:00Z">
          <w:pPr>
            <w:pStyle w:val="Paragraph"/>
            <w:spacing w:line="360" w:lineRule="auto"/>
          </w:pPr>
        </w:pPrChange>
      </w:pPr>
      <w:ins w:id="4811" w:author="Muhamad Ridho Zul Khoiri" w:date="2026-07-14T16:01:00Z" w16du:dateUtc="2026-07-14T09:01:00Z">
        <w:r w:rsidRPr="00FD4E45">
          <w:rPr>
            <w:rFonts w:cs="Arial"/>
            <w:lang w:val="en-AU"/>
          </w:rPr>
          <w:t>responsible function and activity owner;</w:t>
        </w:r>
      </w:ins>
    </w:p>
    <w:p w14:paraId="7BC5D974" w14:textId="77777777" w:rsidR="00FD4E45" w:rsidRPr="00FD4E45" w:rsidRDefault="00FD4E45">
      <w:pPr>
        <w:pStyle w:val="Paragraph"/>
        <w:numPr>
          <w:ilvl w:val="0"/>
          <w:numId w:val="88"/>
        </w:numPr>
        <w:spacing w:after="0" w:line="360" w:lineRule="auto"/>
        <w:rPr>
          <w:ins w:id="4812" w:author="Muhamad Ridho Zul Khoiri" w:date="2026-07-14T16:01:00Z" w16du:dateUtc="2026-07-14T09:01:00Z"/>
          <w:rFonts w:cs="Arial"/>
          <w:lang w:val="en-AU"/>
        </w:rPr>
        <w:pPrChange w:id="4813" w:author="Muhamad Ridho Zul Khoiri" w:date="2026-07-14T16:02:00Z" w16du:dateUtc="2026-07-14T09:02:00Z">
          <w:pPr>
            <w:pStyle w:val="Paragraph"/>
            <w:spacing w:line="360" w:lineRule="auto"/>
          </w:pPr>
        </w:pPrChange>
      </w:pPr>
      <w:ins w:id="4814" w:author="Muhamad Ridho Zul Khoiri" w:date="2026-07-14T16:01:00Z" w16du:dateUtc="2026-07-14T09:01:00Z">
        <w:r w:rsidRPr="00FD4E45">
          <w:rPr>
            <w:rFonts w:cs="Arial"/>
            <w:lang w:val="en-AU"/>
          </w:rPr>
          <w:t>indicative timing and major milestones;</w:t>
        </w:r>
      </w:ins>
    </w:p>
    <w:p w14:paraId="70342522" w14:textId="77777777" w:rsidR="00FD4E45" w:rsidRPr="00FD4E45" w:rsidRDefault="00FD4E45">
      <w:pPr>
        <w:pStyle w:val="Paragraph"/>
        <w:numPr>
          <w:ilvl w:val="0"/>
          <w:numId w:val="88"/>
        </w:numPr>
        <w:spacing w:after="0" w:line="360" w:lineRule="auto"/>
        <w:rPr>
          <w:ins w:id="4815" w:author="Muhamad Ridho Zul Khoiri" w:date="2026-07-14T16:01:00Z" w16du:dateUtc="2026-07-14T09:01:00Z"/>
          <w:rFonts w:cs="Arial"/>
          <w:lang w:val="en-AU"/>
        </w:rPr>
        <w:pPrChange w:id="4816" w:author="Muhamad Ridho Zul Khoiri" w:date="2026-07-14T16:02:00Z" w16du:dateUtc="2026-07-14T09:02:00Z">
          <w:pPr>
            <w:pStyle w:val="Paragraph"/>
            <w:spacing w:line="360" w:lineRule="auto"/>
          </w:pPr>
        </w:pPrChange>
      </w:pPr>
      <w:ins w:id="4817" w:author="Muhamad Ridho Zul Khoiri" w:date="2026-07-14T16:01:00Z" w16du:dateUtc="2026-07-14T09:01:00Z">
        <w:r w:rsidRPr="00FD4E45">
          <w:rPr>
            <w:rFonts w:cs="Arial"/>
            <w:lang w:val="en-AU"/>
          </w:rPr>
          <w:t>preliminary scope and duration;</w:t>
        </w:r>
      </w:ins>
    </w:p>
    <w:p w14:paraId="1B817C12" w14:textId="77777777" w:rsidR="00FD4E45" w:rsidRPr="00FD4E45" w:rsidRDefault="00FD4E45">
      <w:pPr>
        <w:pStyle w:val="Paragraph"/>
        <w:numPr>
          <w:ilvl w:val="0"/>
          <w:numId w:val="88"/>
        </w:numPr>
        <w:spacing w:after="0" w:line="360" w:lineRule="auto"/>
        <w:rPr>
          <w:ins w:id="4818" w:author="Muhamad Ridho Zul Khoiri" w:date="2026-07-14T16:01:00Z" w16du:dateUtc="2026-07-14T09:01:00Z"/>
          <w:rFonts w:cs="Arial"/>
          <w:lang w:val="en-AU"/>
        </w:rPr>
        <w:pPrChange w:id="4819" w:author="Muhamad Ridho Zul Khoiri" w:date="2026-07-14T16:02:00Z" w16du:dateUtc="2026-07-14T09:02:00Z">
          <w:pPr>
            <w:pStyle w:val="Paragraph"/>
            <w:spacing w:line="360" w:lineRule="auto"/>
          </w:pPr>
        </w:pPrChange>
      </w:pPr>
      <w:ins w:id="4820" w:author="Muhamad Ridho Zul Khoiri" w:date="2026-07-14T16:01:00Z" w16du:dateUtc="2026-07-14T09:01:00Z">
        <w:r w:rsidRPr="00FD4E45">
          <w:rPr>
            <w:rFonts w:cs="Arial"/>
            <w:lang w:val="en-AU"/>
          </w:rPr>
          <w:t>major resource and capacity requirements;</w:t>
        </w:r>
      </w:ins>
    </w:p>
    <w:p w14:paraId="5181759C" w14:textId="77777777" w:rsidR="00FD4E45" w:rsidRPr="00FD4E45" w:rsidRDefault="00FD4E45">
      <w:pPr>
        <w:pStyle w:val="Paragraph"/>
        <w:numPr>
          <w:ilvl w:val="0"/>
          <w:numId w:val="88"/>
        </w:numPr>
        <w:spacing w:after="0" w:line="360" w:lineRule="auto"/>
        <w:rPr>
          <w:ins w:id="4821" w:author="Muhamad Ridho Zul Khoiri" w:date="2026-07-14T16:01:00Z" w16du:dateUtc="2026-07-14T09:01:00Z"/>
          <w:rFonts w:cs="Arial"/>
          <w:lang w:val="en-AU"/>
        </w:rPr>
        <w:pPrChange w:id="4822" w:author="Muhamad Ridho Zul Khoiri" w:date="2026-07-14T16:02:00Z" w16du:dateUtc="2026-07-14T09:02:00Z">
          <w:pPr>
            <w:pStyle w:val="Paragraph"/>
            <w:spacing w:line="360" w:lineRule="auto"/>
          </w:pPr>
        </w:pPrChange>
      </w:pPr>
      <w:ins w:id="4823" w:author="Muhamad Ridho Zul Khoiri" w:date="2026-07-14T16:01:00Z" w16du:dateUtc="2026-07-14T09:01:00Z">
        <w:r w:rsidRPr="00FD4E45">
          <w:rPr>
            <w:rFonts w:cs="Arial"/>
            <w:lang w:val="en-AU"/>
          </w:rPr>
          <w:t>key dependencies and interfaces;</w:t>
        </w:r>
      </w:ins>
    </w:p>
    <w:p w14:paraId="6E89CEEA" w14:textId="77777777" w:rsidR="00FD4E45" w:rsidRPr="00FD4E45" w:rsidRDefault="00FD4E45">
      <w:pPr>
        <w:pStyle w:val="Paragraph"/>
        <w:numPr>
          <w:ilvl w:val="0"/>
          <w:numId w:val="88"/>
        </w:numPr>
        <w:spacing w:after="0" w:line="360" w:lineRule="auto"/>
        <w:rPr>
          <w:ins w:id="4824" w:author="Muhamad Ridho Zul Khoiri" w:date="2026-07-14T16:01:00Z" w16du:dateUtc="2026-07-14T09:01:00Z"/>
          <w:rFonts w:cs="Arial"/>
          <w:lang w:val="en-AU"/>
        </w:rPr>
        <w:pPrChange w:id="4825" w:author="Muhamad Ridho Zul Khoiri" w:date="2026-07-14T16:02:00Z" w16du:dateUtc="2026-07-14T09:02:00Z">
          <w:pPr>
            <w:pStyle w:val="Paragraph"/>
            <w:spacing w:line="360" w:lineRule="auto"/>
          </w:pPr>
        </w:pPrChange>
      </w:pPr>
      <w:ins w:id="4826" w:author="Muhamad Ridho Zul Khoiri" w:date="2026-07-14T16:01:00Z" w16du:dateUtc="2026-07-14T09:01:00Z">
        <w:r w:rsidRPr="00FD4E45">
          <w:rPr>
            <w:rFonts w:cs="Arial"/>
            <w:lang w:val="en-AU"/>
          </w:rPr>
          <w:t>known risks and constraints;</w:t>
        </w:r>
      </w:ins>
    </w:p>
    <w:p w14:paraId="37D3E0C4" w14:textId="77777777" w:rsidR="00FD4E45" w:rsidRPr="00FD4E45" w:rsidRDefault="00FD4E45">
      <w:pPr>
        <w:pStyle w:val="Paragraph"/>
        <w:numPr>
          <w:ilvl w:val="0"/>
          <w:numId w:val="88"/>
        </w:numPr>
        <w:spacing w:after="0" w:line="360" w:lineRule="auto"/>
        <w:rPr>
          <w:ins w:id="4827" w:author="Muhamad Ridho Zul Khoiri" w:date="2026-07-14T16:01:00Z" w16du:dateUtc="2026-07-14T09:01:00Z"/>
          <w:rFonts w:cs="Arial"/>
          <w:lang w:val="en-AU"/>
        </w:rPr>
        <w:pPrChange w:id="4828" w:author="Muhamad Ridho Zul Khoiri" w:date="2026-07-14T16:02:00Z" w16du:dateUtc="2026-07-14T09:02:00Z">
          <w:pPr>
            <w:pStyle w:val="Paragraph"/>
            <w:spacing w:line="360" w:lineRule="auto"/>
          </w:pPr>
        </w:pPrChange>
      </w:pPr>
      <w:ins w:id="4829" w:author="Muhamad Ridho Zul Khoiri" w:date="2026-07-14T16:01:00Z" w16du:dateUtc="2026-07-14T09:01:00Z">
        <w:r w:rsidRPr="00FD4E45">
          <w:rPr>
            <w:rFonts w:cs="Arial"/>
            <w:lang w:val="en-AU"/>
          </w:rPr>
          <w:t>potential operational, production, HSE, SIMOPS, or commercial impacts; and</w:t>
        </w:r>
      </w:ins>
    </w:p>
    <w:p w14:paraId="208D418C" w14:textId="486078DB" w:rsidR="00FD4E45" w:rsidRPr="00AF5327" w:rsidRDefault="00FD4E45">
      <w:pPr>
        <w:pStyle w:val="Paragraph"/>
        <w:numPr>
          <w:ilvl w:val="0"/>
          <w:numId w:val="88"/>
        </w:numPr>
        <w:spacing w:line="360" w:lineRule="auto"/>
        <w:rPr>
          <w:ins w:id="4830" w:author="Muhamad Ridho Zul Khoiri" w:date="2026-07-14T16:01:00Z" w16du:dateUtc="2026-07-14T09:01:00Z"/>
          <w:rFonts w:cs="Arial"/>
          <w:lang w:val="en-AU"/>
        </w:rPr>
        <w:pPrChange w:id="4831" w:author="Muhamad Ridho Zul Khoiri" w:date="2026-07-14T16:03:00Z" w16du:dateUtc="2026-07-14T09:03:00Z">
          <w:pPr>
            <w:pStyle w:val="Paragraph"/>
            <w:spacing w:line="360" w:lineRule="auto"/>
          </w:pPr>
        </w:pPrChange>
      </w:pPr>
      <w:ins w:id="4832" w:author="Muhamad Ridho Zul Khoiri" w:date="2026-07-14T16:01:00Z" w16du:dateUtc="2026-07-14T09:01:00Z">
        <w:r w:rsidRPr="00FD4E45">
          <w:rPr>
            <w:rFonts w:cs="Arial"/>
            <w:lang w:val="en-AU"/>
          </w:rPr>
          <w:lastRenderedPageBreak/>
          <w:t>other information required to support cross-functional screening and integration.</w:t>
        </w:r>
      </w:ins>
    </w:p>
    <w:p w14:paraId="515EC241" w14:textId="7C2E8C3E" w:rsidR="00FD4E45" w:rsidRPr="00FD4E45" w:rsidRDefault="00FD4E45" w:rsidP="00AF5327">
      <w:pPr>
        <w:pStyle w:val="Paragraph"/>
        <w:spacing w:line="360" w:lineRule="auto"/>
        <w:rPr>
          <w:ins w:id="4833" w:author="Muhamad Ridho Zul Khoiri" w:date="2026-07-14T16:01:00Z" w16du:dateUtc="2026-07-14T09:01:00Z"/>
          <w:rFonts w:cs="Arial"/>
          <w:lang w:val="en-AU"/>
        </w:rPr>
      </w:pPr>
      <w:ins w:id="4834" w:author="Muhamad Ridho Zul Khoiri" w:date="2026-07-14T16:02:00Z" w16du:dateUtc="2026-07-14T09:02:00Z">
        <w:r>
          <w:rPr>
            <w:rFonts w:cs="Arial"/>
            <w:lang w:val="en-AU"/>
          </w:rPr>
          <w:t>12M plan</w:t>
        </w:r>
      </w:ins>
      <w:ins w:id="4835" w:author="Muhamad Ridho Zul Khoiri" w:date="2026-07-14T16:01:00Z" w16du:dateUtc="2026-07-14T09:01:00Z">
        <w:r w:rsidRPr="00FD4E45">
          <w:rPr>
            <w:rFonts w:cs="Arial"/>
            <w:lang w:val="en-AU"/>
          </w:rPr>
          <w:t xml:space="preserve"> shall be periodically reviewed and updated to reflect changes in priorities, assumptions, activity timing, constraints, and the latest available information. Activities approaching the operational planning window shall be progressively developed to the level of information and readiness required for consideration in the 90-Day Plan.</w:t>
        </w:r>
      </w:ins>
    </w:p>
    <w:p w14:paraId="03B3917A" w14:textId="77777777" w:rsidR="00FD4E45" w:rsidRDefault="00FD4E45" w:rsidP="00FD4E45">
      <w:pPr>
        <w:pStyle w:val="Paragraph"/>
        <w:spacing w:line="360" w:lineRule="auto"/>
        <w:rPr>
          <w:ins w:id="4836" w:author="Muhamad Ridho Zul Khoiri" w:date="2026-07-14T16:02:00Z" w16du:dateUtc="2026-07-14T09:02:00Z"/>
          <w:rFonts w:cs="Arial"/>
          <w:lang w:val="en-AU"/>
        </w:rPr>
      </w:pPr>
      <w:ins w:id="4837" w:author="Muhamad Ridho Zul Khoiri" w:date="2026-07-14T16:01:00Z" w16du:dateUtc="2026-07-14T09:01:00Z">
        <w:r w:rsidRPr="00FD4E45">
          <w:rPr>
            <w:rFonts w:cs="Arial"/>
            <w:lang w:val="en-AU"/>
          </w:rPr>
          <w:t xml:space="preserve">Progression from the </w:t>
        </w:r>
      </w:ins>
      <w:ins w:id="4838" w:author="Muhamad Ridho Zul Khoiri" w:date="2026-07-14T16:02:00Z" w16du:dateUtc="2026-07-14T09:02:00Z">
        <w:r>
          <w:rPr>
            <w:rFonts w:cs="Arial"/>
            <w:lang w:val="en-AU"/>
          </w:rPr>
          <w:t>12M</w:t>
        </w:r>
      </w:ins>
      <w:ins w:id="4839" w:author="Muhamad Ridho Zul Khoiri" w:date="2026-07-14T16:01:00Z" w16du:dateUtc="2026-07-14T09:01:00Z">
        <w:r w:rsidRPr="00FD4E45">
          <w:rPr>
            <w:rFonts w:cs="Arial"/>
            <w:lang w:val="en-AU"/>
          </w:rPr>
          <w:t xml:space="preserve"> Plan into the </w:t>
        </w:r>
      </w:ins>
      <w:ins w:id="4840" w:author="Muhamad Ridho Zul Khoiri" w:date="2026-07-14T16:02:00Z" w16du:dateUtc="2026-07-14T09:02:00Z">
        <w:r>
          <w:rPr>
            <w:rFonts w:cs="Arial"/>
            <w:lang w:val="en-AU"/>
          </w:rPr>
          <w:t>90D</w:t>
        </w:r>
      </w:ins>
      <w:ins w:id="4841" w:author="Muhamad Ridho Zul Khoiri" w:date="2026-07-14T16:01:00Z" w16du:dateUtc="2026-07-14T09:01:00Z">
        <w:r w:rsidRPr="00FD4E45">
          <w:rPr>
            <w:rFonts w:cs="Arial"/>
            <w:lang w:val="en-AU"/>
          </w:rPr>
          <w:t xml:space="preserve"> Plan shall not constitute execution commitment. Activities shall remain subject to the applicable prioritization, readiness, and approval requirements before progressing toward the </w:t>
        </w:r>
      </w:ins>
      <w:ins w:id="4842" w:author="Muhamad Ridho Zul Khoiri" w:date="2026-07-14T16:02:00Z" w16du:dateUtc="2026-07-14T09:02:00Z">
        <w:r>
          <w:rPr>
            <w:rFonts w:cs="Arial"/>
            <w:lang w:val="en-AU"/>
          </w:rPr>
          <w:t>30D</w:t>
        </w:r>
      </w:ins>
      <w:ins w:id="4843" w:author="Muhamad Ridho Zul Khoiri" w:date="2026-07-14T16:01:00Z" w16du:dateUtc="2026-07-14T09:01:00Z">
        <w:r w:rsidRPr="00FD4E45">
          <w:rPr>
            <w:rFonts w:cs="Arial"/>
            <w:lang w:val="en-AU"/>
          </w:rPr>
          <w:t xml:space="preserve"> Frozen Plan and subsequent execution.</w:t>
        </w:r>
      </w:ins>
      <w:ins w:id="4844" w:author="Muhamad Ridho Zul Khoiri" w:date="2026-07-14T16:02:00Z" w16du:dateUtc="2026-07-14T09:02:00Z">
        <w:r>
          <w:rPr>
            <w:rFonts w:cs="Arial"/>
            <w:lang w:val="en-AU"/>
          </w:rPr>
          <w:t xml:space="preserve"> </w:t>
        </w:r>
      </w:ins>
    </w:p>
    <w:p w14:paraId="453521A3" w14:textId="1B33974A" w:rsidR="00FD4E45" w:rsidRPr="00FD4E45" w:rsidRDefault="00FD4E45">
      <w:pPr>
        <w:pStyle w:val="Heading2"/>
        <w:spacing w:line="360" w:lineRule="auto"/>
        <w:rPr>
          <w:ins w:id="4845" w:author="Muhamad Ridho Zul Khoiri" w:date="2026-07-14T16:02:00Z" w16du:dateUtc="2026-07-14T09:02:00Z"/>
          <w:rFonts w:cs="Arial"/>
          <w:highlight w:val="yellow"/>
          <w:rPrChange w:id="4846" w:author="Muhamad Ridho Zul Khoiri" w:date="2026-07-14T16:02:00Z" w16du:dateUtc="2026-07-14T09:02:00Z">
            <w:rPr>
              <w:ins w:id="4847" w:author="Muhamad Ridho Zul Khoiri" w:date="2026-07-14T16:02:00Z" w16du:dateUtc="2026-07-14T09:02:00Z"/>
            </w:rPr>
          </w:rPrChange>
        </w:rPr>
        <w:pPrChange w:id="4848" w:author="Muhamad Ridho Zul Khoiri" w:date="2026-07-14T16:02:00Z" w16du:dateUtc="2026-07-14T09:02:00Z">
          <w:pPr>
            <w:pStyle w:val="Paragraph"/>
            <w:spacing w:line="360" w:lineRule="auto"/>
          </w:pPr>
        </w:pPrChange>
      </w:pPr>
      <w:ins w:id="4849" w:author="Muhamad Ridho Zul Khoiri" w:date="2026-07-14T16:02:00Z" w16du:dateUtc="2026-07-14T09:02:00Z">
        <w:r w:rsidRPr="00FC721A">
          <w:rPr>
            <w:rFonts w:cs="Arial"/>
            <w:highlight w:val="yellow"/>
          </w:rPr>
          <w:t>12 Month Plan (12M)</w:t>
        </w:r>
      </w:ins>
    </w:p>
    <w:p w14:paraId="1289C37A" w14:textId="3E3B87E7" w:rsidR="00D66784" w:rsidRPr="00CF42A6" w:rsidDel="00FD4E45" w:rsidRDefault="00D66784" w:rsidP="00FD4E45">
      <w:pPr>
        <w:pStyle w:val="Paragraph"/>
        <w:spacing w:line="360" w:lineRule="auto"/>
        <w:rPr>
          <w:del w:id="4850" w:author="Muhamad Ridho Zul Khoiri" w:date="2026-07-14T16:02:00Z" w16du:dateUtc="2026-07-14T09:02:00Z"/>
          <w:rFonts w:cs="Arial"/>
          <w:rPrChange w:id="4851" w:author="Muhamad Ridho Zul Khoiri" w:date="2026-07-14T10:44:00Z" w16du:dateUtc="2026-07-14T03:44:00Z">
            <w:rPr>
              <w:del w:id="4852" w:author="Muhamad Ridho Zul Khoiri" w:date="2026-07-14T16:02:00Z" w16du:dateUtc="2026-07-14T09:02:00Z"/>
              <w:rFonts w:ascii="Times New Roman" w:hAnsi="Times New Roman"/>
            </w:rPr>
          </w:rPrChange>
        </w:rPr>
      </w:pPr>
      <w:del w:id="4853" w:author="Muhamad Ridho Zul Khoiri" w:date="2026-07-14T16:02:00Z" w16du:dateUtc="2026-07-14T09:02:00Z">
        <w:r w:rsidRPr="00CF42A6" w:rsidDel="00FD4E45">
          <w:rPr>
            <w:rFonts w:cs="Arial"/>
            <w:rPrChange w:id="4854" w:author="Muhamad Ridho Zul Khoiri" w:date="2026-07-14T10:44:00Z" w16du:dateUtc="2026-07-14T03:44:00Z">
              <w:rPr>
                <w:rFonts w:ascii="Times New Roman" w:hAnsi="Times New Roman"/>
              </w:rPr>
            </w:rPrChange>
          </w:rPr>
          <w:delText>30/90 Day Plan</w:delText>
        </w:r>
        <w:bookmarkEnd w:id="4786"/>
      </w:del>
    </w:p>
    <w:p w14:paraId="50C0F768" w14:textId="4D695D03" w:rsidR="00D66784" w:rsidRPr="00CF42A6" w:rsidRDefault="0084687B" w:rsidP="0084687B">
      <w:pPr>
        <w:pStyle w:val="Paragraph"/>
        <w:spacing w:line="360" w:lineRule="auto"/>
        <w:rPr>
          <w:rFonts w:cs="Arial"/>
          <w:lang w:val="en-AU"/>
          <w:rPrChange w:id="4855" w:author="Muhamad Ridho Zul Khoiri" w:date="2026-07-14T10:44:00Z" w16du:dateUtc="2026-07-14T03:44:00Z">
            <w:rPr>
              <w:rFonts w:ascii="Times New Roman" w:hAnsi="Times New Roman"/>
              <w:lang w:val="en-AU"/>
            </w:rPr>
          </w:rPrChange>
        </w:rPr>
      </w:pPr>
      <w:r w:rsidRPr="00CF42A6">
        <w:rPr>
          <w:rFonts w:cs="Arial"/>
          <w:lang w:val="en-AU"/>
          <w:rPrChange w:id="4856" w:author="Muhamad Ridho Zul Khoiri" w:date="2026-07-14T10:44:00Z" w16du:dateUtc="2026-07-14T03:44:00Z">
            <w:rPr>
              <w:rFonts w:ascii="Times New Roman" w:hAnsi="Times New Roman"/>
              <w:lang w:val="en-AU"/>
            </w:rPr>
          </w:rPrChange>
        </w:rPr>
        <w:t>The first 30 days of an approved plan, issued monthly, are considered "frozen." This means that all work activities within this period are fully defined, with all preparatory work, equipment, and resources confirmed to be available for execution within the specified timeframe. If specific gate requirements are not met 30 days before the planned work commencement date, the job will be removed from the plan.</w:t>
      </w:r>
    </w:p>
    <w:p w14:paraId="15E03A22" w14:textId="72DE1D6C" w:rsidR="00D66784" w:rsidRPr="00CF42A6" w:rsidRDefault="00D66784" w:rsidP="00BD290E">
      <w:pPr>
        <w:pStyle w:val="Paragraph"/>
        <w:spacing w:after="0" w:line="360" w:lineRule="auto"/>
        <w:rPr>
          <w:rFonts w:cs="Arial"/>
          <w:lang w:val="en-AU"/>
          <w:rPrChange w:id="4857" w:author="Muhamad Ridho Zul Khoiri" w:date="2026-07-14T10:44:00Z" w16du:dateUtc="2026-07-14T03:44:00Z">
            <w:rPr>
              <w:rFonts w:ascii="Times New Roman" w:hAnsi="Times New Roman"/>
              <w:lang w:val="en-AU"/>
            </w:rPr>
          </w:rPrChange>
        </w:rPr>
      </w:pPr>
      <w:r w:rsidRPr="00CF42A6">
        <w:rPr>
          <w:rFonts w:cs="Arial"/>
          <w:rPrChange w:id="4858" w:author="Muhamad Ridho Zul Khoiri" w:date="2026-07-14T10:44:00Z" w16du:dateUtc="2026-07-14T03:44:00Z">
            <w:rPr>
              <w:rFonts w:ascii="Times New Roman" w:hAnsi="Times New Roman"/>
            </w:rPr>
          </w:rPrChange>
        </w:rPr>
        <w:t>Activities in the 30 day</w:t>
      </w:r>
      <w:r w:rsidR="005327ED" w:rsidRPr="00CF42A6">
        <w:rPr>
          <w:rFonts w:cs="Arial"/>
          <w:rPrChange w:id="4859" w:author="Muhamad Ridho Zul Khoiri" w:date="2026-07-14T10:44:00Z" w16du:dateUtc="2026-07-14T03:44:00Z">
            <w:rPr>
              <w:rFonts w:ascii="Times New Roman" w:hAnsi="Times New Roman"/>
            </w:rPr>
          </w:rPrChange>
        </w:rPr>
        <w:t>s</w:t>
      </w:r>
      <w:r w:rsidRPr="00CF42A6">
        <w:rPr>
          <w:rFonts w:cs="Arial"/>
          <w:rPrChange w:id="4860" w:author="Muhamad Ridho Zul Khoiri" w:date="2026-07-14T10:44:00Z" w16du:dateUtc="2026-07-14T03:44:00Z">
            <w:rPr>
              <w:rFonts w:ascii="Times New Roman" w:hAnsi="Times New Roman"/>
            </w:rPr>
          </w:rPrChange>
        </w:rPr>
        <w:t xml:space="preserve"> plan should typically </w:t>
      </w:r>
      <w:r w:rsidR="00510609" w:rsidRPr="00CF42A6">
        <w:rPr>
          <w:rFonts w:cs="Arial"/>
          <w:rPrChange w:id="4861" w:author="Muhamad Ridho Zul Khoiri" w:date="2026-07-14T10:44:00Z" w16du:dateUtc="2026-07-14T03:44:00Z">
            <w:rPr>
              <w:rFonts w:ascii="Times New Roman" w:hAnsi="Times New Roman"/>
            </w:rPr>
          </w:rPrChange>
        </w:rPr>
        <w:t xml:space="preserve">include </w:t>
      </w:r>
      <w:r w:rsidRPr="00CF42A6">
        <w:rPr>
          <w:rFonts w:cs="Arial"/>
          <w:rPrChange w:id="4862" w:author="Muhamad Ridho Zul Khoiri" w:date="2026-07-14T10:44:00Z" w16du:dateUtc="2026-07-14T03:44:00Z">
            <w:rPr>
              <w:rFonts w:ascii="Times New Roman" w:hAnsi="Times New Roman"/>
            </w:rPr>
          </w:rPrChange>
        </w:rPr>
        <w:t xml:space="preserve">detail </w:t>
      </w:r>
      <w:r w:rsidR="00510609" w:rsidRPr="00CF42A6">
        <w:rPr>
          <w:rFonts w:cs="Arial"/>
          <w:rPrChange w:id="4863" w:author="Muhamad Ridho Zul Khoiri" w:date="2026-07-14T10:44:00Z" w16du:dateUtc="2026-07-14T03:44:00Z">
            <w:rPr>
              <w:rFonts w:ascii="Times New Roman" w:hAnsi="Times New Roman"/>
            </w:rPr>
          </w:rPrChange>
        </w:rPr>
        <w:t xml:space="preserve">for the </w:t>
      </w:r>
      <w:r w:rsidRPr="00CF42A6">
        <w:rPr>
          <w:rFonts w:cs="Arial"/>
          <w:rPrChange w:id="4864" w:author="Muhamad Ridho Zul Khoiri" w:date="2026-07-14T10:44:00Z" w16du:dateUtc="2026-07-14T03:44:00Z">
            <w:rPr>
              <w:rFonts w:ascii="Times New Roman" w:hAnsi="Times New Roman"/>
            </w:rPr>
          </w:rPrChange>
        </w:rPr>
        <w:t xml:space="preserve">following: </w:t>
      </w:r>
    </w:p>
    <w:p w14:paraId="5622ECA9" w14:textId="2C92383E" w:rsidR="00D66784" w:rsidRPr="00CF42A6" w:rsidRDefault="00D66784" w:rsidP="00BD290E">
      <w:pPr>
        <w:pStyle w:val="Paragraph"/>
        <w:numPr>
          <w:ilvl w:val="0"/>
          <w:numId w:val="8"/>
        </w:numPr>
        <w:spacing w:after="0" w:line="360" w:lineRule="auto"/>
        <w:rPr>
          <w:rFonts w:cs="Arial"/>
          <w:rPrChange w:id="4865" w:author="Muhamad Ridho Zul Khoiri" w:date="2026-07-14T10:44:00Z" w16du:dateUtc="2026-07-14T03:44:00Z">
            <w:rPr>
              <w:rFonts w:ascii="Times New Roman" w:hAnsi="Times New Roman"/>
            </w:rPr>
          </w:rPrChange>
        </w:rPr>
      </w:pPr>
      <w:commentRangeStart w:id="4866"/>
      <w:commentRangeStart w:id="4867"/>
      <w:r w:rsidRPr="00CF42A6">
        <w:rPr>
          <w:rFonts w:cs="Arial"/>
          <w:rPrChange w:id="4868" w:author="Muhamad Ridho Zul Khoiri" w:date="2026-07-14T10:44:00Z" w16du:dateUtc="2026-07-14T03:44:00Z">
            <w:rPr>
              <w:rFonts w:ascii="Times New Roman" w:hAnsi="Times New Roman"/>
            </w:rPr>
          </w:rPrChange>
        </w:rPr>
        <w:t>Activity number</w:t>
      </w:r>
      <w:r w:rsidR="00096A5B" w:rsidRPr="00CF42A6">
        <w:rPr>
          <w:rFonts w:cs="Arial"/>
          <w:rPrChange w:id="4869" w:author="Muhamad Ridho Zul Khoiri" w:date="2026-07-14T10:44:00Z" w16du:dateUtc="2026-07-14T03:44:00Z">
            <w:rPr>
              <w:rFonts w:ascii="Times New Roman" w:hAnsi="Times New Roman"/>
            </w:rPr>
          </w:rPrChange>
        </w:rPr>
        <w:t>.</w:t>
      </w:r>
    </w:p>
    <w:p w14:paraId="14DE0615" w14:textId="0084685C" w:rsidR="00D66784" w:rsidRPr="00CF42A6" w:rsidRDefault="00D66784" w:rsidP="00BD290E">
      <w:pPr>
        <w:pStyle w:val="Paragraph"/>
        <w:numPr>
          <w:ilvl w:val="0"/>
          <w:numId w:val="8"/>
        </w:numPr>
        <w:spacing w:after="0" w:line="360" w:lineRule="auto"/>
        <w:rPr>
          <w:rFonts w:cs="Arial"/>
          <w:rPrChange w:id="4870" w:author="Muhamad Ridho Zul Khoiri" w:date="2026-07-14T10:44:00Z" w16du:dateUtc="2026-07-14T03:44:00Z">
            <w:rPr>
              <w:rFonts w:ascii="Times New Roman" w:hAnsi="Times New Roman"/>
            </w:rPr>
          </w:rPrChange>
        </w:rPr>
      </w:pPr>
      <w:r w:rsidRPr="00CF42A6">
        <w:rPr>
          <w:rFonts w:cs="Arial"/>
          <w:rPrChange w:id="4871" w:author="Muhamad Ridho Zul Khoiri" w:date="2026-07-14T10:44:00Z" w16du:dateUtc="2026-07-14T03:44:00Z">
            <w:rPr>
              <w:rFonts w:ascii="Times New Roman" w:hAnsi="Times New Roman"/>
            </w:rPr>
          </w:rPrChange>
        </w:rPr>
        <w:t>Activity description</w:t>
      </w:r>
      <w:r w:rsidR="00096A5B" w:rsidRPr="00CF42A6">
        <w:rPr>
          <w:rFonts w:cs="Arial"/>
          <w:rPrChange w:id="4872" w:author="Muhamad Ridho Zul Khoiri" w:date="2026-07-14T10:44:00Z" w16du:dateUtc="2026-07-14T03:44:00Z">
            <w:rPr>
              <w:rFonts w:ascii="Times New Roman" w:hAnsi="Times New Roman"/>
            </w:rPr>
          </w:rPrChange>
        </w:rPr>
        <w:t>.</w:t>
      </w:r>
    </w:p>
    <w:p w14:paraId="74149499" w14:textId="72A44FFC" w:rsidR="00D66784" w:rsidRPr="00CF42A6" w:rsidRDefault="00D66784" w:rsidP="00BD290E">
      <w:pPr>
        <w:pStyle w:val="H2Bullet"/>
        <w:numPr>
          <w:ilvl w:val="0"/>
          <w:numId w:val="8"/>
        </w:numPr>
        <w:spacing w:after="0" w:line="360" w:lineRule="auto"/>
        <w:jc w:val="both"/>
        <w:rPr>
          <w:sz w:val="20"/>
          <w:szCs w:val="20"/>
          <w:rPrChange w:id="4873" w:author="Muhamad Ridho Zul Khoiri" w:date="2026-07-14T10:44:00Z" w16du:dateUtc="2026-07-14T03:44:00Z">
            <w:rPr>
              <w:rFonts w:ascii="Times New Roman" w:hAnsi="Times New Roman" w:cs="Times New Roman"/>
              <w:sz w:val="20"/>
              <w:szCs w:val="20"/>
            </w:rPr>
          </w:rPrChange>
        </w:rPr>
      </w:pPr>
      <w:r w:rsidRPr="00CF42A6">
        <w:rPr>
          <w:sz w:val="20"/>
          <w:szCs w:val="20"/>
          <w:rPrChange w:id="4874" w:author="Muhamad Ridho Zul Khoiri" w:date="2026-07-14T10:44:00Z" w16du:dateUtc="2026-07-14T03:44:00Z">
            <w:rPr>
              <w:rFonts w:ascii="Times New Roman" w:hAnsi="Times New Roman" w:cs="Times New Roman"/>
              <w:sz w:val="20"/>
              <w:szCs w:val="20"/>
            </w:rPr>
          </w:rPrChange>
        </w:rPr>
        <w:t>Main Work SAP or Cost Centre</w:t>
      </w:r>
      <w:r w:rsidR="00096A5B" w:rsidRPr="00CF42A6">
        <w:rPr>
          <w:sz w:val="20"/>
          <w:szCs w:val="20"/>
          <w:rPrChange w:id="4875" w:author="Muhamad Ridho Zul Khoiri" w:date="2026-07-14T10:44:00Z" w16du:dateUtc="2026-07-14T03:44:00Z">
            <w:rPr>
              <w:rFonts w:ascii="Times New Roman" w:hAnsi="Times New Roman" w:cs="Times New Roman"/>
              <w:sz w:val="20"/>
              <w:szCs w:val="20"/>
            </w:rPr>
          </w:rPrChange>
        </w:rPr>
        <w:t>.</w:t>
      </w:r>
    </w:p>
    <w:p w14:paraId="249C22AE" w14:textId="249D6A17" w:rsidR="00D66784" w:rsidRPr="00CF42A6" w:rsidRDefault="00D66784" w:rsidP="00BD290E">
      <w:pPr>
        <w:pStyle w:val="Paragraph"/>
        <w:numPr>
          <w:ilvl w:val="0"/>
          <w:numId w:val="8"/>
        </w:numPr>
        <w:spacing w:after="0" w:line="360" w:lineRule="auto"/>
        <w:rPr>
          <w:rFonts w:cs="Arial"/>
          <w:rPrChange w:id="4876" w:author="Muhamad Ridho Zul Khoiri" w:date="2026-07-14T10:44:00Z" w16du:dateUtc="2026-07-14T03:44:00Z">
            <w:rPr>
              <w:rFonts w:ascii="Times New Roman" w:hAnsi="Times New Roman"/>
            </w:rPr>
          </w:rPrChange>
        </w:rPr>
      </w:pPr>
      <w:r w:rsidRPr="00CF42A6">
        <w:rPr>
          <w:rFonts w:cs="Arial"/>
          <w:rPrChange w:id="4877" w:author="Muhamad Ridho Zul Khoiri" w:date="2026-07-14T10:44:00Z" w16du:dateUtc="2026-07-14T03:44:00Z">
            <w:rPr>
              <w:rFonts w:ascii="Times New Roman" w:hAnsi="Times New Roman"/>
            </w:rPr>
          </w:rPrChange>
        </w:rPr>
        <w:t>Task lead/ responsible person for field work</w:t>
      </w:r>
      <w:r w:rsidR="00096A5B" w:rsidRPr="00CF42A6">
        <w:rPr>
          <w:rFonts w:cs="Arial"/>
          <w:rPrChange w:id="4878" w:author="Muhamad Ridho Zul Khoiri" w:date="2026-07-14T10:44:00Z" w16du:dateUtc="2026-07-14T03:44:00Z">
            <w:rPr>
              <w:rFonts w:ascii="Times New Roman" w:hAnsi="Times New Roman"/>
            </w:rPr>
          </w:rPrChange>
        </w:rPr>
        <w:t>.</w:t>
      </w:r>
    </w:p>
    <w:p w14:paraId="07FD8B5A" w14:textId="45FBB6D1" w:rsidR="00D66784" w:rsidRPr="00CF42A6" w:rsidRDefault="00D66784" w:rsidP="00BD290E">
      <w:pPr>
        <w:pStyle w:val="H2Bullet"/>
        <w:numPr>
          <w:ilvl w:val="0"/>
          <w:numId w:val="8"/>
        </w:numPr>
        <w:spacing w:after="0" w:line="360" w:lineRule="auto"/>
        <w:jc w:val="both"/>
        <w:rPr>
          <w:sz w:val="20"/>
          <w:szCs w:val="20"/>
          <w:rPrChange w:id="4879" w:author="Muhamad Ridho Zul Khoiri" w:date="2026-07-14T10:44:00Z" w16du:dateUtc="2026-07-14T03:44:00Z">
            <w:rPr>
              <w:rFonts w:ascii="Times New Roman" w:hAnsi="Times New Roman" w:cs="Times New Roman"/>
              <w:sz w:val="20"/>
              <w:szCs w:val="20"/>
            </w:rPr>
          </w:rPrChange>
        </w:rPr>
      </w:pPr>
      <w:r w:rsidRPr="00CF42A6">
        <w:rPr>
          <w:sz w:val="20"/>
          <w:szCs w:val="20"/>
          <w:rPrChange w:id="4880" w:author="Muhamad Ridho Zul Khoiri" w:date="2026-07-14T10:44:00Z" w16du:dateUtc="2026-07-14T03:44:00Z">
            <w:rPr>
              <w:rFonts w:ascii="Times New Roman" w:hAnsi="Times New Roman" w:cs="Times New Roman"/>
              <w:sz w:val="20"/>
              <w:szCs w:val="20"/>
            </w:rPr>
          </w:rPrChange>
        </w:rPr>
        <w:t>Man-Hour Estimates per operation and per resource</w:t>
      </w:r>
      <w:r w:rsidR="00096A5B" w:rsidRPr="00CF42A6">
        <w:rPr>
          <w:sz w:val="20"/>
          <w:szCs w:val="20"/>
          <w:rPrChange w:id="4881" w:author="Muhamad Ridho Zul Khoiri" w:date="2026-07-14T10:44:00Z" w16du:dateUtc="2026-07-14T03:44:00Z">
            <w:rPr>
              <w:rFonts w:ascii="Times New Roman" w:hAnsi="Times New Roman" w:cs="Times New Roman"/>
              <w:sz w:val="20"/>
              <w:szCs w:val="20"/>
            </w:rPr>
          </w:rPrChange>
        </w:rPr>
        <w:t>.</w:t>
      </w:r>
    </w:p>
    <w:p w14:paraId="24D7A3B6" w14:textId="64A14E2F" w:rsidR="00D66784" w:rsidRPr="00CF42A6" w:rsidRDefault="00D66784" w:rsidP="00BD290E">
      <w:pPr>
        <w:pStyle w:val="H2Bullet"/>
        <w:numPr>
          <w:ilvl w:val="0"/>
          <w:numId w:val="8"/>
        </w:numPr>
        <w:spacing w:after="0" w:line="360" w:lineRule="auto"/>
        <w:rPr>
          <w:sz w:val="20"/>
          <w:szCs w:val="20"/>
          <w:rPrChange w:id="4882" w:author="Muhamad Ridho Zul Khoiri" w:date="2026-07-14T10:44:00Z" w16du:dateUtc="2026-07-14T03:44:00Z">
            <w:rPr>
              <w:rFonts w:ascii="Times New Roman" w:hAnsi="Times New Roman" w:cs="Times New Roman"/>
              <w:sz w:val="20"/>
              <w:szCs w:val="20"/>
            </w:rPr>
          </w:rPrChange>
        </w:rPr>
      </w:pPr>
      <w:r w:rsidRPr="00CF42A6">
        <w:rPr>
          <w:sz w:val="20"/>
          <w:szCs w:val="20"/>
          <w:rPrChange w:id="4883" w:author="Muhamad Ridho Zul Khoiri" w:date="2026-07-14T10:44:00Z" w16du:dateUtc="2026-07-14T03:44:00Z">
            <w:rPr>
              <w:rFonts w:ascii="Times New Roman" w:hAnsi="Times New Roman" w:cs="Times New Roman"/>
              <w:sz w:val="20"/>
              <w:szCs w:val="20"/>
            </w:rPr>
          </w:rPrChange>
        </w:rPr>
        <w:t>Operation Calendar (Day-Night shift, Day and Night, 24 hour etc.)</w:t>
      </w:r>
      <w:r w:rsidR="00096A5B" w:rsidRPr="00CF42A6">
        <w:rPr>
          <w:sz w:val="20"/>
          <w:szCs w:val="20"/>
          <w:rPrChange w:id="4884" w:author="Muhamad Ridho Zul Khoiri" w:date="2026-07-14T10:44:00Z" w16du:dateUtc="2026-07-14T03:44:00Z">
            <w:rPr>
              <w:rFonts w:ascii="Times New Roman" w:hAnsi="Times New Roman" w:cs="Times New Roman"/>
              <w:sz w:val="20"/>
              <w:szCs w:val="20"/>
            </w:rPr>
          </w:rPrChange>
        </w:rPr>
        <w:t>.</w:t>
      </w:r>
    </w:p>
    <w:p w14:paraId="7FB03071" w14:textId="1B414E3F" w:rsidR="00D66784" w:rsidRPr="00CF42A6" w:rsidRDefault="00D66784" w:rsidP="00BD290E">
      <w:pPr>
        <w:pStyle w:val="H2Bullet"/>
        <w:numPr>
          <w:ilvl w:val="0"/>
          <w:numId w:val="8"/>
        </w:numPr>
        <w:spacing w:after="0" w:line="360" w:lineRule="auto"/>
        <w:rPr>
          <w:sz w:val="20"/>
          <w:szCs w:val="20"/>
          <w:rPrChange w:id="4885" w:author="Muhamad Ridho Zul Khoiri" w:date="2026-07-14T10:44:00Z" w16du:dateUtc="2026-07-14T03:44:00Z">
            <w:rPr>
              <w:rFonts w:ascii="Times New Roman" w:hAnsi="Times New Roman" w:cs="Times New Roman"/>
              <w:sz w:val="20"/>
              <w:szCs w:val="20"/>
            </w:rPr>
          </w:rPrChange>
        </w:rPr>
      </w:pPr>
      <w:r w:rsidRPr="00CF42A6">
        <w:rPr>
          <w:sz w:val="20"/>
          <w:szCs w:val="20"/>
          <w:rPrChange w:id="4886" w:author="Muhamad Ridho Zul Khoiri" w:date="2026-07-14T10:44:00Z" w16du:dateUtc="2026-07-14T03:44:00Z">
            <w:rPr>
              <w:rFonts w:ascii="Times New Roman" w:hAnsi="Times New Roman" w:cs="Times New Roman"/>
              <w:sz w:val="20"/>
              <w:szCs w:val="20"/>
            </w:rPr>
          </w:rPrChange>
        </w:rPr>
        <w:t>Required Start and End Date</w:t>
      </w:r>
      <w:r w:rsidR="00096A5B" w:rsidRPr="00CF42A6">
        <w:rPr>
          <w:sz w:val="20"/>
          <w:szCs w:val="20"/>
          <w:rPrChange w:id="4887" w:author="Muhamad Ridho Zul Khoiri" w:date="2026-07-14T10:44:00Z" w16du:dateUtc="2026-07-14T03:44:00Z">
            <w:rPr>
              <w:rFonts w:ascii="Times New Roman" w:hAnsi="Times New Roman" w:cs="Times New Roman"/>
              <w:sz w:val="20"/>
              <w:szCs w:val="20"/>
            </w:rPr>
          </w:rPrChange>
        </w:rPr>
        <w:t>.</w:t>
      </w:r>
    </w:p>
    <w:p w14:paraId="253F4927" w14:textId="33639351" w:rsidR="00D66784" w:rsidRPr="00CF42A6" w:rsidRDefault="00D66784" w:rsidP="00BD290E">
      <w:pPr>
        <w:pStyle w:val="H2Bullet"/>
        <w:numPr>
          <w:ilvl w:val="0"/>
          <w:numId w:val="8"/>
        </w:numPr>
        <w:spacing w:after="0" w:line="360" w:lineRule="auto"/>
        <w:rPr>
          <w:sz w:val="20"/>
          <w:szCs w:val="20"/>
          <w:rPrChange w:id="4888" w:author="Muhamad Ridho Zul Khoiri" w:date="2026-07-14T10:44:00Z" w16du:dateUtc="2026-07-14T03:44:00Z">
            <w:rPr>
              <w:rFonts w:ascii="Times New Roman" w:hAnsi="Times New Roman" w:cs="Times New Roman"/>
              <w:sz w:val="20"/>
              <w:szCs w:val="20"/>
            </w:rPr>
          </w:rPrChange>
        </w:rPr>
      </w:pPr>
      <w:r w:rsidRPr="00CF42A6">
        <w:rPr>
          <w:sz w:val="20"/>
          <w:szCs w:val="20"/>
          <w:rPrChange w:id="4889" w:author="Muhamad Ridho Zul Khoiri" w:date="2026-07-14T10:44:00Z" w16du:dateUtc="2026-07-14T03:44:00Z">
            <w:rPr>
              <w:rFonts w:ascii="Times New Roman" w:hAnsi="Times New Roman" w:cs="Times New Roman"/>
              <w:sz w:val="20"/>
              <w:szCs w:val="20"/>
            </w:rPr>
          </w:rPrChange>
        </w:rPr>
        <w:t>Optimistic, Expected and Pessimistic Duration</w:t>
      </w:r>
      <w:r w:rsidR="00096A5B" w:rsidRPr="00CF42A6">
        <w:rPr>
          <w:sz w:val="20"/>
          <w:szCs w:val="20"/>
          <w:rPrChange w:id="4890" w:author="Muhamad Ridho Zul Khoiri" w:date="2026-07-14T10:44:00Z" w16du:dateUtc="2026-07-14T03:44:00Z">
            <w:rPr>
              <w:rFonts w:ascii="Times New Roman" w:hAnsi="Times New Roman" w:cs="Times New Roman"/>
              <w:sz w:val="20"/>
              <w:szCs w:val="20"/>
            </w:rPr>
          </w:rPrChange>
        </w:rPr>
        <w:t>.</w:t>
      </w:r>
    </w:p>
    <w:p w14:paraId="307BE40A" w14:textId="0E174865" w:rsidR="00D66784" w:rsidRPr="00CF42A6" w:rsidRDefault="00D66784" w:rsidP="00BD290E">
      <w:pPr>
        <w:pStyle w:val="H2Bullet"/>
        <w:numPr>
          <w:ilvl w:val="0"/>
          <w:numId w:val="8"/>
        </w:numPr>
        <w:spacing w:after="0" w:line="360" w:lineRule="auto"/>
        <w:jc w:val="both"/>
        <w:rPr>
          <w:sz w:val="20"/>
          <w:szCs w:val="20"/>
          <w:rPrChange w:id="4891" w:author="Muhamad Ridho Zul Khoiri" w:date="2026-07-14T10:44:00Z" w16du:dateUtc="2026-07-14T03:44:00Z">
            <w:rPr>
              <w:rFonts w:ascii="Times New Roman" w:hAnsi="Times New Roman" w:cs="Times New Roman"/>
              <w:sz w:val="20"/>
              <w:szCs w:val="20"/>
            </w:rPr>
          </w:rPrChange>
        </w:rPr>
      </w:pPr>
      <w:r w:rsidRPr="00CF42A6">
        <w:rPr>
          <w:sz w:val="20"/>
          <w:szCs w:val="20"/>
          <w:rPrChange w:id="4892" w:author="Muhamad Ridho Zul Khoiri" w:date="2026-07-14T10:44:00Z" w16du:dateUtc="2026-07-14T03:44:00Z">
            <w:rPr>
              <w:rFonts w:ascii="Times New Roman" w:hAnsi="Times New Roman" w:cs="Times New Roman"/>
              <w:sz w:val="20"/>
              <w:szCs w:val="20"/>
            </w:rPr>
          </w:rPrChange>
        </w:rPr>
        <w:t>Functional Location at Order Level or Operation Level</w:t>
      </w:r>
      <w:r w:rsidR="00096A5B" w:rsidRPr="00CF42A6">
        <w:rPr>
          <w:sz w:val="20"/>
          <w:szCs w:val="20"/>
          <w:rPrChange w:id="4893" w:author="Muhamad Ridho Zul Khoiri" w:date="2026-07-14T10:44:00Z" w16du:dateUtc="2026-07-14T03:44:00Z">
            <w:rPr>
              <w:rFonts w:ascii="Times New Roman" w:hAnsi="Times New Roman" w:cs="Times New Roman"/>
              <w:sz w:val="20"/>
              <w:szCs w:val="20"/>
            </w:rPr>
          </w:rPrChange>
        </w:rPr>
        <w:t>.</w:t>
      </w:r>
    </w:p>
    <w:p w14:paraId="4AA79088" w14:textId="2E41067C" w:rsidR="00D66784" w:rsidRPr="00CF42A6" w:rsidRDefault="00D66784" w:rsidP="00BD290E">
      <w:pPr>
        <w:pStyle w:val="Paragraph"/>
        <w:numPr>
          <w:ilvl w:val="0"/>
          <w:numId w:val="8"/>
        </w:numPr>
        <w:spacing w:after="0" w:line="360" w:lineRule="auto"/>
        <w:rPr>
          <w:rFonts w:cs="Arial"/>
          <w:rPrChange w:id="4894" w:author="Muhamad Ridho Zul Khoiri" w:date="2026-07-14T10:44:00Z" w16du:dateUtc="2026-07-14T03:44:00Z">
            <w:rPr>
              <w:rFonts w:ascii="Times New Roman" w:hAnsi="Times New Roman"/>
            </w:rPr>
          </w:rPrChange>
        </w:rPr>
      </w:pPr>
      <w:r w:rsidRPr="00CF42A6">
        <w:rPr>
          <w:rFonts w:cs="Arial"/>
          <w:rPrChange w:id="4895" w:author="Muhamad Ridho Zul Khoiri" w:date="2026-07-14T10:44:00Z" w16du:dateUtc="2026-07-14T03:44:00Z">
            <w:rPr>
              <w:rFonts w:ascii="Times New Roman" w:hAnsi="Times New Roman"/>
            </w:rPr>
          </w:rPrChange>
        </w:rPr>
        <w:t>Number of personnel to be mobilized to field for the task broken down by company name (COPI and contractors), including supplier and specialist support</w:t>
      </w:r>
      <w:r w:rsidR="00096A5B" w:rsidRPr="00CF42A6">
        <w:rPr>
          <w:rFonts w:cs="Arial"/>
          <w:rPrChange w:id="4896" w:author="Muhamad Ridho Zul Khoiri" w:date="2026-07-14T10:44:00Z" w16du:dateUtc="2026-07-14T03:44:00Z">
            <w:rPr>
              <w:rFonts w:ascii="Times New Roman" w:hAnsi="Times New Roman"/>
            </w:rPr>
          </w:rPrChange>
        </w:rPr>
        <w:t>.</w:t>
      </w:r>
    </w:p>
    <w:p w14:paraId="19608A93" w14:textId="0FA29AF1" w:rsidR="00D66784" w:rsidRPr="00CF42A6" w:rsidRDefault="00D66784" w:rsidP="00BD290E">
      <w:pPr>
        <w:pStyle w:val="Paragraph"/>
        <w:numPr>
          <w:ilvl w:val="0"/>
          <w:numId w:val="8"/>
        </w:numPr>
        <w:spacing w:after="0" w:line="360" w:lineRule="auto"/>
        <w:rPr>
          <w:rFonts w:cs="Arial"/>
          <w:rPrChange w:id="4897" w:author="Muhamad Ridho Zul Khoiri" w:date="2026-07-14T10:44:00Z" w16du:dateUtc="2026-07-14T03:44:00Z">
            <w:rPr>
              <w:rFonts w:ascii="Times New Roman" w:hAnsi="Times New Roman"/>
            </w:rPr>
          </w:rPrChange>
        </w:rPr>
      </w:pPr>
      <w:r w:rsidRPr="00CF42A6">
        <w:rPr>
          <w:rFonts w:cs="Arial"/>
          <w:rPrChange w:id="4898" w:author="Muhamad Ridho Zul Khoiri" w:date="2026-07-14T10:44:00Z" w16du:dateUtc="2026-07-14T03:44:00Z">
            <w:rPr>
              <w:rFonts w:ascii="Times New Roman" w:hAnsi="Times New Roman"/>
            </w:rPr>
          </w:rPrChange>
        </w:rPr>
        <w:t>Number of expected field operations personnel support</w:t>
      </w:r>
      <w:r w:rsidR="00096A5B" w:rsidRPr="00CF42A6">
        <w:rPr>
          <w:rFonts w:cs="Arial"/>
          <w:rPrChange w:id="4899" w:author="Muhamad Ridho Zul Khoiri" w:date="2026-07-14T10:44:00Z" w16du:dateUtc="2026-07-14T03:44:00Z">
            <w:rPr>
              <w:rFonts w:ascii="Times New Roman" w:hAnsi="Times New Roman"/>
            </w:rPr>
          </w:rPrChange>
        </w:rPr>
        <w:t>.</w:t>
      </w:r>
    </w:p>
    <w:p w14:paraId="27B0E2B9" w14:textId="6C1EC57F" w:rsidR="00D66784" w:rsidRPr="00CF42A6" w:rsidRDefault="00D66784" w:rsidP="00BD290E">
      <w:pPr>
        <w:pStyle w:val="Paragraph"/>
        <w:numPr>
          <w:ilvl w:val="0"/>
          <w:numId w:val="8"/>
        </w:numPr>
        <w:spacing w:after="0" w:line="360" w:lineRule="auto"/>
        <w:rPr>
          <w:rFonts w:cs="Arial"/>
          <w:rPrChange w:id="4900" w:author="Muhamad Ridho Zul Khoiri" w:date="2026-07-14T10:44:00Z" w16du:dateUtc="2026-07-14T03:44:00Z">
            <w:rPr>
              <w:rFonts w:ascii="Times New Roman" w:hAnsi="Times New Roman"/>
            </w:rPr>
          </w:rPrChange>
        </w:rPr>
      </w:pPr>
      <w:r w:rsidRPr="00CF42A6">
        <w:rPr>
          <w:rFonts w:cs="Arial"/>
          <w:rPrChange w:id="4901" w:author="Muhamad Ridho Zul Khoiri" w:date="2026-07-14T10:44:00Z" w16du:dateUtc="2026-07-14T03:44:00Z">
            <w:rPr>
              <w:rFonts w:ascii="Times New Roman" w:hAnsi="Times New Roman"/>
            </w:rPr>
          </w:rPrChange>
        </w:rPr>
        <w:t>Contractor schedule is ready</w:t>
      </w:r>
      <w:r w:rsidR="00096A5B" w:rsidRPr="00CF42A6">
        <w:rPr>
          <w:rFonts w:cs="Arial"/>
          <w:rPrChange w:id="4902" w:author="Muhamad Ridho Zul Khoiri" w:date="2026-07-14T10:44:00Z" w16du:dateUtc="2026-07-14T03:44:00Z">
            <w:rPr>
              <w:rFonts w:ascii="Times New Roman" w:hAnsi="Times New Roman"/>
            </w:rPr>
          </w:rPrChange>
        </w:rPr>
        <w:t>.</w:t>
      </w:r>
    </w:p>
    <w:p w14:paraId="47F6AB53" w14:textId="299300A5" w:rsidR="00D66784" w:rsidRPr="00CF42A6" w:rsidRDefault="00D66784" w:rsidP="00BD290E">
      <w:pPr>
        <w:pStyle w:val="Paragraph"/>
        <w:numPr>
          <w:ilvl w:val="0"/>
          <w:numId w:val="8"/>
        </w:numPr>
        <w:spacing w:after="0" w:line="360" w:lineRule="auto"/>
        <w:rPr>
          <w:rFonts w:cs="Arial"/>
          <w:rPrChange w:id="4903" w:author="Muhamad Ridho Zul Khoiri" w:date="2026-07-14T10:44:00Z" w16du:dateUtc="2026-07-14T03:44:00Z">
            <w:rPr>
              <w:rFonts w:ascii="Times New Roman" w:hAnsi="Times New Roman"/>
            </w:rPr>
          </w:rPrChange>
        </w:rPr>
      </w:pPr>
      <w:r w:rsidRPr="00CF42A6">
        <w:rPr>
          <w:rFonts w:cs="Arial"/>
          <w:rPrChange w:id="4904" w:author="Muhamad Ridho Zul Khoiri" w:date="2026-07-14T10:44:00Z" w16du:dateUtc="2026-07-14T03:44:00Z">
            <w:rPr>
              <w:rFonts w:ascii="Times New Roman" w:hAnsi="Times New Roman"/>
            </w:rPr>
          </w:rPrChange>
        </w:rPr>
        <w:t>List of specific tools, equipment required from Operations (crane, scaffolds, boat, vehicles, etc), consumables and applicable locations lists</w:t>
      </w:r>
      <w:r w:rsidR="00096A5B" w:rsidRPr="00CF42A6">
        <w:rPr>
          <w:rFonts w:cs="Arial"/>
          <w:rPrChange w:id="4905" w:author="Muhamad Ridho Zul Khoiri" w:date="2026-07-14T10:44:00Z" w16du:dateUtc="2026-07-14T03:44:00Z">
            <w:rPr>
              <w:rFonts w:ascii="Times New Roman" w:hAnsi="Times New Roman"/>
            </w:rPr>
          </w:rPrChange>
        </w:rPr>
        <w:t>.</w:t>
      </w:r>
    </w:p>
    <w:p w14:paraId="49D1D94A" w14:textId="078C7058" w:rsidR="00D66784" w:rsidRPr="00CF42A6" w:rsidRDefault="00D66784" w:rsidP="0084687B">
      <w:pPr>
        <w:pStyle w:val="Paragraph"/>
        <w:numPr>
          <w:ilvl w:val="0"/>
          <w:numId w:val="8"/>
        </w:numPr>
        <w:spacing w:line="360" w:lineRule="auto"/>
        <w:rPr>
          <w:rFonts w:cs="Arial"/>
          <w:rPrChange w:id="4906" w:author="Muhamad Ridho Zul Khoiri" w:date="2026-07-14T10:44:00Z" w16du:dateUtc="2026-07-14T03:44:00Z">
            <w:rPr>
              <w:rFonts w:ascii="Times New Roman" w:hAnsi="Times New Roman"/>
            </w:rPr>
          </w:rPrChange>
        </w:rPr>
      </w:pPr>
      <w:r w:rsidRPr="00CF42A6">
        <w:rPr>
          <w:rFonts w:cs="Arial"/>
          <w:rPrChange w:id="4907" w:author="Muhamad Ridho Zul Khoiri" w:date="2026-07-14T10:44:00Z" w16du:dateUtc="2026-07-14T03:44:00Z">
            <w:rPr>
              <w:rFonts w:ascii="Times New Roman" w:hAnsi="Times New Roman"/>
            </w:rPr>
          </w:rPrChange>
        </w:rPr>
        <w:t>Any other specific requirement or information that Operations or other departments need to know</w:t>
      </w:r>
      <w:r w:rsidR="00096A5B" w:rsidRPr="00CF42A6">
        <w:rPr>
          <w:rFonts w:cs="Arial"/>
          <w:rPrChange w:id="4908" w:author="Muhamad Ridho Zul Khoiri" w:date="2026-07-14T10:44:00Z" w16du:dateUtc="2026-07-14T03:44:00Z">
            <w:rPr>
              <w:rFonts w:ascii="Times New Roman" w:hAnsi="Times New Roman"/>
            </w:rPr>
          </w:rPrChange>
        </w:rPr>
        <w:t>.</w:t>
      </w:r>
      <w:commentRangeEnd w:id="4866"/>
      <w:r w:rsidR="00FD4E45" w:rsidRPr="00CF42A6">
        <w:rPr>
          <w:rStyle w:val="CommentReference"/>
          <w:rFonts w:cs="Arial"/>
          <w:sz w:val="20"/>
          <w:szCs w:val="20"/>
          <w:rPrChange w:id="4909" w:author="Muhamad Ridho Zul Khoiri" w:date="2026-07-14T10:44:00Z" w16du:dateUtc="2026-07-14T03:44:00Z">
            <w:rPr>
              <w:rStyle w:val="CommentReference"/>
              <w:rFonts w:ascii="Times New Roman" w:hAnsi="Times New Roman"/>
              <w:sz w:val="20"/>
              <w:szCs w:val="20"/>
            </w:rPr>
          </w:rPrChange>
        </w:rPr>
        <w:commentReference w:id="4866"/>
      </w:r>
      <w:commentRangeEnd w:id="4867"/>
      <w:r w:rsidR="003F4BEE" w:rsidRPr="00CF42A6">
        <w:rPr>
          <w:rStyle w:val="CommentReference"/>
          <w:rFonts w:cs="Arial"/>
          <w:sz w:val="20"/>
          <w:szCs w:val="20"/>
          <w:rPrChange w:id="4910" w:author="Muhamad Ridho Zul Khoiri" w:date="2026-07-14T10:44:00Z" w16du:dateUtc="2026-07-14T03:44:00Z">
            <w:rPr>
              <w:rStyle w:val="CommentReference"/>
              <w:rFonts w:ascii="Times New Roman" w:hAnsi="Times New Roman"/>
              <w:sz w:val="20"/>
              <w:szCs w:val="20"/>
            </w:rPr>
          </w:rPrChange>
        </w:rPr>
        <w:commentReference w:id="4867"/>
      </w:r>
    </w:p>
    <w:p w14:paraId="217E0883" w14:textId="204BDD45" w:rsidR="00B76D41" w:rsidRPr="00CF42A6" w:rsidRDefault="0084687B" w:rsidP="0084687B">
      <w:pPr>
        <w:spacing w:after="120" w:line="360" w:lineRule="auto"/>
        <w:ind w:left="1080"/>
        <w:rPr>
          <w:rFonts w:cs="Arial"/>
          <w:rPrChange w:id="4911" w:author="Muhamad Ridho Zul Khoiri" w:date="2026-07-14T10:44:00Z" w16du:dateUtc="2026-07-14T03:44:00Z">
            <w:rPr>
              <w:rFonts w:ascii="Times New Roman" w:hAnsi="Times New Roman"/>
            </w:rPr>
          </w:rPrChange>
        </w:rPr>
      </w:pPr>
      <w:r w:rsidRPr="00CF42A6">
        <w:rPr>
          <w:rFonts w:cs="Arial"/>
          <w:rPrChange w:id="4912" w:author="Muhamad Ridho Zul Khoiri" w:date="2026-07-14T10:44:00Z" w16du:dateUtc="2026-07-14T03:44:00Z">
            <w:rPr>
              <w:rFonts w:ascii="Times New Roman" w:hAnsi="Times New Roman"/>
            </w:rPr>
          </w:rPrChange>
        </w:rPr>
        <w:t>Criteria for other functions (non-field operations) may include factors such as required work manhours, availability of specialists, service contract readiness, defined start and end dates, and the anticipated duration of the activities.</w:t>
      </w:r>
    </w:p>
    <w:p w14:paraId="217E0884" w14:textId="77777777" w:rsidR="003A7699" w:rsidRPr="00CF42A6" w:rsidRDefault="003A7699" w:rsidP="00BD290E">
      <w:pPr>
        <w:pStyle w:val="Heading2"/>
        <w:spacing w:before="0" w:after="0" w:line="360" w:lineRule="auto"/>
        <w:rPr>
          <w:rFonts w:cs="Arial"/>
          <w:highlight w:val="yellow"/>
          <w:rPrChange w:id="4913" w:author="Muhamad Ridho Zul Khoiri" w:date="2026-07-14T10:44:00Z" w16du:dateUtc="2026-07-14T03:44:00Z">
            <w:rPr>
              <w:rFonts w:ascii="Times New Roman" w:hAnsi="Times New Roman"/>
            </w:rPr>
          </w:rPrChange>
        </w:rPr>
      </w:pPr>
      <w:bookmarkStart w:id="4914" w:name="_Toc196309702"/>
      <w:commentRangeStart w:id="4915"/>
      <w:r w:rsidRPr="00CF42A6">
        <w:rPr>
          <w:rFonts w:cs="Arial"/>
          <w:highlight w:val="yellow"/>
          <w:rPrChange w:id="4916" w:author="Muhamad Ridho Zul Khoiri" w:date="2026-07-14T10:44:00Z" w16du:dateUtc="2026-07-14T03:44:00Z">
            <w:rPr>
              <w:rFonts w:ascii="Times New Roman" w:hAnsi="Times New Roman"/>
            </w:rPr>
          </w:rPrChange>
        </w:rPr>
        <w:lastRenderedPageBreak/>
        <w:t>Gate Review Criteria</w:t>
      </w:r>
      <w:bookmarkEnd w:id="4914"/>
      <w:r w:rsidRPr="00CF42A6">
        <w:rPr>
          <w:rFonts w:cs="Arial"/>
          <w:highlight w:val="yellow"/>
          <w:rPrChange w:id="4917" w:author="Muhamad Ridho Zul Khoiri" w:date="2026-07-14T10:44:00Z" w16du:dateUtc="2026-07-14T03:44:00Z">
            <w:rPr>
              <w:rFonts w:ascii="Times New Roman" w:hAnsi="Times New Roman"/>
            </w:rPr>
          </w:rPrChange>
        </w:rPr>
        <w:t xml:space="preserve"> </w:t>
      </w:r>
    </w:p>
    <w:p w14:paraId="37A4EC0E" w14:textId="2BA1A8C1" w:rsidR="0084687B" w:rsidRPr="00CF42A6" w:rsidRDefault="0084687B" w:rsidP="00BD290E">
      <w:pPr>
        <w:spacing w:line="360" w:lineRule="auto"/>
        <w:ind w:left="1080"/>
        <w:rPr>
          <w:rFonts w:cs="Arial"/>
          <w:highlight w:val="yellow"/>
          <w:rPrChange w:id="4918" w:author="Muhamad Ridho Zul Khoiri" w:date="2026-07-14T10:44:00Z" w16du:dateUtc="2026-07-14T03:44:00Z">
            <w:rPr>
              <w:rFonts w:ascii="Times New Roman" w:hAnsi="Times New Roman"/>
            </w:rPr>
          </w:rPrChange>
        </w:rPr>
      </w:pPr>
      <w:r w:rsidRPr="00CF42A6">
        <w:rPr>
          <w:rFonts w:cs="Arial"/>
          <w:highlight w:val="yellow"/>
          <w:rPrChange w:id="4919" w:author="Muhamad Ridho Zul Khoiri" w:date="2026-07-14T10:44:00Z" w16du:dateUtc="2026-07-14T03:44:00Z">
            <w:rPr>
              <w:rFonts w:ascii="Times New Roman" w:hAnsi="Times New Roman"/>
            </w:rPr>
          </w:rPrChange>
        </w:rPr>
        <w:t>Sheltering losses resulting from inefficient planning is achieved by ensuring high-quality planning that supports thorough analysis and integration. Two key gate reviews are implemented:</w:t>
      </w:r>
    </w:p>
    <w:p w14:paraId="4227E568" w14:textId="01CE8A4C" w:rsidR="0084687B" w:rsidRPr="00CF42A6" w:rsidRDefault="0084687B">
      <w:pPr>
        <w:numPr>
          <w:ilvl w:val="0"/>
          <w:numId w:val="29"/>
        </w:numPr>
        <w:spacing w:line="360" w:lineRule="auto"/>
        <w:rPr>
          <w:rFonts w:cs="Arial"/>
          <w:highlight w:val="yellow"/>
          <w:rPrChange w:id="4920" w:author="Muhamad Ridho Zul Khoiri" w:date="2026-07-14T10:44:00Z" w16du:dateUtc="2026-07-14T03:44:00Z">
            <w:rPr>
              <w:rFonts w:ascii="Times New Roman" w:hAnsi="Times New Roman"/>
            </w:rPr>
          </w:rPrChange>
        </w:rPr>
      </w:pPr>
      <w:r w:rsidRPr="00CF42A6">
        <w:rPr>
          <w:rFonts w:cs="Arial"/>
          <w:highlight w:val="yellow"/>
          <w:rPrChange w:id="4921" w:author="Muhamad Ridho Zul Khoiri" w:date="2026-07-14T10:44:00Z" w16du:dateUtc="2026-07-14T03:44:00Z">
            <w:rPr>
              <w:rFonts w:ascii="Times New Roman" w:hAnsi="Times New Roman"/>
            </w:rPr>
          </w:rPrChange>
        </w:rPr>
        <w:t xml:space="preserve">Sufficiency of Information Review: This step ensures that adequate and accurate information is entered into the plan. If the information provided is insufficient, planners must obtain additional details from the job owner. Typical information required is outlined in Appendix </w:t>
      </w:r>
      <w:r w:rsidR="00BD7ADE" w:rsidRPr="00CF42A6">
        <w:rPr>
          <w:rFonts w:cs="Arial"/>
          <w:highlight w:val="yellow"/>
          <w:rPrChange w:id="4922" w:author="Muhamad Ridho Zul Khoiri" w:date="2026-07-14T10:44:00Z" w16du:dateUtc="2026-07-14T03:44:00Z">
            <w:rPr>
              <w:rFonts w:ascii="Times New Roman" w:hAnsi="Times New Roman"/>
            </w:rPr>
          </w:rPrChange>
        </w:rPr>
        <w:t>D</w:t>
      </w:r>
      <w:r w:rsidRPr="00CF42A6">
        <w:rPr>
          <w:rFonts w:cs="Arial"/>
          <w:highlight w:val="yellow"/>
          <w:rPrChange w:id="4923" w:author="Muhamad Ridho Zul Khoiri" w:date="2026-07-14T10:44:00Z" w16du:dateUtc="2026-07-14T03:44:00Z">
            <w:rPr>
              <w:rFonts w:ascii="Times New Roman" w:hAnsi="Times New Roman"/>
            </w:rPr>
          </w:rPrChange>
        </w:rPr>
        <w:t>.</w:t>
      </w:r>
    </w:p>
    <w:p w14:paraId="1B60AB8E" w14:textId="6E6AB904" w:rsidR="0084687B" w:rsidRPr="00CF42A6" w:rsidRDefault="0084687B">
      <w:pPr>
        <w:numPr>
          <w:ilvl w:val="0"/>
          <w:numId w:val="29"/>
        </w:numPr>
        <w:spacing w:after="120" w:line="360" w:lineRule="auto"/>
        <w:rPr>
          <w:rFonts w:cs="Arial"/>
          <w:highlight w:val="yellow"/>
          <w:rPrChange w:id="4924" w:author="Muhamad Ridho Zul Khoiri" w:date="2026-07-14T10:44:00Z" w16du:dateUtc="2026-07-14T03:44:00Z">
            <w:rPr>
              <w:rFonts w:ascii="Times New Roman" w:hAnsi="Times New Roman"/>
            </w:rPr>
          </w:rPrChange>
        </w:rPr>
      </w:pPr>
      <w:r w:rsidRPr="00CF42A6">
        <w:rPr>
          <w:rFonts w:cs="Arial"/>
          <w:highlight w:val="yellow"/>
          <w:rPrChange w:id="4925" w:author="Muhamad Ridho Zul Khoiri" w:date="2026-07-14T10:44:00Z" w16du:dateUtc="2026-07-14T03:44:00Z">
            <w:rPr>
              <w:rFonts w:ascii="Times New Roman" w:hAnsi="Times New Roman"/>
            </w:rPr>
          </w:rPrChange>
        </w:rPr>
        <w:t>Readiness Gate Review: This review assesses whether an activity is prepared for integration into the execution phase. It applies specifically to activities scheduled within the 30- and 90-day planning horizons. Activities failing to meet readiness criteria will not proceed to execution.</w:t>
      </w:r>
    </w:p>
    <w:p w14:paraId="217E0889" w14:textId="48EA7999" w:rsidR="00E16566" w:rsidRPr="00CF42A6" w:rsidRDefault="00E16566" w:rsidP="00BD290E">
      <w:pPr>
        <w:pStyle w:val="Heading3"/>
        <w:spacing w:before="0" w:after="0" w:line="360" w:lineRule="auto"/>
        <w:rPr>
          <w:rFonts w:cs="Arial"/>
          <w:color w:val="000000"/>
          <w:highlight w:val="yellow"/>
          <w:rPrChange w:id="4926" w:author="Muhamad Ridho Zul Khoiri" w:date="2026-07-14T10:44:00Z" w16du:dateUtc="2026-07-14T03:44:00Z">
            <w:rPr>
              <w:rFonts w:ascii="Times New Roman" w:hAnsi="Times New Roman"/>
              <w:color w:val="000000"/>
            </w:rPr>
          </w:rPrChange>
        </w:rPr>
      </w:pPr>
      <w:r w:rsidRPr="00CF42A6">
        <w:rPr>
          <w:rFonts w:cs="Arial"/>
          <w:color w:val="000000"/>
          <w:highlight w:val="yellow"/>
          <w:rPrChange w:id="4927" w:author="Muhamad Ridho Zul Khoiri" w:date="2026-07-14T10:44:00Z" w16du:dateUtc="2026-07-14T03:44:00Z">
            <w:rPr>
              <w:rFonts w:ascii="Times New Roman" w:hAnsi="Times New Roman"/>
              <w:color w:val="000000"/>
            </w:rPr>
          </w:rPrChange>
        </w:rPr>
        <w:t>Gate Requirement for 90</w:t>
      </w:r>
      <w:r w:rsidR="00D97BB8" w:rsidRPr="00CF42A6">
        <w:rPr>
          <w:rFonts w:cs="Arial"/>
          <w:color w:val="000000"/>
          <w:highlight w:val="yellow"/>
          <w:rPrChange w:id="4928" w:author="Muhamad Ridho Zul Khoiri" w:date="2026-07-14T10:44:00Z" w16du:dateUtc="2026-07-14T03:44:00Z">
            <w:rPr>
              <w:rFonts w:ascii="Times New Roman" w:hAnsi="Times New Roman"/>
              <w:color w:val="000000"/>
            </w:rPr>
          </w:rPrChange>
        </w:rPr>
        <w:t xml:space="preserve"> Day</w:t>
      </w:r>
      <w:r w:rsidRPr="00CF42A6">
        <w:rPr>
          <w:rFonts w:cs="Arial"/>
          <w:color w:val="000000"/>
          <w:highlight w:val="yellow"/>
          <w:rPrChange w:id="4929" w:author="Muhamad Ridho Zul Khoiri" w:date="2026-07-14T10:44:00Z" w16du:dateUtc="2026-07-14T03:44:00Z">
            <w:rPr>
              <w:rFonts w:ascii="Times New Roman" w:hAnsi="Times New Roman"/>
              <w:color w:val="000000"/>
            </w:rPr>
          </w:rPrChange>
        </w:rPr>
        <w:t xml:space="preserve"> plan</w:t>
      </w:r>
    </w:p>
    <w:p w14:paraId="217E088A" w14:textId="198761D6" w:rsidR="00E16566" w:rsidRPr="00CF42A6" w:rsidRDefault="00E16566" w:rsidP="00BD290E">
      <w:pPr>
        <w:pStyle w:val="Paragraph"/>
        <w:spacing w:after="0" w:line="360" w:lineRule="auto"/>
        <w:rPr>
          <w:rFonts w:cs="Arial"/>
          <w:color w:val="000000"/>
          <w:highlight w:val="yellow"/>
          <w:rPrChange w:id="4930" w:author="Muhamad Ridho Zul Khoiri" w:date="2026-07-14T10:44:00Z" w16du:dateUtc="2026-07-14T03:44:00Z">
            <w:rPr>
              <w:rFonts w:ascii="Times New Roman" w:hAnsi="Times New Roman"/>
              <w:color w:val="000000"/>
            </w:rPr>
          </w:rPrChange>
        </w:rPr>
      </w:pPr>
      <w:r w:rsidRPr="00CF42A6">
        <w:rPr>
          <w:rFonts w:cs="Arial"/>
          <w:color w:val="000000"/>
          <w:highlight w:val="yellow"/>
          <w:rPrChange w:id="4931" w:author="Muhamad Ridho Zul Khoiri" w:date="2026-07-14T10:44:00Z" w16du:dateUtc="2026-07-14T03:44:00Z">
            <w:rPr>
              <w:rFonts w:ascii="Times New Roman" w:hAnsi="Times New Roman"/>
              <w:color w:val="000000"/>
            </w:rPr>
          </w:rPrChange>
        </w:rPr>
        <w:t>The following are the gate requirement for the activit</w:t>
      </w:r>
      <w:r w:rsidR="00D97BB8" w:rsidRPr="00CF42A6">
        <w:rPr>
          <w:rFonts w:cs="Arial"/>
          <w:color w:val="000000"/>
          <w:highlight w:val="yellow"/>
          <w:rPrChange w:id="4932" w:author="Muhamad Ridho Zul Khoiri" w:date="2026-07-14T10:44:00Z" w16du:dateUtc="2026-07-14T03:44:00Z">
            <w:rPr>
              <w:rFonts w:ascii="Times New Roman" w:hAnsi="Times New Roman"/>
              <w:color w:val="000000"/>
            </w:rPr>
          </w:rPrChange>
        </w:rPr>
        <w:t xml:space="preserve">ies to be </w:t>
      </w:r>
      <w:r w:rsidRPr="00CF42A6">
        <w:rPr>
          <w:rFonts w:cs="Arial"/>
          <w:color w:val="000000"/>
          <w:highlight w:val="yellow"/>
          <w:rPrChange w:id="4933" w:author="Muhamad Ridho Zul Khoiri" w:date="2026-07-14T10:44:00Z" w16du:dateUtc="2026-07-14T03:44:00Z">
            <w:rPr>
              <w:rFonts w:ascii="Times New Roman" w:hAnsi="Times New Roman"/>
              <w:color w:val="000000"/>
            </w:rPr>
          </w:rPrChange>
        </w:rPr>
        <w:t xml:space="preserve">included in </w:t>
      </w:r>
      <w:r w:rsidR="00D97BB8" w:rsidRPr="00CF42A6">
        <w:rPr>
          <w:rFonts w:cs="Arial"/>
          <w:color w:val="000000"/>
          <w:highlight w:val="yellow"/>
          <w:rPrChange w:id="4934" w:author="Muhamad Ridho Zul Khoiri" w:date="2026-07-14T10:44:00Z" w16du:dateUtc="2026-07-14T03:44:00Z">
            <w:rPr>
              <w:rFonts w:ascii="Times New Roman" w:hAnsi="Times New Roman"/>
              <w:color w:val="000000"/>
            </w:rPr>
          </w:rPrChange>
        </w:rPr>
        <w:t>the 90 Day Operations</w:t>
      </w:r>
      <w:r w:rsidRPr="00CF42A6">
        <w:rPr>
          <w:rFonts w:cs="Arial"/>
          <w:color w:val="000000"/>
          <w:highlight w:val="yellow"/>
          <w:rPrChange w:id="4935" w:author="Muhamad Ridho Zul Khoiri" w:date="2026-07-14T10:44:00Z" w16du:dateUtc="2026-07-14T03:44:00Z">
            <w:rPr>
              <w:rFonts w:ascii="Times New Roman" w:hAnsi="Times New Roman"/>
              <w:color w:val="000000"/>
            </w:rPr>
          </w:rPrChange>
        </w:rPr>
        <w:t xml:space="preserve"> plan:</w:t>
      </w:r>
    </w:p>
    <w:p w14:paraId="217E088B" w14:textId="183ADE34" w:rsidR="00E16566" w:rsidRPr="00CF42A6" w:rsidRDefault="00E16566">
      <w:pPr>
        <w:pStyle w:val="Paragraph"/>
        <w:numPr>
          <w:ilvl w:val="0"/>
          <w:numId w:val="31"/>
        </w:numPr>
        <w:spacing w:after="0" w:line="360" w:lineRule="auto"/>
        <w:rPr>
          <w:rFonts w:cs="Arial"/>
          <w:color w:val="000000"/>
          <w:highlight w:val="yellow"/>
          <w:rPrChange w:id="4936" w:author="Muhamad Ridho Zul Khoiri" w:date="2026-07-14T10:44:00Z" w16du:dateUtc="2026-07-14T03:44:00Z">
            <w:rPr>
              <w:rFonts w:ascii="Times New Roman" w:hAnsi="Times New Roman"/>
              <w:color w:val="000000"/>
            </w:rPr>
          </w:rPrChange>
        </w:rPr>
      </w:pPr>
      <w:r w:rsidRPr="00CF42A6">
        <w:rPr>
          <w:rFonts w:cs="Arial"/>
          <w:color w:val="000000"/>
          <w:highlight w:val="yellow"/>
          <w:rPrChange w:id="4937" w:author="Muhamad Ridho Zul Khoiri" w:date="2026-07-14T10:44:00Z" w16du:dateUtc="2026-07-14T03:44:00Z">
            <w:rPr>
              <w:rFonts w:ascii="Times New Roman" w:hAnsi="Times New Roman"/>
              <w:color w:val="000000"/>
            </w:rPr>
          </w:rPrChange>
        </w:rPr>
        <w:t xml:space="preserve">Funding in the </w:t>
      </w:r>
      <w:r w:rsidR="00E37F5E" w:rsidRPr="00CF42A6">
        <w:rPr>
          <w:rFonts w:cs="Arial"/>
          <w:color w:val="000000"/>
          <w:highlight w:val="yellow"/>
          <w:rPrChange w:id="4938" w:author="Muhamad Ridho Zul Khoiri" w:date="2026-07-14T10:44:00Z" w16du:dateUtc="2026-07-14T03:44:00Z">
            <w:rPr>
              <w:rFonts w:ascii="Times New Roman" w:hAnsi="Times New Roman"/>
              <w:color w:val="000000"/>
            </w:rPr>
          </w:rPrChange>
        </w:rPr>
        <w:t>Medco</w:t>
      </w:r>
      <w:r w:rsidRPr="00CF42A6">
        <w:rPr>
          <w:rFonts w:cs="Arial"/>
          <w:color w:val="000000"/>
          <w:highlight w:val="yellow"/>
          <w:rPrChange w:id="4939" w:author="Muhamad Ridho Zul Khoiri" w:date="2026-07-14T10:44:00Z" w16du:dateUtc="2026-07-14T03:44:00Z">
            <w:rPr>
              <w:rFonts w:ascii="Times New Roman" w:hAnsi="Times New Roman"/>
              <w:color w:val="000000"/>
            </w:rPr>
          </w:rPrChange>
        </w:rPr>
        <w:t xml:space="preserve"> L</w:t>
      </w:r>
      <w:r w:rsidR="00E37F5E" w:rsidRPr="00CF42A6">
        <w:rPr>
          <w:rFonts w:cs="Arial"/>
          <w:color w:val="000000"/>
          <w:highlight w:val="yellow"/>
          <w:rPrChange w:id="4940" w:author="Muhamad Ridho Zul Khoiri" w:date="2026-07-14T10:44:00Z" w16du:dateUtc="2026-07-14T03:44:00Z">
            <w:rPr>
              <w:rFonts w:ascii="Times New Roman" w:hAnsi="Times New Roman"/>
              <w:color w:val="000000"/>
            </w:rPr>
          </w:rPrChange>
        </w:rPr>
        <w:t>T</w:t>
      </w:r>
      <w:r w:rsidRPr="00CF42A6">
        <w:rPr>
          <w:rFonts w:cs="Arial"/>
          <w:color w:val="000000"/>
          <w:highlight w:val="yellow"/>
          <w:rPrChange w:id="4941" w:author="Muhamad Ridho Zul Khoiri" w:date="2026-07-14T10:44:00Z" w16du:dateUtc="2026-07-14T03:44:00Z">
            <w:rPr>
              <w:rFonts w:ascii="Times New Roman" w:hAnsi="Times New Roman"/>
              <w:color w:val="000000"/>
            </w:rPr>
          </w:rPrChange>
        </w:rPr>
        <w:t>P and annual WP&amp;B</w:t>
      </w:r>
      <w:r w:rsidR="00096A5B" w:rsidRPr="00CF42A6">
        <w:rPr>
          <w:rFonts w:cs="Arial"/>
          <w:color w:val="000000"/>
          <w:highlight w:val="yellow"/>
          <w:rPrChange w:id="4942" w:author="Muhamad Ridho Zul Khoiri" w:date="2026-07-14T10:44:00Z" w16du:dateUtc="2026-07-14T03:44:00Z">
            <w:rPr>
              <w:rFonts w:ascii="Times New Roman" w:hAnsi="Times New Roman"/>
              <w:color w:val="000000"/>
            </w:rPr>
          </w:rPrChange>
        </w:rPr>
        <w:t>.</w:t>
      </w:r>
    </w:p>
    <w:p w14:paraId="217E088C" w14:textId="256B281D" w:rsidR="00E16566" w:rsidRPr="00CF42A6" w:rsidRDefault="00E16566">
      <w:pPr>
        <w:pStyle w:val="Paragraph"/>
        <w:numPr>
          <w:ilvl w:val="0"/>
          <w:numId w:val="31"/>
        </w:numPr>
        <w:spacing w:after="0" w:line="360" w:lineRule="auto"/>
        <w:rPr>
          <w:rFonts w:cs="Arial"/>
          <w:color w:val="000000"/>
          <w:highlight w:val="yellow"/>
          <w:rPrChange w:id="4943" w:author="Muhamad Ridho Zul Khoiri" w:date="2026-07-14T10:44:00Z" w16du:dateUtc="2026-07-14T03:44:00Z">
            <w:rPr>
              <w:rFonts w:ascii="Times New Roman" w:hAnsi="Times New Roman"/>
              <w:color w:val="000000"/>
            </w:rPr>
          </w:rPrChange>
        </w:rPr>
      </w:pPr>
      <w:r w:rsidRPr="00CF42A6">
        <w:rPr>
          <w:rFonts w:cs="Arial"/>
          <w:color w:val="000000"/>
          <w:highlight w:val="yellow"/>
          <w:rPrChange w:id="4944" w:author="Muhamad Ridho Zul Khoiri" w:date="2026-07-14T10:44:00Z" w16du:dateUtc="2026-07-14T03:44:00Z">
            <w:rPr>
              <w:rFonts w:ascii="Times New Roman" w:hAnsi="Times New Roman"/>
              <w:color w:val="000000"/>
            </w:rPr>
          </w:rPrChange>
        </w:rPr>
        <w:t xml:space="preserve">Obtain consent to proceed from </w:t>
      </w:r>
      <w:r w:rsidR="00E37F5E" w:rsidRPr="00CF42A6">
        <w:rPr>
          <w:rFonts w:cs="Arial"/>
          <w:color w:val="000000"/>
          <w:highlight w:val="yellow"/>
          <w:rPrChange w:id="4945" w:author="Muhamad Ridho Zul Khoiri" w:date="2026-07-14T10:44:00Z" w16du:dateUtc="2026-07-14T03:44:00Z">
            <w:rPr>
              <w:rFonts w:ascii="Times New Roman" w:hAnsi="Times New Roman"/>
              <w:color w:val="000000"/>
            </w:rPr>
          </w:rPrChange>
        </w:rPr>
        <w:t>P</w:t>
      </w:r>
      <w:r w:rsidRPr="00CF42A6">
        <w:rPr>
          <w:rFonts w:cs="Arial"/>
          <w:color w:val="000000"/>
          <w:highlight w:val="yellow"/>
          <w:rPrChange w:id="4946" w:author="Muhamad Ridho Zul Khoiri" w:date="2026-07-14T10:44:00Z" w16du:dateUtc="2026-07-14T03:44:00Z">
            <w:rPr>
              <w:rFonts w:ascii="Times New Roman" w:hAnsi="Times New Roman"/>
              <w:color w:val="000000"/>
            </w:rPr>
          </w:rPrChange>
        </w:rPr>
        <w:t xml:space="preserve">artners and internal </w:t>
      </w:r>
      <w:r w:rsidR="00E37F5E" w:rsidRPr="00CF42A6">
        <w:rPr>
          <w:rFonts w:cs="Arial"/>
          <w:color w:val="000000"/>
          <w:highlight w:val="yellow"/>
          <w:rPrChange w:id="4947" w:author="Muhamad Ridho Zul Khoiri" w:date="2026-07-14T10:44:00Z" w16du:dateUtc="2026-07-14T03:44:00Z">
            <w:rPr>
              <w:rFonts w:ascii="Times New Roman" w:hAnsi="Times New Roman"/>
              <w:color w:val="000000"/>
            </w:rPr>
          </w:rPrChange>
        </w:rPr>
        <w:t>Medco</w:t>
      </w:r>
      <w:r w:rsidR="00096A5B" w:rsidRPr="00CF42A6">
        <w:rPr>
          <w:rFonts w:cs="Arial"/>
          <w:color w:val="000000"/>
          <w:highlight w:val="yellow"/>
          <w:rPrChange w:id="4948" w:author="Muhamad Ridho Zul Khoiri" w:date="2026-07-14T10:44:00Z" w16du:dateUtc="2026-07-14T03:44:00Z">
            <w:rPr>
              <w:rFonts w:ascii="Times New Roman" w:hAnsi="Times New Roman"/>
              <w:color w:val="000000"/>
            </w:rPr>
          </w:rPrChange>
        </w:rPr>
        <w:t>.</w:t>
      </w:r>
    </w:p>
    <w:p w14:paraId="217E088D" w14:textId="1AEEB55B" w:rsidR="00E16566" w:rsidRPr="00CF42A6" w:rsidRDefault="00E16566">
      <w:pPr>
        <w:pStyle w:val="Paragraph"/>
        <w:numPr>
          <w:ilvl w:val="0"/>
          <w:numId w:val="31"/>
        </w:numPr>
        <w:spacing w:after="0" w:line="360" w:lineRule="auto"/>
        <w:rPr>
          <w:rFonts w:cs="Arial"/>
          <w:color w:val="000000"/>
          <w:highlight w:val="yellow"/>
          <w:rPrChange w:id="4949" w:author="Muhamad Ridho Zul Khoiri" w:date="2026-07-14T10:44:00Z" w16du:dateUtc="2026-07-14T03:44:00Z">
            <w:rPr>
              <w:rFonts w:ascii="Times New Roman" w:hAnsi="Times New Roman"/>
              <w:color w:val="000000"/>
            </w:rPr>
          </w:rPrChange>
        </w:rPr>
      </w:pPr>
      <w:r w:rsidRPr="00CF42A6">
        <w:rPr>
          <w:rFonts w:cs="Arial"/>
          <w:color w:val="000000"/>
          <w:highlight w:val="yellow"/>
          <w:rPrChange w:id="4950" w:author="Muhamad Ridho Zul Khoiri" w:date="2026-07-14T10:44:00Z" w16du:dateUtc="2026-07-14T03:44:00Z">
            <w:rPr>
              <w:rFonts w:ascii="Times New Roman" w:hAnsi="Times New Roman"/>
              <w:color w:val="000000"/>
            </w:rPr>
          </w:rPrChange>
        </w:rPr>
        <w:t>Obtain permitting requirement</w:t>
      </w:r>
      <w:r w:rsidR="00096A5B" w:rsidRPr="00CF42A6">
        <w:rPr>
          <w:rFonts w:cs="Arial"/>
          <w:color w:val="000000"/>
          <w:highlight w:val="yellow"/>
          <w:rPrChange w:id="4951" w:author="Muhamad Ridho Zul Khoiri" w:date="2026-07-14T10:44:00Z" w16du:dateUtc="2026-07-14T03:44:00Z">
            <w:rPr>
              <w:rFonts w:ascii="Times New Roman" w:hAnsi="Times New Roman"/>
              <w:color w:val="000000"/>
            </w:rPr>
          </w:rPrChange>
        </w:rPr>
        <w:t>.</w:t>
      </w:r>
    </w:p>
    <w:p w14:paraId="217E088E" w14:textId="6A1EB959" w:rsidR="00E16566" w:rsidRPr="00CF42A6" w:rsidRDefault="00E16566">
      <w:pPr>
        <w:pStyle w:val="Paragraph"/>
        <w:numPr>
          <w:ilvl w:val="0"/>
          <w:numId w:val="31"/>
        </w:numPr>
        <w:spacing w:after="0" w:line="360" w:lineRule="auto"/>
        <w:rPr>
          <w:rFonts w:cs="Arial"/>
          <w:color w:val="000000"/>
          <w:highlight w:val="yellow"/>
          <w:rPrChange w:id="4952" w:author="Muhamad Ridho Zul Khoiri" w:date="2026-07-14T10:44:00Z" w16du:dateUtc="2026-07-14T03:44:00Z">
            <w:rPr>
              <w:rFonts w:ascii="Times New Roman" w:hAnsi="Times New Roman"/>
              <w:color w:val="000000"/>
            </w:rPr>
          </w:rPrChange>
        </w:rPr>
      </w:pPr>
      <w:r w:rsidRPr="00CF42A6">
        <w:rPr>
          <w:rFonts w:cs="Arial"/>
          <w:color w:val="000000"/>
          <w:highlight w:val="yellow"/>
          <w:rPrChange w:id="4953" w:author="Muhamad Ridho Zul Khoiri" w:date="2026-07-14T10:44:00Z" w16du:dateUtc="2026-07-14T03:44:00Z">
            <w:rPr>
              <w:rFonts w:ascii="Times New Roman" w:hAnsi="Times New Roman"/>
              <w:color w:val="000000"/>
            </w:rPr>
          </w:rPrChange>
        </w:rPr>
        <w:t xml:space="preserve">Engineering design </w:t>
      </w:r>
      <w:r w:rsidR="00D97BB8" w:rsidRPr="00CF42A6">
        <w:rPr>
          <w:rFonts w:cs="Arial"/>
          <w:color w:val="000000"/>
          <w:highlight w:val="yellow"/>
          <w:rPrChange w:id="4954" w:author="Muhamad Ridho Zul Khoiri" w:date="2026-07-14T10:44:00Z" w16du:dateUtc="2026-07-14T03:44:00Z">
            <w:rPr>
              <w:rFonts w:ascii="Times New Roman" w:hAnsi="Times New Roman"/>
              <w:color w:val="000000"/>
            </w:rPr>
          </w:rPrChange>
        </w:rPr>
        <w:t>sufficiently matured</w:t>
      </w:r>
      <w:r w:rsidR="00096A5B" w:rsidRPr="00CF42A6">
        <w:rPr>
          <w:rFonts w:cs="Arial"/>
          <w:color w:val="000000"/>
          <w:highlight w:val="yellow"/>
          <w:rPrChange w:id="4955" w:author="Muhamad Ridho Zul Khoiri" w:date="2026-07-14T10:44:00Z" w16du:dateUtc="2026-07-14T03:44:00Z">
            <w:rPr>
              <w:rFonts w:ascii="Times New Roman" w:hAnsi="Times New Roman"/>
              <w:color w:val="000000"/>
            </w:rPr>
          </w:rPrChange>
        </w:rPr>
        <w:t>.</w:t>
      </w:r>
    </w:p>
    <w:p w14:paraId="217E088F" w14:textId="37B97D26" w:rsidR="00E16566" w:rsidRPr="00CF42A6" w:rsidRDefault="00E16566">
      <w:pPr>
        <w:pStyle w:val="Paragraph"/>
        <w:numPr>
          <w:ilvl w:val="0"/>
          <w:numId w:val="31"/>
        </w:numPr>
        <w:spacing w:after="0" w:line="360" w:lineRule="auto"/>
        <w:rPr>
          <w:rFonts w:cs="Arial"/>
          <w:color w:val="000000"/>
          <w:highlight w:val="yellow"/>
          <w:rPrChange w:id="4956" w:author="Muhamad Ridho Zul Khoiri" w:date="2026-07-14T10:44:00Z" w16du:dateUtc="2026-07-14T03:44:00Z">
            <w:rPr>
              <w:rFonts w:ascii="Times New Roman" w:hAnsi="Times New Roman"/>
              <w:color w:val="000000"/>
            </w:rPr>
          </w:rPrChange>
        </w:rPr>
      </w:pPr>
      <w:r w:rsidRPr="00CF42A6">
        <w:rPr>
          <w:rFonts w:cs="Arial"/>
          <w:color w:val="000000"/>
          <w:highlight w:val="yellow"/>
          <w:rPrChange w:id="4957" w:author="Muhamad Ridho Zul Khoiri" w:date="2026-07-14T10:44:00Z" w16du:dateUtc="2026-07-14T03:44:00Z">
            <w:rPr>
              <w:rFonts w:ascii="Times New Roman" w:hAnsi="Times New Roman"/>
              <w:color w:val="000000"/>
            </w:rPr>
          </w:rPrChange>
        </w:rPr>
        <w:t>Execution contract is available</w:t>
      </w:r>
      <w:r w:rsidR="00096A5B" w:rsidRPr="00CF42A6">
        <w:rPr>
          <w:rFonts w:cs="Arial"/>
          <w:color w:val="000000"/>
          <w:highlight w:val="yellow"/>
          <w:rPrChange w:id="4958" w:author="Muhamad Ridho Zul Khoiri" w:date="2026-07-14T10:44:00Z" w16du:dateUtc="2026-07-14T03:44:00Z">
            <w:rPr>
              <w:rFonts w:ascii="Times New Roman" w:hAnsi="Times New Roman"/>
              <w:color w:val="000000"/>
            </w:rPr>
          </w:rPrChange>
        </w:rPr>
        <w:t>.</w:t>
      </w:r>
    </w:p>
    <w:p w14:paraId="217E0890" w14:textId="6202F145" w:rsidR="00E16566" w:rsidRPr="00CF42A6" w:rsidRDefault="00E16566">
      <w:pPr>
        <w:pStyle w:val="Paragraph"/>
        <w:numPr>
          <w:ilvl w:val="0"/>
          <w:numId w:val="31"/>
        </w:numPr>
        <w:spacing w:after="0" w:line="360" w:lineRule="auto"/>
        <w:rPr>
          <w:rFonts w:cs="Arial"/>
          <w:color w:val="000000"/>
          <w:highlight w:val="yellow"/>
          <w:rPrChange w:id="4959" w:author="Muhamad Ridho Zul Khoiri" w:date="2026-07-14T10:44:00Z" w16du:dateUtc="2026-07-14T03:44:00Z">
            <w:rPr>
              <w:rFonts w:ascii="Times New Roman" w:hAnsi="Times New Roman"/>
              <w:color w:val="000000"/>
            </w:rPr>
          </w:rPrChange>
        </w:rPr>
      </w:pPr>
      <w:r w:rsidRPr="00CF42A6">
        <w:rPr>
          <w:rFonts w:cs="Arial"/>
          <w:color w:val="000000"/>
          <w:highlight w:val="yellow"/>
          <w:rPrChange w:id="4960" w:author="Muhamad Ridho Zul Khoiri" w:date="2026-07-14T10:44:00Z" w16du:dateUtc="2026-07-14T03:44:00Z">
            <w:rPr>
              <w:rFonts w:ascii="Times New Roman" w:hAnsi="Times New Roman"/>
              <w:color w:val="000000"/>
            </w:rPr>
          </w:rPrChange>
        </w:rPr>
        <w:t>Materials readiness</w:t>
      </w:r>
      <w:r w:rsidR="00096A5B" w:rsidRPr="00CF42A6">
        <w:rPr>
          <w:rFonts w:cs="Arial"/>
          <w:color w:val="000000"/>
          <w:highlight w:val="yellow"/>
          <w:rPrChange w:id="4961" w:author="Muhamad Ridho Zul Khoiri" w:date="2026-07-14T10:44:00Z" w16du:dateUtc="2026-07-14T03:44:00Z">
            <w:rPr>
              <w:rFonts w:ascii="Times New Roman" w:hAnsi="Times New Roman"/>
              <w:color w:val="000000"/>
            </w:rPr>
          </w:rPrChange>
        </w:rPr>
        <w:t>.</w:t>
      </w:r>
    </w:p>
    <w:p w14:paraId="217E0891" w14:textId="25EED56F" w:rsidR="00E16566" w:rsidRPr="00CF42A6" w:rsidRDefault="00E16566">
      <w:pPr>
        <w:pStyle w:val="Paragraph"/>
        <w:numPr>
          <w:ilvl w:val="0"/>
          <w:numId w:val="31"/>
        </w:numPr>
        <w:spacing w:after="0" w:line="360" w:lineRule="auto"/>
        <w:rPr>
          <w:rFonts w:cs="Arial"/>
          <w:color w:val="000000"/>
          <w:highlight w:val="yellow"/>
          <w:rPrChange w:id="4962" w:author="Muhamad Ridho Zul Khoiri" w:date="2026-07-14T10:44:00Z" w16du:dateUtc="2026-07-14T03:44:00Z">
            <w:rPr>
              <w:rFonts w:ascii="Times New Roman" w:hAnsi="Times New Roman"/>
              <w:color w:val="000000"/>
            </w:rPr>
          </w:rPrChange>
        </w:rPr>
      </w:pPr>
      <w:r w:rsidRPr="00CF42A6">
        <w:rPr>
          <w:rFonts w:cs="Arial"/>
          <w:color w:val="000000"/>
          <w:highlight w:val="yellow"/>
          <w:rPrChange w:id="4963" w:author="Muhamad Ridho Zul Khoiri" w:date="2026-07-14T10:44:00Z" w16du:dateUtc="2026-07-14T03:44:00Z">
            <w:rPr>
              <w:rFonts w:ascii="Times New Roman" w:hAnsi="Times New Roman"/>
              <w:color w:val="000000"/>
            </w:rPr>
          </w:rPrChange>
        </w:rPr>
        <w:t>Simultaneous Operations to avoid site conflict</w:t>
      </w:r>
      <w:r w:rsidR="00096A5B" w:rsidRPr="00CF42A6">
        <w:rPr>
          <w:rFonts w:cs="Arial"/>
          <w:color w:val="000000"/>
          <w:highlight w:val="yellow"/>
          <w:rPrChange w:id="4964" w:author="Muhamad Ridho Zul Khoiri" w:date="2026-07-14T10:44:00Z" w16du:dateUtc="2026-07-14T03:44:00Z">
            <w:rPr>
              <w:rFonts w:ascii="Times New Roman" w:hAnsi="Times New Roman"/>
              <w:color w:val="000000"/>
            </w:rPr>
          </w:rPrChange>
        </w:rPr>
        <w:t>.</w:t>
      </w:r>
    </w:p>
    <w:p w14:paraId="217E0893" w14:textId="567ED658" w:rsidR="00E16566" w:rsidRPr="00CF42A6" w:rsidRDefault="00E16566">
      <w:pPr>
        <w:pStyle w:val="Paragraph"/>
        <w:numPr>
          <w:ilvl w:val="0"/>
          <w:numId w:val="31"/>
        </w:numPr>
        <w:spacing w:line="360" w:lineRule="auto"/>
        <w:rPr>
          <w:rFonts w:cs="Arial"/>
          <w:color w:val="000000"/>
          <w:highlight w:val="yellow"/>
          <w:rPrChange w:id="4965" w:author="Muhamad Ridho Zul Khoiri" w:date="2026-07-14T10:44:00Z" w16du:dateUtc="2026-07-14T03:44:00Z">
            <w:rPr>
              <w:rFonts w:ascii="Times New Roman" w:hAnsi="Times New Roman"/>
              <w:color w:val="000000"/>
            </w:rPr>
          </w:rPrChange>
        </w:rPr>
      </w:pPr>
      <w:r w:rsidRPr="00CF42A6">
        <w:rPr>
          <w:rFonts w:cs="Arial"/>
          <w:color w:val="000000"/>
          <w:highlight w:val="yellow"/>
          <w:rPrChange w:id="4966" w:author="Muhamad Ridho Zul Khoiri" w:date="2026-07-14T10:44:00Z" w16du:dateUtc="2026-07-14T03:44:00Z">
            <w:rPr>
              <w:rFonts w:ascii="Times New Roman" w:hAnsi="Times New Roman"/>
              <w:color w:val="000000"/>
            </w:rPr>
          </w:rPrChange>
        </w:rPr>
        <w:t>HSE Mitigation in place</w:t>
      </w:r>
      <w:r w:rsidR="00096A5B" w:rsidRPr="00CF42A6">
        <w:rPr>
          <w:rFonts w:cs="Arial"/>
          <w:color w:val="000000"/>
          <w:highlight w:val="yellow"/>
          <w:rPrChange w:id="4967" w:author="Muhamad Ridho Zul Khoiri" w:date="2026-07-14T10:44:00Z" w16du:dateUtc="2026-07-14T03:44:00Z">
            <w:rPr>
              <w:rFonts w:ascii="Times New Roman" w:hAnsi="Times New Roman"/>
              <w:color w:val="000000"/>
            </w:rPr>
          </w:rPrChange>
        </w:rPr>
        <w:t>.</w:t>
      </w:r>
    </w:p>
    <w:p w14:paraId="217E0894" w14:textId="7EA3F750" w:rsidR="003A7699" w:rsidRPr="00CF42A6" w:rsidRDefault="003A7699" w:rsidP="00BD290E">
      <w:pPr>
        <w:pStyle w:val="Heading3"/>
        <w:spacing w:before="0" w:after="0" w:line="360" w:lineRule="auto"/>
        <w:rPr>
          <w:rFonts w:cs="Arial"/>
          <w:color w:val="000000"/>
          <w:highlight w:val="yellow"/>
          <w:rPrChange w:id="4968" w:author="Muhamad Ridho Zul Khoiri" w:date="2026-07-14T10:44:00Z" w16du:dateUtc="2026-07-14T03:44:00Z">
            <w:rPr>
              <w:rFonts w:ascii="Times New Roman" w:hAnsi="Times New Roman"/>
              <w:color w:val="000000"/>
            </w:rPr>
          </w:rPrChange>
        </w:rPr>
      </w:pPr>
      <w:r w:rsidRPr="00CF42A6">
        <w:rPr>
          <w:rFonts w:cs="Arial"/>
          <w:color w:val="000000"/>
          <w:highlight w:val="yellow"/>
          <w:rPrChange w:id="4969" w:author="Muhamad Ridho Zul Khoiri" w:date="2026-07-14T10:44:00Z" w16du:dateUtc="2026-07-14T03:44:00Z">
            <w:rPr>
              <w:rFonts w:ascii="Times New Roman" w:hAnsi="Times New Roman"/>
              <w:color w:val="000000"/>
            </w:rPr>
          </w:rPrChange>
        </w:rPr>
        <w:t>Gate Requirement for 30</w:t>
      </w:r>
      <w:r w:rsidR="00D97BB8" w:rsidRPr="00CF42A6">
        <w:rPr>
          <w:rFonts w:cs="Arial"/>
          <w:color w:val="000000"/>
          <w:highlight w:val="yellow"/>
          <w:rPrChange w:id="4970" w:author="Muhamad Ridho Zul Khoiri" w:date="2026-07-14T10:44:00Z" w16du:dateUtc="2026-07-14T03:44:00Z">
            <w:rPr>
              <w:rFonts w:ascii="Times New Roman" w:hAnsi="Times New Roman"/>
              <w:color w:val="000000"/>
            </w:rPr>
          </w:rPrChange>
        </w:rPr>
        <w:t xml:space="preserve"> Day</w:t>
      </w:r>
      <w:r w:rsidRPr="00CF42A6">
        <w:rPr>
          <w:rFonts w:cs="Arial"/>
          <w:color w:val="000000"/>
          <w:highlight w:val="yellow"/>
          <w:rPrChange w:id="4971" w:author="Muhamad Ridho Zul Khoiri" w:date="2026-07-14T10:44:00Z" w16du:dateUtc="2026-07-14T03:44:00Z">
            <w:rPr>
              <w:rFonts w:ascii="Times New Roman" w:hAnsi="Times New Roman"/>
              <w:color w:val="000000"/>
            </w:rPr>
          </w:rPrChange>
        </w:rPr>
        <w:t xml:space="preserve"> plan</w:t>
      </w:r>
    </w:p>
    <w:p w14:paraId="217E0895" w14:textId="5C1D4EB3" w:rsidR="003A7699" w:rsidRPr="00CF42A6" w:rsidRDefault="00E37F5E" w:rsidP="00BD290E">
      <w:pPr>
        <w:pStyle w:val="Paragraph"/>
        <w:spacing w:after="0" w:line="360" w:lineRule="auto"/>
        <w:rPr>
          <w:rFonts w:cs="Arial"/>
          <w:color w:val="000000"/>
          <w:highlight w:val="yellow"/>
          <w:rPrChange w:id="4972" w:author="Muhamad Ridho Zul Khoiri" w:date="2026-07-14T10:44:00Z" w16du:dateUtc="2026-07-14T03:44:00Z">
            <w:rPr>
              <w:rFonts w:ascii="Times New Roman" w:hAnsi="Times New Roman"/>
              <w:color w:val="000000"/>
            </w:rPr>
          </w:rPrChange>
        </w:rPr>
      </w:pPr>
      <w:r w:rsidRPr="00CF42A6">
        <w:rPr>
          <w:rFonts w:cs="Arial"/>
          <w:color w:val="000000"/>
          <w:highlight w:val="yellow"/>
          <w:rPrChange w:id="4973" w:author="Muhamad Ridho Zul Khoiri" w:date="2026-07-14T10:44:00Z" w16du:dateUtc="2026-07-14T03:44:00Z">
            <w:rPr>
              <w:rFonts w:ascii="Times New Roman" w:hAnsi="Times New Roman"/>
              <w:color w:val="000000"/>
            </w:rPr>
          </w:rPrChange>
        </w:rPr>
        <w:t>The following are the gate requirements for activities included in the 30-Day Operations Plan:</w:t>
      </w:r>
    </w:p>
    <w:p w14:paraId="217E0896" w14:textId="2872FC58" w:rsidR="003A7699" w:rsidRPr="00CF42A6" w:rsidRDefault="00E37F5E">
      <w:pPr>
        <w:pStyle w:val="Paragraph"/>
        <w:numPr>
          <w:ilvl w:val="0"/>
          <w:numId w:val="30"/>
        </w:numPr>
        <w:spacing w:after="0" w:line="360" w:lineRule="auto"/>
        <w:rPr>
          <w:rFonts w:cs="Arial"/>
          <w:color w:val="000000"/>
          <w:highlight w:val="yellow"/>
          <w:rPrChange w:id="4974" w:author="Muhamad Ridho Zul Khoiri" w:date="2026-07-14T10:44:00Z" w16du:dateUtc="2026-07-14T03:44:00Z">
            <w:rPr>
              <w:rFonts w:ascii="Times New Roman" w:hAnsi="Times New Roman"/>
              <w:color w:val="000000"/>
            </w:rPr>
          </w:rPrChange>
        </w:rPr>
      </w:pPr>
      <w:r w:rsidRPr="00CF42A6">
        <w:rPr>
          <w:rFonts w:cs="Arial"/>
          <w:color w:val="000000"/>
          <w:highlight w:val="yellow"/>
          <w:rPrChange w:id="4975" w:author="Muhamad Ridho Zul Khoiri" w:date="2026-07-14T10:44:00Z" w16du:dateUtc="2026-07-14T03:44:00Z">
            <w:rPr>
              <w:rFonts w:ascii="Times New Roman" w:hAnsi="Times New Roman"/>
              <w:color w:val="000000"/>
            </w:rPr>
          </w:rPrChange>
        </w:rPr>
        <w:t>all necessary materials and tools have been delivered to the site and confirmed to meet the required specifications,</w:t>
      </w:r>
    </w:p>
    <w:p w14:paraId="217E0897" w14:textId="46D62663" w:rsidR="003A7699" w:rsidRPr="00CF42A6" w:rsidRDefault="005C0495">
      <w:pPr>
        <w:pStyle w:val="Paragraph"/>
        <w:numPr>
          <w:ilvl w:val="0"/>
          <w:numId w:val="30"/>
        </w:numPr>
        <w:spacing w:after="0" w:line="360" w:lineRule="auto"/>
        <w:rPr>
          <w:rFonts w:cs="Arial"/>
          <w:color w:val="000000"/>
          <w:highlight w:val="yellow"/>
          <w:rPrChange w:id="4976" w:author="Muhamad Ridho Zul Khoiri" w:date="2026-07-14T10:44:00Z" w16du:dateUtc="2026-07-14T03:44:00Z">
            <w:rPr>
              <w:rFonts w:ascii="Times New Roman" w:hAnsi="Times New Roman"/>
              <w:color w:val="000000"/>
            </w:rPr>
          </w:rPrChange>
        </w:rPr>
      </w:pPr>
      <w:r w:rsidRPr="00CF42A6">
        <w:rPr>
          <w:rFonts w:cs="Arial"/>
          <w:color w:val="000000"/>
          <w:highlight w:val="yellow"/>
          <w:rPrChange w:id="4977" w:author="Muhamad Ridho Zul Khoiri" w:date="2026-07-14T10:44:00Z" w16du:dateUtc="2026-07-14T03:44:00Z">
            <w:rPr>
              <w:rFonts w:ascii="Times New Roman" w:hAnsi="Times New Roman"/>
              <w:color w:val="000000"/>
            </w:rPr>
          </w:rPrChange>
        </w:rPr>
        <w:t>t</w:t>
      </w:r>
      <w:r w:rsidR="00E37F5E" w:rsidRPr="00CF42A6">
        <w:rPr>
          <w:rFonts w:cs="Arial"/>
          <w:color w:val="000000"/>
          <w:highlight w:val="yellow"/>
          <w:rPrChange w:id="4978" w:author="Muhamad Ridho Zul Khoiri" w:date="2026-07-14T10:44:00Z" w16du:dateUtc="2026-07-14T03:44:00Z">
            <w:rPr>
              <w:rFonts w:ascii="Times New Roman" w:hAnsi="Times New Roman"/>
              <w:color w:val="000000"/>
            </w:rPr>
          </w:rPrChange>
        </w:rPr>
        <w:t>he work pack, including procedures, drawings, and other documentation, is complete and has been reviewed or approved</w:t>
      </w:r>
      <w:r w:rsidRPr="00CF42A6">
        <w:rPr>
          <w:rFonts w:cs="Arial"/>
          <w:color w:val="000000"/>
          <w:highlight w:val="yellow"/>
          <w:rPrChange w:id="4979" w:author="Muhamad Ridho Zul Khoiri" w:date="2026-07-14T10:44:00Z" w16du:dateUtc="2026-07-14T03:44:00Z">
            <w:rPr>
              <w:rFonts w:ascii="Times New Roman" w:hAnsi="Times New Roman"/>
              <w:color w:val="000000"/>
            </w:rPr>
          </w:rPrChange>
        </w:rPr>
        <w:t>,</w:t>
      </w:r>
    </w:p>
    <w:p w14:paraId="217E0898" w14:textId="17F63569" w:rsidR="003A7699" w:rsidRPr="00CF42A6" w:rsidRDefault="005C0495">
      <w:pPr>
        <w:pStyle w:val="Paragraph"/>
        <w:numPr>
          <w:ilvl w:val="0"/>
          <w:numId w:val="30"/>
        </w:numPr>
        <w:spacing w:after="0" w:line="360" w:lineRule="auto"/>
        <w:rPr>
          <w:rFonts w:cs="Arial"/>
          <w:highlight w:val="yellow"/>
          <w:rPrChange w:id="4980" w:author="Muhamad Ridho Zul Khoiri" w:date="2026-07-14T10:44:00Z" w16du:dateUtc="2026-07-14T03:44:00Z">
            <w:rPr>
              <w:rFonts w:ascii="Times New Roman" w:hAnsi="Times New Roman"/>
            </w:rPr>
          </w:rPrChange>
        </w:rPr>
      </w:pPr>
      <w:r w:rsidRPr="00CF42A6">
        <w:rPr>
          <w:rFonts w:cs="Arial"/>
          <w:highlight w:val="yellow"/>
          <w:rPrChange w:id="4981" w:author="Muhamad Ridho Zul Khoiri" w:date="2026-07-14T10:44:00Z" w16du:dateUtc="2026-07-14T03:44:00Z">
            <w:rPr>
              <w:rFonts w:ascii="Times New Roman" w:hAnsi="Times New Roman"/>
            </w:rPr>
          </w:rPrChange>
        </w:rPr>
        <w:t>internal support resources have been confirmed and meet all HSE requirements for mobilization</w:t>
      </w:r>
      <w:r w:rsidR="00096A5B" w:rsidRPr="00CF42A6">
        <w:rPr>
          <w:rFonts w:cs="Arial"/>
          <w:highlight w:val="yellow"/>
          <w:rPrChange w:id="4982" w:author="Muhamad Ridho Zul Khoiri" w:date="2026-07-14T10:44:00Z" w16du:dateUtc="2026-07-14T03:44:00Z">
            <w:rPr>
              <w:rFonts w:ascii="Times New Roman" w:hAnsi="Times New Roman"/>
            </w:rPr>
          </w:rPrChange>
        </w:rPr>
        <w:t>,</w:t>
      </w:r>
    </w:p>
    <w:p w14:paraId="217E0899" w14:textId="505A734A" w:rsidR="003A7699" w:rsidRPr="00CF42A6" w:rsidRDefault="005C0495">
      <w:pPr>
        <w:pStyle w:val="Paragraph"/>
        <w:numPr>
          <w:ilvl w:val="0"/>
          <w:numId w:val="30"/>
        </w:numPr>
        <w:spacing w:after="0" w:line="360" w:lineRule="auto"/>
        <w:rPr>
          <w:rFonts w:cs="Arial"/>
          <w:highlight w:val="yellow"/>
          <w:rPrChange w:id="4983" w:author="Muhamad Ridho Zul Khoiri" w:date="2026-07-14T10:44:00Z" w16du:dateUtc="2026-07-14T03:44:00Z">
            <w:rPr>
              <w:rFonts w:ascii="Times New Roman" w:hAnsi="Times New Roman"/>
            </w:rPr>
          </w:rPrChange>
        </w:rPr>
      </w:pPr>
      <w:r w:rsidRPr="00CF42A6">
        <w:rPr>
          <w:rFonts w:cs="Arial"/>
          <w:highlight w:val="yellow"/>
          <w:rPrChange w:id="4984" w:author="Muhamad Ridho Zul Khoiri" w:date="2026-07-14T10:44:00Z" w16du:dateUtc="2026-07-14T03:44:00Z">
            <w:rPr>
              <w:rFonts w:ascii="Times New Roman" w:hAnsi="Times New Roman"/>
            </w:rPr>
          </w:rPrChange>
        </w:rPr>
        <w:t>the specialist vendor has been contacted and has provided a commitment, including personnel details, schedule, and mobilization date</w:t>
      </w:r>
      <w:r w:rsidR="00096A5B" w:rsidRPr="00CF42A6">
        <w:rPr>
          <w:rFonts w:cs="Arial"/>
          <w:highlight w:val="yellow"/>
          <w:rPrChange w:id="4985" w:author="Muhamad Ridho Zul Khoiri" w:date="2026-07-14T10:44:00Z" w16du:dateUtc="2026-07-14T03:44:00Z">
            <w:rPr>
              <w:rFonts w:ascii="Times New Roman" w:hAnsi="Times New Roman"/>
            </w:rPr>
          </w:rPrChange>
        </w:rPr>
        <w:t>,</w:t>
      </w:r>
    </w:p>
    <w:p w14:paraId="217E089C" w14:textId="2D73F34B" w:rsidR="003A7699" w:rsidRPr="00CF42A6" w:rsidRDefault="005C0495">
      <w:pPr>
        <w:pStyle w:val="Paragraph"/>
        <w:numPr>
          <w:ilvl w:val="0"/>
          <w:numId w:val="30"/>
        </w:numPr>
        <w:spacing w:after="240" w:line="360" w:lineRule="auto"/>
        <w:rPr>
          <w:rFonts w:cs="Arial"/>
          <w:highlight w:val="yellow"/>
          <w:rPrChange w:id="4986" w:author="Muhamad Ridho Zul Khoiri" w:date="2026-07-14T10:44:00Z" w16du:dateUtc="2026-07-14T03:44:00Z">
            <w:rPr>
              <w:rFonts w:ascii="Times New Roman" w:hAnsi="Times New Roman"/>
            </w:rPr>
          </w:rPrChange>
        </w:rPr>
      </w:pPr>
      <w:r w:rsidRPr="00CF42A6">
        <w:rPr>
          <w:rFonts w:cs="Arial"/>
          <w:highlight w:val="yellow"/>
          <w:rPrChange w:id="4987" w:author="Muhamad Ridho Zul Khoiri" w:date="2026-07-14T10:44:00Z" w16du:dateUtc="2026-07-14T03:44:00Z">
            <w:rPr>
              <w:rFonts w:ascii="Times New Roman" w:hAnsi="Times New Roman"/>
            </w:rPr>
          </w:rPrChange>
        </w:rPr>
        <w:t>materials and positions required for stakeholder and government engagement have been confirmed and agreed upon.</w:t>
      </w:r>
      <w:commentRangeEnd w:id="4915"/>
      <w:r w:rsidR="00FD4E45" w:rsidRPr="00CF42A6">
        <w:rPr>
          <w:rStyle w:val="CommentReference"/>
          <w:rFonts w:cs="Arial"/>
          <w:sz w:val="20"/>
          <w:szCs w:val="20"/>
          <w:highlight w:val="yellow"/>
          <w:rPrChange w:id="4988" w:author="Muhamad Ridho Zul Khoiri" w:date="2026-07-14T10:44:00Z" w16du:dateUtc="2026-07-14T03:44:00Z">
            <w:rPr>
              <w:rStyle w:val="CommentReference"/>
              <w:rFonts w:ascii="Times New Roman" w:hAnsi="Times New Roman"/>
              <w:sz w:val="20"/>
              <w:szCs w:val="20"/>
            </w:rPr>
          </w:rPrChange>
        </w:rPr>
        <w:commentReference w:id="4915"/>
      </w:r>
    </w:p>
    <w:p w14:paraId="217E089D" w14:textId="77777777" w:rsidR="00895AC4" w:rsidRPr="00CF42A6" w:rsidRDefault="00895AC4" w:rsidP="00BD290E">
      <w:pPr>
        <w:pStyle w:val="Heading2"/>
        <w:spacing w:line="360" w:lineRule="auto"/>
        <w:rPr>
          <w:rFonts w:cs="Arial"/>
          <w:rPrChange w:id="4989" w:author="Muhamad Ridho Zul Khoiri" w:date="2026-07-14T10:44:00Z" w16du:dateUtc="2026-07-14T03:44:00Z">
            <w:rPr>
              <w:rFonts w:ascii="Times New Roman" w:hAnsi="Times New Roman"/>
            </w:rPr>
          </w:rPrChange>
        </w:rPr>
      </w:pPr>
      <w:bookmarkStart w:id="4990" w:name="_Toc196309703"/>
      <w:r w:rsidRPr="00CF42A6">
        <w:rPr>
          <w:rFonts w:cs="Arial"/>
          <w:rPrChange w:id="4991" w:author="Muhamad Ridho Zul Khoiri" w:date="2026-07-14T10:44:00Z" w16du:dateUtc="2026-07-14T03:44:00Z">
            <w:rPr>
              <w:rFonts w:ascii="Times New Roman" w:hAnsi="Times New Roman"/>
            </w:rPr>
          </w:rPrChange>
        </w:rPr>
        <w:t>Managing Constraints</w:t>
      </w:r>
      <w:bookmarkEnd w:id="4990"/>
    </w:p>
    <w:p w14:paraId="1EF73851" w14:textId="1BF0F82B" w:rsidR="005C0495" w:rsidRPr="00CF42A6" w:rsidRDefault="005C0495" w:rsidP="00BD290E">
      <w:pPr>
        <w:pStyle w:val="Paragraph"/>
        <w:spacing w:line="360" w:lineRule="auto"/>
        <w:rPr>
          <w:rFonts w:cs="Arial"/>
          <w:highlight w:val="yellow"/>
          <w:rPrChange w:id="4992" w:author="Muhamad Ridho Zul Khoiri" w:date="2026-07-14T10:44:00Z" w16du:dateUtc="2026-07-14T03:44:00Z">
            <w:rPr>
              <w:rFonts w:ascii="Times New Roman" w:hAnsi="Times New Roman"/>
            </w:rPr>
          </w:rPrChange>
        </w:rPr>
      </w:pPr>
      <w:r w:rsidRPr="00CF42A6">
        <w:rPr>
          <w:rFonts w:cs="Arial"/>
          <w:highlight w:val="yellow"/>
          <w:rPrChange w:id="4993" w:author="Muhamad Ridho Zul Khoiri" w:date="2026-07-14T10:44:00Z" w16du:dateUtc="2026-07-14T03:44:00Z">
            <w:rPr>
              <w:rFonts w:ascii="Times New Roman" w:hAnsi="Times New Roman"/>
            </w:rPr>
          </w:rPrChange>
        </w:rPr>
        <w:t xml:space="preserve">When developing plans, especially at the 30/90-Day Plan level, several constraints must be considered. These constraints are typically classified into two categories: static and dynamic. </w:t>
      </w:r>
      <w:r w:rsidRPr="00CF42A6">
        <w:rPr>
          <w:rFonts w:cs="Arial"/>
          <w:highlight w:val="yellow"/>
          <w:rPrChange w:id="4994" w:author="Muhamad Ridho Zul Khoiri" w:date="2026-07-14T10:44:00Z" w16du:dateUtc="2026-07-14T03:44:00Z">
            <w:rPr>
              <w:rFonts w:ascii="Times New Roman" w:hAnsi="Times New Roman"/>
            </w:rPr>
          </w:rPrChange>
        </w:rPr>
        <w:lastRenderedPageBreak/>
        <w:t>Static Constraints tend to remain relatively unchanged over time and include factors such as the number of beds, life boat seat availability, regulatory permits, personnel access to specific areas, ongoing SIMOPS</w:t>
      </w:r>
      <w:r w:rsidR="00096A5B" w:rsidRPr="00CF42A6">
        <w:rPr>
          <w:rFonts w:cs="Arial"/>
          <w:highlight w:val="yellow"/>
          <w:rPrChange w:id="4995" w:author="Muhamad Ridho Zul Khoiri" w:date="2026-07-14T10:44:00Z" w16du:dateUtc="2026-07-14T03:44:00Z">
            <w:rPr>
              <w:rFonts w:ascii="Times New Roman" w:hAnsi="Times New Roman"/>
            </w:rPr>
          </w:rPrChange>
        </w:rPr>
        <w:t xml:space="preserve"> (Simultaneous Operations)</w:t>
      </w:r>
      <w:r w:rsidRPr="00CF42A6">
        <w:rPr>
          <w:rFonts w:cs="Arial"/>
          <w:highlight w:val="yellow"/>
          <w:rPrChange w:id="4996" w:author="Muhamad Ridho Zul Khoiri" w:date="2026-07-14T10:44:00Z" w16du:dateUtc="2026-07-14T03:44:00Z">
            <w:rPr>
              <w:rFonts w:ascii="Times New Roman" w:hAnsi="Times New Roman"/>
            </w:rPr>
          </w:rPrChange>
        </w:rPr>
        <w:t xml:space="preserve"> restrictions, and limitations set by design or building codes.</w:t>
      </w:r>
    </w:p>
    <w:p w14:paraId="217E089F" w14:textId="48049CDC" w:rsidR="00954C0F" w:rsidRPr="00CF42A6" w:rsidRDefault="005C0495" w:rsidP="00BD290E">
      <w:pPr>
        <w:pStyle w:val="Paragraph"/>
        <w:spacing w:line="360" w:lineRule="auto"/>
        <w:rPr>
          <w:rFonts w:cs="Arial"/>
          <w:highlight w:val="yellow"/>
          <w:rPrChange w:id="4997" w:author="Muhamad Ridho Zul Khoiri" w:date="2026-07-14T10:44:00Z" w16du:dateUtc="2026-07-14T03:44:00Z">
            <w:rPr>
              <w:rFonts w:ascii="Times New Roman" w:hAnsi="Times New Roman"/>
            </w:rPr>
          </w:rPrChange>
        </w:rPr>
      </w:pPr>
      <w:r w:rsidRPr="00CF42A6">
        <w:rPr>
          <w:rFonts w:cs="Arial"/>
          <w:highlight w:val="yellow"/>
          <w:rPrChange w:id="4998" w:author="Muhamad Ridho Zul Khoiri" w:date="2026-07-14T10:44:00Z" w16du:dateUtc="2026-07-14T03:44:00Z">
            <w:rPr>
              <w:rFonts w:ascii="Times New Roman" w:hAnsi="Times New Roman"/>
            </w:rPr>
          </w:rPrChange>
        </w:rPr>
        <w:t>Dynamic Constraints are subject to frequent changes and require a more responsive management process. Examples include weather conditions, seasonal access, availability of specialist services and personnel, and dynamic SIMOPS conditions (e.g., ongoing work, equipment downtime, etc.).</w:t>
      </w:r>
    </w:p>
    <w:p w14:paraId="3037BB9E" w14:textId="593C0BDF" w:rsidR="005C0495" w:rsidRPr="00CF42A6" w:rsidRDefault="005C0495" w:rsidP="00BD290E">
      <w:pPr>
        <w:pStyle w:val="Paragraph"/>
        <w:spacing w:line="360" w:lineRule="auto"/>
        <w:rPr>
          <w:rFonts w:cs="Arial"/>
          <w:rPrChange w:id="4999" w:author="Muhamad Ridho Zul Khoiri" w:date="2026-07-14T10:44:00Z" w16du:dateUtc="2026-07-14T03:44:00Z">
            <w:rPr>
              <w:rFonts w:ascii="Times New Roman" w:hAnsi="Times New Roman"/>
            </w:rPr>
          </w:rPrChange>
        </w:rPr>
      </w:pPr>
      <w:r w:rsidRPr="00CF42A6">
        <w:rPr>
          <w:rFonts w:cs="Arial"/>
          <w:highlight w:val="yellow"/>
          <w:rPrChange w:id="5000" w:author="Muhamad Ridho Zul Khoiri" w:date="2026-07-14T10:44:00Z" w16du:dateUtc="2026-07-14T03:44:00Z">
            <w:rPr>
              <w:rFonts w:ascii="Times New Roman" w:hAnsi="Times New Roman"/>
            </w:rPr>
          </w:rPrChange>
        </w:rPr>
        <w:t xml:space="preserve">When developing plans, it is essential that all identified constraints are understood, communicated, and updated regularly. The following are typical constraints that should be considered as part of the </w:t>
      </w:r>
      <w:r w:rsidR="00096A5B" w:rsidRPr="00CF42A6">
        <w:rPr>
          <w:rFonts w:cs="Arial"/>
          <w:highlight w:val="yellow"/>
          <w:rPrChange w:id="5001" w:author="Muhamad Ridho Zul Khoiri" w:date="2026-07-14T10:44:00Z" w16du:dateUtc="2026-07-14T03:44:00Z">
            <w:rPr>
              <w:rFonts w:ascii="Times New Roman" w:hAnsi="Times New Roman"/>
            </w:rPr>
          </w:rPrChange>
        </w:rPr>
        <w:t>P&amp;S</w:t>
      </w:r>
      <w:r w:rsidRPr="00CF42A6">
        <w:rPr>
          <w:rFonts w:cs="Arial"/>
          <w:highlight w:val="yellow"/>
          <w:rPrChange w:id="5002" w:author="Muhamad Ridho Zul Khoiri" w:date="2026-07-14T10:44:00Z" w16du:dateUtc="2026-07-14T03:44:00Z">
            <w:rPr>
              <w:rFonts w:ascii="Times New Roman" w:hAnsi="Times New Roman"/>
            </w:rPr>
          </w:rPrChange>
        </w:rPr>
        <w:t xml:space="preserve"> </w:t>
      </w:r>
      <w:commentRangeStart w:id="5003"/>
      <w:r w:rsidRPr="00CF42A6">
        <w:rPr>
          <w:rFonts w:cs="Arial"/>
          <w:highlight w:val="yellow"/>
          <w:rPrChange w:id="5004" w:author="Muhamad Ridho Zul Khoiri" w:date="2026-07-14T10:44:00Z" w16du:dateUtc="2026-07-14T03:44:00Z">
            <w:rPr>
              <w:rFonts w:ascii="Times New Roman" w:hAnsi="Times New Roman"/>
            </w:rPr>
          </w:rPrChange>
        </w:rPr>
        <w:t>process</w:t>
      </w:r>
      <w:commentRangeEnd w:id="5003"/>
      <w:r w:rsidR="003E2625" w:rsidRPr="00CF42A6">
        <w:rPr>
          <w:rStyle w:val="CommentReference"/>
          <w:rFonts w:cs="Arial"/>
          <w:sz w:val="20"/>
          <w:szCs w:val="20"/>
          <w:highlight w:val="yellow"/>
          <w:rPrChange w:id="5005" w:author="Muhamad Ridho Zul Khoiri" w:date="2026-07-14T10:44:00Z" w16du:dateUtc="2026-07-14T03:44:00Z">
            <w:rPr>
              <w:rStyle w:val="CommentReference"/>
              <w:rFonts w:ascii="Times New Roman" w:hAnsi="Times New Roman"/>
              <w:sz w:val="20"/>
              <w:szCs w:val="20"/>
            </w:rPr>
          </w:rPrChange>
        </w:rPr>
        <w:commentReference w:id="5003"/>
      </w:r>
      <w:r w:rsidRPr="00CF42A6">
        <w:rPr>
          <w:rFonts w:cs="Arial"/>
          <w:highlight w:val="yellow"/>
          <w:rPrChange w:id="5006" w:author="Muhamad Ridho Zul Khoiri" w:date="2026-07-14T10:44:00Z" w16du:dateUtc="2026-07-14T03:44:00Z">
            <w:rPr>
              <w:rFonts w:ascii="Times New Roman" w:hAnsi="Times New Roman"/>
            </w:rPr>
          </w:rPrChange>
        </w:rPr>
        <w:t>.</w:t>
      </w:r>
    </w:p>
    <w:p w14:paraId="217E08A3" w14:textId="77777777" w:rsidR="00E6264F" w:rsidRPr="00CF42A6" w:rsidRDefault="00E6264F" w:rsidP="00BD290E">
      <w:pPr>
        <w:pStyle w:val="Heading3"/>
        <w:spacing w:line="360" w:lineRule="auto"/>
        <w:rPr>
          <w:rFonts w:cs="Arial"/>
          <w:rPrChange w:id="5007" w:author="Muhamad Ridho Zul Khoiri" w:date="2026-07-14T10:44:00Z" w16du:dateUtc="2026-07-14T03:44:00Z">
            <w:rPr>
              <w:rFonts w:ascii="Times New Roman" w:hAnsi="Times New Roman"/>
            </w:rPr>
          </w:rPrChange>
        </w:rPr>
      </w:pPr>
      <w:r w:rsidRPr="00CF42A6">
        <w:rPr>
          <w:rFonts w:cs="Arial"/>
          <w:rPrChange w:id="5008" w:author="Muhamad Ridho Zul Khoiri" w:date="2026-07-14T10:44:00Z" w16du:dateUtc="2026-07-14T03:44:00Z">
            <w:rPr>
              <w:rFonts w:ascii="Times New Roman" w:hAnsi="Times New Roman"/>
            </w:rPr>
          </w:rPrChange>
        </w:rPr>
        <w:t>Permitting and Other Stakeholders Approvals</w:t>
      </w:r>
    </w:p>
    <w:p w14:paraId="217E08A5" w14:textId="273F9EB0" w:rsidR="00E6264F" w:rsidRPr="00CF42A6" w:rsidRDefault="00A01C7E" w:rsidP="00961CF4">
      <w:pPr>
        <w:pStyle w:val="Paragraph"/>
        <w:spacing w:after="0" w:line="360" w:lineRule="auto"/>
        <w:rPr>
          <w:rFonts w:cs="Arial"/>
          <w:rPrChange w:id="5009" w:author="Muhamad Ridho Zul Khoiri" w:date="2026-07-14T10:44:00Z" w16du:dateUtc="2026-07-14T03:44:00Z">
            <w:rPr>
              <w:rFonts w:ascii="Times New Roman" w:hAnsi="Times New Roman"/>
            </w:rPr>
          </w:rPrChange>
        </w:rPr>
      </w:pPr>
      <w:r w:rsidRPr="00CF42A6">
        <w:rPr>
          <w:rFonts w:cs="Arial"/>
          <w:rPrChange w:id="5010" w:author="Muhamad Ridho Zul Khoiri" w:date="2026-07-14T10:44:00Z" w16du:dateUtc="2026-07-14T03:44:00Z">
            <w:rPr>
              <w:rFonts w:ascii="Times New Roman" w:hAnsi="Times New Roman"/>
            </w:rPr>
          </w:rPrChange>
        </w:rPr>
        <w:t>The readiness of a work activity should consider all necessary clearances, permits, and approvals from relevant stakeholders. This includes budget and AFE approvals from government/SKKMigas, Partners, and internal M</w:t>
      </w:r>
      <w:r w:rsidR="00B672C3" w:rsidRPr="00CF42A6">
        <w:rPr>
          <w:rFonts w:cs="Arial"/>
          <w:rPrChange w:id="5011" w:author="Muhamad Ridho Zul Khoiri" w:date="2026-07-14T10:44:00Z" w16du:dateUtc="2026-07-14T03:44:00Z">
            <w:rPr>
              <w:rFonts w:ascii="Times New Roman" w:hAnsi="Times New Roman"/>
            </w:rPr>
          </w:rPrChange>
        </w:rPr>
        <w:t>e</w:t>
      </w:r>
      <w:r w:rsidRPr="00CF42A6">
        <w:rPr>
          <w:rFonts w:cs="Arial"/>
          <w:rPrChange w:id="5012" w:author="Muhamad Ridho Zul Khoiri" w:date="2026-07-14T10:44:00Z" w16du:dateUtc="2026-07-14T03:44:00Z">
            <w:rPr>
              <w:rFonts w:ascii="Times New Roman" w:hAnsi="Times New Roman"/>
            </w:rPr>
          </w:rPrChange>
        </w:rPr>
        <w:t>dco, as well as permits from agencies such as MIGAS, Seacomm, Aircomm, and local governments.</w:t>
      </w:r>
    </w:p>
    <w:p w14:paraId="217E08A6" w14:textId="77777777" w:rsidR="00B76D41" w:rsidRPr="00CF42A6" w:rsidRDefault="00B76D41" w:rsidP="00BD290E">
      <w:pPr>
        <w:pStyle w:val="Heading3"/>
        <w:spacing w:line="360" w:lineRule="auto"/>
        <w:rPr>
          <w:rFonts w:cs="Arial"/>
          <w:rPrChange w:id="5013" w:author="Muhamad Ridho Zul Khoiri" w:date="2026-07-14T10:44:00Z" w16du:dateUtc="2026-07-14T03:44:00Z">
            <w:rPr>
              <w:rFonts w:ascii="Times New Roman" w:hAnsi="Times New Roman"/>
            </w:rPr>
          </w:rPrChange>
        </w:rPr>
      </w:pPr>
      <w:r w:rsidRPr="00CF42A6">
        <w:rPr>
          <w:rFonts w:cs="Arial"/>
          <w:rPrChange w:id="5014" w:author="Muhamad Ridho Zul Khoiri" w:date="2026-07-14T10:44:00Z" w16du:dateUtc="2026-07-14T03:44:00Z">
            <w:rPr>
              <w:rFonts w:ascii="Times New Roman" w:hAnsi="Times New Roman"/>
            </w:rPr>
          </w:rPrChange>
        </w:rPr>
        <w:t>Resources Planning &amp; Manpower Histogram</w:t>
      </w:r>
    </w:p>
    <w:p w14:paraId="65D1FAE9" w14:textId="3EE9D974" w:rsidR="00A01C7E" w:rsidRPr="00CF42A6" w:rsidRDefault="00A01C7E" w:rsidP="00BD290E">
      <w:pPr>
        <w:pStyle w:val="Paragraph"/>
        <w:spacing w:after="0" w:line="360" w:lineRule="auto"/>
        <w:rPr>
          <w:rFonts w:cs="Arial"/>
          <w:rPrChange w:id="5015" w:author="Muhamad Ridho Zul Khoiri" w:date="2026-07-14T10:44:00Z" w16du:dateUtc="2026-07-14T03:44:00Z">
            <w:rPr>
              <w:rFonts w:ascii="Times New Roman" w:hAnsi="Times New Roman"/>
            </w:rPr>
          </w:rPrChange>
        </w:rPr>
      </w:pPr>
      <w:r w:rsidRPr="00CF42A6">
        <w:rPr>
          <w:rFonts w:cs="Arial"/>
          <w:rPrChange w:id="5016" w:author="Muhamad Ridho Zul Khoiri" w:date="2026-07-14T10:44:00Z" w16du:dateUtc="2026-07-14T03:44:00Z">
            <w:rPr>
              <w:rFonts w:ascii="Times New Roman" w:hAnsi="Times New Roman"/>
            </w:rPr>
          </w:rPrChange>
        </w:rPr>
        <w:t>Resources, including headcount and associated costs, are tied to planned activities. Headcount resources should be validated and leveled according to numbers, competencies, and timing (e.g., manpower histogram). Hiring plans should also be considered as a potential constraint to ensure that the required skills are available when needed.</w:t>
      </w:r>
    </w:p>
    <w:p w14:paraId="217E08A8" w14:textId="2260AF30" w:rsidR="00A37D21" w:rsidRPr="00CF42A6" w:rsidRDefault="00A01C7E" w:rsidP="00A01C7E">
      <w:pPr>
        <w:pStyle w:val="Paragraph"/>
        <w:spacing w:after="0" w:line="360" w:lineRule="auto"/>
        <w:rPr>
          <w:rFonts w:cs="Arial"/>
          <w:rPrChange w:id="5017" w:author="Muhamad Ridho Zul Khoiri" w:date="2026-07-14T10:44:00Z" w16du:dateUtc="2026-07-14T03:44:00Z">
            <w:rPr>
              <w:rFonts w:ascii="Times New Roman" w:hAnsi="Times New Roman"/>
            </w:rPr>
          </w:rPrChange>
        </w:rPr>
      </w:pPr>
      <w:r w:rsidRPr="00CF42A6">
        <w:rPr>
          <w:rFonts w:cs="Arial"/>
          <w:rPrChange w:id="5018" w:author="Muhamad Ridho Zul Khoiri" w:date="2026-07-14T10:44:00Z" w16du:dateUtc="2026-07-14T03:44:00Z">
            <w:rPr>
              <w:rFonts w:ascii="Times New Roman" w:hAnsi="Times New Roman"/>
            </w:rPr>
          </w:rPrChange>
        </w:rPr>
        <w:t>Cost constraints should be validated against the budgeted items in the LTP and the approved AFEs.</w:t>
      </w:r>
    </w:p>
    <w:p w14:paraId="217E08A9" w14:textId="77777777" w:rsidR="00B76D41" w:rsidRPr="00CF42A6" w:rsidRDefault="00B76D41" w:rsidP="00BD290E">
      <w:pPr>
        <w:pStyle w:val="Heading3"/>
        <w:spacing w:line="360" w:lineRule="auto"/>
        <w:rPr>
          <w:rFonts w:cs="Arial"/>
          <w:rPrChange w:id="5019" w:author="Muhamad Ridho Zul Khoiri" w:date="2026-07-14T10:44:00Z" w16du:dateUtc="2026-07-14T03:44:00Z">
            <w:rPr>
              <w:rFonts w:ascii="Times New Roman" w:hAnsi="Times New Roman"/>
            </w:rPr>
          </w:rPrChange>
        </w:rPr>
      </w:pPr>
      <w:r w:rsidRPr="00CF42A6">
        <w:rPr>
          <w:rFonts w:cs="Arial"/>
          <w:rPrChange w:id="5020" w:author="Muhamad Ridho Zul Khoiri" w:date="2026-07-14T10:44:00Z" w16du:dateUtc="2026-07-14T03:44:00Z">
            <w:rPr>
              <w:rFonts w:ascii="Times New Roman" w:hAnsi="Times New Roman"/>
            </w:rPr>
          </w:rPrChange>
        </w:rPr>
        <w:t>P</w:t>
      </w:r>
      <w:r w:rsidR="00E76AF1" w:rsidRPr="00CF42A6">
        <w:rPr>
          <w:rFonts w:cs="Arial"/>
          <w:rPrChange w:id="5021" w:author="Muhamad Ridho Zul Khoiri" w:date="2026-07-14T10:44:00Z" w16du:dateUtc="2026-07-14T03:44:00Z">
            <w:rPr>
              <w:rFonts w:ascii="Times New Roman" w:hAnsi="Times New Roman"/>
            </w:rPr>
          </w:rPrChange>
        </w:rPr>
        <w:t xml:space="preserve">ersonnel on Board and Bedding </w:t>
      </w:r>
      <w:r w:rsidRPr="00CF42A6">
        <w:rPr>
          <w:rFonts w:cs="Arial"/>
          <w:rPrChange w:id="5022" w:author="Muhamad Ridho Zul Khoiri" w:date="2026-07-14T10:44:00Z" w16du:dateUtc="2026-07-14T03:44:00Z">
            <w:rPr>
              <w:rFonts w:ascii="Times New Roman" w:hAnsi="Times New Roman"/>
            </w:rPr>
          </w:rPrChange>
        </w:rPr>
        <w:t>Capacity</w:t>
      </w:r>
    </w:p>
    <w:p w14:paraId="04EBDF92" w14:textId="26D0908D" w:rsidR="00A01C7E" w:rsidRPr="00CF42A6" w:rsidRDefault="00A01C7E" w:rsidP="00A01C7E">
      <w:pPr>
        <w:pStyle w:val="Paragraph"/>
        <w:spacing w:line="360" w:lineRule="auto"/>
        <w:rPr>
          <w:rFonts w:cs="Arial"/>
          <w:rPrChange w:id="5023" w:author="Muhamad Ridho Zul Khoiri" w:date="2026-07-14T10:44:00Z" w16du:dateUtc="2026-07-14T03:44:00Z">
            <w:rPr>
              <w:rFonts w:ascii="Times New Roman" w:hAnsi="Times New Roman"/>
            </w:rPr>
          </w:rPrChange>
        </w:rPr>
      </w:pPr>
      <w:r w:rsidRPr="00CF42A6">
        <w:rPr>
          <w:rFonts w:cs="Arial"/>
          <w:rPrChange w:id="5024" w:author="Muhamad Ridho Zul Khoiri" w:date="2026-07-14T10:44:00Z" w16du:dateUtc="2026-07-14T03:44:00Z">
            <w:rPr>
              <w:rFonts w:ascii="Times New Roman" w:hAnsi="Times New Roman"/>
            </w:rPr>
          </w:rPrChange>
        </w:rPr>
        <w:t>One of the primary constraints to consider when preparing the 30/90-Day Field Plan is the Personnel on Board</w:t>
      </w:r>
      <w:r w:rsidR="00B672C3" w:rsidRPr="00CF42A6">
        <w:rPr>
          <w:rFonts w:cs="Arial"/>
          <w:rPrChange w:id="5025" w:author="Muhamad Ridho Zul Khoiri" w:date="2026-07-14T10:44:00Z" w16du:dateUtc="2026-07-14T03:44:00Z">
            <w:rPr>
              <w:rFonts w:ascii="Times New Roman" w:hAnsi="Times New Roman"/>
            </w:rPr>
          </w:rPrChange>
        </w:rPr>
        <w:t xml:space="preserve"> (POB)</w:t>
      </w:r>
      <w:r w:rsidRPr="00CF42A6">
        <w:rPr>
          <w:rFonts w:cs="Arial"/>
          <w:rPrChange w:id="5026" w:author="Muhamad Ridho Zul Khoiri" w:date="2026-07-14T10:44:00Z" w16du:dateUtc="2026-07-14T03:44:00Z">
            <w:rPr>
              <w:rFonts w:ascii="Times New Roman" w:hAnsi="Times New Roman"/>
            </w:rPr>
          </w:rPrChange>
        </w:rPr>
        <w:t xml:space="preserve"> capacity at field locations. The total manpower should not exceed the pre-defined maximum POB.</w:t>
      </w:r>
    </w:p>
    <w:p w14:paraId="217E08B2" w14:textId="77777777" w:rsidR="00B76D41" w:rsidRPr="00CF42A6" w:rsidRDefault="00B76D41" w:rsidP="00BD290E">
      <w:pPr>
        <w:pStyle w:val="Heading3"/>
        <w:spacing w:line="360" w:lineRule="auto"/>
        <w:rPr>
          <w:rFonts w:cs="Arial"/>
          <w:rPrChange w:id="5027" w:author="Muhamad Ridho Zul Khoiri" w:date="2026-07-14T10:44:00Z" w16du:dateUtc="2026-07-14T03:44:00Z">
            <w:rPr>
              <w:rFonts w:ascii="Times New Roman" w:hAnsi="Times New Roman"/>
            </w:rPr>
          </w:rPrChange>
        </w:rPr>
      </w:pPr>
      <w:r w:rsidRPr="00CF42A6">
        <w:rPr>
          <w:rFonts w:cs="Arial"/>
          <w:rPrChange w:id="5028" w:author="Muhamad Ridho Zul Khoiri" w:date="2026-07-14T10:44:00Z" w16du:dateUtc="2026-07-14T03:44:00Z">
            <w:rPr>
              <w:rFonts w:ascii="Times New Roman" w:hAnsi="Times New Roman"/>
            </w:rPr>
          </w:rPrChange>
        </w:rPr>
        <w:t>Crew Change Schedule &amp; Logistics</w:t>
      </w:r>
    </w:p>
    <w:p w14:paraId="1C4F18AA" w14:textId="2D2EB3DD" w:rsidR="00A01C7E" w:rsidRPr="00CF42A6" w:rsidRDefault="00A01C7E" w:rsidP="00A01C7E">
      <w:pPr>
        <w:pStyle w:val="Paragraph"/>
        <w:spacing w:after="0" w:line="360" w:lineRule="auto"/>
        <w:rPr>
          <w:rFonts w:cs="Arial"/>
          <w:rPrChange w:id="5029" w:author="Muhamad Ridho Zul Khoiri" w:date="2026-07-14T10:44:00Z" w16du:dateUtc="2026-07-14T03:44:00Z">
            <w:rPr>
              <w:rFonts w:ascii="Times New Roman" w:hAnsi="Times New Roman"/>
            </w:rPr>
          </w:rPrChange>
        </w:rPr>
      </w:pPr>
      <w:r w:rsidRPr="00CF42A6">
        <w:rPr>
          <w:rFonts w:cs="Arial"/>
          <w:rPrChange w:id="5030" w:author="Muhamad Ridho Zul Khoiri" w:date="2026-07-14T10:44:00Z" w16du:dateUtc="2026-07-14T03:44:00Z">
            <w:rPr>
              <w:rFonts w:ascii="Times New Roman" w:hAnsi="Times New Roman"/>
            </w:rPr>
          </w:rPrChange>
        </w:rPr>
        <w:t>Field Asset Operations provide regular transportation for personnel mobilization and demobilization. Mobilization outside of these scheduled times may require additional approvals, such as from the area Superintendent.</w:t>
      </w:r>
    </w:p>
    <w:p w14:paraId="5BB5B606" w14:textId="2171EB74" w:rsidR="00A01C7E" w:rsidRPr="00CF42A6" w:rsidRDefault="00A01C7E" w:rsidP="00A01C7E">
      <w:pPr>
        <w:pStyle w:val="Paragraph"/>
        <w:spacing w:after="0" w:line="360" w:lineRule="auto"/>
        <w:rPr>
          <w:rFonts w:cs="Arial"/>
          <w:rPrChange w:id="5031" w:author="Muhamad Ridho Zul Khoiri" w:date="2026-07-14T10:44:00Z" w16du:dateUtc="2026-07-14T03:44:00Z">
            <w:rPr>
              <w:rFonts w:ascii="Times New Roman" w:hAnsi="Times New Roman"/>
            </w:rPr>
          </w:rPrChange>
        </w:rPr>
      </w:pPr>
      <w:r w:rsidRPr="00CF42A6">
        <w:rPr>
          <w:rFonts w:cs="Arial"/>
          <w:rPrChange w:id="5032" w:author="Muhamad Ridho Zul Khoiri" w:date="2026-07-14T10:44:00Z" w16du:dateUtc="2026-07-14T03:44:00Z">
            <w:rPr>
              <w:rFonts w:ascii="Times New Roman" w:hAnsi="Times New Roman"/>
            </w:rPr>
          </w:rPrChange>
        </w:rPr>
        <w:t>Material transportation from Jakarta to the field is arranged regularly by the Material Management group. Contractors should also consider transportation arrangements for goods and materials when developing the plan.</w:t>
      </w:r>
    </w:p>
    <w:p w14:paraId="217E08B7" w14:textId="77777777" w:rsidR="00B76D41" w:rsidRPr="00CF42A6" w:rsidRDefault="00B76D41" w:rsidP="00BD290E">
      <w:pPr>
        <w:pStyle w:val="Heading3"/>
        <w:spacing w:line="360" w:lineRule="auto"/>
        <w:rPr>
          <w:rFonts w:cs="Arial"/>
          <w:rPrChange w:id="5033" w:author="Muhamad Ridho Zul Khoiri" w:date="2026-07-14T10:44:00Z" w16du:dateUtc="2026-07-14T03:44:00Z">
            <w:rPr>
              <w:rFonts w:ascii="Times New Roman" w:hAnsi="Times New Roman"/>
            </w:rPr>
          </w:rPrChange>
        </w:rPr>
      </w:pPr>
      <w:r w:rsidRPr="00CF42A6">
        <w:rPr>
          <w:rFonts w:cs="Arial"/>
          <w:rPrChange w:id="5034" w:author="Muhamad Ridho Zul Khoiri" w:date="2026-07-14T10:44:00Z" w16du:dateUtc="2026-07-14T03:44:00Z">
            <w:rPr>
              <w:rFonts w:ascii="Times New Roman" w:hAnsi="Times New Roman"/>
            </w:rPr>
          </w:rPrChange>
        </w:rPr>
        <w:t>General Contractors Capacity</w:t>
      </w:r>
    </w:p>
    <w:p w14:paraId="445E2D6E" w14:textId="7556836A" w:rsidR="00A01C7E" w:rsidRPr="00CF42A6" w:rsidRDefault="00A01C7E" w:rsidP="00403B7A">
      <w:pPr>
        <w:pStyle w:val="Paragraph"/>
        <w:spacing w:after="0" w:line="360" w:lineRule="auto"/>
        <w:rPr>
          <w:rFonts w:cs="Arial"/>
          <w:rPrChange w:id="5035" w:author="Muhamad Ridho Zul Khoiri" w:date="2026-07-14T10:44:00Z" w16du:dateUtc="2026-07-14T03:44:00Z">
            <w:rPr>
              <w:rFonts w:ascii="Times New Roman" w:hAnsi="Times New Roman"/>
            </w:rPr>
          </w:rPrChange>
        </w:rPr>
      </w:pPr>
      <w:r w:rsidRPr="00CF42A6">
        <w:rPr>
          <w:rFonts w:cs="Arial"/>
          <w:rPrChange w:id="5036" w:author="Muhamad Ridho Zul Khoiri" w:date="2026-07-14T10:44:00Z" w16du:dateUtc="2026-07-14T03:44:00Z">
            <w:rPr>
              <w:rFonts w:ascii="Times New Roman" w:hAnsi="Times New Roman"/>
            </w:rPr>
          </w:rPrChange>
        </w:rPr>
        <w:t>The availability of 3rd party resources should be confirmed before they are included in the 30/90-Day Plan. The contractor's schedule must reflect their readiness to execute the work.</w:t>
      </w:r>
    </w:p>
    <w:p w14:paraId="217E08BA" w14:textId="710F882E" w:rsidR="00B76D41" w:rsidRPr="00CF42A6" w:rsidRDefault="00B76D41" w:rsidP="00BD290E">
      <w:pPr>
        <w:pStyle w:val="Heading3"/>
        <w:spacing w:line="360" w:lineRule="auto"/>
        <w:rPr>
          <w:rFonts w:cs="Arial"/>
          <w:rPrChange w:id="5037" w:author="Muhamad Ridho Zul Khoiri" w:date="2026-07-14T10:44:00Z" w16du:dateUtc="2026-07-14T03:44:00Z">
            <w:rPr>
              <w:rFonts w:ascii="Times New Roman" w:hAnsi="Times New Roman"/>
            </w:rPr>
          </w:rPrChange>
        </w:rPr>
      </w:pPr>
      <w:r w:rsidRPr="00CF42A6">
        <w:rPr>
          <w:rFonts w:cs="Arial"/>
          <w:rPrChange w:id="5038" w:author="Muhamad Ridho Zul Khoiri" w:date="2026-07-14T10:44:00Z" w16du:dateUtc="2026-07-14T03:44:00Z">
            <w:rPr>
              <w:rFonts w:ascii="Times New Roman" w:hAnsi="Times New Roman"/>
            </w:rPr>
          </w:rPrChange>
        </w:rPr>
        <w:lastRenderedPageBreak/>
        <w:t>Material Readiness</w:t>
      </w:r>
      <w:r w:rsidR="00F55A74" w:rsidRPr="00CF42A6">
        <w:rPr>
          <w:rFonts w:cs="Arial"/>
          <w:rPrChange w:id="5039" w:author="Muhamad Ridho Zul Khoiri" w:date="2026-07-14T10:44:00Z" w16du:dateUtc="2026-07-14T03:44:00Z">
            <w:rPr>
              <w:rFonts w:ascii="Times New Roman" w:hAnsi="Times New Roman"/>
            </w:rPr>
          </w:rPrChange>
        </w:rPr>
        <w:t xml:space="preserve"> and Supply Chain</w:t>
      </w:r>
      <w:r w:rsidRPr="00CF42A6">
        <w:rPr>
          <w:rFonts w:cs="Arial"/>
          <w:rPrChange w:id="5040" w:author="Muhamad Ridho Zul Khoiri" w:date="2026-07-14T10:44:00Z" w16du:dateUtc="2026-07-14T03:44:00Z">
            <w:rPr>
              <w:rFonts w:ascii="Times New Roman" w:hAnsi="Times New Roman"/>
            </w:rPr>
          </w:rPrChange>
        </w:rPr>
        <w:t xml:space="preserve"> </w:t>
      </w:r>
    </w:p>
    <w:p w14:paraId="693C8837" w14:textId="4CF64390" w:rsidR="00A01C7E" w:rsidRPr="00CF42A6" w:rsidRDefault="00A01C7E" w:rsidP="00A01C7E">
      <w:pPr>
        <w:pStyle w:val="Paragraph"/>
        <w:spacing w:after="60" w:line="360" w:lineRule="auto"/>
        <w:rPr>
          <w:rFonts w:cs="Arial"/>
          <w:rPrChange w:id="5041" w:author="Muhamad Ridho Zul Khoiri" w:date="2026-07-14T10:44:00Z" w16du:dateUtc="2026-07-14T03:44:00Z">
            <w:rPr>
              <w:rFonts w:ascii="Times New Roman" w:hAnsi="Times New Roman"/>
            </w:rPr>
          </w:rPrChange>
        </w:rPr>
      </w:pPr>
      <w:r w:rsidRPr="00CF42A6">
        <w:rPr>
          <w:rFonts w:cs="Arial"/>
          <w:rPrChange w:id="5042" w:author="Muhamad Ridho Zul Khoiri" w:date="2026-07-14T10:44:00Z" w16du:dateUtc="2026-07-14T03:44:00Z">
            <w:rPr>
              <w:rFonts w:ascii="Times New Roman" w:hAnsi="Times New Roman"/>
            </w:rPr>
          </w:rPrChange>
        </w:rPr>
        <w:t>Materials and contracts required for any task should be identified early, considering the procurement/contracting process, delivery times, and transportation to the field. Task leads are responsible for identifying the required materials, quantities, and specifications, and passing this information to the planners to create requisitions in the system if the materials are not available in stock.</w:t>
      </w:r>
    </w:p>
    <w:p w14:paraId="5713CA15" w14:textId="52428656" w:rsidR="00A01C7E" w:rsidRPr="00CF42A6" w:rsidRDefault="00A01C7E" w:rsidP="00A01C7E">
      <w:pPr>
        <w:pStyle w:val="Paragraph"/>
        <w:spacing w:after="60" w:line="360" w:lineRule="auto"/>
        <w:rPr>
          <w:rFonts w:cs="Arial"/>
          <w:rPrChange w:id="5043" w:author="Muhamad Ridho Zul Khoiri" w:date="2026-07-14T10:44:00Z" w16du:dateUtc="2026-07-14T03:44:00Z">
            <w:rPr>
              <w:rFonts w:ascii="Times New Roman" w:hAnsi="Times New Roman"/>
            </w:rPr>
          </w:rPrChange>
        </w:rPr>
      </w:pPr>
      <w:r w:rsidRPr="00CF42A6">
        <w:rPr>
          <w:rFonts w:cs="Arial"/>
          <w:rPrChange w:id="5044" w:author="Muhamad Ridho Zul Khoiri" w:date="2026-07-14T10:44:00Z" w16du:dateUtc="2026-07-14T03:44:00Z">
            <w:rPr>
              <w:rFonts w:ascii="Times New Roman" w:hAnsi="Times New Roman"/>
            </w:rPr>
          </w:rPrChange>
        </w:rPr>
        <w:t>If materials are available in stock, maintenance planners should make reservations and communicate with the Materials Management team to ensure the materials are available when needed at the site.</w:t>
      </w:r>
    </w:p>
    <w:p w14:paraId="3CF5413C" w14:textId="1AF05562" w:rsidR="005521C8" w:rsidRPr="00CF42A6" w:rsidRDefault="005521C8" w:rsidP="005521C8">
      <w:pPr>
        <w:pStyle w:val="Paragraph"/>
        <w:spacing w:after="60" w:line="360" w:lineRule="auto"/>
        <w:rPr>
          <w:rFonts w:cs="Arial"/>
          <w:rPrChange w:id="5045" w:author="Muhamad Ridho Zul Khoiri" w:date="2026-07-14T10:44:00Z" w16du:dateUtc="2026-07-14T03:44:00Z">
            <w:rPr>
              <w:rFonts w:ascii="Times New Roman" w:hAnsi="Times New Roman"/>
            </w:rPr>
          </w:rPrChange>
        </w:rPr>
      </w:pPr>
      <w:r w:rsidRPr="00CF42A6">
        <w:rPr>
          <w:rFonts w:cs="Arial"/>
          <w:rPrChange w:id="5046" w:author="Muhamad Ridho Zul Khoiri" w:date="2026-07-14T10:44:00Z" w16du:dateUtc="2026-07-14T03:44:00Z">
            <w:rPr>
              <w:rFonts w:ascii="Times New Roman" w:hAnsi="Times New Roman"/>
            </w:rPr>
          </w:rPrChange>
        </w:rPr>
        <w:t>Planners will facilitate communication with Procurement and Materials Management through the contract administrator based in the Jakarta Office to expedite the procurement process, materials delivery, and report on materials readiness status.</w:t>
      </w:r>
    </w:p>
    <w:p w14:paraId="35EC70EE" w14:textId="27D469EC" w:rsidR="005521C8" w:rsidRPr="00CF42A6" w:rsidRDefault="005521C8" w:rsidP="005521C8">
      <w:pPr>
        <w:pStyle w:val="Paragraph"/>
        <w:spacing w:after="60" w:line="360" w:lineRule="auto"/>
        <w:rPr>
          <w:rFonts w:cs="Arial"/>
          <w:rPrChange w:id="5047" w:author="Muhamad Ridho Zul Khoiri" w:date="2026-07-14T10:44:00Z" w16du:dateUtc="2026-07-14T03:44:00Z">
            <w:rPr>
              <w:rFonts w:ascii="Times New Roman" w:hAnsi="Times New Roman"/>
            </w:rPr>
          </w:rPrChange>
        </w:rPr>
      </w:pPr>
      <w:r w:rsidRPr="00CF42A6">
        <w:rPr>
          <w:rFonts w:cs="Arial"/>
          <w:rPrChange w:id="5048" w:author="Muhamad Ridho Zul Khoiri" w:date="2026-07-14T10:44:00Z" w16du:dateUtc="2026-07-14T03:44:00Z">
            <w:rPr>
              <w:rFonts w:ascii="Times New Roman" w:hAnsi="Times New Roman"/>
            </w:rPr>
          </w:rPrChange>
        </w:rPr>
        <w:t>Activities included in the 90-Day Plan must have confirmed materials delivery prior to the scheduled execution. Activities listed in the 30-Day Plan should have all materials delivered to the site or be en route. Any exceptions require approval from the OIM or Field Manager.</w:t>
      </w:r>
    </w:p>
    <w:p w14:paraId="217E08BE" w14:textId="77777777" w:rsidR="00B76D41" w:rsidRPr="00CF42A6" w:rsidRDefault="00B76D41" w:rsidP="00BD290E">
      <w:pPr>
        <w:pStyle w:val="Heading3"/>
        <w:spacing w:line="360" w:lineRule="auto"/>
        <w:rPr>
          <w:rFonts w:cs="Arial"/>
          <w:rPrChange w:id="5049" w:author="Muhamad Ridho Zul Khoiri" w:date="2026-07-14T10:44:00Z" w16du:dateUtc="2026-07-14T03:44:00Z">
            <w:rPr>
              <w:rFonts w:ascii="Times New Roman" w:hAnsi="Times New Roman"/>
            </w:rPr>
          </w:rPrChange>
        </w:rPr>
      </w:pPr>
      <w:r w:rsidRPr="00CF42A6">
        <w:rPr>
          <w:rFonts w:cs="Arial"/>
          <w:rPrChange w:id="5050" w:author="Muhamad Ridho Zul Khoiri" w:date="2026-07-14T10:44:00Z" w16du:dateUtc="2026-07-14T03:44:00Z">
            <w:rPr>
              <w:rFonts w:ascii="Times New Roman" w:hAnsi="Times New Roman"/>
            </w:rPr>
          </w:rPrChange>
        </w:rPr>
        <w:t xml:space="preserve">Work Pack </w:t>
      </w:r>
    </w:p>
    <w:p w14:paraId="19BCCF02" w14:textId="44C3529E" w:rsidR="005521C8" w:rsidRPr="00CF42A6" w:rsidRDefault="005521C8" w:rsidP="005521C8">
      <w:pPr>
        <w:pStyle w:val="Paragraph"/>
        <w:spacing w:line="360" w:lineRule="auto"/>
        <w:rPr>
          <w:rFonts w:cs="Arial"/>
          <w:rPrChange w:id="5051" w:author="Muhamad Ridho Zul Khoiri" w:date="2026-07-14T10:44:00Z" w16du:dateUtc="2026-07-14T03:44:00Z">
            <w:rPr>
              <w:rFonts w:ascii="Times New Roman" w:hAnsi="Times New Roman"/>
            </w:rPr>
          </w:rPrChange>
        </w:rPr>
      </w:pPr>
      <w:r w:rsidRPr="00CF42A6">
        <w:rPr>
          <w:rFonts w:cs="Arial"/>
          <w:rPrChange w:id="5052" w:author="Muhamad Ridho Zul Khoiri" w:date="2026-07-14T10:44:00Z" w16du:dateUtc="2026-07-14T03:44:00Z">
            <w:rPr>
              <w:rFonts w:ascii="Times New Roman" w:hAnsi="Times New Roman"/>
            </w:rPr>
          </w:rPrChange>
        </w:rPr>
        <w:t>The 90-Day Plan includes all activities that meet the 'entry criteria' within the 90-day window. Activities listed on the 90-Day Plan (but not yet on the 30-Day Plan) have at least 30 days to develop the work pack before being included in the 30-Day Plan.</w:t>
      </w:r>
    </w:p>
    <w:p w14:paraId="217E08C1" w14:textId="77777777" w:rsidR="00B76D41" w:rsidRPr="00CF42A6" w:rsidRDefault="00A37D21" w:rsidP="00BD290E">
      <w:pPr>
        <w:pStyle w:val="Heading3"/>
        <w:spacing w:before="0" w:after="0" w:line="360" w:lineRule="auto"/>
        <w:rPr>
          <w:rFonts w:cs="Arial"/>
          <w:rPrChange w:id="5053" w:author="Muhamad Ridho Zul Khoiri" w:date="2026-07-14T10:44:00Z" w16du:dateUtc="2026-07-14T03:44:00Z">
            <w:rPr>
              <w:rFonts w:ascii="Times New Roman" w:hAnsi="Times New Roman"/>
            </w:rPr>
          </w:rPrChange>
        </w:rPr>
      </w:pPr>
      <w:r w:rsidRPr="00CF42A6">
        <w:rPr>
          <w:rFonts w:cs="Arial"/>
          <w:rPrChange w:id="5054" w:author="Muhamad Ridho Zul Khoiri" w:date="2026-07-14T10:44:00Z" w16du:dateUtc="2026-07-14T03:44:00Z">
            <w:rPr>
              <w:rFonts w:ascii="Times New Roman" w:hAnsi="Times New Roman"/>
            </w:rPr>
          </w:rPrChange>
        </w:rPr>
        <w:t xml:space="preserve">Operations and </w:t>
      </w:r>
      <w:r w:rsidR="00B76D41" w:rsidRPr="00CF42A6">
        <w:rPr>
          <w:rFonts w:cs="Arial"/>
          <w:rPrChange w:id="5055" w:author="Muhamad Ridho Zul Khoiri" w:date="2026-07-14T10:44:00Z" w16du:dateUtc="2026-07-14T03:44:00Z">
            <w:rPr>
              <w:rFonts w:ascii="Times New Roman" w:hAnsi="Times New Roman"/>
            </w:rPr>
          </w:rPrChange>
        </w:rPr>
        <w:t xml:space="preserve">Maintenance </w:t>
      </w:r>
      <w:r w:rsidRPr="00CF42A6">
        <w:rPr>
          <w:rFonts w:cs="Arial"/>
          <w:rPrChange w:id="5056" w:author="Muhamad Ridho Zul Khoiri" w:date="2026-07-14T10:44:00Z" w16du:dateUtc="2026-07-14T03:44:00Z">
            <w:rPr>
              <w:rFonts w:ascii="Times New Roman" w:hAnsi="Times New Roman"/>
            </w:rPr>
          </w:rPrChange>
        </w:rPr>
        <w:t>A</w:t>
      </w:r>
      <w:r w:rsidR="00B76D41" w:rsidRPr="00CF42A6">
        <w:rPr>
          <w:rFonts w:cs="Arial"/>
          <w:rPrChange w:id="5057" w:author="Muhamad Ridho Zul Khoiri" w:date="2026-07-14T10:44:00Z" w16du:dateUtc="2026-07-14T03:44:00Z">
            <w:rPr>
              <w:rFonts w:ascii="Times New Roman" w:hAnsi="Times New Roman"/>
            </w:rPr>
          </w:rPrChange>
        </w:rPr>
        <w:t>ctivities</w:t>
      </w:r>
    </w:p>
    <w:p w14:paraId="3C61D53A" w14:textId="10386723" w:rsidR="005521C8" w:rsidRPr="00CF42A6" w:rsidRDefault="005521C8" w:rsidP="00BD290E">
      <w:pPr>
        <w:pStyle w:val="Paragraph"/>
        <w:spacing w:after="0" w:line="360" w:lineRule="auto"/>
        <w:rPr>
          <w:rFonts w:cs="Arial"/>
          <w:rPrChange w:id="5058" w:author="Muhamad Ridho Zul Khoiri" w:date="2026-07-14T10:44:00Z" w16du:dateUtc="2026-07-14T03:44:00Z">
            <w:rPr>
              <w:rFonts w:ascii="Times New Roman" w:hAnsi="Times New Roman"/>
            </w:rPr>
          </w:rPrChange>
        </w:rPr>
      </w:pPr>
      <w:r w:rsidRPr="00CF42A6">
        <w:rPr>
          <w:rFonts w:cs="Arial"/>
          <w:rPrChange w:id="5059" w:author="Muhamad Ridho Zul Khoiri" w:date="2026-07-14T10:44:00Z" w16du:dateUtc="2026-07-14T03:44:00Z">
            <w:rPr>
              <w:rFonts w:ascii="Times New Roman" w:hAnsi="Times New Roman"/>
            </w:rPr>
          </w:rPrChange>
        </w:rPr>
        <w:t>BPM identifies all plant and equipment that require maintenance across all assets and specifies when and by whom the work will be carried out. This includes Planned Maintenance Routines (PM), which are recurring activities performed at a set frequency, and Corrective Maintenance Routines (CM), which are created to address additional work arising from inspections, breakdowns, or repairs to plant and equipment.</w:t>
      </w:r>
    </w:p>
    <w:p w14:paraId="217E08CC" w14:textId="1DA7BDBD" w:rsidR="00B41BB9" w:rsidRPr="00CF42A6" w:rsidRDefault="005521C8" w:rsidP="00A67361">
      <w:pPr>
        <w:pStyle w:val="Paragraph"/>
        <w:spacing w:after="240" w:line="360" w:lineRule="auto"/>
        <w:rPr>
          <w:rFonts w:cs="Arial"/>
          <w:rPrChange w:id="5060" w:author="Muhamad Ridho Zul Khoiri" w:date="2026-07-14T10:44:00Z" w16du:dateUtc="2026-07-14T03:44:00Z">
            <w:rPr>
              <w:rFonts w:ascii="Times New Roman" w:hAnsi="Times New Roman"/>
            </w:rPr>
          </w:rPrChange>
        </w:rPr>
      </w:pPr>
      <w:r w:rsidRPr="00CF42A6">
        <w:rPr>
          <w:rFonts w:cs="Arial"/>
          <w:rPrChange w:id="5061" w:author="Muhamad Ridho Zul Khoiri" w:date="2026-07-14T10:44:00Z" w16du:dateUtc="2026-07-14T03:44:00Z">
            <w:rPr>
              <w:rFonts w:ascii="Times New Roman" w:hAnsi="Times New Roman"/>
            </w:rPr>
          </w:rPrChange>
        </w:rPr>
        <w:t xml:space="preserve">Although BPM identifies when Preventive Maintenance activities are due, certain activities may need to be included in the Integrated Plan to raise awareness among the maintenance crew and field supervisors, ensuring alignment and optimizing resources. </w:t>
      </w:r>
    </w:p>
    <w:p w14:paraId="217E08CD" w14:textId="77777777" w:rsidR="00895AC4" w:rsidRPr="00CF42A6" w:rsidRDefault="00895AC4" w:rsidP="003B2500">
      <w:pPr>
        <w:pStyle w:val="Heading2"/>
        <w:spacing w:after="0" w:line="360" w:lineRule="auto"/>
        <w:rPr>
          <w:rFonts w:cs="Arial"/>
          <w:rPrChange w:id="5062" w:author="Muhamad Ridho Zul Khoiri" w:date="2026-07-14T10:44:00Z" w16du:dateUtc="2026-07-14T03:44:00Z">
            <w:rPr>
              <w:rFonts w:ascii="Times New Roman" w:hAnsi="Times New Roman"/>
            </w:rPr>
          </w:rPrChange>
        </w:rPr>
      </w:pPr>
      <w:bookmarkStart w:id="5063" w:name="_Toc196309704"/>
      <w:r w:rsidRPr="00CF42A6">
        <w:rPr>
          <w:rFonts w:cs="Arial"/>
          <w:rPrChange w:id="5064" w:author="Muhamad Ridho Zul Khoiri" w:date="2026-07-14T10:44:00Z" w16du:dateUtc="2026-07-14T03:44:00Z">
            <w:rPr>
              <w:rFonts w:ascii="Times New Roman" w:hAnsi="Times New Roman"/>
            </w:rPr>
          </w:rPrChange>
        </w:rPr>
        <w:t>Risk Assessment</w:t>
      </w:r>
      <w:bookmarkEnd w:id="5063"/>
    </w:p>
    <w:p w14:paraId="16642867" w14:textId="3A81F333" w:rsidR="00A67361" w:rsidRPr="00CF42A6" w:rsidRDefault="00A67361" w:rsidP="00A67361">
      <w:pPr>
        <w:spacing w:after="120" w:line="360" w:lineRule="auto"/>
        <w:ind w:left="1080"/>
        <w:rPr>
          <w:rFonts w:cs="Arial"/>
          <w:rPrChange w:id="5065" w:author="Muhamad Ridho Zul Khoiri" w:date="2026-07-14T10:44:00Z" w16du:dateUtc="2026-07-14T03:44:00Z">
            <w:rPr>
              <w:rFonts w:ascii="Times New Roman" w:hAnsi="Times New Roman"/>
            </w:rPr>
          </w:rPrChange>
        </w:rPr>
      </w:pPr>
      <w:commentRangeStart w:id="5066"/>
      <w:r w:rsidRPr="00CF42A6">
        <w:rPr>
          <w:rFonts w:cs="Arial"/>
          <w:rPrChange w:id="5067" w:author="Muhamad Ridho Zul Khoiri" w:date="2026-07-14T10:44:00Z" w16du:dateUtc="2026-07-14T03:44:00Z">
            <w:rPr>
              <w:rFonts w:ascii="Times New Roman" w:hAnsi="Times New Roman"/>
            </w:rPr>
          </w:rPrChange>
        </w:rPr>
        <w:t>The characterization of risks associated with planned activities can facilitate prioritization. Risks should be evaluated in terms of potential impacts on safety, the environment, execution, production, and other relevant areas. Risk assessment and communication should be integrated throughout the planning process, with particular emphasis at the 30/90 Day field execution planning stage.</w:t>
      </w:r>
      <w:commentRangeEnd w:id="5066"/>
      <w:r w:rsidR="003E2625" w:rsidRPr="00CF42A6">
        <w:rPr>
          <w:rStyle w:val="CommentReference"/>
          <w:rFonts w:cs="Arial"/>
          <w:sz w:val="20"/>
          <w:szCs w:val="20"/>
          <w:rPrChange w:id="5068" w:author="Muhamad Ridho Zul Khoiri" w:date="2026-07-14T10:44:00Z" w16du:dateUtc="2026-07-14T03:44:00Z">
            <w:rPr>
              <w:rStyle w:val="CommentReference"/>
              <w:rFonts w:ascii="Times New Roman" w:hAnsi="Times New Roman"/>
              <w:sz w:val="20"/>
              <w:szCs w:val="20"/>
            </w:rPr>
          </w:rPrChange>
        </w:rPr>
        <w:commentReference w:id="5066"/>
      </w:r>
    </w:p>
    <w:p w14:paraId="217E08D0" w14:textId="77777777" w:rsidR="00C0230C" w:rsidRPr="00CF42A6" w:rsidRDefault="00C0230C" w:rsidP="00BD290E">
      <w:pPr>
        <w:pStyle w:val="Heading3"/>
        <w:spacing w:before="0" w:after="0" w:line="360" w:lineRule="auto"/>
        <w:rPr>
          <w:rFonts w:cs="Arial"/>
          <w:rPrChange w:id="5069" w:author="Muhamad Ridho Zul Khoiri" w:date="2026-07-14T10:44:00Z" w16du:dateUtc="2026-07-14T03:44:00Z">
            <w:rPr>
              <w:rFonts w:ascii="Times New Roman" w:hAnsi="Times New Roman"/>
            </w:rPr>
          </w:rPrChange>
        </w:rPr>
      </w:pPr>
      <w:r w:rsidRPr="00CF42A6">
        <w:rPr>
          <w:rFonts w:cs="Arial"/>
          <w:rPrChange w:id="5070" w:author="Muhamad Ridho Zul Khoiri" w:date="2026-07-14T10:44:00Z" w16du:dateUtc="2026-07-14T03:44:00Z">
            <w:rPr>
              <w:rFonts w:ascii="Times New Roman" w:hAnsi="Times New Roman"/>
            </w:rPr>
          </w:rPrChange>
        </w:rPr>
        <w:t>Strategic Planning Horizon</w:t>
      </w:r>
    </w:p>
    <w:p w14:paraId="208CB75C" w14:textId="444A6C68" w:rsidR="00A67361" w:rsidRPr="00CF42A6" w:rsidRDefault="00A67361" w:rsidP="00A67361">
      <w:pPr>
        <w:spacing w:after="120" w:line="360" w:lineRule="auto"/>
        <w:ind w:left="1080"/>
        <w:rPr>
          <w:rFonts w:cs="Arial"/>
          <w:rPrChange w:id="5071" w:author="Muhamad Ridho Zul Khoiri" w:date="2026-07-14T10:44:00Z" w16du:dateUtc="2026-07-14T03:44:00Z">
            <w:rPr>
              <w:rFonts w:ascii="Times New Roman" w:hAnsi="Times New Roman"/>
            </w:rPr>
          </w:rPrChange>
        </w:rPr>
      </w:pPr>
      <w:r w:rsidRPr="00CF42A6">
        <w:rPr>
          <w:rFonts w:cs="Arial"/>
          <w:rPrChange w:id="5072" w:author="Muhamad Ridho Zul Khoiri" w:date="2026-07-14T10:44:00Z" w16du:dateUtc="2026-07-14T03:44:00Z">
            <w:rPr>
              <w:rFonts w:ascii="Times New Roman" w:hAnsi="Times New Roman"/>
            </w:rPr>
          </w:rPrChange>
        </w:rPr>
        <w:t>At the strategic level, risk assessments will be conducted based on their potential long-term impact on MEPG. Business prioritization at this level may encompass safety, environmental impact, production, and high-level SIM</w:t>
      </w:r>
      <w:r w:rsidR="00B672C3" w:rsidRPr="00CF42A6">
        <w:rPr>
          <w:rFonts w:cs="Arial"/>
          <w:rPrChange w:id="5073" w:author="Muhamad Ridho Zul Khoiri" w:date="2026-07-14T10:44:00Z" w16du:dateUtc="2026-07-14T03:44:00Z">
            <w:rPr>
              <w:rFonts w:ascii="Times New Roman" w:hAnsi="Times New Roman"/>
            </w:rPr>
          </w:rPrChange>
        </w:rPr>
        <w:t>O</w:t>
      </w:r>
      <w:r w:rsidRPr="00CF42A6">
        <w:rPr>
          <w:rFonts w:cs="Arial"/>
          <w:rPrChange w:id="5074" w:author="Muhamad Ridho Zul Khoiri" w:date="2026-07-14T10:44:00Z" w16du:dateUtc="2026-07-14T03:44:00Z">
            <w:rPr>
              <w:rFonts w:ascii="Times New Roman" w:hAnsi="Times New Roman"/>
            </w:rPr>
          </w:rPrChange>
        </w:rPr>
        <w:t xml:space="preserve">PS activities. Specifically, completion risk for Major </w:t>
      </w:r>
      <w:r w:rsidRPr="00CF42A6">
        <w:rPr>
          <w:rFonts w:cs="Arial"/>
          <w:rPrChange w:id="5075" w:author="Muhamad Ridho Zul Khoiri" w:date="2026-07-14T10:44:00Z" w16du:dateUtc="2026-07-14T03:44:00Z">
            <w:rPr>
              <w:rFonts w:ascii="Times New Roman" w:hAnsi="Times New Roman"/>
            </w:rPr>
          </w:rPrChange>
        </w:rPr>
        <w:lastRenderedPageBreak/>
        <w:t>Projects can be characterized by developing risked schedules using a probabilistic Contingency Breakdown Report (CBR) methodology. This methodology may include calculating P10, P50, and P90 schedule and cost estimates.</w:t>
      </w:r>
    </w:p>
    <w:p w14:paraId="217E08D3" w14:textId="77777777" w:rsidR="00C0230C" w:rsidRPr="00CF42A6" w:rsidRDefault="00C0230C" w:rsidP="00BD290E">
      <w:pPr>
        <w:pStyle w:val="Heading3"/>
        <w:spacing w:before="0" w:after="0" w:line="360" w:lineRule="auto"/>
        <w:rPr>
          <w:rFonts w:cs="Arial"/>
          <w:rPrChange w:id="5076" w:author="Muhamad Ridho Zul Khoiri" w:date="2026-07-14T10:44:00Z" w16du:dateUtc="2026-07-14T03:44:00Z">
            <w:rPr>
              <w:rFonts w:ascii="Times New Roman" w:hAnsi="Times New Roman"/>
            </w:rPr>
          </w:rPrChange>
        </w:rPr>
      </w:pPr>
      <w:r w:rsidRPr="00CF42A6">
        <w:rPr>
          <w:rFonts w:cs="Arial"/>
          <w:rPrChange w:id="5077" w:author="Muhamad Ridho Zul Khoiri" w:date="2026-07-14T10:44:00Z" w16du:dateUtc="2026-07-14T03:44:00Z">
            <w:rPr>
              <w:rFonts w:ascii="Times New Roman" w:hAnsi="Times New Roman"/>
            </w:rPr>
          </w:rPrChange>
        </w:rPr>
        <w:t>Tactical Planning Horizon</w:t>
      </w:r>
    </w:p>
    <w:p w14:paraId="3339D991" w14:textId="334BD86E" w:rsidR="00A67361" w:rsidRPr="00CF42A6" w:rsidRDefault="00A67361" w:rsidP="00A67361">
      <w:pPr>
        <w:spacing w:after="120" w:line="360" w:lineRule="auto"/>
        <w:ind w:left="1080"/>
        <w:rPr>
          <w:rFonts w:cs="Arial"/>
          <w:rPrChange w:id="5078" w:author="Muhamad Ridho Zul Khoiri" w:date="2026-07-14T10:44:00Z" w16du:dateUtc="2026-07-14T03:44:00Z">
            <w:rPr>
              <w:rFonts w:ascii="Times New Roman" w:hAnsi="Times New Roman"/>
            </w:rPr>
          </w:rPrChange>
        </w:rPr>
      </w:pPr>
      <w:r w:rsidRPr="00CF42A6">
        <w:rPr>
          <w:rFonts w:cs="Arial"/>
          <w:rPrChange w:id="5079" w:author="Muhamad Ridho Zul Khoiri" w:date="2026-07-14T10:44:00Z" w16du:dateUtc="2026-07-14T03:44:00Z">
            <w:rPr>
              <w:rFonts w:ascii="Times New Roman" w:hAnsi="Times New Roman"/>
            </w:rPr>
          </w:rPrChange>
        </w:rPr>
        <w:t>At the Tactical Level, risk evaluations, similar to those at the Strategic Horizon, will address high-level risks but with a focus on individual program or asset risks. For instance, key risks to Major Projects will be identified in terms of both cost and schedule impacts. For operating assets, potential production downtime due to shutdown windows will be considered, and significant upcoming maintenance programs will be highlighted.</w:t>
      </w:r>
    </w:p>
    <w:p w14:paraId="217E08D6" w14:textId="77777777" w:rsidR="00C0230C" w:rsidRPr="00CF42A6" w:rsidRDefault="00C0230C" w:rsidP="00BD290E">
      <w:pPr>
        <w:pStyle w:val="Heading3"/>
        <w:spacing w:before="0" w:after="0" w:line="360" w:lineRule="auto"/>
        <w:rPr>
          <w:rFonts w:cs="Arial"/>
          <w:rPrChange w:id="5080" w:author="Muhamad Ridho Zul Khoiri" w:date="2026-07-14T10:44:00Z" w16du:dateUtc="2026-07-14T03:44:00Z">
            <w:rPr>
              <w:rFonts w:ascii="Times New Roman" w:hAnsi="Times New Roman"/>
            </w:rPr>
          </w:rPrChange>
        </w:rPr>
      </w:pPr>
      <w:r w:rsidRPr="00CF42A6">
        <w:rPr>
          <w:rFonts w:cs="Arial"/>
          <w:rPrChange w:id="5081" w:author="Muhamad Ridho Zul Khoiri" w:date="2026-07-14T10:44:00Z" w16du:dateUtc="2026-07-14T03:44:00Z">
            <w:rPr>
              <w:rFonts w:ascii="Times New Roman" w:hAnsi="Times New Roman"/>
            </w:rPr>
          </w:rPrChange>
        </w:rPr>
        <w:t>Operational Planning Horizon</w:t>
      </w:r>
    </w:p>
    <w:p w14:paraId="4051251B" w14:textId="77777777" w:rsidR="00A67361" w:rsidRPr="00CF42A6" w:rsidRDefault="00A67361" w:rsidP="00A67361">
      <w:pPr>
        <w:spacing w:line="360" w:lineRule="auto"/>
        <w:ind w:left="1077"/>
        <w:rPr>
          <w:rFonts w:cs="Arial"/>
          <w:rPrChange w:id="5082" w:author="Muhamad Ridho Zul Khoiri" w:date="2026-07-14T10:44:00Z" w16du:dateUtc="2026-07-14T03:44:00Z">
            <w:rPr>
              <w:rFonts w:ascii="Times New Roman" w:hAnsi="Times New Roman"/>
            </w:rPr>
          </w:rPrChange>
        </w:rPr>
      </w:pPr>
      <w:r w:rsidRPr="00CF42A6">
        <w:rPr>
          <w:rFonts w:cs="Arial"/>
          <w:rPrChange w:id="5083" w:author="Muhamad Ridho Zul Khoiri" w:date="2026-07-14T10:44:00Z" w16du:dateUtc="2026-07-14T03:44:00Z">
            <w:rPr>
              <w:rFonts w:ascii="Times New Roman" w:hAnsi="Times New Roman"/>
            </w:rPr>
          </w:rPrChange>
        </w:rPr>
        <w:t xml:space="preserve">At the operational level, detailed risk assessments are conducted for planned activities, considering the inherent hazards of each activity, project, or operation. </w:t>
      </w:r>
    </w:p>
    <w:p w14:paraId="35BBC469" w14:textId="32722EC0" w:rsidR="00A67361" w:rsidRPr="00CF42A6" w:rsidRDefault="00A67361" w:rsidP="00A67361">
      <w:pPr>
        <w:spacing w:after="120" w:line="360" w:lineRule="auto"/>
        <w:ind w:left="1080"/>
        <w:rPr>
          <w:rFonts w:cs="Arial"/>
          <w:rPrChange w:id="5084" w:author="Muhamad Ridho Zul Khoiri" w:date="2026-07-14T10:44:00Z" w16du:dateUtc="2026-07-14T03:44:00Z">
            <w:rPr>
              <w:rFonts w:ascii="Times New Roman" w:hAnsi="Times New Roman"/>
            </w:rPr>
          </w:rPrChange>
        </w:rPr>
      </w:pPr>
      <w:r w:rsidRPr="00CF42A6">
        <w:rPr>
          <w:rFonts w:cs="Arial"/>
          <w:rPrChange w:id="5085" w:author="Muhamad Ridho Zul Khoiri" w:date="2026-07-14T10:44:00Z" w16du:dateUtc="2026-07-14T03:44:00Z">
            <w:rPr>
              <w:rFonts w:ascii="Times New Roman" w:hAnsi="Times New Roman"/>
            </w:rPr>
          </w:rPrChange>
        </w:rPr>
        <w:t>During the design and planning stages, these assessments include analyses such as Hazard Identification (HAZID), Hazard and Operability (HAZOP) studies, SIMOPS analysis, Safety Integrity Level (SIL) evaluations, Quantitative Risk Assessment (QRA)/CBR, and other design risk assessments. As activities transition to field execution, the focus shifts to safety and execution readiness, using tools such as Pre-Job Hazard Analyses (PJHA) and toolbox talks. The MEPG risk matrix (</w:t>
      </w:r>
      <w:r w:rsidR="00BE39EC" w:rsidRPr="00CF42A6">
        <w:rPr>
          <w:rFonts w:cs="Arial"/>
          <w:rPrChange w:id="5086" w:author="Muhamad Ridho Zul Khoiri" w:date="2026-07-14T10:44:00Z" w16du:dateUtc="2026-07-14T03:44:00Z">
            <w:rPr>
              <w:rFonts w:ascii="Times New Roman" w:hAnsi="Times New Roman"/>
            </w:rPr>
          </w:rPrChange>
        </w:rPr>
        <w:fldChar w:fldCharType="begin"/>
      </w:r>
      <w:r w:rsidR="00BE39EC" w:rsidRPr="00CF42A6">
        <w:rPr>
          <w:rFonts w:cs="Arial"/>
          <w:rPrChange w:id="5087" w:author="Muhamad Ridho Zul Khoiri" w:date="2026-07-14T10:44:00Z" w16du:dateUtc="2026-07-14T03:44:00Z">
            <w:rPr>
              <w:rFonts w:ascii="Times New Roman" w:hAnsi="Times New Roman"/>
            </w:rPr>
          </w:rPrChange>
        </w:rPr>
        <w:instrText xml:space="preserve"> REF _Ref193708598 \h  \* MERGEFORMAT </w:instrText>
      </w:r>
      <w:r w:rsidR="00BE39EC" w:rsidRPr="003B4BB5">
        <w:rPr>
          <w:rFonts w:cs="Arial"/>
        </w:rPr>
      </w:r>
      <w:r w:rsidR="00BE39EC" w:rsidRPr="00CF42A6">
        <w:rPr>
          <w:rFonts w:cs="Arial"/>
          <w:rPrChange w:id="5088" w:author="Muhamad Ridho Zul Khoiri" w:date="2026-07-14T10:44:00Z" w16du:dateUtc="2026-07-14T03:44:00Z">
            <w:rPr>
              <w:rFonts w:ascii="Times New Roman" w:hAnsi="Times New Roman"/>
            </w:rPr>
          </w:rPrChange>
        </w:rPr>
        <w:fldChar w:fldCharType="separate"/>
      </w:r>
      <w:ins w:id="5089" w:author="Muhamad Ridho Zul Khoiri" w:date="2026-07-13T15:29:00Z" w16du:dateUtc="2026-07-13T08:29:00Z">
        <w:r w:rsidR="00962012" w:rsidRPr="00CF42A6">
          <w:rPr>
            <w:rFonts w:cs="Arial"/>
            <w:rPrChange w:id="5090" w:author="Muhamad Ridho Zul Khoiri" w:date="2026-07-14T10:44:00Z" w16du:dateUtc="2026-07-14T03:44:00Z">
              <w:rPr>
                <w:rFonts w:ascii="Times New Roman" w:hAnsi="Times New Roman"/>
                <w:sz w:val="24"/>
                <w:szCs w:val="24"/>
              </w:rPr>
            </w:rPrChange>
          </w:rPr>
          <w:t xml:space="preserve">Appendix </w:t>
        </w:r>
        <w:r w:rsidR="00962012" w:rsidRPr="00CF42A6">
          <w:rPr>
            <w:rFonts w:cs="Arial"/>
            <w:noProof/>
            <w:rPrChange w:id="5091" w:author="Muhamad Ridho Zul Khoiri" w:date="2026-07-14T10:44:00Z" w16du:dateUtc="2026-07-14T03:44:00Z">
              <w:rPr>
                <w:rFonts w:ascii="Times New Roman" w:hAnsi="Times New Roman"/>
                <w:noProof/>
                <w:sz w:val="24"/>
                <w:szCs w:val="24"/>
              </w:rPr>
            </w:rPrChange>
          </w:rPr>
          <w:t>E</w:t>
        </w:r>
      </w:ins>
      <w:del w:id="5092" w:author="Muhamad Ridho Zul Khoiri" w:date="2026-07-13T15:29:00Z" w16du:dateUtc="2026-07-13T08:29:00Z">
        <w:r w:rsidR="009F1AB8" w:rsidRPr="00CF42A6" w:rsidDel="00962012">
          <w:rPr>
            <w:rFonts w:cs="Arial"/>
            <w:rPrChange w:id="5093" w:author="Muhamad Ridho Zul Khoiri" w:date="2026-07-14T10:44:00Z" w16du:dateUtc="2026-07-14T03:44:00Z">
              <w:rPr>
                <w:rFonts w:ascii="Times New Roman" w:hAnsi="Times New Roman"/>
              </w:rPr>
            </w:rPrChange>
          </w:rPr>
          <w:delText xml:space="preserve">Appendix </w:delText>
        </w:r>
        <w:r w:rsidR="009F1AB8" w:rsidRPr="00CF42A6" w:rsidDel="00962012">
          <w:rPr>
            <w:rFonts w:cs="Arial"/>
            <w:noProof/>
            <w:rPrChange w:id="5094" w:author="Muhamad Ridho Zul Khoiri" w:date="2026-07-14T10:44:00Z" w16du:dateUtc="2026-07-14T03:44:00Z">
              <w:rPr>
                <w:rFonts w:ascii="Times New Roman" w:hAnsi="Times New Roman"/>
                <w:noProof/>
              </w:rPr>
            </w:rPrChange>
          </w:rPr>
          <w:delText>E</w:delText>
        </w:r>
      </w:del>
      <w:r w:rsidR="00BE39EC" w:rsidRPr="00CF42A6">
        <w:rPr>
          <w:rFonts w:cs="Arial"/>
          <w:rPrChange w:id="5095" w:author="Muhamad Ridho Zul Khoiri" w:date="2026-07-14T10:44:00Z" w16du:dateUtc="2026-07-14T03:44:00Z">
            <w:rPr>
              <w:rFonts w:ascii="Times New Roman" w:hAnsi="Times New Roman"/>
            </w:rPr>
          </w:rPrChange>
        </w:rPr>
        <w:fldChar w:fldCharType="end"/>
      </w:r>
      <w:r w:rsidRPr="00CF42A6">
        <w:rPr>
          <w:rFonts w:cs="Arial"/>
          <w:rPrChange w:id="5096" w:author="Muhamad Ridho Zul Khoiri" w:date="2026-07-14T10:44:00Z" w16du:dateUtc="2026-07-14T03:44:00Z">
            <w:rPr>
              <w:rFonts w:ascii="Times New Roman" w:hAnsi="Times New Roman"/>
            </w:rPr>
          </w:rPrChange>
        </w:rPr>
        <w:t>) may be used as applicable.</w:t>
      </w:r>
    </w:p>
    <w:p w14:paraId="217E08E1" w14:textId="77777777" w:rsidR="007E348B" w:rsidRPr="00CF42A6" w:rsidRDefault="007E348B" w:rsidP="00BD290E">
      <w:pPr>
        <w:pStyle w:val="Heading3"/>
        <w:spacing w:before="0" w:after="0" w:line="360" w:lineRule="auto"/>
        <w:rPr>
          <w:rFonts w:cs="Arial"/>
          <w:rPrChange w:id="5097" w:author="Muhamad Ridho Zul Khoiri" w:date="2026-07-14T10:44:00Z" w16du:dateUtc="2026-07-14T03:44:00Z">
            <w:rPr>
              <w:rFonts w:ascii="Times New Roman" w:hAnsi="Times New Roman"/>
            </w:rPr>
          </w:rPrChange>
        </w:rPr>
      </w:pPr>
      <w:r w:rsidRPr="00CF42A6">
        <w:rPr>
          <w:rFonts w:cs="Arial"/>
          <w:rPrChange w:id="5098" w:author="Muhamad Ridho Zul Khoiri" w:date="2026-07-14T10:44:00Z" w16du:dateUtc="2026-07-14T03:44:00Z">
            <w:rPr>
              <w:rFonts w:ascii="Times New Roman" w:hAnsi="Times New Roman"/>
            </w:rPr>
          </w:rPrChange>
        </w:rPr>
        <w:t>Contingency Planning</w:t>
      </w:r>
    </w:p>
    <w:p w14:paraId="32952E18" w14:textId="70198B39" w:rsidR="00A67361" w:rsidRPr="00CF42A6" w:rsidRDefault="00A67361" w:rsidP="00BD290E">
      <w:pPr>
        <w:spacing w:line="360" w:lineRule="auto"/>
        <w:ind w:left="1077"/>
        <w:rPr>
          <w:rFonts w:cs="Arial"/>
          <w:rPrChange w:id="5099" w:author="Muhamad Ridho Zul Khoiri" w:date="2026-07-14T10:44:00Z" w16du:dateUtc="2026-07-14T03:44:00Z">
            <w:rPr>
              <w:rFonts w:ascii="Times New Roman" w:hAnsi="Times New Roman"/>
            </w:rPr>
          </w:rPrChange>
        </w:rPr>
      </w:pPr>
      <w:r w:rsidRPr="00CF42A6">
        <w:rPr>
          <w:rFonts w:cs="Arial"/>
          <w:rPrChange w:id="5100" w:author="Muhamad Ridho Zul Khoiri" w:date="2026-07-14T10:44:00Z" w16du:dateUtc="2026-07-14T03:44:00Z">
            <w:rPr>
              <w:rFonts w:ascii="Times New Roman" w:hAnsi="Times New Roman"/>
            </w:rPr>
          </w:rPrChange>
        </w:rPr>
        <w:t>The outcomes of risk assessments will guide the evaluation, development, and planning of contingency measures. Key features of contingency management are as follows:</w:t>
      </w:r>
    </w:p>
    <w:p w14:paraId="1BA6E1CC" w14:textId="77777777" w:rsidR="00A67361" w:rsidRPr="00CF42A6" w:rsidRDefault="00A67361">
      <w:pPr>
        <w:numPr>
          <w:ilvl w:val="0"/>
          <w:numId w:val="32"/>
        </w:numPr>
        <w:spacing w:line="360" w:lineRule="auto"/>
        <w:rPr>
          <w:rFonts w:cs="Arial"/>
          <w:rPrChange w:id="5101" w:author="Muhamad Ridho Zul Khoiri" w:date="2026-07-14T10:44:00Z" w16du:dateUtc="2026-07-14T03:44:00Z">
            <w:rPr>
              <w:rFonts w:ascii="Times New Roman" w:hAnsi="Times New Roman"/>
            </w:rPr>
          </w:rPrChange>
        </w:rPr>
      </w:pPr>
      <w:r w:rsidRPr="00CF42A6">
        <w:rPr>
          <w:rFonts w:cs="Arial"/>
          <w:rPrChange w:id="5102" w:author="Muhamad Ridho Zul Khoiri" w:date="2026-07-14T10:44:00Z" w16du:dateUtc="2026-07-14T03:44:00Z">
            <w:rPr>
              <w:rFonts w:ascii="Times New Roman" w:hAnsi="Times New Roman"/>
            </w:rPr>
          </w:rPrChange>
        </w:rPr>
        <w:t>Contingency plans are developed by cross-functional teams representing relevant areas of expertise.</w:t>
      </w:r>
    </w:p>
    <w:p w14:paraId="385A2AE8" w14:textId="6C3116F7" w:rsidR="00A67361" w:rsidRPr="00CF42A6" w:rsidRDefault="00A67361">
      <w:pPr>
        <w:numPr>
          <w:ilvl w:val="0"/>
          <w:numId w:val="32"/>
        </w:numPr>
        <w:spacing w:line="360" w:lineRule="auto"/>
        <w:rPr>
          <w:rFonts w:cs="Arial"/>
          <w:rPrChange w:id="5103" w:author="Muhamad Ridho Zul Khoiri" w:date="2026-07-14T10:44:00Z" w16du:dateUtc="2026-07-14T03:44:00Z">
            <w:rPr>
              <w:rFonts w:ascii="Times New Roman" w:hAnsi="Times New Roman"/>
            </w:rPr>
          </w:rPrChange>
        </w:rPr>
      </w:pPr>
      <w:r w:rsidRPr="00CF42A6">
        <w:rPr>
          <w:rFonts w:cs="Arial"/>
          <w:rPrChange w:id="5104" w:author="Muhamad Ridho Zul Khoiri" w:date="2026-07-14T10:44:00Z" w16du:dateUtc="2026-07-14T03:44:00Z">
            <w:rPr>
              <w:rFonts w:ascii="Times New Roman" w:hAnsi="Times New Roman"/>
            </w:rPr>
          </w:rPrChange>
        </w:rPr>
        <w:t>The allocation of resources and the approval process are commensurate with the assessed level of risk.</w:t>
      </w:r>
    </w:p>
    <w:p w14:paraId="26C6D827" w14:textId="77777777" w:rsidR="00A67361" w:rsidRPr="00CF42A6" w:rsidRDefault="00A67361">
      <w:pPr>
        <w:numPr>
          <w:ilvl w:val="0"/>
          <w:numId w:val="32"/>
        </w:numPr>
        <w:spacing w:line="360" w:lineRule="auto"/>
        <w:rPr>
          <w:rFonts w:cs="Arial"/>
          <w:rPrChange w:id="5105" w:author="Muhamad Ridho Zul Khoiri" w:date="2026-07-14T10:44:00Z" w16du:dateUtc="2026-07-14T03:44:00Z">
            <w:rPr>
              <w:rFonts w:ascii="Times New Roman" w:hAnsi="Times New Roman"/>
            </w:rPr>
          </w:rPrChange>
        </w:rPr>
      </w:pPr>
      <w:r w:rsidRPr="00CF42A6">
        <w:rPr>
          <w:rFonts w:cs="Arial"/>
          <w:rPrChange w:id="5106" w:author="Muhamad Ridho Zul Khoiri" w:date="2026-07-14T10:44:00Z" w16du:dateUtc="2026-07-14T03:44:00Z">
            <w:rPr>
              <w:rFonts w:ascii="Times New Roman" w:hAnsi="Times New Roman"/>
            </w:rPr>
          </w:rPrChange>
        </w:rPr>
        <w:t>Contingencies for tasks and equipment, including necessary materials, resources, and logistics, are integrated into the project plan and schedule.</w:t>
      </w:r>
    </w:p>
    <w:p w14:paraId="6E4978B7" w14:textId="355F1C25" w:rsidR="00A67361" w:rsidRPr="00CF42A6" w:rsidRDefault="00A67361">
      <w:pPr>
        <w:numPr>
          <w:ilvl w:val="0"/>
          <w:numId w:val="32"/>
        </w:numPr>
        <w:spacing w:line="360" w:lineRule="auto"/>
        <w:rPr>
          <w:rFonts w:cs="Arial"/>
          <w:rPrChange w:id="5107" w:author="Muhamad Ridho Zul Khoiri" w:date="2026-07-14T10:44:00Z" w16du:dateUtc="2026-07-14T03:44:00Z">
            <w:rPr>
              <w:rFonts w:ascii="Times New Roman" w:hAnsi="Times New Roman"/>
            </w:rPr>
          </w:rPrChange>
        </w:rPr>
      </w:pPr>
      <w:r w:rsidRPr="00CF42A6">
        <w:rPr>
          <w:rFonts w:cs="Arial"/>
          <w:rPrChange w:id="5108" w:author="Muhamad Ridho Zul Khoiri" w:date="2026-07-14T10:44:00Z" w16du:dateUtc="2026-07-14T03:44:00Z">
            <w:rPr>
              <w:rFonts w:ascii="Times New Roman" w:hAnsi="Times New Roman"/>
            </w:rPr>
          </w:rPrChange>
        </w:rPr>
        <w:t>Schedule contingencies incorporate a defined recovery strategy.</w:t>
      </w:r>
    </w:p>
    <w:p w14:paraId="217E08E8" w14:textId="0B47332D" w:rsidR="006F50A4" w:rsidRPr="00CF42A6" w:rsidRDefault="00FD18B7" w:rsidP="00FD18B7">
      <w:pPr>
        <w:spacing w:after="240" w:line="360" w:lineRule="auto"/>
        <w:ind w:left="1080"/>
        <w:rPr>
          <w:rFonts w:cs="Arial"/>
          <w:rPrChange w:id="5109" w:author="Muhamad Ridho Zul Khoiri" w:date="2026-07-14T10:44:00Z" w16du:dateUtc="2026-07-14T03:44:00Z">
            <w:rPr>
              <w:rFonts w:ascii="Times New Roman" w:hAnsi="Times New Roman"/>
            </w:rPr>
          </w:rPrChange>
        </w:rPr>
      </w:pPr>
      <w:r w:rsidRPr="00CF42A6">
        <w:rPr>
          <w:rFonts w:cs="Arial"/>
          <w:rPrChange w:id="5110" w:author="Muhamad Ridho Zul Khoiri" w:date="2026-07-14T10:44:00Z" w16du:dateUtc="2026-07-14T03:44:00Z">
            <w:rPr>
              <w:rFonts w:ascii="Times New Roman" w:hAnsi="Times New Roman"/>
            </w:rPr>
          </w:rPrChange>
        </w:rPr>
        <w:t>Contingency planning may utilize a formalized methodology, such as the QRA/CBR employed by Projects, or be addressed as a standard component of regular planning meetings.</w:t>
      </w:r>
    </w:p>
    <w:p w14:paraId="217E08E9" w14:textId="77777777" w:rsidR="00895AC4" w:rsidRPr="00CF42A6" w:rsidRDefault="00895AC4" w:rsidP="00D061C5">
      <w:pPr>
        <w:pStyle w:val="Heading2"/>
        <w:spacing w:after="0" w:line="360" w:lineRule="auto"/>
        <w:rPr>
          <w:rFonts w:cs="Arial"/>
          <w:rPrChange w:id="5111" w:author="Muhamad Ridho Zul Khoiri" w:date="2026-07-14T10:44:00Z" w16du:dateUtc="2026-07-14T03:44:00Z">
            <w:rPr>
              <w:rFonts w:ascii="Times New Roman" w:hAnsi="Times New Roman"/>
            </w:rPr>
          </w:rPrChange>
        </w:rPr>
      </w:pPr>
      <w:bookmarkStart w:id="5112" w:name="_Toc196309705"/>
      <w:r w:rsidRPr="00CF42A6">
        <w:rPr>
          <w:rFonts w:cs="Arial"/>
          <w:rPrChange w:id="5113" w:author="Muhamad Ridho Zul Khoiri" w:date="2026-07-14T10:44:00Z" w16du:dateUtc="2026-07-14T03:44:00Z">
            <w:rPr>
              <w:rFonts w:ascii="Times New Roman" w:hAnsi="Times New Roman"/>
            </w:rPr>
          </w:rPrChange>
        </w:rPr>
        <w:t>Conflict Resolution</w:t>
      </w:r>
      <w:r w:rsidR="00DF5B3F" w:rsidRPr="00CF42A6">
        <w:rPr>
          <w:rFonts w:cs="Arial"/>
          <w:rPrChange w:id="5114" w:author="Muhamad Ridho Zul Khoiri" w:date="2026-07-14T10:44:00Z" w16du:dateUtc="2026-07-14T03:44:00Z">
            <w:rPr>
              <w:rFonts w:ascii="Times New Roman" w:hAnsi="Times New Roman"/>
            </w:rPr>
          </w:rPrChange>
        </w:rPr>
        <w:t xml:space="preserve"> and Plan Prioritization</w:t>
      </w:r>
      <w:bookmarkEnd w:id="5112"/>
    </w:p>
    <w:p w14:paraId="75F8EAB4" w14:textId="16797FA8" w:rsidR="00257D19" w:rsidRPr="00CF42A6" w:rsidRDefault="00257D19" w:rsidP="00BD290E">
      <w:pPr>
        <w:spacing w:line="360" w:lineRule="auto"/>
        <w:ind w:left="1077"/>
        <w:rPr>
          <w:rFonts w:cs="Arial"/>
          <w:rPrChange w:id="5115" w:author="Muhamad Ridho Zul Khoiri" w:date="2026-07-14T10:44:00Z" w16du:dateUtc="2026-07-14T03:44:00Z">
            <w:rPr>
              <w:rFonts w:ascii="Times New Roman" w:hAnsi="Times New Roman"/>
            </w:rPr>
          </w:rPrChange>
        </w:rPr>
      </w:pPr>
      <w:r w:rsidRPr="00CF42A6">
        <w:rPr>
          <w:rFonts w:cs="Arial"/>
          <w:rPrChange w:id="5116" w:author="Muhamad Ridho Zul Khoiri" w:date="2026-07-14T10:44:00Z" w16du:dateUtc="2026-07-14T03:44:00Z">
            <w:rPr>
              <w:rFonts w:ascii="Times New Roman" w:hAnsi="Times New Roman"/>
            </w:rPr>
          </w:rPrChange>
        </w:rPr>
        <w:t>When activities are added to the integrated plan, potential conflicts may arise at various stages. Prioritization of activities should be guided by standard criteria, with the primary objectives being:</w:t>
      </w:r>
    </w:p>
    <w:p w14:paraId="7482746C" w14:textId="77777777" w:rsidR="00257D19" w:rsidRPr="00CF42A6" w:rsidRDefault="00257D19" w:rsidP="00257D19">
      <w:pPr>
        <w:numPr>
          <w:ilvl w:val="0"/>
          <w:numId w:val="18"/>
        </w:numPr>
        <w:spacing w:line="360" w:lineRule="auto"/>
        <w:rPr>
          <w:rFonts w:cs="Arial"/>
          <w:rPrChange w:id="5117" w:author="Muhamad Ridho Zul Khoiri" w:date="2026-07-14T10:44:00Z" w16du:dateUtc="2026-07-14T03:44:00Z">
            <w:rPr>
              <w:rFonts w:ascii="Times New Roman" w:hAnsi="Times New Roman"/>
            </w:rPr>
          </w:rPrChange>
        </w:rPr>
      </w:pPr>
      <w:r w:rsidRPr="00CF42A6">
        <w:rPr>
          <w:rFonts w:cs="Arial"/>
          <w:rPrChange w:id="5118" w:author="Muhamad Ridho Zul Khoiri" w:date="2026-07-14T10:44:00Z" w16du:dateUtc="2026-07-14T03:44:00Z">
            <w:rPr>
              <w:rFonts w:ascii="Times New Roman" w:hAnsi="Times New Roman"/>
            </w:rPr>
          </w:rPrChange>
        </w:rPr>
        <w:t>Ensuring adherence to safety and environmental standards.</w:t>
      </w:r>
    </w:p>
    <w:p w14:paraId="4BB94919" w14:textId="527EAD4C" w:rsidR="00257D19" w:rsidRPr="00CF42A6" w:rsidRDefault="00257D19" w:rsidP="00257D19">
      <w:pPr>
        <w:numPr>
          <w:ilvl w:val="0"/>
          <w:numId w:val="18"/>
        </w:numPr>
        <w:spacing w:line="360" w:lineRule="auto"/>
        <w:rPr>
          <w:rFonts w:cs="Arial"/>
          <w:rPrChange w:id="5119" w:author="Muhamad Ridho Zul Khoiri" w:date="2026-07-14T10:44:00Z" w16du:dateUtc="2026-07-14T03:44:00Z">
            <w:rPr>
              <w:rFonts w:ascii="Times New Roman" w:hAnsi="Times New Roman"/>
            </w:rPr>
          </w:rPrChange>
        </w:rPr>
      </w:pPr>
      <w:r w:rsidRPr="00CF42A6">
        <w:rPr>
          <w:rFonts w:cs="Arial"/>
          <w:rPrChange w:id="5120" w:author="Muhamad Ridho Zul Khoiri" w:date="2026-07-14T10:44:00Z" w16du:dateUtc="2026-07-14T03:44:00Z">
            <w:rPr>
              <w:rFonts w:ascii="Times New Roman" w:hAnsi="Times New Roman"/>
            </w:rPr>
          </w:rPrChange>
        </w:rPr>
        <w:t xml:space="preserve">Maximizing value creation for the </w:t>
      </w:r>
      <w:r w:rsidR="00B672C3" w:rsidRPr="00CF42A6">
        <w:rPr>
          <w:rFonts w:cs="Arial"/>
          <w:rPrChange w:id="5121" w:author="Muhamad Ridho Zul Khoiri" w:date="2026-07-14T10:44:00Z" w16du:dateUtc="2026-07-14T03:44:00Z">
            <w:rPr>
              <w:rFonts w:ascii="Times New Roman" w:hAnsi="Times New Roman"/>
            </w:rPr>
          </w:rPrChange>
        </w:rPr>
        <w:t>BU</w:t>
      </w:r>
      <w:r w:rsidRPr="00CF42A6">
        <w:rPr>
          <w:rFonts w:cs="Arial"/>
          <w:rPrChange w:id="5122" w:author="Muhamad Ridho Zul Khoiri" w:date="2026-07-14T10:44:00Z" w16du:dateUtc="2026-07-14T03:44:00Z">
            <w:rPr>
              <w:rFonts w:ascii="Times New Roman" w:hAnsi="Times New Roman"/>
            </w:rPr>
          </w:rPrChange>
        </w:rPr>
        <w:t>.</w:t>
      </w:r>
    </w:p>
    <w:p w14:paraId="61AC5981" w14:textId="06A28760" w:rsidR="00D86109" w:rsidRPr="00CF42A6" w:rsidRDefault="00257D19" w:rsidP="00257D19">
      <w:pPr>
        <w:numPr>
          <w:ilvl w:val="0"/>
          <w:numId w:val="18"/>
        </w:numPr>
        <w:spacing w:after="120" w:line="360" w:lineRule="auto"/>
        <w:ind w:left="1440"/>
        <w:rPr>
          <w:rFonts w:cs="Arial"/>
          <w:rPrChange w:id="5123" w:author="Muhamad Ridho Zul Khoiri" w:date="2026-07-14T10:44:00Z" w16du:dateUtc="2026-07-14T03:44:00Z">
            <w:rPr>
              <w:rFonts w:ascii="Times New Roman" w:hAnsi="Times New Roman"/>
            </w:rPr>
          </w:rPrChange>
        </w:rPr>
      </w:pPr>
      <w:r w:rsidRPr="00CF42A6">
        <w:rPr>
          <w:rFonts w:cs="Arial"/>
          <w:rPrChange w:id="5124" w:author="Muhamad Ridho Zul Khoiri" w:date="2026-07-14T10:44:00Z" w16du:dateUtc="2026-07-14T03:44:00Z">
            <w:rPr>
              <w:rFonts w:ascii="Times New Roman" w:hAnsi="Times New Roman"/>
            </w:rPr>
          </w:rPrChange>
        </w:rPr>
        <w:t xml:space="preserve">Maintaining alignment with the goals and objectives of the </w:t>
      </w:r>
      <w:r w:rsidR="00B672C3" w:rsidRPr="00CF42A6">
        <w:rPr>
          <w:rFonts w:cs="Arial"/>
          <w:rPrChange w:id="5125" w:author="Muhamad Ridho Zul Khoiri" w:date="2026-07-14T10:44:00Z" w16du:dateUtc="2026-07-14T03:44:00Z">
            <w:rPr>
              <w:rFonts w:ascii="Times New Roman" w:hAnsi="Times New Roman"/>
            </w:rPr>
          </w:rPrChange>
        </w:rPr>
        <w:t>BU</w:t>
      </w:r>
      <w:r w:rsidRPr="00CF42A6">
        <w:rPr>
          <w:rFonts w:cs="Arial"/>
          <w:rPrChange w:id="5126" w:author="Muhamad Ridho Zul Khoiri" w:date="2026-07-14T10:44:00Z" w16du:dateUtc="2026-07-14T03:44:00Z">
            <w:rPr>
              <w:rFonts w:ascii="Times New Roman" w:hAnsi="Times New Roman"/>
            </w:rPr>
          </w:rPrChange>
        </w:rPr>
        <w:t>.</w:t>
      </w:r>
    </w:p>
    <w:p w14:paraId="1D367C26" w14:textId="6CA41FF2" w:rsidR="00257D19" w:rsidRPr="00CF42A6" w:rsidRDefault="00257D19" w:rsidP="00403B7A">
      <w:pPr>
        <w:spacing w:line="360" w:lineRule="auto"/>
        <w:ind w:left="1077"/>
        <w:rPr>
          <w:rFonts w:cs="Arial"/>
          <w:rPrChange w:id="5127" w:author="Muhamad Ridho Zul Khoiri" w:date="2026-07-14T10:44:00Z" w16du:dateUtc="2026-07-14T03:44:00Z">
            <w:rPr>
              <w:rFonts w:ascii="Times New Roman" w:hAnsi="Times New Roman"/>
            </w:rPr>
          </w:rPrChange>
        </w:rPr>
      </w:pPr>
      <w:r w:rsidRPr="00CF42A6">
        <w:rPr>
          <w:rFonts w:cs="Arial"/>
          <w:rPrChange w:id="5128" w:author="Muhamad Ridho Zul Khoiri" w:date="2026-07-14T10:44:00Z" w16du:dateUtc="2026-07-14T03:44:00Z">
            <w:rPr>
              <w:rFonts w:ascii="Times New Roman" w:hAnsi="Times New Roman"/>
            </w:rPr>
          </w:rPrChange>
        </w:rPr>
        <w:t>At different planning horizons, prioritization may take various forms:</w:t>
      </w:r>
    </w:p>
    <w:p w14:paraId="217E08F5" w14:textId="77777777" w:rsidR="00A8246B" w:rsidRPr="00CF42A6" w:rsidRDefault="00A8246B" w:rsidP="00BD290E">
      <w:pPr>
        <w:pStyle w:val="Heading3"/>
        <w:spacing w:before="0" w:after="0" w:line="360" w:lineRule="auto"/>
        <w:rPr>
          <w:rFonts w:cs="Arial"/>
          <w:rPrChange w:id="5129" w:author="Muhamad Ridho Zul Khoiri" w:date="2026-07-14T10:44:00Z" w16du:dateUtc="2026-07-14T03:44:00Z">
            <w:rPr>
              <w:rFonts w:ascii="Times New Roman" w:hAnsi="Times New Roman"/>
            </w:rPr>
          </w:rPrChange>
        </w:rPr>
      </w:pPr>
      <w:r w:rsidRPr="00CF42A6">
        <w:rPr>
          <w:rFonts w:cs="Arial"/>
          <w:rPrChange w:id="5130" w:author="Muhamad Ridho Zul Khoiri" w:date="2026-07-14T10:44:00Z" w16du:dateUtc="2026-07-14T03:44:00Z">
            <w:rPr>
              <w:rFonts w:ascii="Times New Roman" w:hAnsi="Times New Roman"/>
            </w:rPr>
          </w:rPrChange>
        </w:rPr>
        <w:lastRenderedPageBreak/>
        <w:t>Strategic Planning Horizon</w:t>
      </w:r>
    </w:p>
    <w:p w14:paraId="61F15C8C" w14:textId="2BF8D8D2" w:rsidR="00257D19" w:rsidRPr="00CF42A6" w:rsidRDefault="00257D19" w:rsidP="00257D19">
      <w:pPr>
        <w:spacing w:after="120" w:line="360" w:lineRule="auto"/>
        <w:ind w:left="1080"/>
        <w:rPr>
          <w:rFonts w:cs="Arial"/>
          <w:rPrChange w:id="5131" w:author="Muhamad Ridho Zul Khoiri" w:date="2026-07-14T10:44:00Z" w16du:dateUtc="2026-07-14T03:44:00Z">
            <w:rPr>
              <w:rFonts w:ascii="Times New Roman" w:hAnsi="Times New Roman"/>
            </w:rPr>
          </w:rPrChange>
        </w:rPr>
      </w:pPr>
      <w:r w:rsidRPr="00CF42A6">
        <w:rPr>
          <w:rFonts w:cs="Arial"/>
          <w:rPrChange w:id="5132" w:author="Muhamad Ridho Zul Khoiri" w:date="2026-07-14T10:44:00Z" w16du:dateUtc="2026-07-14T03:44:00Z">
            <w:rPr>
              <w:rFonts w:ascii="Times New Roman" w:hAnsi="Times New Roman"/>
            </w:rPr>
          </w:rPrChange>
        </w:rPr>
        <w:t>Prioritization is typically based on Net Present Value (NPV) or risk assessments, with a focus on alignment with BU goals and objectives.</w:t>
      </w:r>
    </w:p>
    <w:p w14:paraId="217E08F8" w14:textId="77777777" w:rsidR="00A8246B" w:rsidRPr="00CF42A6" w:rsidRDefault="00A8246B" w:rsidP="00BD290E">
      <w:pPr>
        <w:pStyle w:val="Heading3"/>
        <w:spacing w:before="0" w:after="0" w:line="360" w:lineRule="auto"/>
        <w:rPr>
          <w:rFonts w:cs="Arial"/>
          <w:rPrChange w:id="5133" w:author="Muhamad Ridho Zul Khoiri" w:date="2026-07-14T10:44:00Z" w16du:dateUtc="2026-07-14T03:44:00Z">
            <w:rPr>
              <w:rFonts w:ascii="Times New Roman" w:hAnsi="Times New Roman"/>
            </w:rPr>
          </w:rPrChange>
        </w:rPr>
      </w:pPr>
      <w:r w:rsidRPr="00CF42A6">
        <w:rPr>
          <w:rFonts w:cs="Arial"/>
          <w:rPrChange w:id="5134" w:author="Muhamad Ridho Zul Khoiri" w:date="2026-07-14T10:44:00Z" w16du:dateUtc="2026-07-14T03:44:00Z">
            <w:rPr>
              <w:rFonts w:ascii="Times New Roman" w:hAnsi="Times New Roman"/>
            </w:rPr>
          </w:rPrChange>
        </w:rPr>
        <w:t>Tactical Planning Horizon</w:t>
      </w:r>
    </w:p>
    <w:p w14:paraId="1F7657A1" w14:textId="79F9A0E0" w:rsidR="00257D19" w:rsidRPr="00CF42A6" w:rsidRDefault="00257D19" w:rsidP="00257D19">
      <w:pPr>
        <w:spacing w:after="120" w:line="360" w:lineRule="auto"/>
        <w:ind w:left="1080"/>
        <w:rPr>
          <w:rFonts w:cs="Arial"/>
          <w:rPrChange w:id="5135" w:author="Muhamad Ridho Zul Khoiri" w:date="2026-07-14T10:44:00Z" w16du:dateUtc="2026-07-14T03:44:00Z">
            <w:rPr>
              <w:rFonts w:ascii="Times New Roman" w:hAnsi="Times New Roman"/>
            </w:rPr>
          </w:rPrChange>
        </w:rPr>
      </w:pPr>
      <w:r w:rsidRPr="00CF42A6">
        <w:rPr>
          <w:rFonts w:cs="Arial"/>
          <w:rPrChange w:id="5136" w:author="Muhamad Ridho Zul Khoiri" w:date="2026-07-14T10:44:00Z" w16du:dateUtc="2026-07-14T03:44:00Z">
            <w:rPr>
              <w:rFonts w:ascii="Times New Roman" w:hAnsi="Times New Roman"/>
            </w:rPr>
          </w:rPrChange>
        </w:rPr>
        <w:t>Similar to the Strategic Horizon, prioritization in the Tactical Horizon also considers NPV and risk but is more specifically tailored to individual projects, programs, or activities</w:t>
      </w:r>
    </w:p>
    <w:p w14:paraId="217E08FB" w14:textId="77777777" w:rsidR="00A8246B" w:rsidRPr="00CF42A6" w:rsidRDefault="00A8246B" w:rsidP="00BD290E">
      <w:pPr>
        <w:pStyle w:val="Heading3"/>
        <w:spacing w:before="0" w:after="0" w:line="360" w:lineRule="auto"/>
        <w:rPr>
          <w:rFonts w:cs="Arial"/>
          <w:rPrChange w:id="5137" w:author="Muhamad Ridho Zul Khoiri" w:date="2026-07-14T10:44:00Z" w16du:dateUtc="2026-07-14T03:44:00Z">
            <w:rPr>
              <w:rFonts w:ascii="Times New Roman" w:hAnsi="Times New Roman"/>
            </w:rPr>
          </w:rPrChange>
        </w:rPr>
      </w:pPr>
      <w:r w:rsidRPr="00CF42A6">
        <w:rPr>
          <w:rFonts w:cs="Arial"/>
          <w:rPrChange w:id="5138" w:author="Muhamad Ridho Zul Khoiri" w:date="2026-07-14T10:44:00Z" w16du:dateUtc="2026-07-14T03:44:00Z">
            <w:rPr>
              <w:rFonts w:ascii="Times New Roman" w:hAnsi="Times New Roman"/>
            </w:rPr>
          </w:rPrChange>
        </w:rPr>
        <w:t>Operational Planning Horizon</w:t>
      </w:r>
    </w:p>
    <w:p w14:paraId="54E16504" w14:textId="43D87222" w:rsidR="00257D19" w:rsidRPr="00CF42A6" w:rsidRDefault="00257D19" w:rsidP="00BD290E">
      <w:pPr>
        <w:pStyle w:val="Paragraph"/>
        <w:spacing w:after="0" w:line="360" w:lineRule="auto"/>
        <w:rPr>
          <w:rFonts w:cs="Arial"/>
          <w:lang w:val="en-GB"/>
          <w:rPrChange w:id="5139" w:author="Muhamad Ridho Zul Khoiri" w:date="2026-07-14T10:44:00Z" w16du:dateUtc="2026-07-14T03:44:00Z">
            <w:rPr>
              <w:rFonts w:ascii="Times New Roman" w:hAnsi="Times New Roman"/>
              <w:lang w:val="en-GB"/>
            </w:rPr>
          </w:rPrChange>
        </w:rPr>
      </w:pPr>
      <w:r w:rsidRPr="00CF42A6">
        <w:rPr>
          <w:rFonts w:cs="Arial"/>
          <w:lang w:val="en-GB"/>
          <w:rPrChange w:id="5140" w:author="Muhamad Ridho Zul Khoiri" w:date="2026-07-14T10:44:00Z" w16du:dateUtc="2026-07-14T03:44:00Z">
            <w:rPr>
              <w:rFonts w:ascii="Times New Roman" w:hAnsi="Times New Roman"/>
              <w:lang w:val="en-GB"/>
            </w:rPr>
          </w:rPrChange>
        </w:rPr>
        <w:t>At the Operational Horizon, prioritization and conflict resolution are centered on addressing immediate risks. Recommended criteria for prioritizing activities and resolving conflicts include, but are not limited to:</w:t>
      </w:r>
    </w:p>
    <w:p w14:paraId="76AD9B95" w14:textId="77777777" w:rsidR="00D061C5" w:rsidRPr="00CF42A6" w:rsidRDefault="00895AC4" w:rsidP="00D061C5">
      <w:pPr>
        <w:pStyle w:val="Paragraph"/>
        <w:numPr>
          <w:ilvl w:val="0"/>
          <w:numId w:val="9"/>
        </w:numPr>
        <w:tabs>
          <w:tab w:val="clear" w:pos="1800"/>
        </w:tabs>
        <w:spacing w:after="0" w:line="360" w:lineRule="auto"/>
        <w:ind w:left="1440"/>
        <w:rPr>
          <w:rFonts w:cs="Arial"/>
          <w:rPrChange w:id="5141" w:author="Muhamad Ridho Zul Khoiri" w:date="2026-07-14T10:44:00Z" w16du:dateUtc="2026-07-14T03:44:00Z">
            <w:rPr>
              <w:rFonts w:ascii="Times New Roman" w:hAnsi="Times New Roman"/>
            </w:rPr>
          </w:rPrChange>
        </w:rPr>
      </w:pPr>
      <w:r w:rsidRPr="00CF42A6">
        <w:rPr>
          <w:rFonts w:cs="Arial"/>
          <w:rPrChange w:id="5142" w:author="Muhamad Ridho Zul Khoiri" w:date="2026-07-14T10:44:00Z" w16du:dateUtc="2026-07-14T03:44:00Z">
            <w:rPr>
              <w:rFonts w:ascii="Times New Roman" w:hAnsi="Times New Roman"/>
            </w:rPr>
          </w:rPrChange>
        </w:rPr>
        <w:t>Health, Safety, Environment</w:t>
      </w:r>
    </w:p>
    <w:p w14:paraId="6EDFCA09" w14:textId="77777777" w:rsidR="00D061C5" w:rsidRPr="00CF42A6" w:rsidRDefault="00895AC4" w:rsidP="00D061C5">
      <w:pPr>
        <w:pStyle w:val="Paragraph"/>
        <w:numPr>
          <w:ilvl w:val="0"/>
          <w:numId w:val="9"/>
        </w:numPr>
        <w:tabs>
          <w:tab w:val="clear" w:pos="1800"/>
        </w:tabs>
        <w:spacing w:after="0" w:line="360" w:lineRule="auto"/>
        <w:ind w:left="1440"/>
        <w:rPr>
          <w:rFonts w:cs="Arial"/>
          <w:rPrChange w:id="5143" w:author="Muhamad Ridho Zul Khoiri" w:date="2026-07-14T10:44:00Z" w16du:dateUtc="2026-07-14T03:44:00Z">
            <w:rPr>
              <w:rFonts w:ascii="Times New Roman" w:hAnsi="Times New Roman"/>
            </w:rPr>
          </w:rPrChange>
        </w:rPr>
      </w:pPr>
      <w:r w:rsidRPr="00CF42A6">
        <w:rPr>
          <w:rFonts w:cs="Arial"/>
          <w:rPrChange w:id="5144" w:author="Muhamad Ridho Zul Khoiri" w:date="2026-07-14T10:44:00Z" w16du:dateUtc="2026-07-14T03:44:00Z">
            <w:rPr>
              <w:rFonts w:ascii="Times New Roman" w:hAnsi="Times New Roman"/>
            </w:rPr>
          </w:rPrChange>
        </w:rPr>
        <w:t>Asset Integrity</w:t>
      </w:r>
    </w:p>
    <w:p w14:paraId="5563132F" w14:textId="77777777" w:rsidR="00D061C5" w:rsidRPr="00CF42A6" w:rsidRDefault="00895AC4" w:rsidP="00D061C5">
      <w:pPr>
        <w:pStyle w:val="Paragraph"/>
        <w:numPr>
          <w:ilvl w:val="0"/>
          <w:numId w:val="9"/>
        </w:numPr>
        <w:tabs>
          <w:tab w:val="clear" w:pos="1800"/>
        </w:tabs>
        <w:spacing w:after="0" w:line="360" w:lineRule="auto"/>
        <w:ind w:left="1440"/>
        <w:rPr>
          <w:rFonts w:cs="Arial"/>
          <w:rPrChange w:id="5145" w:author="Muhamad Ridho Zul Khoiri" w:date="2026-07-14T10:44:00Z" w16du:dateUtc="2026-07-14T03:44:00Z">
            <w:rPr>
              <w:rFonts w:ascii="Times New Roman" w:hAnsi="Times New Roman"/>
            </w:rPr>
          </w:rPrChange>
        </w:rPr>
      </w:pPr>
      <w:r w:rsidRPr="00CF42A6">
        <w:rPr>
          <w:rFonts w:cs="Arial"/>
          <w:rPrChange w:id="5146" w:author="Muhamad Ridho Zul Khoiri" w:date="2026-07-14T10:44:00Z" w16du:dateUtc="2026-07-14T03:44:00Z">
            <w:rPr>
              <w:rFonts w:ascii="Times New Roman" w:hAnsi="Times New Roman"/>
            </w:rPr>
          </w:rPrChange>
        </w:rPr>
        <w:t>Production Loss</w:t>
      </w:r>
    </w:p>
    <w:p w14:paraId="2BD1365A" w14:textId="77777777" w:rsidR="00D061C5" w:rsidRPr="00CF42A6" w:rsidRDefault="00895AC4" w:rsidP="00D061C5">
      <w:pPr>
        <w:pStyle w:val="Paragraph"/>
        <w:numPr>
          <w:ilvl w:val="0"/>
          <w:numId w:val="9"/>
        </w:numPr>
        <w:tabs>
          <w:tab w:val="clear" w:pos="1800"/>
        </w:tabs>
        <w:spacing w:after="0" w:line="360" w:lineRule="auto"/>
        <w:ind w:left="1440"/>
        <w:rPr>
          <w:rFonts w:cs="Arial"/>
          <w:rPrChange w:id="5147" w:author="Muhamad Ridho Zul Khoiri" w:date="2026-07-14T10:44:00Z" w16du:dateUtc="2026-07-14T03:44:00Z">
            <w:rPr>
              <w:rFonts w:ascii="Times New Roman" w:hAnsi="Times New Roman"/>
            </w:rPr>
          </w:rPrChange>
        </w:rPr>
      </w:pPr>
      <w:r w:rsidRPr="00CF42A6">
        <w:rPr>
          <w:rFonts w:cs="Arial"/>
          <w:rPrChange w:id="5148" w:author="Muhamad Ridho Zul Khoiri" w:date="2026-07-14T10:44:00Z" w16du:dateUtc="2026-07-14T03:44:00Z">
            <w:rPr>
              <w:rFonts w:ascii="Times New Roman" w:hAnsi="Times New Roman"/>
            </w:rPr>
          </w:rPrChange>
        </w:rPr>
        <w:t>Human Factor and Working Environment (i.e. noise, morale, physical conditions, etc.)</w:t>
      </w:r>
    </w:p>
    <w:p w14:paraId="51EDA16F" w14:textId="77777777" w:rsidR="00D061C5" w:rsidRPr="00CF42A6" w:rsidRDefault="00895AC4" w:rsidP="00D061C5">
      <w:pPr>
        <w:pStyle w:val="Paragraph"/>
        <w:numPr>
          <w:ilvl w:val="0"/>
          <w:numId w:val="9"/>
        </w:numPr>
        <w:tabs>
          <w:tab w:val="clear" w:pos="1800"/>
        </w:tabs>
        <w:spacing w:after="0" w:line="360" w:lineRule="auto"/>
        <w:ind w:left="1440"/>
        <w:rPr>
          <w:rFonts w:cs="Arial"/>
          <w:rPrChange w:id="5149" w:author="Muhamad Ridho Zul Khoiri" w:date="2026-07-14T10:44:00Z" w16du:dateUtc="2026-07-14T03:44:00Z">
            <w:rPr>
              <w:rFonts w:ascii="Times New Roman" w:hAnsi="Times New Roman"/>
            </w:rPr>
          </w:rPrChange>
        </w:rPr>
      </w:pPr>
      <w:r w:rsidRPr="00CF42A6">
        <w:rPr>
          <w:rFonts w:cs="Arial"/>
          <w:rPrChange w:id="5150" w:author="Muhamad Ridho Zul Khoiri" w:date="2026-07-14T10:44:00Z" w16du:dateUtc="2026-07-14T03:44:00Z">
            <w:rPr>
              <w:rFonts w:ascii="Times New Roman" w:hAnsi="Times New Roman"/>
            </w:rPr>
          </w:rPrChange>
        </w:rPr>
        <w:t>Execution Opportunity Costs / Synergy Savings</w:t>
      </w:r>
    </w:p>
    <w:p w14:paraId="567F9DF6" w14:textId="77777777" w:rsidR="00D061C5" w:rsidRPr="00CF42A6" w:rsidRDefault="00895AC4" w:rsidP="00D061C5">
      <w:pPr>
        <w:pStyle w:val="Paragraph"/>
        <w:numPr>
          <w:ilvl w:val="0"/>
          <w:numId w:val="9"/>
        </w:numPr>
        <w:tabs>
          <w:tab w:val="clear" w:pos="1800"/>
        </w:tabs>
        <w:spacing w:after="0" w:line="360" w:lineRule="auto"/>
        <w:ind w:left="1440"/>
        <w:rPr>
          <w:rFonts w:cs="Arial"/>
          <w:rPrChange w:id="5151" w:author="Muhamad Ridho Zul Khoiri" w:date="2026-07-14T10:44:00Z" w16du:dateUtc="2026-07-14T03:44:00Z">
            <w:rPr>
              <w:rFonts w:ascii="Times New Roman" w:hAnsi="Times New Roman"/>
            </w:rPr>
          </w:rPrChange>
        </w:rPr>
      </w:pPr>
      <w:r w:rsidRPr="00CF42A6">
        <w:rPr>
          <w:rFonts w:cs="Arial"/>
          <w:rPrChange w:id="5152" w:author="Muhamad Ridho Zul Khoiri" w:date="2026-07-14T10:44:00Z" w16du:dateUtc="2026-07-14T03:44:00Z">
            <w:rPr>
              <w:rFonts w:ascii="Times New Roman" w:hAnsi="Times New Roman"/>
            </w:rPr>
          </w:rPrChange>
        </w:rPr>
        <w:t>Adequate planning / preparation time and resource allocation</w:t>
      </w:r>
    </w:p>
    <w:p w14:paraId="217E0922" w14:textId="73D892AB" w:rsidR="009B5146" w:rsidRPr="00CF42A6" w:rsidRDefault="00895AC4" w:rsidP="00257D19">
      <w:pPr>
        <w:pStyle w:val="Paragraph"/>
        <w:numPr>
          <w:ilvl w:val="0"/>
          <w:numId w:val="9"/>
        </w:numPr>
        <w:tabs>
          <w:tab w:val="clear" w:pos="1800"/>
        </w:tabs>
        <w:spacing w:after="240" w:line="360" w:lineRule="auto"/>
        <w:ind w:left="1440"/>
        <w:rPr>
          <w:ins w:id="5153" w:author="Muhamad Ridho Zul Khoiri" w:date="2026-07-10T15:42:00Z" w16du:dateUtc="2026-07-10T08:42:00Z"/>
          <w:rFonts w:cs="Arial"/>
          <w:rPrChange w:id="5154" w:author="Muhamad Ridho Zul Khoiri" w:date="2026-07-14T10:44:00Z" w16du:dateUtc="2026-07-14T03:44:00Z">
            <w:rPr>
              <w:ins w:id="5155" w:author="Muhamad Ridho Zul Khoiri" w:date="2026-07-10T15:42:00Z" w16du:dateUtc="2026-07-10T08:42:00Z"/>
              <w:rFonts w:ascii="Times New Roman" w:hAnsi="Times New Roman"/>
            </w:rPr>
          </w:rPrChange>
        </w:rPr>
      </w:pPr>
      <w:r w:rsidRPr="00CF42A6">
        <w:rPr>
          <w:rFonts w:cs="Arial"/>
          <w:rPrChange w:id="5156" w:author="Muhamad Ridho Zul Khoiri" w:date="2026-07-14T10:44:00Z" w16du:dateUtc="2026-07-14T03:44:00Z">
            <w:rPr>
              <w:rFonts w:ascii="Times New Roman" w:hAnsi="Times New Roman"/>
            </w:rPr>
          </w:rPrChange>
        </w:rPr>
        <w:t>Consideration of fatigue and overall activity impact.</w:t>
      </w:r>
    </w:p>
    <w:p w14:paraId="1EA4A181" w14:textId="48511E3D" w:rsidR="0017242D" w:rsidRPr="00CF42A6" w:rsidRDefault="0017242D" w:rsidP="0017242D">
      <w:pPr>
        <w:pStyle w:val="Heading3"/>
        <w:spacing w:before="0" w:after="0" w:line="360" w:lineRule="auto"/>
        <w:rPr>
          <w:ins w:id="5157" w:author="Muhamad Ridho Zul Khoiri" w:date="2026-07-10T15:43:00Z" w16du:dateUtc="2026-07-10T08:43:00Z"/>
          <w:rFonts w:cs="Arial"/>
          <w:highlight w:val="yellow"/>
          <w:rPrChange w:id="5158" w:author="Muhamad Ridho Zul Khoiri" w:date="2026-07-14T10:44:00Z" w16du:dateUtc="2026-07-14T03:44:00Z">
            <w:rPr>
              <w:ins w:id="5159" w:author="Muhamad Ridho Zul Khoiri" w:date="2026-07-10T15:43:00Z" w16du:dateUtc="2026-07-10T08:43:00Z"/>
              <w:rFonts w:ascii="Times New Roman" w:hAnsi="Times New Roman"/>
            </w:rPr>
          </w:rPrChange>
        </w:rPr>
      </w:pPr>
      <w:ins w:id="5160" w:author="Muhamad Ridho Zul Khoiri" w:date="2026-07-10T15:43:00Z" w16du:dateUtc="2026-07-10T08:43:00Z">
        <w:r w:rsidRPr="00CF42A6">
          <w:rPr>
            <w:rFonts w:cs="Arial"/>
            <w:highlight w:val="yellow"/>
            <w:rPrChange w:id="5161" w:author="Muhamad Ridho Zul Khoiri" w:date="2026-07-14T10:44:00Z" w16du:dateUtc="2026-07-14T03:44:00Z">
              <w:rPr>
                <w:rFonts w:ascii="Times New Roman" w:hAnsi="Times New Roman"/>
              </w:rPr>
            </w:rPrChange>
          </w:rPr>
          <w:t>Escalation Path</w:t>
        </w:r>
      </w:ins>
    </w:p>
    <w:p w14:paraId="398DC108" w14:textId="441C767D" w:rsidR="0017242D" w:rsidRPr="00CF42A6" w:rsidRDefault="0017242D" w:rsidP="0017242D">
      <w:pPr>
        <w:pStyle w:val="Paragraph"/>
        <w:spacing w:after="0" w:line="360" w:lineRule="auto"/>
        <w:rPr>
          <w:ins w:id="5162" w:author="Muhamad Ridho Zul Khoiri" w:date="2026-07-10T15:43:00Z" w16du:dateUtc="2026-07-10T08:43:00Z"/>
          <w:rFonts w:cs="Arial"/>
          <w:highlight w:val="yellow"/>
          <w:lang w:val="en-GB"/>
          <w:rPrChange w:id="5163" w:author="Muhamad Ridho Zul Khoiri" w:date="2026-07-14T10:44:00Z" w16du:dateUtc="2026-07-14T03:44:00Z">
            <w:rPr>
              <w:ins w:id="5164" w:author="Muhamad Ridho Zul Khoiri" w:date="2026-07-10T15:43:00Z" w16du:dateUtc="2026-07-10T08:43:00Z"/>
              <w:rFonts w:ascii="Times New Roman" w:hAnsi="Times New Roman"/>
              <w:lang w:val="en-GB"/>
            </w:rPr>
          </w:rPrChange>
        </w:rPr>
      </w:pPr>
      <w:ins w:id="5165" w:author="Muhamad Ridho Zul Khoiri" w:date="2026-07-10T15:43:00Z" w16du:dateUtc="2026-07-10T08:43:00Z">
        <w:r w:rsidRPr="00CF42A6">
          <w:rPr>
            <w:rFonts w:cs="Arial"/>
            <w:highlight w:val="yellow"/>
            <w:lang w:val="en-GB"/>
            <w:rPrChange w:id="5166" w:author="Muhamad Ridho Zul Khoiri" w:date="2026-07-14T10:44:00Z" w16du:dateUtc="2026-07-14T03:44:00Z">
              <w:rPr>
                <w:rFonts w:ascii="Times New Roman" w:hAnsi="Times New Roman"/>
                <w:lang w:val="en-GB"/>
              </w:rPr>
            </w:rPrChange>
          </w:rPr>
          <w:t>Bahas mengenai:</w:t>
        </w:r>
      </w:ins>
    </w:p>
    <w:p w14:paraId="307B4425" w14:textId="7B5C5A7C" w:rsidR="0017242D" w:rsidRPr="00CF42A6" w:rsidRDefault="0017242D" w:rsidP="0017242D">
      <w:pPr>
        <w:pStyle w:val="Paragraph"/>
        <w:spacing w:after="0" w:line="360" w:lineRule="auto"/>
        <w:rPr>
          <w:ins w:id="5167" w:author="Muhamad Ridho Zul Khoiri" w:date="2026-07-10T15:43:00Z" w16du:dateUtc="2026-07-10T08:43:00Z"/>
          <w:rFonts w:cs="Arial"/>
          <w:lang w:val="en-GB"/>
          <w:rPrChange w:id="5168" w:author="Muhamad Ridho Zul Khoiri" w:date="2026-07-14T10:44:00Z" w16du:dateUtc="2026-07-14T03:44:00Z">
            <w:rPr>
              <w:ins w:id="5169" w:author="Muhamad Ridho Zul Khoiri" w:date="2026-07-10T15:43:00Z" w16du:dateUtc="2026-07-10T08:43:00Z"/>
              <w:rFonts w:ascii="Times New Roman" w:hAnsi="Times New Roman"/>
              <w:lang w:val="en-GB"/>
            </w:rPr>
          </w:rPrChange>
        </w:rPr>
      </w:pPr>
      <w:ins w:id="5170" w:author="Muhamad Ridho Zul Khoiri" w:date="2026-07-10T15:43:00Z" w16du:dateUtc="2026-07-10T08:43:00Z">
        <w:r w:rsidRPr="00CF42A6">
          <w:rPr>
            <w:rFonts w:cs="Arial"/>
            <w:highlight w:val="yellow"/>
            <w:lang w:val="en-GB"/>
            <w:rPrChange w:id="5171" w:author="Muhamad Ridho Zul Khoiri" w:date="2026-07-14T10:44:00Z" w16du:dateUtc="2026-07-14T03:44:00Z">
              <w:rPr>
                <w:rFonts w:ascii="Times New Roman" w:hAnsi="Times New Roman"/>
                <w:lang w:val="en-GB"/>
              </w:rPr>
            </w:rPrChange>
          </w:rPr>
          <w:t>What to do on conflict; what if it doesn’t align with the planned horizon; (optional) resolution time)</w:t>
        </w:r>
      </w:ins>
    </w:p>
    <w:p w14:paraId="576E1868" w14:textId="4191B848" w:rsidR="0017242D" w:rsidRPr="00CF42A6" w:rsidRDefault="0017242D" w:rsidP="0017242D">
      <w:pPr>
        <w:pStyle w:val="Heading2"/>
        <w:spacing w:line="360" w:lineRule="auto"/>
        <w:rPr>
          <w:ins w:id="5172" w:author="Muhamad Ridho Zul Khoiri" w:date="2026-07-10T15:44:00Z" w16du:dateUtc="2026-07-10T08:44:00Z"/>
          <w:rFonts w:cs="Arial"/>
          <w:rPrChange w:id="5173" w:author="Muhamad Ridho Zul Khoiri" w:date="2026-07-14T10:44:00Z" w16du:dateUtc="2026-07-14T03:44:00Z">
            <w:rPr>
              <w:ins w:id="5174" w:author="Muhamad Ridho Zul Khoiri" w:date="2026-07-10T15:44:00Z" w16du:dateUtc="2026-07-10T08:44:00Z"/>
              <w:rFonts w:ascii="Times New Roman" w:hAnsi="Times New Roman"/>
            </w:rPr>
          </w:rPrChange>
        </w:rPr>
      </w:pPr>
      <w:ins w:id="5175" w:author="Muhamad Ridho Zul Khoiri" w:date="2026-07-10T15:44:00Z" w16du:dateUtc="2026-07-10T08:44:00Z">
        <w:r w:rsidRPr="00CF42A6">
          <w:rPr>
            <w:rFonts w:cs="Arial"/>
            <w:rPrChange w:id="5176" w:author="Muhamad Ridho Zul Khoiri" w:date="2026-07-14T10:44:00Z" w16du:dateUtc="2026-07-14T03:44:00Z">
              <w:rPr>
                <w:rFonts w:ascii="Times New Roman" w:hAnsi="Times New Roman"/>
              </w:rPr>
            </w:rPrChange>
          </w:rPr>
          <w:t>Opportunity Identification</w:t>
        </w:r>
      </w:ins>
    </w:p>
    <w:p w14:paraId="16EABF60" w14:textId="2EEC0572" w:rsidR="0017242D" w:rsidRPr="00CF42A6" w:rsidRDefault="0017242D" w:rsidP="0017242D">
      <w:pPr>
        <w:pStyle w:val="Paragraph"/>
        <w:spacing w:line="360" w:lineRule="auto"/>
        <w:rPr>
          <w:ins w:id="5177" w:author="Muhamad Ridho Zul Khoiri" w:date="2026-07-10T15:44:00Z" w16du:dateUtc="2026-07-10T08:44:00Z"/>
          <w:rFonts w:cs="Arial"/>
          <w:highlight w:val="yellow"/>
          <w:rPrChange w:id="5178" w:author="Muhamad Ridho Zul Khoiri" w:date="2026-07-14T10:44:00Z" w16du:dateUtc="2026-07-14T03:44:00Z">
            <w:rPr>
              <w:ins w:id="5179" w:author="Muhamad Ridho Zul Khoiri" w:date="2026-07-10T15:44:00Z" w16du:dateUtc="2026-07-10T08:44:00Z"/>
              <w:rFonts w:ascii="Times New Roman" w:hAnsi="Times New Roman"/>
              <w:highlight w:val="yellow"/>
            </w:rPr>
          </w:rPrChange>
        </w:rPr>
      </w:pPr>
      <w:ins w:id="5180" w:author="Muhamad Ridho Zul Khoiri" w:date="2026-07-10T15:44:00Z" w16du:dateUtc="2026-07-10T08:44:00Z">
        <w:r w:rsidRPr="00CF42A6">
          <w:rPr>
            <w:rFonts w:cs="Arial"/>
            <w:highlight w:val="yellow"/>
            <w:rPrChange w:id="5181" w:author="Muhamad Ridho Zul Khoiri" w:date="2026-07-14T10:44:00Z" w16du:dateUtc="2026-07-14T03:44:00Z">
              <w:rPr>
                <w:rFonts w:ascii="Times New Roman" w:hAnsi="Times New Roman"/>
                <w:highlight w:val="yellow"/>
              </w:rPr>
            </w:rPrChange>
          </w:rPr>
          <w:t>New, bahas apa itu opportunity, type by impact.. subsection:</w:t>
        </w:r>
      </w:ins>
    </w:p>
    <w:p w14:paraId="7F690D2F" w14:textId="573B1184" w:rsidR="0017242D" w:rsidRPr="00CF42A6" w:rsidRDefault="0017242D" w:rsidP="0017242D">
      <w:pPr>
        <w:pStyle w:val="Paragraph"/>
        <w:numPr>
          <w:ilvl w:val="1"/>
          <w:numId w:val="32"/>
        </w:numPr>
        <w:spacing w:line="360" w:lineRule="auto"/>
        <w:rPr>
          <w:ins w:id="5182" w:author="Muhamad Ridho Zul Khoiri" w:date="2026-07-10T15:45:00Z" w16du:dateUtc="2026-07-10T08:45:00Z"/>
          <w:rFonts w:cs="Arial"/>
          <w:highlight w:val="yellow"/>
          <w:rPrChange w:id="5183" w:author="Muhamad Ridho Zul Khoiri" w:date="2026-07-14T10:44:00Z" w16du:dateUtc="2026-07-14T03:44:00Z">
            <w:rPr>
              <w:ins w:id="5184" w:author="Muhamad Ridho Zul Khoiri" w:date="2026-07-10T15:45:00Z" w16du:dateUtc="2026-07-10T08:45:00Z"/>
              <w:rFonts w:ascii="Times New Roman" w:hAnsi="Times New Roman"/>
              <w:highlight w:val="yellow"/>
            </w:rPr>
          </w:rPrChange>
        </w:rPr>
      </w:pPr>
      <w:ins w:id="5185" w:author="Muhamad Ridho Zul Khoiri" w:date="2026-07-10T15:44:00Z" w16du:dateUtc="2026-07-10T08:44:00Z">
        <w:r w:rsidRPr="00CF42A6">
          <w:rPr>
            <w:rFonts w:cs="Arial"/>
            <w:highlight w:val="yellow"/>
            <w:rPrChange w:id="5186" w:author="Muhamad Ridho Zul Khoiri" w:date="2026-07-14T10:44:00Z" w16du:dateUtc="2026-07-14T03:44:00Z">
              <w:rPr>
                <w:rFonts w:ascii="Times New Roman" w:hAnsi="Times New Roman"/>
                <w:highlight w:val="yellow"/>
              </w:rPr>
            </w:rPrChange>
          </w:rPr>
          <w:t>Types of opportunity (divided by cost, time, scope, quality, et</w:t>
        </w:r>
      </w:ins>
      <w:ins w:id="5187" w:author="Muhamad Ridho Zul Khoiri" w:date="2026-07-10T15:45:00Z" w16du:dateUtc="2026-07-10T08:45:00Z">
        <w:r w:rsidRPr="00CF42A6">
          <w:rPr>
            <w:rFonts w:cs="Arial"/>
            <w:highlight w:val="yellow"/>
            <w:rPrChange w:id="5188" w:author="Muhamad Ridho Zul Khoiri" w:date="2026-07-14T10:44:00Z" w16du:dateUtc="2026-07-14T03:44:00Z">
              <w:rPr>
                <w:rFonts w:ascii="Times New Roman" w:hAnsi="Times New Roman"/>
                <w:highlight w:val="yellow"/>
              </w:rPr>
            </w:rPrChange>
          </w:rPr>
          <w:t>c can add more)</w:t>
        </w:r>
      </w:ins>
    </w:p>
    <w:p w14:paraId="24E4CCF3" w14:textId="330EEBB4" w:rsidR="0017242D" w:rsidRPr="00CF42A6" w:rsidRDefault="0017242D" w:rsidP="0017242D">
      <w:pPr>
        <w:pStyle w:val="Paragraph"/>
        <w:numPr>
          <w:ilvl w:val="1"/>
          <w:numId w:val="32"/>
        </w:numPr>
        <w:spacing w:line="360" w:lineRule="auto"/>
        <w:rPr>
          <w:ins w:id="5189" w:author="Muhamad Ridho Zul Khoiri" w:date="2026-07-10T15:45:00Z" w16du:dateUtc="2026-07-10T08:45:00Z"/>
          <w:rFonts w:cs="Arial"/>
          <w:highlight w:val="yellow"/>
          <w:rPrChange w:id="5190" w:author="Muhamad Ridho Zul Khoiri" w:date="2026-07-14T10:44:00Z" w16du:dateUtc="2026-07-14T03:44:00Z">
            <w:rPr>
              <w:ins w:id="5191" w:author="Muhamad Ridho Zul Khoiri" w:date="2026-07-10T15:45:00Z" w16du:dateUtc="2026-07-10T08:45:00Z"/>
              <w:rFonts w:ascii="Times New Roman" w:hAnsi="Times New Roman"/>
              <w:highlight w:val="yellow"/>
            </w:rPr>
          </w:rPrChange>
        </w:rPr>
      </w:pPr>
      <w:ins w:id="5192" w:author="Muhamad Ridho Zul Khoiri" w:date="2026-07-10T15:45:00Z" w16du:dateUtc="2026-07-10T08:45:00Z">
        <w:r w:rsidRPr="00CF42A6">
          <w:rPr>
            <w:rFonts w:cs="Arial"/>
            <w:highlight w:val="yellow"/>
            <w:rPrChange w:id="5193" w:author="Muhamad Ridho Zul Khoiri" w:date="2026-07-14T10:44:00Z" w16du:dateUtc="2026-07-14T03:44:00Z">
              <w:rPr>
                <w:rFonts w:ascii="Times New Roman" w:hAnsi="Times New Roman"/>
                <w:highlight w:val="yellow"/>
              </w:rPr>
            </w:rPrChange>
          </w:rPr>
          <w:t>Cara melakukan assessment opportunity (OPZBB, process improvement, kaizen, etc)</w:t>
        </w:r>
      </w:ins>
    </w:p>
    <w:p w14:paraId="52279E33" w14:textId="61FAF58D" w:rsidR="0017242D" w:rsidRPr="00CF42A6" w:rsidRDefault="0017242D" w:rsidP="0017242D">
      <w:pPr>
        <w:pStyle w:val="Paragraph"/>
        <w:numPr>
          <w:ilvl w:val="1"/>
          <w:numId w:val="32"/>
        </w:numPr>
        <w:spacing w:line="360" w:lineRule="auto"/>
        <w:rPr>
          <w:ins w:id="5194" w:author="Muhamad Ridho Zul Khoiri" w:date="2026-07-10T15:45:00Z" w16du:dateUtc="2026-07-10T08:45:00Z"/>
          <w:rFonts w:cs="Arial"/>
          <w:highlight w:val="yellow"/>
          <w:rPrChange w:id="5195" w:author="Muhamad Ridho Zul Khoiri" w:date="2026-07-14T10:44:00Z" w16du:dateUtc="2026-07-14T03:44:00Z">
            <w:rPr>
              <w:ins w:id="5196" w:author="Muhamad Ridho Zul Khoiri" w:date="2026-07-10T15:45:00Z" w16du:dateUtc="2026-07-10T08:45:00Z"/>
              <w:rFonts w:ascii="Times New Roman" w:hAnsi="Times New Roman"/>
              <w:highlight w:val="yellow"/>
            </w:rPr>
          </w:rPrChange>
        </w:rPr>
      </w:pPr>
      <w:ins w:id="5197" w:author="Muhamad Ridho Zul Khoiri" w:date="2026-07-10T15:45:00Z" w16du:dateUtc="2026-07-10T08:45:00Z">
        <w:r w:rsidRPr="00CF42A6">
          <w:rPr>
            <w:rFonts w:cs="Arial"/>
            <w:highlight w:val="yellow"/>
            <w:rPrChange w:id="5198" w:author="Muhamad Ridho Zul Khoiri" w:date="2026-07-14T10:44:00Z" w16du:dateUtc="2026-07-14T03:44:00Z">
              <w:rPr>
                <w:rFonts w:ascii="Times New Roman" w:hAnsi="Times New Roman"/>
                <w:highlight w:val="yellow"/>
              </w:rPr>
            </w:rPrChange>
          </w:rPr>
          <w:t>Step melakukan integrasi opportunity ke existing plan:</w:t>
        </w:r>
      </w:ins>
    </w:p>
    <w:p w14:paraId="19F46E4F" w14:textId="6E877A6B" w:rsidR="0017242D" w:rsidRPr="00CF42A6" w:rsidRDefault="0017242D" w:rsidP="0017242D">
      <w:pPr>
        <w:pStyle w:val="Paragraph"/>
        <w:numPr>
          <w:ilvl w:val="2"/>
          <w:numId w:val="32"/>
        </w:numPr>
        <w:spacing w:line="360" w:lineRule="auto"/>
        <w:rPr>
          <w:ins w:id="5199" w:author="Muhamad Ridho Zul Khoiri" w:date="2026-07-10T15:46:00Z" w16du:dateUtc="2026-07-10T08:46:00Z"/>
          <w:rFonts w:cs="Arial"/>
          <w:highlight w:val="yellow"/>
          <w:rPrChange w:id="5200" w:author="Muhamad Ridho Zul Khoiri" w:date="2026-07-14T10:44:00Z" w16du:dateUtc="2026-07-14T03:44:00Z">
            <w:rPr>
              <w:ins w:id="5201" w:author="Muhamad Ridho Zul Khoiri" w:date="2026-07-10T15:46:00Z" w16du:dateUtc="2026-07-10T08:46:00Z"/>
              <w:rFonts w:ascii="Times New Roman" w:hAnsi="Times New Roman"/>
              <w:highlight w:val="yellow"/>
            </w:rPr>
          </w:rPrChange>
        </w:rPr>
      </w:pPr>
      <w:ins w:id="5202" w:author="Muhamad Ridho Zul Khoiri" w:date="2026-07-10T15:45:00Z" w16du:dateUtc="2026-07-10T08:45:00Z">
        <w:r w:rsidRPr="00CF42A6">
          <w:rPr>
            <w:rFonts w:cs="Arial"/>
            <w:highlight w:val="yellow"/>
            <w:rPrChange w:id="5203" w:author="Muhamad Ridho Zul Khoiri" w:date="2026-07-14T10:44:00Z" w16du:dateUtc="2026-07-14T03:44:00Z">
              <w:rPr>
                <w:rFonts w:ascii="Times New Roman" w:hAnsi="Times New Roman"/>
                <w:highlight w:val="yellow"/>
              </w:rPr>
            </w:rPrChange>
          </w:rPr>
          <w:t xml:space="preserve">What to do (assess </w:t>
        </w:r>
      </w:ins>
      <w:ins w:id="5204" w:author="Muhamad Ridho Zul Khoiri" w:date="2026-07-10T15:46:00Z" w16du:dateUtc="2026-07-10T08:46:00Z">
        <w:r w:rsidRPr="00CF42A6">
          <w:rPr>
            <w:rFonts w:cs="Arial"/>
            <w:highlight w:val="yellow"/>
            <w:rPrChange w:id="5205" w:author="Muhamad Ridho Zul Khoiri" w:date="2026-07-14T10:44:00Z" w16du:dateUtc="2026-07-14T03:44:00Z">
              <w:rPr>
                <w:rFonts w:ascii="Times New Roman" w:hAnsi="Times New Roman"/>
                <w:highlight w:val="yellow"/>
              </w:rPr>
            </w:rPrChange>
          </w:rPr>
          <w:t xml:space="preserve">identifikasi, </w:t>
        </w:r>
      </w:ins>
      <w:ins w:id="5206" w:author="Muhamad Ridho Zul Khoiri" w:date="2026-07-10T15:45:00Z" w16du:dateUtc="2026-07-10T08:45:00Z">
        <w:r w:rsidRPr="00CF42A6">
          <w:rPr>
            <w:rFonts w:cs="Arial"/>
            <w:highlight w:val="yellow"/>
            <w:rPrChange w:id="5207" w:author="Muhamad Ridho Zul Khoiri" w:date="2026-07-14T10:44:00Z" w16du:dateUtc="2026-07-14T03:44:00Z">
              <w:rPr>
                <w:rFonts w:ascii="Times New Roman" w:hAnsi="Times New Roman"/>
                <w:highlight w:val="yellow"/>
              </w:rPr>
            </w:rPrChange>
          </w:rPr>
          <w:t>impact</w:t>
        </w:r>
      </w:ins>
      <w:ins w:id="5208" w:author="Muhamad Ridho Zul Khoiri" w:date="2026-07-10T15:46:00Z" w16du:dateUtc="2026-07-10T08:46:00Z">
        <w:r w:rsidRPr="00CF42A6">
          <w:rPr>
            <w:rFonts w:cs="Arial"/>
            <w:highlight w:val="yellow"/>
            <w:rPrChange w:id="5209" w:author="Muhamad Ridho Zul Khoiri" w:date="2026-07-14T10:44:00Z" w16du:dateUtc="2026-07-14T03:44:00Z">
              <w:rPr>
                <w:rFonts w:ascii="Times New Roman" w:hAnsi="Times New Roman"/>
                <w:highlight w:val="yellow"/>
              </w:rPr>
            </w:rPrChange>
          </w:rPr>
          <w:t>,</w:t>
        </w:r>
      </w:ins>
      <w:ins w:id="5210" w:author="Muhamad Ridho Zul Khoiri" w:date="2026-07-10T15:45:00Z" w16du:dateUtc="2026-07-10T08:45:00Z">
        <w:r w:rsidRPr="00CF42A6">
          <w:rPr>
            <w:rFonts w:cs="Arial"/>
            <w:highlight w:val="yellow"/>
            <w:rPrChange w:id="5211" w:author="Muhamad Ridho Zul Khoiri" w:date="2026-07-14T10:44:00Z" w16du:dateUtc="2026-07-14T03:44:00Z">
              <w:rPr>
                <w:rFonts w:ascii="Times New Roman" w:hAnsi="Times New Roman"/>
                <w:highlight w:val="yellow"/>
              </w:rPr>
            </w:rPrChange>
          </w:rPr>
          <w:t xml:space="preserve">, risk, </w:t>
        </w:r>
      </w:ins>
      <w:ins w:id="5212" w:author="Muhamad Ridho Zul Khoiri" w:date="2026-07-10T15:46:00Z" w16du:dateUtc="2026-07-10T08:46:00Z">
        <w:r w:rsidRPr="00CF42A6">
          <w:rPr>
            <w:rFonts w:cs="Arial"/>
            <w:highlight w:val="yellow"/>
            <w:rPrChange w:id="5213" w:author="Muhamad Ridho Zul Khoiri" w:date="2026-07-14T10:44:00Z" w16du:dateUtc="2026-07-14T03:44:00Z">
              <w:rPr>
                <w:rFonts w:ascii="Times New Roman" w:hAnsi="Times New Roman"/>
                <w:highlight w:val="yellow"/>
              </w:rPr>
            </w:rPrChange>
          </w:rPr>
          <w:t>mitigation plan)</w:t>
        </w:r>
      </w:ins>
    </w:p>
    <w:p w14:paraId="0F55A158" w14:textId="6C3562F1" w:rsidR="0017242D" w:rsidRPr="00CF42A6" w:rsidRDefault="0017242D" w:rsidP="0017242D">
      <w:pPr>
        <w:pStyle w:val="Paragraph"/>
        <w:numPr>
          <w:ilvl w:val="2"/>
          <w:numId w:val="32"/>
        </w:numPr>
        <w:spacing w:line="360" w:lineRule="auto"/>
        <w:rPr>
          <w:ins w:id="5214" w:author="Muhamad Ridho Zul Khoiri" w:date="2026-07-10T15:46:00Z" w16du:dateUtc="2026-07-10T08:46:00Z"/>
          <w:rFonts w:cs="Arial"/>
          <w:highlight w:val="yellow"/>
          <w:rPrChange w:id="5215" w:author="Muhamad Ridho Zul Khoiri" w:date="2026-07-14T10:44:00Z" w16du:dateUtc="2026-07-14T03:44:00Z">
            <w:rPr>
              <w:ins w:id="5216" w:author="Muhamad Ridho Zul Khoiri" w:date="2026-07-10T15:46:00Z" w16du:dateUtc="2026-07-10T08:46:00Z"/>
              <w:rFonts w:ascii="Times New Roman" w:hAnsi="Times New Roman"/>
              <w:highlight w:val="yellow"/>
            </w:rPr>
          </w:rPrChange>
        </w:rPr>
      </w:pPr>
      <w:ins w:id="5217" w:author="Muhamad Ridho Zul Khoiri" w:date="2026-07-10T15:46:00Z" w16du:dateUtc="2026-07-10T08:46:00Z">
        <w:r w:rsidRPr="00CF42A6">
          <w:rPr>
            <w:rFonts w:cs="Arial"/>
            <w:highlight w:val="yellow"/>
            <w:rPrChange w:id="5218" w:author="Muhamad Ridho Zul Khoiri" w:date="2026-07-14T10:44:00Z" w16du:dateUtc="2026-07-14T03:44:00Z">
              <w:rPr>
                <w:rFonts w:ascii="Times New Roman" w:hAnsi="Times New Roman"/>
                <w:highlight w:val="yellow"/>
              </w:rPr>
            </w:rPrChange>
          </w:rPr>
          <w:t>Follow decision making framework (well defined problem, decision, and managed risks)</w:t>
        </w:r>
      </w:ins>
    </w:p>
    <w:p w14:paraId="524212E3" w14:textId="359C1FBA" w:rsidR="0017242D" w:rsidRPr="00CF42A6" w:rsidRDefault="0017242D" w:rsidP="0017242D">
      <w:pPr>
        <w:pStyle w:val="Paragraph"/>
        <w:numPr>
          <w:ilvl w:val="2"/>
          <w:numId w:val="32"/>
        </w:numPr>
        <w:spacing w:line="360" w:lineRule="auto"/>
        <w:rPr>
          <w:ins w:id="5219" w:author="Muhamad Ridho Zul Khoiri" w:date="2026-07-10T15:49:00Z" w16du:dateUtc="2026-07-10T08:49:00Z"/>
          <w:rFonts w:cs="Arial"/>
          <w:highlight w:val="yellow"/>
          <w:rPrChange w:id="5220" w:author="Muhamad Ridho Zul Khoiri" w:date="2026-07-14T10:44:00Z" w16du:dateUtc="2026-07-14T03:44:00Z">
            <w:rPr>
              <w:ins w:id="5221" w:author="Muhamad Ridho Zul Khoiri" w:date="2026-07-10T15:49:00Z" w16du:dateUtc="2026-07-10T08:49:00Z"/>
              <w:rFonts w:ascii="Times New Roman" w:hAnsi="Times New Roman"/>
              <w:highlight w:val="yellow"/>
            </w:rPr>
          </w:rPrChange>
        </w:rPr>
      </w:pPr>
      <w:ins w:id="5222" w:author="Muhamad Ridho Zul Khoiri" w:date="2026-07-10T15:46:00Z" w16du:dateUtc="2026-07-10T08:46:00Z">
        <w:r w:rsidRPr="00CF42A6">
          <w:rPr>
            <w:rFonts w:cs="Arial"/>
            <w:highlight w:val="yellow"/>
            <w:rPrChange w:id="5223" w:author="Muhamad Ridho Zul Khoiri" w:date="2026-07-14T10:44:00Z" w16du:dateUtc="2026-07-14T03:44:00Z">
              <w:rPr>
                <w:rFonts w:ascii="Times New Roman" w:hAnsi="Times New Roman"/>
                <w:highlight w:val="yellow"/>
              </w:rPr>
            </w:rPrChange>
          </w:rPr>
          <w:t>Where to align/approve)</w:t>
        </w:r>
      </w:ins>
    </w:p>
    <w:p w14:paraId="1F5E5516" w14:textId="2C85EF80" w:rsidR="00C46BA4" w:rsidRPr="00CF42A6" w:rsidRDefault="00C46BA4" w:rsidP="00C46BA4">
      <w:pPr>
        <w:pStyle w:val="Heading2"/>
        <w:spacing w:line="360" w:lineRule="auto"/>
        <w:rPr>
          <w:ins w:id="5224" w:author="Muhamad Ridho Zul Khoiri" w:date="2026-07-10T15:49:00Z" w16du:dateUtc="2026-07-10T08:49:00Z"/>
          <w:rFonts w:cs="Arial"/>
          <w:rPrChange w:id="5225" w:author="Muhamad Ridho Zul Khoiri" w:date="2026-07-14T10:44:00Z" w16du:dateUtc="2026-07-14T03:44:00Z">
            <w:rPr>
              <w:ins w:id="5226" w:author="Muhamad Ridho Zul Khoiri" w:date="2026-07-10T15:49:00Z" w16du:dateUtc="2026-07-10T08:49:00Z"/>
              <w:rFonts w:ascii="Times New Roman" w:hAnsi="Times New Roman"/>
            </w:rPr>
          </w:rPrChange>
        </w:rPr>
      </w:pPr>
      <w:ins w:id="5227" w:author="Muhamad Ridho Zul Khoiri" w:date="2026-07-10T15:49:00Z" w16du:dateUtc="2026-07-10T08:49:00Z">
        <w:r w:rsidRPr="00CF42A6">
          <w:rPr>
            <w:rFonts w:cs="Arial"/>
            <w:rPrChange w:id="5228" w:author="Muhamad Ridho Zul Khoiri" w:date="2026-07-14T10:44:00Z" w16du:dateUtc="2026-07-14T03:44:00Z">
              <w:rPr>
                <w:rFonts w:ascii="Times New Roman" w:hAnsi="Times New Roman"/>
              </w:rPr>
            </w:rPrChange>
          </w:rPr>
          <w:t>Output/Deliverables pe</w:t>
        </w:r>
      </w:ins>
      <w:ins w:id="5229" w:author="Muhamad Ridho Zul Khoiri" w:date="2026-07-10T15:50:00Z" w16du:dateUtc="2026-07-10T08:50:00Z">
        <w:r w:rsidRPr="00CF42A6">
          <w:rPr>
            <w:rFonts w:cs="Arial"/>
            <w:rPrChange w:id="5230" w:author="Muhamad Ridho Zul Khoiri" w:date="2026-07-14T10:44:00Z" w16du:dateUtc="2026-07-14T03:44:00Z">
              <w:rPr>
                <w:rFonts w:ascii="Times New Roman" w:hAnsi="Times New Roman"/>
              </w:rPr>
            </w:rPrChange>
          </w:rPr>
          <w:t>r Horizon</w:t>
        </w:r>
      </w:ins>
    </w:p>
    <w:p w14:paraId="51BC10E5" w14:textId="31D1CCF4" w:rsidR="00C46BA4" w:rsidRPr="00CF42A6" w:rsidRDefault="00C46BA4" w:rsidP="00C46BA4">
      <w:pPr>
        <w:pStyle w:val="Paragraph"/>
        <w:spacing w:line="360" w:lineRule="auto"/>
        <w:rPr>
          <w:ins w:id="5231" w:author="Muhamad Ridho Zul Khoiri" w:date="2026-07-10T15:50:00Z" w16du:dateUtc="2026-07-10T08:50:00Z"/>
          <w:rFonts w:cs="Arial"/>
          <w:highlight w:val="yellow"/>
          <w:rPrChange w:id="5232" w:author="Muhamad Ridho Zul Khoiri" w:date="2026-07-14T10:44:00Z" w16du:dateUtc="2026-07-14T03:44:00Z">
            <w:rPr>
              <w:ins w:id="5233" w:author="Muhamad Ridho Zul Khoiri" w:date="2026-07-10T15:50:00Z" w16du:dateUtc="2026-07-10T08:50:00Z"/>
              <w:rFonts w:ascii="Times New Roman" w:hAnsi="Times New Roman"/>
            </w:rPr>
          </w:rPrChange>
        </w:rPr>
      </w:pPr>
      <w:ins w:id="5234" w:author="Muhamad Ridho Zul Khoiri" w:date="2026-07-10T15:50:00Z" w16du:dateUtc="2026-07-10T08:50:00Z">
        <w:r w:rsidRPr="00CF42A6">
          <w:rPr>
            <w:rFonts w:cs="Arial"/>
            <w:rPrChange w:id="5235" w:author="Muhamad Ridho Zul Khoiri" w:date="2026-07-14T10:44:00Z" w16du:dateUtc="2026-07-14T03:44:00Z">
              <w:rPr>
                <w:rFonts w:ascii="Times New Roman" w:hAnsi="Times New Roman"/>
              </w:rPr>
            </w:rPrChange>
          </w:rPr>
          <w:t xml:space="preserve"> [</w:t>
        </w:r>
        <w:r w:rsidRPr="00CF42A6">
          <w:rPr>
            <w:rFonts w:cs="Arial"/>
            <w:highlight w:val="yellow"/>
            <w:rPrChange w:id="5236" w:author="Muhamad Ridho Zul Khoiri" w:date="2026-07-14T10:44:00Z" w16du:dateUtc="2026-07-14T03:44:00Z">
              <w:rPr>
                <w:rFonts w:ascii="Times New Roman" w:hAnsi="Times New Roman"/>
              </w:rPr>
            </w:rPrChange>
          </w:rPr>
          <w:t>NEW] A deliverables table per horizon (ADP</w:t>
        </w:r>
        <w:r w:rsidRPr="00CF42A6">
          <w:rPr>
            <w:rFonts w:cs="Arial"/>
            <w:highlight w:val="yellow"/>
            <w:rPrChange w:id="5237" w:author="Muhamad Ridho Zul Khoiri" w:date="2026-07-14T10:44:00Z" w16du:dateUtc="2026-07-14T03:44:00Z">
              <w:rPr>
                <w:rFonts w:ascii="Times New Roman" w:hAnsi="Times New Roman"/>
                <w:highlight w:val="yellow"/>
              </w:rPr>
            </w:rPrChange>
          </w:rPr>
          <w:t>/ FDP</w:t>
        </w:r>
        <w:r w:rsidRPr="00CF42A6">
          <w:rPr>
            <w:rFonts w:cs="Arial"/>
            <w:highlight w:val="yellow"/>
            <w:rPrChange w:id="5238" w:author="Muhamad Ridho Zul Khoiri" w:date="2026-07-14T10:44:00Z" w16du:dateUtc="2026-07-14T03:44:00Z">
              <w:rPr>
                <w:rFonts w:ascii="Times New Roman" w:hAnsi="Times New Roman"/>
              </w:rPr>
            </w:rPrChange>
          </w:rPr>
          <w:t xml:space="preserve"> / LTP / 30-90 / 7-day), covering:</w:t>
        </w:r>
      </w:ins>
    </w:p>
    <w:p w14:paraId="36E107B2" w14:textId="77777777" w:rsidR="00C46BA4" w:rsidRPr="00CF42A6" w:rsidRDefault="00C46BA4" w:rsidP="00C46BA4">
      <w:pPr>
        <w:pStyle w:val="Paragraph"/>
        <w:spacing w:line="360" w:lineRule="auto"/>
        <w:rPr>
          <w:ins w:id="5239" w:author="Muhamad Ridho Zul Khoiri" w:date="2026-07-10T15:50:00Z" w16du:dateUtc="2026-07-10T08:50:00Z"/>
          <w:rFonts w:cs="Arial"/>
          <w:highlight w:val="yellow"/>
          <w:rPrChange w:id="5240" w:author="Muhamad Ridho Zul Khoiri" w:date="2026-07-14T10:44:00Z" w16du:dateUtc="2026-07-14T03:44:00Z">
            <w:rPr>
              <w:ins w:id="5241" w:author="Muhamad Ridho Zul Khoiri" w:date="2026-07-10T15:50:00Z" w16du:dateUtc="2026-07-10T08:50:00Z"/>
              <w:rFonts w:ascii="Times New Roman" w:hAnsi="Times New Roman"/>
            </w:rPr>
          </w:rPrChange>
        </w:rPr>
      </w:pPr>
      <w:ins w:id="5242" w:author="Muhamad Ridho Zul Khoiri" w:date="2026-07-10T15:50:00Z" w16du:dateUtc="2026-07-10T08:50:00Z">
        <w:r w:rsidRPr="00CF42A6">
          <w:rPr>
            <w:rFonts w:cs="Arial"/>
            <w:highlight w:val="yellow"/>
            <w:rPrChange w:id="5243" w:author="Muhamad Ridho Zul Khoiri" w:date="2026-07-14T10:44:00Z" w16du:dateUtc="2026-07-14T03:44:00Z">
              <w:rPr>
                <w:rFonts w:ascii="Times New Roman" w:hAnsi="Times New Roman"/>
              </w:rPr>
            </w:rPrChange>
          </w:rPr>
          <w:t xml:space="preserve">   a) output;</w:t>
        </w:r>
      </w:ins>
    </w:p>
    <w:p w14:paraId="71F0FDB8" w14:textId="77777777" w:rsidR="00C46BA4" w:rsidRPr="00CF42A6" w:rsidRDefault="00C46BA4" w:rsidP="00C46BA4">
      <w:pPr>
        <w:pStyle w:val="Paragraph"/>
        <w:spacing w:line="360" w:lineRule="auto"/>
        <w:rPr>
          <w:ins w:id="5244" w:author="Muhamad Ridho Zul Khoiri" w:date="2026-07-10T15:50:00Z" w16du:dateUtc="2026-07-10T08:50:00Z"/>
          <w:rFonts w:cs="Arial"/>
          <w:highlight w:val="yellow"/>
          <w:rPrChange w:id="5245" w:author="Muhamad Ridho Zul Khoiri" w:date="2026-07-14T10:44:00Z" w16du:dateUtc="2026-07-14T03:44:00Z">
            <w:rPr>
              <w:ins w:id="5246" w:author="Muhamad Ridho Zul Khoiri" w:date="2026-07-10T15:50:00Z" w16du:dateUtc="2026-07-10T08:50:00Z"/>
              <w:rFonts w:ascii="Times New Roman" w:hAnsi="Times New Roman"/>
            </w:rPr>
          </w:rPrChange>
        </w:rPr>
      </w:pPr>
      <w:ins w:id="5247" w:author="Muhamad Ridho Zul Khoiri" w:date="2026-07-10T15:50:00Z" w16du:dateUtc="2026-07-10T08:50:00Z">
        <w:r w:rsidRPr="00CF42A6">
          <w:rPr>
            <w:rFonts w:cs="Arial"/>
            <w:highlight w:val="yellow"/>
            <w:rPrChange w:id="5248" w:author="Muhamad Ridho Zul Khoiri" w:date="2026-07-14T10:44:00Z" w16du:dateUtc="2026-07-14T03:44:00Z">
              <w:rPr>
                <w:rFonts w:ascii="Times New Roman" w:hAnsi="Times New Roman"/>
              </w:rPr>
            </w:rPrChange>
          </w:rPr>
          <w:t xml:space="preserve">   b) format;</w:t>
        </w:r>
      </w:ins>
    </w:p>
    <w:p w14:paraId="454275AD" w14:textId="77777777" w:rsidR="00C46BA4" w:rsidRPr="00CF42A6" w:rsidRDefault="00C46BA4" w:rsidP="00C46BA4">
      <w:pPr>
        <w:pStyle w:val="Paragraph"/>
        <w:spacing w:line="360" w:lineRule="auto"/>
        <w:rPr>
          <w:ins w:id="5249" w:author="Muhamad Ridho Zul Khoiri" w:date="2026-07-10T15:50:00Z" w16du:dateUtc="2026-07-10T08:50:00Z"/>
          <w:rFonts w:cs="Arial"/>
          <w:highlight w:val="yellow"/>
          <w:rPrChange w:id="5250" w:author="Muhamad Ridho Zul Khoiri" w:date="2026-07-14T10:44:00Z" w16du:dateUtc="2026-07-14T03:44:00Z">
            <w:rPr>
              <w:ins w:id="5251" w:author="Muhamad Ridho Zul Khoiri" w:date="2026-07-10T15:50:00Z" w16du:dateUtc="2026-07-10T08:50:00Z"/>
              <w:rFonts w:ascii="Times New Roman" w:hAnsi="Times New Roman"/>
            </w:rPr>
          </w:rPrChange>
        </w:rPr>
      </w:pPr>
      <w:ins w:id="5252" w:author="Muhamad Ridho Zul Khoiri" w:date="2026-07-10T15:50:00Z" w16du:dateUtc="2026-07-10T08:50:00Z">
        <w:r w:rsidRPr="00CF42A6">
          <w:rPr>
            <w:rFonts w:cs="Arial"/>
            <w:highlight w:val="yellow"/>
            <w:rPrChange w:id="5253" w:author="Muhamad Ridho Zul Khoiri" w:date="2026-07-14T10:44:00Z" w16du:dateUtc="2026-07-14T03:44:00Z">
              <w:rPr>
                <w:rFonts w:ascii="Times New Roman" w:hAnsi="Times New Roman"/>
              </w:rPr>
            </w:rPrChange>
          </w:rPr>
          <w:lastRenderedPageBreak/>
          <w:t xml:space="preserve">   c) owner;</w:t>
        </w:r>
      </w:ins>
    </w:p>
    <w:p w14:paraId="51DF49A8" w14:textId="21A9552D" w:rsidR="00C46BA4" w:rsidRPr="00CF42A6" w:rsidRDefault="00C46BA4">
      <w:pPr>
        <w:pStyle w:val="Paragraph"/>
        <w:spacing w:line="360" w:lineRule="auto"/>
        <w:rPr>
          <w:rFonts w:cs="Arial"/>
          <w:highlight w:val="yellow"/>
          <w:rPrChange w:id="5254" w:author="Muhamad Ridho Zul Khoiri" w:date="2026-07-14T10:44:00Z" w16du:dateUtc="2026-07-14T03:44:00Z">
            <w:rPr>
              <w:rFonts w:ascii="Times New Roman" w:hAnsi="Times New Roman"/>
            </w:rPr>
          </w:rPrChange>
        </w:rPr>
        <w:pPrChange w:id="5255" w:author="Muhamad Ridho Zul Khoiri" w:date="2026-07-10T15:49:00Z" w16du:dateUtc="2026-07-10T08:49:00Z">
          <w:pPr>
            <w:pStyle w:val="Paragraph"/>
            <w:numPr>
              <w:numId w:val="9"/>
            </w:numPr>
            <w:tabs>
              <w:tab w:val="num" w:pos="1800"/>
            </w:tabs>
            <w:spacing w:after="240" w:line="360" w:lineRule="auto"/>
            <w:ind w:left="1440" w:hanging="360"/>
          </w:pPr>
        </w:pPrChange>
      </w:pPr>
      <w:ins w:id="5256" w:author="Muhamad Ridho Zul Khoiri" w:date="2026-07-10T15:50:00Z" w16du:dateUtc="2026-07-10T08:50:00Z">
        <w:r w:rsidRPr="00CF42A6">
          <w:rPr>
            <w:rFonts w:cs="Arial"/>
            <w:highlight w:val="yellow"/>
            <w:rPrChange w:id="5257" w:author="Muhamad Ridho Zul Khoiri" w:date="2026-07-14T10:44:00Z" w16du:dateUtc="2026-07-14T03:44:00Z">
              <w:rPr>
                <w:rFonts w:ascii="Times New Roman" w:hAnsi="Times New Roman"/>
              </w:rPr>
            </w:rPrChange>
          </w:rPr>
          <w:t xml:space="preserve">   d) cadence.</w:t>
        </w:r>
      </w:ins>
    </w:p>
    <w:p w14:paraId="217E0923" w14:textId="77777777" w:rsidR="00AE6E25" w:rsidRPr="00CF42A6" w:rsidRDefault="000E3DFB" w:rsidP="00BD290E">
      <w:pPr>
        <w:pStyle w:val="Heading2"/>
        <w:spacing w:line="360" w:lineRule="auto"/>
        <w:rPr>
          <w:rFonts w:cs="Arial"/>
          <w:rPrChange w:id="5258" w:author="Muhamad Ridho Zul Khoiri" w:date="2026-07-14T10:44:00Z" w16du:dateUtc="2026-07-14T03:44:00Z">
            <w:rPr>
              <w:rFonts w:ascii="Times New Roman" w:hAnsi="Times New Roman"/>
            </w:rPr>
          </w:rPrChange>
        </w:rPr>
      </w:pPr>
      <w:bookmarkStart w:id="5259" w:name="_Toc196309706"/>
      <w:r w:rsidRPr="00CF42A6">
        <w:rPr>
          <w:rFonts w:cs="Arial"/>
          <w:rPrChange w:id="5260" w:author="Muhamad Ridho Zul Khoiri" w:date="2026-07-14T10:44:00Z" w16du:dateUtc="2026-07-14T03:44:00Z">
            <w:rPr>
              <w:rFonts w:ascii="Times New Roman" w:hAnsi="Times New Roman"/>
            </w:rPr>
          </w:rPrChange>
        </w:rPr>
        <w:t>Administering the Plan</w:t>
      </w:r>
      <w:bookmarkEnd w:id="5259"/>
    </w:p>
    <w:p w14:paraId="217E0924" w14:textId="77777777" w:rsidR="00061F6F" w:rsidRPr="00CF42A6" w:rsidRDefault="00061F6F" w:rsidP="00BD290E">
      <w:pPr>
        <w:pStyle w:val="Heading3"/>
        <w:spacing w:before="0" w:after="0" w:line="360" w:lineRule="auto"/>
        <w:rPr>
          <w:rFonts w:cs="Arial"/>
          <w:bCs/>
          <w:caps/>
          <w:rPrChange w:id="5261" w:author="Muhamad Ridho Zul Khoiri" w:date="2026-07-14T10:44:00Z" w16du:dateUtc="2026-07-14T03:44:00Z">
            <w:rPr>
              <w:rFonts w:ascii="Times New Roman" w:hAnsi="Times New Roman"/>
              <w:bCs/>
              <w:caps/>
            </w:rPr>
          </w:rPrChange>
        </w:rPr>
      </w:pPr>
      <w:r w:rsidRPr="00CF42A6">
        <w:rPr>
          <w:rFonts w:cs="Arial"/>
          <w:rPrChange w:id="5262" w:author="Muhamad Ridho Zul Khoiri" w:date="2026-07-14T10:44:00Z" w16du:dateUtc="2026-07-14T03:44:00Z">
            <w:rPr>
              <w:rFonts w:ascii="Times New Roman" w:hAnsi="Times New Roman"/>
            </w:rPr>
          </w:rPrChange>
        </w:rPr>
        <w:t>Documentation</w:t>
      </w:r>
    </w:p>
    <w:p w14:paraId="4FCD7FD5" w14:textId="7F46E27B" w:rsidR="00257D19" w:rsidRPr="00CF42A6" w:rsidRDefault="00257D19" w:rsidP="00257D19">
      <w:pPr>
        <w:spacing w:after="120" w:line="360" w:lineRule="auto"/>
        <w:ind w:left="1080"/>
        <w:rPr>
          <w:rFonts w:cs="Arial"/>
          <w:rPrChange w:id="5263" w:author="Muhamad Ridho Zul Khoiri" w:date="2026-07-14T10:44:00Z" w16du:dateUtc="2026-07-14T03:44:00Z">
            <w:rPr>
              <w:rFonts w:ascii="Times New Roman" w:hAnsi="Times New Roman"/>
            </w:rPr>
          </w:rPrChange>
        </w:rPr>
      </w:pPr>
      <w:r w:rsidRPr="00CF42A6">
        <w:rPr>
          <w:rFonts w:cs="Arial"/>
          <w:rPrChange w:id="5264" w:author="Muhamad Ridho Zul Khoiri" w:date="2026-07-14T10:44:00Z" w16du:dateUtc="2026-07-14T03:44:00Z">
            <w:rPr>
              <w:rFonts w:ascii="Times New Roman" w:hAnsi="Times New Roman"/>
            </w:rPr>
          </w:rPrChange>
        </w:rPr>
        <w:t xml:space="preserve">Planning and scheduling information should be documented to track progress and capture metric data for trend analysis. For Operational Horizon, each function planner is responsible for maintaining and storing detailed planning files, while Tactical and Strategic Horizons, </w:t>
      </w:r>
      <w:r w:rsidRPr="00CF42A6">
        <w:rPr>
          <w:rFonts w:cs="Arial"/>
          <w:highlight w:val="yellow"/>
          <w:rPrChange w:id="5265" w:author="Muhamad Ridho Zul Khoiri" w:date="2026-07-14T10:44:00Z" w16du:dateUtc="2026-07-14T03:44:00Z">
            <w:rPr>
              <w:rFonts w:ascii="Times New Roman" w:hAnsi="Times New Roman"/>
            </w:rPr>
          </w:rPrChange>
        </w:rPr>
        <w:t>summary plans are compiled and stored in a centralized SharePoint repository to ensure accessibility for a broader audience.</w:t>
      </w:r>
    </w:p>
    <w:p w14:paraId="217E0927" w14:textId="77777777" w:rsidR="00061F6F" w:rsidRPr="00CF42A6" w:rsidRDefault="00061F6F" w:rsidP="00BD290E">
      <w:pPr>
        <w:pStyle w:val="Heading3"/>
        <w:spacing w:before="0" w:after="0" w:line="360" w:lineRule="auto"/>
        <w:rPr>
          <w:rFonts w:cs="Arial"/>
          <w:bCs/>
          <w:caps/>
          <w:rPrChange w:id="5266" w:author="Muhamad Ridho Zul Khoiri" w:date="2026-07-14T10:44:00Z" w16du:dateUtc="2026-07-14T03:44:00Z">
            <w:rPr>
              <w:rFonts w:ascii="Times New Roman" w:hAnsi="Times New Roman"/>
              <w:bCs/>
              <w:caps/>
            </w:rPr>
          </w:rPrChange>
        </w:rPr>
      </w:pPr>
      <w:r w:rsidRPr="00CF42A6">
        <w:rPr>
          <w:rFonts w:cs="Arial"/>
          <w:rPrChange w:id="5267" w:author="Muhamad Ridho Zul Khoiri" w:date="2026-07-14T10:44:00Z" w16du:dateUtc="2026-07-14T03:44:00Z">
            <w:rPr>
              <w:rFonts w:ascii="Times New Roman" w:hAnsi="Times New Roman"/>
            </w:rPr>
          </w:rPrChange>
        </w:rPr>
        <w:t>Data and Information Management</w:t>
      </w:r>
    </w:p>
    <w:p w14:paraId="308E2E9C" w14:textId="6320A686" w:rsidR="00257D19" w:rsidRPr="00CF42A6" w:rsidRDefault="00257D19" w:rsidP="00257D19">
      <w:pPr>
        <w:spacing w:line="360" w:lineRule="auto"/>
        <w:ind w:left="1080"/>
        <w:rPr>
          <w:rFonts w:cs="Arial"/>
          <w:rPrChange w:id="5268" w:author="Muhamad Ridho Zul Khoiri" w:date="2026-07-14T10:44:00Z" w16du:dateUtc="2026-07-14T03:44:00Z">
            <w:rPr>
              <w:rFonts w:ascii="Times New Roman" w:hAnsi="Times New Roman"/>
            </w:rPr>
          </w:rPrChange>
        </w:rPr>
      </w:pPr>
      <w:r w:rsidRPr="00CF42A6">
        <w:rPr>
          <w:rFonts w:cs="Arial"/>
          <w:rPrChange w:id="5269" w:author="Muhamad Ridho Zul Khoiri" w:date="2026-07-14T10:44:00Z" w16du:dateUtc="2026-07-14T03:44:00Z">
            <w:rPr>
              <w:rFonts w:ascii="Times New Roman" w:hAnsi="Times New Roman"/>
            </w:rPr>
          </w:rPrChange>
        </w:rPr>
        <w:t>Effective data management enables asset leadership and data management personnel to define the requirements for data access and organization. This ensures the asset can effectively track and meet its planning and scheduling goals. Data management follows MEPG procedures, as overseen by the IT department. These procedures include:</w:t>
      </w:r>
    </w:p>
    <w:p w14:paraId="217E0929" w14:textId="18E951BA" w:rsidR="00061F6F" w:rsidRPr="00CF42A6" w:rsidRDefault="00FB0C40" w:rsidP="00D061C5">
      <w:pPr>
        <w:pStyle w:val="ListParagraph"/>
        <w:numPr>
          <w:ilvl w:val="0"/>
          <w:numId w:val="12"/>
        </w:numPr>
        <w:spacing w:line="360" w:lineRule="auto"/>
        <w:rPr>
          <w:rPrChange w:id="5270" w:author="Muhamad Ridho Zul Khoiri" w:date="2026-07-14T10:44:00Z" w16du:dateUtc="2026-07-14T03:44:00Z">
            <w:rPr>
              <w:rFonts w:ascii="Times New Roman" w:hAnsi="Times New Roman" w:cs="Times New Roman"/>
            </w:rPr>
          </w:rPrChange>
        </w:rPr>
      </w:pPr>
      <w:r w:rsidRPr="00CF42A6">
        <w:rPr>
          <w:rPrChange w:id="5271" w:author="Muhamad Ridho Zul Khoiri" w:date="2026-07-14T10:44:00Z" w16du:dateUtc="2026-07-14T03:44:00Z">
            <w:rPr>
              <w:rFonts w:ascii="Times New Roman" w:hAnsi="Times New Roman" w:cs="Times New Roman"/>
            </w:rPr>
          </w:rPrChange>
        </w:rPr>
        <w:t>Storage and repository</w:t>
      </w:r>
    </w:p>
    <w:p w14:paraId="217E092A" w14:textId="77777777" w:rsidR="00FB0C40" w:rsidRPr="00CF42A6" w:rsidRDefault="00FB0C40" w:rsidP="00BD290E">
      <w:pPr>
        <w:numPr>
          <w:ilvl w:val="0"/>
          <w:numId w:val="12"/>
        </w:numPr>
        <w:spacing w:line="360" w:lineRule="auto"/>
        <w:rPr>
          <w:rFonts w:cs="Arial"/>
          <w:rPrChange w:id="5272" w:author="Muhamad Ridho Zul Khoiri" w:date="2026-07-14T10:44:00Z" w16du:dateUtc="2026-07-14T03:44:00Z">
            <w:rPr>
              <w:rFonts w:ascii="Times New Roman" w:hAnsi="Times New Roman"/>
            </w:rPr>
          </w:rPrChange>
        </w:rPr>
      </w:pPr>
      <w:r w:rsidRPr="00CF42A6">
        <w:rPr>
          <w:rFonts w:cs="Arial"/>
          <w:rPrChange w:id="5273" w:author="Muhamad Ridho Zul Khoiri" w:date="2026-07-14T10:44:00Z" w16du:dateUtc="2026-07-14T03:44:00Z">
            <w:rPr>
              <w:rFonts w:ascii="Times New Roman" w:hAnsi="Times New Roman"/>
            </w:rPr>
          </w:rPrChange>
        </w:rPr>
        <w:t>Governance and control</w:t>
      </w:r>
    </w:p>
    <w:p w14:paraId="217E092B" w14:textId="77777777" w:rsidR="00FB0C40" w:rsidRPr="00CF42A6" w:rsidRDefault="00FB0C40" w:rsidP="00BD290E">
      <w:pPr>
        <w:numPr>
          <w:ilvl w:val="0"/>
          <w:numId w:val="12"/>
        </w:numPr>
        <w:spacing w:line="360" w:lineRule="auto"/>
        <w:rPr>
          <w:rFonts w:cs="Arial"/>
          <w:rPrChange w:id="5274" w:author="Muhamad Ridho Zul Khoiri" w:date="2026-07-14T10:44:00Z" w16du:dateUtc="2026-07-14T03:44:00Z">
            <w:rPr>
              <w:rFonts w:ascii="Times New Roman" w:hAnsi="Times New Roman"/>
            </w:rPr>
          </w:rPrChange>
        </w:rPr>
      </w:pPr>
      <w:r w:rsidRPr="00CF42A6">
        <w:rPr>
          <w:rFonts w:cs="Arial"/>
          <w:rPrChange w:id="5275" w:author="Muhamad Ridho Zul Khoiri" w:date="2026-07-14T10:44:00Z" w16du:dateUtc="2026-07-14T03:44:00Z">
            <w:rPr>
              <w:rFonts w:ascii="Times New Roman" w:hAnsi="Times New Roman"/>
            </w:rPr>
          </w:rPrChange>
        </w:rPr>
        <w:t>Quality and completeness</w:t>
      </w:r>
    </w:p>
    <w:p w14:paraId="217E092D" w14:textId="0AD480E0" w:rsidR="00061F6F" w:rsidRPr="00CF42A6" w:rsidRDefault="00FB0C40" w:rsidP="00257D19">
      <w:pPr>
        <w:numPr>
          <w:ilvl w:val="0"/>
          <w:numId w:val="12"/>
        </w:numPr>
        <w:spacing w:after="120" w:line="360" w:lineRule="auto"/>
        <w:rPr>
          <w:rFonts w:cs="Arial"/>
          <w:rPrChange w:id="5276" w:author="Muhamad Ridho Zul Khoiri" w:date="2026-07-14T10:44:00Z" w16du:dateUtc="2026-07-14T03:44:00Z">
            <w:rPr>
              <w:rFonts w:ascii="Times New Roman" w:hAnsi="Times New Roman"/>
            </w:rPr>
          </w:rPrChange>
        </w:rPr>
      </w:pPr>
      <w:r w:rsidRPr="00CF42A6">
        <w:rPr>
          <w:rFonts w:cs="Arial"/>
          <w:rPrChange w:id="5277" w:author="Muhamad Ridho Zul Khoiri" w:date="2026-07-14T10:44:00Z" w16du:dateUtc="2026-07-14T03:44:00Z">
            <w:rPr>
              <w:rFonts w:ascii="Times New Roman" w:hAnsi="Times New Roman"/>
            </w:rPr>
          </w:rPrChange>
        </w:rPr>
        <w:t>User access</w:t>
      </w:r>
    </w:p>
    <w:p w14:paraId="217E092E" w14:textId="161E4149" w:rsidR="00FB0C40" w:rsidRPr="00CF42A6" w:rsidRDefault="00FB0C40" w:rsidP="00BD290E">
      <w:pPr>
        <w:pStyle w:val="Heading3"/>
        <w:spacing w:before="0" w:after="0" w:line="360" w:lineRule="auto"/>
        <w:rPr>
          <w:rFonts w:cs="Arial"/>
          <w:bCs/>
          <w:caps/>
          <w:rPrChange w:id="5278" w:author="Muhamad Ridho Zul Khoiri" w:date="2026-07-14T10:44:00Z" w16du:dateUtc="2026-07-14T03:44:00Z">
            <w:rPr>
              <w:rFonts w:ascii="Times New Roman" w:hAnsi="Times New Roman"/>
              <w:bCs/>
              <w:caps/>
            </w:rPr>
          </w:rPrChange>
        </w:rPr>
      </w:pPr>
      <w:r w:rsidRPr="00CF42A6">
        <w:rPr>
          <w:rFonts w:cs="Arial"/>
          <w:rPrChange w:id="5279" w:author="Muhamad Ridho Zul Khoiri" w:date="2026-07-14T10:44:00Z" w16du:dateUtc="2026-07-14T03:44:00Z">
            <w:rPr>
              <w:rFonts w:ascii="Times New Roman" w:hAnsi="Times New Roman"/>
            </w:rPr>
          </w:rPrChange>
        </w:rPr>
        <w:t>Plan Communication</w:t>
      </w:r>
      <w:r w:rsidR="00F346A5" w:rsidRPr="00CF42A6">
        <w:rPr>
          <w:rFonts w:cs="Arial"/>
          <w:rPrChange w:id="5280" w:author="Muhamad Ridho Zul Khoiri" w:date="2026-07-14T10:44:00Z" w16du:dateUtc="2026-07-14T03:44:00Z">
            <w:rPr>
              <w:rFonts w:ascii="Times New Roman" w:hAnsi="Times New Roman"/>
            </w:rPr>
          </w:rPrChange>
        </w:rPr>
        <w:t xml:space="preserve"> and Visualization</w:t>
      </w:r>
    </w:p>
    <w:p w14:paraId="089012C7" w14:textId="1CD05A10" w:rsidR="00257D19" w:rsidRPr="00CF42A6" w:rsidRDefault="00257D19" w:rsidP="007A5D6E">
      <w:pPr>
        <w:spacing w:line="360" w:lineRule="auto"/>
        <w:ind w:left="1080"/>
        <w:rPr>
          <w:ins w:id="5281" w:author="Muhamad Ridho Zul Khoiri" w:date="2026-07-10T15:52:00Z" w16du:dateUtc="2026-07-10T08:52:00Z"/>
          <w:rFonts w:cs="Arial"/>
          <w:rPrChange w:id="5282" w:author="Muhamad Ridho Zul Khoiri" w:date="2026-07-14T10:44:00Z" w16du:dateUtc="2026-07-14T03:44:00Z">
            <w:rPr>
              <w:ins w:id="5283" w:author="Muhamad Ridho Zul Khoiri" w:date="2026-07-10T15:52:00Z" w16du:dateUtc="2026-07-10T08:52:00Z"/>
              <w:rFonts w:ascii="Times New Roman" w:hAnsi="Times New Roman"/>
            </w:rPr>
          </w:rPrChange>
        </w:rPr>
      </w:pPr>
      <w:r w:rsidRPr="00CF42A6">
        <w:rPr>
          <w:rFonts w:cs="Arial"/>
          <w:rPrChange w:id="5284" w:author="Muhamad Ridho Zul Khoiri" w:date="2026-07-14T10:44:00Z" w16du:dateUtc="2026-07-14T03:44:00Z">
            <w:rPr>
              <w:rFonts w:ascii="Times New Roman" w:hAnsi="Times New Roman"/>
            </w:rPr>
          </w:rPrChange>
        </w:rPr>
        <w:t>The plans should be communicated effectively to relevant employees and contractors to ensure that all individuals clearly understand the objectives and their personal contributions toward achieving the planned goals.</w:t>
      </w:r>
      <w:r w:rsidR="007A5D6E" w:rsidRPr="00CF42A6">
        <w:rPr>
          <w:rFonts w:cs="Arial"/>
          <w:rPrChange w:id="5285" w:author="Muhamad Ridho Zul Khoiri" w:date="2026-07-14T10:44:00Z" w16du:dateUtc="2026-07-14T03:44:00Z">
            <w:rPr>
              <w:rFonts w:ascii="Times New Roman" w:hAnsi="Times New Roman"/>
            </w:rPr>
          </w:rPrChange>
        </w:rPr>
        <w:t xml:space="preserve"> </w:t>
      </w:r>
      <w:r w:rsidRPr="00CF42A6">
        <w:rPr>
          <w:rFonts w:cs="Arial"/>
          <w:rPrChange w:id="5286" w:author="Muhamad Ridho Zul Khoiri" w:date="2026-07-14T10:44:00Z" w16du:dateUtc="2026-07-14T03:44:00Z">
            <w:rPr>
              <w:rFonts w:ascii="Times New Roman" w:hAnsi="Times New Roman"/>
            </w:rPr>
          </w:rPrChange>
        </w:rPr>
        <w:t>Visualization of the plans at each horizon should enable a quick and comprehensive understanding of the schedules, milestones, and overall strategy.</w:t>
      </w:r>
    </w:p>
    <w:p w14:paraId="7CC3BDD4" w14:textId="17C998F7" w:rsidR="00C46BA4" w:rsidRPr="00CF42A6" w:rsidRDefault="00C46BA4" w:rsidP="00C46BA4">
      <w:pPr>
        <w:pStyle w:val="Heading3"/>
        <w:spacing w:before="0" w:after="0" w:line="360" w:lineRule="auto"/>
        <w:rPr>
          <w:ins w:id="5287" w:author="Muhamad Ridho Zul Khoiri" w:date="2026-07-10T15:52:00Z" w16du:dateUtc="2026-07-10T08:52:00Z"/>
          <w:rFonts w:cs="Arial"/>
          <w:bCs/>
          <w:caps/>
          <w:highlight w:val="yellow"/>
          <w:rPrChange w:id="5288" w:author="Muhamad Ridho Zul Khoiri" w:date="2026-07-14T10:44:00Z" w16du:dateUtc="2026-07-14T03:44:00Z">
            <w:rPr>
              <w:ins w:id="5289" w:author="Muhamad Ridho Zul Khoiri" w:date="2026-07-10T15:52:00Z" w16du:dateUtc="2026-07-10T08:52:00Z"/>
              <w:rFonts w:ascii="Times New Roman" w:hAnsi="Times New Roman"/>
              <w:bCs/>
              <w:caps/>
            </w:rPr>
          </w:rPrChange>
        </w:rPr>
      </w:pPr>
      <w:ins w:id="5290" w:author="Muhamad Ridho Zul Khoiri" w:date="2026-07-10T15:52:00Z" w16du:dateUtc="2026-07-10T08:52:00Z">
        <w:r w:rsidRPr="00CF42A6">
          <w:rPr>
            <w:rFonts w:cs="Arial"/>
            <w:highlight w:val="yellow"/>
            <w:rPrChange w:id="5291" w:author="Muhamad Ridho Zul Khoiri" w:date="2026-07-14T10:44:00Z" w16du:dateUtc="2026-07-14T03:44:00Z">
              <w:rPr>
                <w:rFonts w:ascii="Times New Roman" w:hAnsi="Times New Roman"/>
              </w:rPr>
            </w:rPrChange>
          </w:rPr>
          <w:t>Version Control</w:t>
        </w:r>
      </w:ins>
      <w:ins w:id="5292" w:author="Muhamad Ridho Zul Khoiri" w:date="2026-07-10T15:53:00Z" w16du:dateUtc="2026-07-10T08:53:00Z">
        <w:r w:rsidRPr="00CF42A6">
          <w:rPr>
            <w:rFonts w:cs="Arial"/>
            <w:highlight w:val="yellow"/>
            <w:rPrChange w:id="5293" w:author="Muhamad Ridho Zul Khoiri" w:date="2026-07-14T10:44:00Z" w16du:dateUtc="2026-07-14T03:44:00Z">
              <w:rPr>
                <w:rFonts w:ascii="Times New Roman" w:hAnsi="Times New Roman"/>
                <w:highlight w:val="yellow"/>
              </w:rPr>
            </w:rPrChange>
          </w:rPr>
          <w:t xml:space="preserve"> Rule &amp; Source of Truth </w:t>
        </w:r>
      </w:ins>
    </w:p>
    <w:p w14:paraId="0234AA25" w14:textId="1A19CCAE" w:rsidR="00C46BA4" w:rsidRPr="00CF42A6" w:rsidRDefault="00C46BA4" w:rsidP="00C46BA4">
      <w:pPr>
        <w:spacing w:line="360" w:lineRule="auto"/>
        <w:ind w:left="1080"/>
        <w:rPr>
          <w:rFonts w:cs="Arial"/>
          <w:rPrChange w:id="5294" w:author="Muhamad Ridho Zul Khoiri" w:date="2026-07-14T10:44:00Z" w16du:dateUtc="2026-07-14T03:44:00Z">
            <w:rPr>
              <w:rFonts w:ascii="Times New Roman" w:hAnsi="Times New Roman"/>
            </w:rPr>
          </w:rPrChange>
        </w:rPr>
      </w:pPr>
      <w:ins w:id="5295" w:author="Muhamad Ridho Zul Khoiri" w:date="2026-07-10T15:52:00Z" w16du:dateUtc="2026-07-10T08:52:00Z">
        <w:r w:rsidRPr="00CF42A6">
          <w:rPr>
            <w:rFonts w:cs="Arial"/>
            <w:highlight w:val="yellow"/>
            <w:rPrChange w:id="5296" w:author="Muhamad Ridho Zul Khoiri" w:date="2026-07-14T10:44:00Z" w16du:dateUtc="2026-07-14T03:44:00Z">
              <w:rPr>
                <w:rFonts w:ascii="Times New Roman" w:hAnsi="Times New Roman"/>
              </w:rPr>
            </w:rPrChange>
          </w:rPr>
          <w:t>The plans should be communicated effectively to relevant employees and contractors to ensure that all individuals clearly understand the objectives and their personal contributions toward achieving the planned goals. Visualization of the plans at each horizon should enable a quick and comprehensive understanding of the schedules, milestones, and overall strategy.</w:t>
        </w:r>
      </w:ins>
    </w:p>
    <w:p w14:paraId="217E093A" w14:textId="64CC49C4" w:rsidR="002E11CC" w:rsidRPr="00CF42A6" w:rsidRDefault="002E11CC" w:rsidP="00BD290E">
      <w:pPr>
        <w:pStyle w:val="Heading2"/>
        <w:spacing w:line="360" w:lineRule="auto"/>
        <w:rPr>
          <w:rFonts w:cs="Arial"/>
          <w:rPrChange w:id="5297" w:author="Muhamad Ridho Zul Khoiri" w:date="2026-07-14T10:44:00Z" w16du:dateUtc="2026-07-14T03:44:00Z">
            <w:rPr>
              <w:rFonts w:ascii="Times New Roman" w:hAnsi="Times New Roman"/>
            </w:rPr>
          </w:rPrChange>
        </w:rPr>
      </w:pPr>
      <w:bookmarkStart w:id="5298" w:name="_Toc422165317"/>
      <w:bookmarkStart w:id="5299" w:name="_Toc422769182"/>
      <w:bookmarkStart w:id="5300" w:name="_Toc422774393"/>
      <w:bookmarkStart w:id="5301" w:name="_Toc422775246"/>
      <w:bookmarkStart w:id="5302" w:name="_Toc422775342"/>
      <w:bookmarkStart w:id="5303" w:name="_Toc422775430"/>
      <w:bookmarkStart w:id="5304" w:name="_Toc422775551"/>
      <w:bookmarkStart w:id="5305" w:name="_Toc422776447"/>
      <w:bookmarkStart w:id="5306" w:name="_Toc422779400"/>
      <w:bookmarkStart w:id="5307" w:name="_Toc422841160"/>
      <w:bookmarkStart w:id="5308" w:name="_Toc422951520"/>
      <w:bookmarkStart w:id="5309" w:name="_Toc422991553"/>
      <w:bookmarkStart w:id="5310" w:name="_Toc422991896"/>
      <w:bookmarkStart w:id="5311" w:name="_Toc422991982"/>
      <w:bookmarkStart w:id="5312" w:name="_Toc422992313"/>
      <w:bookmarkStart w:id="5313" w:name="_Toc422993416"/>
      <w:bookmarkStart w:id="5314" w:name="_Toc423085604"/>
      <w:bookmarkStart w:id="5315" w:name="_Toc423345566"/>
      <w:bookmarkStart w:id="5316" w:name="_Toc422165318"/>
      <w:bookmarkStart w:id="5317" w:name="_Toc422769183"/>
      <w:bookmarkStart w:id="5318" w:name="_Toc422774394"/>
      <w:bookmarkStart w:id="5319" w:name="_Toc422775247"/>
      <w:bookmarkStart w:id="5320" w:name="_Toc422775343"/>
      <w:bookmarkStart w:id="5321" w:name="_Toc422775431"/>
      <w:bookmarkStart w:id="5322" w:name="_Toc422775552"/>
      <w:bookmarkStart w:id="5323" w:name="_Toc422776448"/>
      <w:bookmarkStart w:id="5324" w:name="_Toc422779401"/>
      <w:bookmarkStart w:id="5325" w:name="_Toc422841161"/>
      <w:bookmarkStart w:id="5326" w:name="_Toc422951521"/>
      <w:bookmarkStart w:id="5327" w:name="_Toc422991554"/>
      <w:bookmarkStart w:id="5328" w:name="_Toc422991640"/>
      <w:bookmarkStart w:id="5329" w:name="_Toc422991726"/>
      <w:bookmarkStart w:id="5330" w:name="_Toc422991811"/>
      <w:bookmarkStart w:id="5331" w:name="_Toc422991897"/>
      <w:bookmarkStart w:id="5332" w:name="_Toc422991983"/>
      <w:bookmarkStart w:id="5333" w:name="_Toc422992314"/>
      <w:bookmarkStart w:id="5334" w:name="_Toc422993417"/>
      <w:bookmarkStart w:id="5335" w:name="_Toc423085605"/>
      <w:bookmarkStart w:id="5336" w:name="_Toc423345567"/>
      <w:bookmarkStart w:id="5337" w:name="_Toc422165319"/>
      <w:bookmarkStart w:id="5338" w:name="_Toc422769184"/>
      <w:bookmarkStart w:id="5339" w:name="_Toc422774395"/>
      <w:bookmarkStart w:id="5340" w:name="_Toc422775248"/>
      <w:bookmarkStart w:id="5341" w:name="_Toc422775344"/>
      <w:bookmarkStart w:id="5342" w:name="_Toc422775432"/>
      <w:bookmarkStart w:id="5343" w:name="_Toc422775553"/>
      <w:bookmarkStart w:id="5344" w:name="_Toc422776449"/>
      <w:bookmarkStart w:id="5345" w:name="_Toc422779402"/>
      <w:bookmarkStart w:id="5346" w:name="_Toc422841162"/>
      <w:bookmarkStart w:id="5347" w:name="_Toc422951522"/>
      <w:bookmarkStart w:id="5348" w:name="_Toc422991555"/>
      <w:bookmarkStart w:id="5349" w:name="_Toc422991641"/>
      <w:bookmarkStart w:id="5350" w:name="_Toc422991727"/>
      <w:bookmarkStart w:id="5351" w:name="_Toc422991812"/>
      <w:bookmarkStart w:id="5352" w:name="_Toc422991898"/>
      <w:bookmarkStart w:id="5353" w:name="_Toc422991984"/>
      <w:bookmarkStart w:id="5354" w:name="_Toc422992315"/>
      <w:bookmarkStart w:id="5355" w:name="_Toc422993418"/>
      <w:bookmarkStart w:id="5356" w:name="_Toc423085606"/>
      <w:bookmarkStart w:id="5357" w:name="_Toc423345568"/>
      <w:bookmarkStart w:id="5358" w:name="_Toc422165320"/>
      <w:bookmarkStart w:id="5359" w:name="_Toc422769185"/>
      <w:bookmarkStart w:id="5360" w:name="_Toc422774396"/>
      <w:bookmarkStart w:id="5361" w:name="_Toc422775249"/>
      <w:bookmarkStart w:id="5362" w:name="_Toc422775345"/>
      <w:bookmarkStart w:id="5363" w:name="_Toc422775433"/>
      <w:bookmarkStart w:id="5364" w:name="_Toc422775554"/>
      <w:bookmarkStart w:id="5365" w:name="_Toc422776450"/>
      <w:bookmarkStart w:id="5366" w:name="_Toc422779403"/>
      <w:bookmarkStart w:id="5367" w:name="_Toc422841163"/>
      <w:bookmarkStart w:id="5368" w:name="_Toc422951523"/>
      <w:bookmarkStart w:id="5369" w:name="_Toc422991556"/>
      <w:bookmarkStart w:id="5370" w:name="_Toc422991642"/>
      <w:bookmarkStart w:id="5371" w:name="_Toc422991728"/>
      <w:bookmarkStart w:id="5372" w:name="_Toc422991813"/>
      <w:bookmarkStart w:id="5373" w:name="_Toc422991899"/>
      <w:bookmarkStart w:id="5374" w:name="_Toc422991985"/>
      <w:bookmarkStart w:id="5375" w:name="_Toc422992316"/>
      <w:bookmarkStart w:id="5376" w:name="_Toc422993419"/>
      <w:bookmarkStart w:id="5377" w:name="_Toc423085607"/>
      <w:bookmarkStart w:id="5378" w:name="_Toc423345569"/>
      <w:bookmarkStart w:id="5379" w:name="_Toc422165321"/>
      <w:bookmarkStart w:id="5380" w:name="_Toc422769186"/>
      <w:bookmarkStart w:id="5381" w:name="_Toc422774397"/>
      <w:bookmarkStart w:id="5382" w:name="_Toc422775250"/>
      <w:bookmarkStart w:id="5383" w:name="_Toc422775346"/>
      <w:bookmarkStart w:id="5384" w:name="_Toc422775434"/>
      <w:bookmarkStart w:id="5385" w:name="_Toc422775555"/>
      <w:bookmarkStart w:id="5386" w:name="_Toc422776451"/>
      <w:bookmarkStart w:id="5387" w:name="_Toc422779404"/>
      <w:bookmarkStart w:id="5388" w:name="_Toc422841164"/>
      <w:bookmarkStart w:id="5389" w:name="_Toc422951524"/>
      <w:bookmarkStart w:id="5390" w:name="_Toc422991557"/>
      <w:bookmarkStart w:id="5391" w:name="_Toc422991643"/>
      <w:bookmarkStart w:id="5392" w:name="_Toc422991729"/>
      <w:bookmarkStart w:id="5393" w:name="_Toc422991814"/>
      <w:bookmarkStart w:id="5394" w:name="_Toc422991900"/>
      <w:bookmarkStart w:id="5395" w:name="_Toc422991986"/>
      <w:bookmarkStart w:id="5396" w:name="_Toc422992317"/>
      <w:bookmarkStart w:id="5397" w:name="_Toc422993420"/>
      <w:bookmarkStart w:id="5398" w:name="_Toc423085608"/>
      <w:bookmarkStart w:id="5399" w:name="_Toc423345570"/>
      <w:bookmarkStart w:id="5400" w:name="_Toc422165322"/>
      <w:bookmarkStart w:id="5401" w:name="_Toc422769187"/>
      <w:bookmarkStart w:id="5402" w:name="_Toc422774398"/>
      <w:bookmarkStart w:id="5403" w:name="_Toc422775251"/>
      <w:bookmarkStart w:id="5404" w:name="_Toc422775347"/>
      <w:bookmarkStart w:id="5405" w:name="_Toc422775435"/>
      <w:bookmarkStart w:id="5406" w:name="_Toc422775556"/>
      <w:bookmarkStart w:id="5407" w:name="_Toc422776452"/>
      <w:bookmarkStart w:id="5408" w:name="_Toc422779405"/>
      <w:bookmarkStart w:id="5409" w:name="_Toc422841165"/>
      <w:bookmarkStart w:id="5410" w:name="_Toc422951525"/>
      <w:bookmarkStart w:id="5411" w:name="_Toc422991558"/>
      <w:bookmarkStart w:id="5412" w:name="_Toc422991644"/>
      <w:bookmarkStart w:id="5413" w:name="_Toc422991730"/>
      <w:bookmarkStart w:id="5414" w:name="_Toc422991815"/>
      <w:bookmarkStart w:id="5415" w:name="_Toc422991901"/>
      <w:bookmarkStart w:id="5416" w:name="_Toc422991987"/>
      <w:bookmarkStart w:id="5417" w:name="_Toc422992318"/>
      <w:bookmarkStart w:id="5418" w:name="_Toc422993421"/>
      <w:bookmarkStart w:id="5419" w:name="_Toc423085609"/>
      <w:bookmarkStart w:id="5420" w:name="_Toc423345571"/>
      <w:bookmarkStart w:id="5421" w:name="_Toc422165323"/>
      <w:bookmarkStart w:id="5422" w:name="_Toc422769188"/>
      <w:bookmarkStart w:id="5423" w:name="_Toc422774399"/>
      <w:bookmarkStart w:id="5424" w:name="_Toc422775252"/>
      <w:bookmarkStart w:id="5425" w:name="_Toc422775348"/>
      <w:bookmarkStart w:id="5426" w:name="_Toc422775436"/>
      <w:bookmarkStart w:id="5427" w:name="_Toc422775557"/>
      <w:bookmarkStart w:id="5428" w:name="_Toc422776453"/>
      <w:bookmarkStart w:id="5429" w:name="_Toc422779406"/>
      <w:bookmarkStart w:id="5430" w:name="_Toc422841166"/>
      <w:bookmarkStart w:id="5431" w:name="_Toc422951526"/>
      <w:bookmarkStart w:id="5432" w:name="_Toc422991559"/>
      <w:bookmarkStart w:id="5433" w:name="_Toc422991645"/>
      <w:bookmarkStart w:id="5434" w:name="_Toc422991731"/>
      <w:bookmarkStart w:id="5435" w:name="_Toc422991816"/>
      <w:bookmarkStart w:id="5436" w:name="_Toc422991902"/>
      <w:bookmarkStart w:id="5437" w:name="_Toc422991988"/>
      <w:bookmarkStart w:id="5438" w:name="_Toc422992319"/>
      <w:bookmarkStart w:id="5439" w:name="_Toc422993422"/>
      <w:bookmarkStart w:id="5440" w:name="_Toc423085610"/>
      <w:bookmarkStart w:id="5441" w:name="_Toc423345572"/>
      <w:bookmarkStart w:id="5442" w:name="_Toc422165324"/>
      <w:bookmarkStart w:id="5443" w:name="_Toc422769189"/>
      <w:bookmarkStart w:id="5444" w:name="_Toc422774400"/>
      <w:bookmarkStart w:id="5445" w:name="_Toc422775253"/>
      <w:bookmarkStart w:id="5446" w:name="_Toc422775349"/>
      <w:bookmarkStart w:id="5447" w:name="_Toc422775437"/>
      <w:bookmarkStart w:id="5448" w:name="_Toc422775558"/>
      <w:bookmarkStart w:id="5449" w:name="_Toc422776454"/>
      <w:bookmarkStart w:id="5450" w:name="_Toc422779407"/>
      <w:bookmarkStart w:id="5451" w:name="_Toc422841167"/>
      <w:bookmarkStart w:id="5452" w:name="_Toc422951527"/>
      <w:bookmarkStart w:id="5453" w:name="_Toc422991560"/>
      <w:bookmarkStart w:id="5454" w:name="_Toc422991646"/>
      <w:bookmarkStart w:id="5455" w:name="_Toc422991732"/>
      <w:bookmarkStart w:id="5456" w:name="_Toc422991817"/>
      <w:bookmarkStart w:id="5457" w:name="_Toc422991903"/>
      <w:bookmarkStart w:id="5458" w:name="_Toc422991989"/>
      <w:bookmarkStart w:id="5459" w:name="_Toc422992320"/>
      <w:bookmarkStart w:id="5460" w:name="_Toc422993423"/>
      <w:bookmarkStart w:id="5461" w:name="_Toc423085611"/>
      <w:bookmarkStart w:id="5462" w:name="_Toc423345573"/>
      <w:bookmarkStart w:id="5463" w:name="_Toc422165325"/>
      <w:bookmarkStart w:id="5464" w:name="_Toc422769190"/>
      <w:bookmarkStart w:id="5465" w:name="_Toc422774401"/>
      <w:bookmarkStart w:id="5466" w:name="_Toc422775254"/>
      <w:bookmarkStart w:id="5467" w:name="_Toc422775350"/>
      <w:bookmarkStart w:id="5468" w:name="_Toc422775438"/>
      <w:bookmarkStart w:id="5469" w:name="_Toc422775559"/>
      <w:bookmarkStart w:id="5470" w:name="_Toc422776455"/>
      <w:bookmarkStart w:id="5471" w:name="_Toc422779408"/>
      <w:bookmarkStart w:id="5472" w:name="_Toc422841168"/>
      <w:bookmarkStart w:id="5473" w:name="_Toc422951528"/>
      <w:bookmarkStart w:id="5474" w:name="_Toc422991561"/>
      <w:bookmarkStart w:id="5475" w:name="_Toc422991647"/>
      <w:bookmarkStart w:id="5476" w:name="_Toc422991733"/>
      <w:bookmarkStart w:id="5477" w:name="_Toc422991818"/>
      <w:bookmarkStart w:id="5478" w:name="_Toc422991904"/>
      <w:bookmarkStart w:id="5479" w:name="_Toc422991990"/>
      <w:bookmarkStart w:id="5480" w:name="_Toc422992321"/>
      <w:bookmarkStart w:id="5481" w:name="_Toc422993424"/>
      <w:bookmarkStart w:id="5482" w:name="_Toc423085612"/>
      <w:bookmarkStart w:id="5483" w:name="_Toc423345574"/>
      <w:bookmarkStart w:id="5484" w:name="_Toc196309707"/>
      <w:bookmarkEnd w:id="5298"/>
      <w:bookmarkEnd w:id="5299"/>
      <w:bookmarkEnd w:id="5300"/>
      <w:bookmarkEnd w:id="5301"/>
      <w:bookmarkEnd w:id="5302"/>
      <w:bookmarkEnd w:id="5303"/>
      <w:bookmarkEnd w:id="5304"/>
      <w:bookmarkEnd w:id="5305"/>
      <w:bookmarkEnd w:id="5306"/>
      <w:bookmarkEnd w:id="5307"/>
      <w:bookmarkEnd w:id="5308"/>
      <w:bookmarkEnd w:id="5309"/>
      <w:bookmarkEnd w:id="5310"/>
      <w:bookmarkEnd w:id="5311"/>
      <w:bookmarkEnd w:id="5312"/>
      <w:bookmarkEnd w:id="5313"/>
      <w:bookmarkEnd w:id="5314"/>
      <w:bookmarkEnd w:id="5315"/>
      <w:bookmarkEnd w:id="5316"/>
      <w:bookmarkEnd w:id="5317"/>
      <w:bookmarkEnd w:id="5318"/>
      <w:bookmarkEnd w:id="5319"/>
      <w:bookmarkEnd w:id="5320"/>
      <w:bookmarkEnd w:id="5321"/>
      <w:bookmarkEnd w:id="5322"/>
      <w:bookmarkEnd w:id="5323"/>
      <w:bookmarkEnd w:id="5324"/>
      <w:bookmarkEnd w:id="5325"/>
      <w:bookmarkEnd w:id="5326"/>
      <w:bookmarkEnd w:id="5327"/>
      <w:bookmarkEnd w:id="5328"/>
      <w:bookmarkEnd w:id="5329"/>
      <w:bookmarkEnd w:id="5330"/>
      <w:bookmarkEnd w:id="5331"/>
      <w:bookmarkEnd w:id="5332"/>
      <w:bookmarkEnd w:id="5333"/>
      <w:bookmarkEnd w:id="5334"/>
      <w:bookmarkEnd w:id="5335"/>
      <w:bookmarkEnd w:id="5336"/>
      <w:bookmarkEnd w:id="5337"/>
      <w:bookmarkEnd w:id="5338"/>
      <w:bookmarkEnd w:id="5339"/>
      <w:bookmarkEnd w:id="5340"/>
      <w:bookmarkEnd w:id="5341"/>
      <w:bookmarkEnd w:id="5342"/>
      <w:bookmarkEnd w:id="5343"/>
      <w:bookmarkEnd w:id="5344"/>
      <w:bookmarkEnd w:id="5345"/>
      <w:bookmarkEnd w:id="5346"/>
      <w:bookmarkEnd w:id="5347"/>
      <w:bookmarkEnd w:id="5348"/>
      <w:bookmarkEnd w:id="5349"/>
      <w:bookmarkEnd w:id="5350"/>
      <w:bookmarkEnd w:id="5351"/>
      <w:bookmarkEnd w:id="5352"/>
      <w:bookmarkEnd w:id="5353"/>
      <w:bookmarkEnd w:id="5354"/>
      <w:bookmarkEnd w:id="5355"/>
      <w:bookmarkEnd w:id="5356"/>
      <w:bookmarkEnd w:id="5357"/>
      <w:bookmarkEnd w:id="5358"/>
      <w:bookmarkEnd w:id="5359"/>
      <w:bookmarkEnd w:id="5360"/>
      <w:bookmarkEnd w:id="5361"/>
      <w:bookmarkEnd w:id="5362"/>
      <w:bookmarkEnd w:id="5363"/>
      <w:bookmarkEnd w:id="5364"/>
      <w:bookmarkEnd w:id="5365"/>
      <w:bookmarkEnd w:id="5366"/>
      <w:bookmarkEnd w:id="5367"/>
      <w:bookmarkEnd w:id="5368"/>
      <w:bookmarkEnd w:id="5369"/>
      <w:bookmarkEnd w:id="5370"/>
      <w:bookmarkEnd w:id="5371"/>
      <w:bookmarkEnd w:id="5372"/>
      <w:bookmarkEnd w:id="5373"/>
      <w:bookmarkEnd w:id="5374"/>
      <w:bookmarkEnd w:id="5375"/>
      <w:bookmarkEnd w:id="5376"/>
      <w:bookmarkEnd w:id="5377"/>
      <w:bookmarkEnd w:id="5378"/>
      <w:bookmarkEnd w:id="5379"/>
      <w:bookmarkEnd w:id="5380"/>
      <w:bookmarkEnd w:id="5381"/>
      <w:bookmarkEnd w:id="5382"/>
      <w:bookmarkEnd w:id="5383"/>
      <w:bookmarkEnd w:id="5384"/>
      <w:bookmarkEnd w:id="5385"/>
      <w:bookmarkEnd w:id="5386"/>
      <w:bookmarkEnd w:id="5387"/>
      <w:bookmarkEnd w:id="5388"/>
      <w:bookmarkEnd w:id="5389"/>
      <w:bookmarkEnd w:id="5390"/>
      <w:bookmarkEnd w:id="5391"/>
      <w:bookmarkEnd w:id="5392"/>
      <w:bookmarkEnd w:id="5393"/>
      <w:bookmarkEnd w:id="5394"/>
      <w:bookmarkEnd w:id="5395"/>
      <w:bookmarkEnd w:id="5396"/>
      <w:bookmarkEnd w:id="5397"/>
      <w:bookmarkEnd w:id="5398"/>
      <w:bookmarkEnd w:id="5399"/>
      <w:bookmarkEnd w:id="5400"/>
      <w:bookmarkEnd w:id="5401"/>
      <w:bookmarkEnd w:id="5402"/>
      <w:bookmarkEnd w:id="5403"/>
      <w:bookmarkEnd w:id="5404"/>
      <w:bookmarkEnd w:id="5405"/>
      <w:bookmarkEnd w:id="5406"/>
      <w:bookmarkEnd w:id="5407"/>
      <w:bookmarkEnd w:id="5408"/>
      <w:bookmarkEnd w:id="5409"/>
      <w:bookmarkEnd w:id="5410"/>
      <w:bookmarkEnd w:id="5411"/>
      <w:bookmarkEnd w:id="5412"/>
      <w:bookmarkEnd w:id="5413"/>
      <w:bookmarkEnd w:id="5414"/>
      <w:bookmarkEnd w:id="5415"/>
      <w:bookmarkEnd w:id="5416"/>
      <w:bookmarkEnd w:id="5417"/>
      <w:bookmarkEnd w:id="5418"/>
      <w:bookmarkEnd w:id="5419"/>
      <w:bookmarkEnd w:id="5420"/>
      <w:bookmarkEnd w:id="5421"/>
      <w:bookmarkEnd w:id="5422"/>
      <w:bookmarkEnd w:id="5423"/>
      <w:bookmarkEnd w:id="5424"/>
      <w:bookmarkEnd w:id="5425"/>
      <w:bookmarkEnd w:id="5426"/>
      <w:bookmarkEnd w:id="5427"/>
      <w:bookmarkEnd w:id="5428"/>
      <w:bookmarkEnd w:id="5429"/>
      <w:bookmarkEnd w:id="5430"/>
      <w:bookmarkEnd w:id="5431"/>
      <w:bookmarkEnd w:id="5432"/>
      <w:bookmarkEnd w:id="5433"/>
      <w:bookmarkEnd w:id="5434"/>
      <w:bookmarkEnd w:id="5435"/>
      <w:bookmarkEnd w:id="5436"/>
      <w:bookmarkEnd w:id="5437"/>
      <w:bookmarkEnd w:id="5438"/>
      <w:bookmarkEnd w:id="5439"/>
      <w:bookmarkEnd w:id="5440"/>
      <w:bookmarkEnd w:id="5441"/>
      <w:bookmarkEnd w:id="5442"/>
      <w:bookmarkEnd w:id="5443"/>
      <w:bookmarkEnd w:id="5444"/>
      <w:bookmarkEnd w:id="5445"/>
      <w:bookmarkEnd w:id="5446"/>
      <w:bookmarkEnd w:id="5447"/>
      <w:bookmarkEnd w:id="5448"/>
      <w:bookmarkEnd w:id="5449"/>
      <w:bookmarkEnd w:id="5450"/>
      <w:bookmarkEnd w:id="5451"/>
      <w:bookmarkEnd w:id="5452"/>
      <w:bookmarkEnd w:id="5453"/>
      <w:bookmarkEnd w:id="5454"/>
      <w:bookmarkEnd w:id="5455"/>
      <w:bookmarkEnd w:id="5456"/>
      <w:bookmarkEnd w:id="5457"/>
      <w:bookmarkEnd w:id="5458"/>
      <w:bookmarkEnd w:id="5459"/>
      <w:bookmarkEnd w:id="5460"/>
      <w:bookmarkEnd w:id="5461"/>
      <w:bookmarkEnd w:id="5462"/>
      <w:bookmarkEnd w:id="5463"/>
      <w:bookmarkEnd w:id="5464"/>
      <w:bookmarkEnd w:id="5465"/>
      <w:bookmarkEnd w:id="5466"/>
      <w:bookmarkEnd w:id="5467"/>
      <w:bookmarkEnd w:id="5468"/>
      <w:bookmarkEnd w:id="5469"/>
      <w:bookmarkEnd w:id="5470"/>
      <w:bookmarkEnd w:id="5471"/>
      <w:bookmarkEnd w:id="5472"/>
      <w:bookmarkEnd w:id="5473"/>
      <w:bookmarkEnd w:id="5474"/>
      <w:bookmarkEnd w:id="5475"/>
      <w:bookmarkEnd w:id="5476"/>
      <w:bookmarkEnd w:id="5477"/>
      <w:bookmarkEnd w:id="5478"/>
      <w:bookmarkEnd w:id="5479"/>
      <w:bookmarkEnd w:id="5480"/>
      <w:bookmarkEnd w:id="5481"/>
      <w:bookmarkEnd w:id="5482"/>
      <w:bookmarkEnd w:id="5483"/>
      <w:r w:rsidRPr="00CF42A6">
        <w:rPr>
          <w:rFonts w:cs="Arial"/>
          <w:rPrChange w:id="5485" w:author="Muhamad Ridho Zul Khoiri" w:date="2026-07-14T10:44:00Z" w16du:dateUtc="2026-07-14T03:44:00Z">
            <w:rPr>
              <w:rFonts w:ascii="Times New Roman" w:hAnsi="Times New Roman"/>
            </w:rPr>
          </w:rPrChange>
        </w:rPr>
        <w:t>Change Control</w:t>
      </w:r>
      <w:r w:rsidR="00236AE0" w:rsidRPr="00CF42A6">
        <w:rPr>
          <w:rFonts w:cs="Arial"/>
          <w:rPrChange w:id="5486" w:author="Muhamad Ridho Zul Khoiri" w:date="2026-07-14T10:44:00Z" w16du:dateUtc="2026-07-14T03:44:00Z">
            <w:rPr>
              <w:rFonts w:ascii="Times New Roman" w:hAnsi="Times New Roman"/>
            </w:rPr>
          </w:rPrChange>
        </w:rPr>
        <w:t xml:space="preserve"> for Operational Planning Horizon</w:t>
      </w:r>
      <w:bookmarkEnd w:id="5484"/>
    </w:p>
    <w:p w14:paraId="030D4488" w14:textId="58EDFD0F" w:rsidR="00C46BA4" w:rsidRPr="00CF42A6" w:rsidRDefault="00257D19" w:rsidP="00C46BA4">
      <w:pPr>
        <w:pStyle w:val="Paragraph"/>
        <w:spacing w:after="0" w:line="360" w:lineRule="auto"/>
        <w:rPr>
          <w:rFonts w:cs="Arial"/>
          <w:rPrChange w:id="5487" w:author="Muhamad Ridho Zul Khoiri" w:date="2026-07-14T10:44:00Z" w16du:dateUtc="2026-07-14T03:44:00Z">
            <w:rPr>
              <w:rFonts w:ascii="Times New Roman" w:hAnsi="Times New Roman"/>
            </w:rPr>
          </w:rPrChange>
        </w:rPr>
      </w:pPr>
      <w:r w:rsidRPr="00CF42A6">
        <w:rPr>
          <w:rFonts w:cs="Arial"/>
          <w:rPrChange w:id="5488" w:author="Muhamad Ridho Zul Khoiri" w:date="2026-07-14T10:44:00Z" w16du:dateUtc="2026-07-14T03:44:00Z">
            <w:rPr>
              <w:rFonts w:ascii="Times New Roman" w:hAnsi="Times New Roman"/>
            </w:rPr>
          </w:rPrChange>
        </w:rPr>
        <w:t>Changes to the approved 30-day plan should be minimized. However, if a change is deemed necessary, it must follow the appropriate authorization process.</w:t>
      </w:r>
    </w:p>
    <w:p w14:paraId="322D9D5F" w14:textId="27B1071B" w:rsidR="00257D19" w:rsidRPr="00CF42A6" w:rsidRDefault="00257D19" w:rsidP="00257D19">
      <w:pPr>
        <w:pStyle w:val="Paragraph"/>
        <w:spacing w:after="0" w:line="360" w:lineRule="auto"/>
        <w:rPr>
          <w:rFonts w:cs="Arial"/>
          <w:rPrChange w:id="5489" w:author="Muhamad Ridho Zul Khoiri" w:date="2026-07-14T10:44:00Z" w16du:dateUtc="2026-07-14T03:44:00Z">
            <w:rPr>
              <w:rFonts w:ascii="Times New Roman" w:hAnsi="Times New Roman"/>
            </w:rPr>
          </w:rPrChange>
        </w:rPr>
      </w:pPr>
      <w:r w:rsidRPr="00CF42A6">
        <w:rPr>
          <w:rFonts w:cs="Arial"/>
          <w:rPrChange w:id="5490" w:author="Muhamad Ridho Zul Khoiri" w:date="2026-07-14T10:44:00Z" w16du:dateUtc="2026-07-14T03:44:00Z">
            <w:rPr>
              <w:rFonts w:ascii="Times New Roman" w:hAnsi="Times New Roman"/>
            </w:rPr>
          </w:rPrChange>
        </w:rPr>
        <w:t>For field operation activities, changes that do not affect constraints (e.g., bed capacity, SIMOPS, cost, HSE risks, or other issues) can be approved by the Plan Owner. If the proposed change impacts constraints, it must be escalated to the OIM for review, with final approval at the discretion of the Field Manager (FM).</w:t>
      </w:r>
    </w:p>
    <w:p w14:paraId="411D2F1D" w14:textId="36BBF8C1" w:rsidR="00257D19" w:rsidRPr="00CF42A6" w:rsidRDefault="00257D19" w:rsidP="00257D19">
      <w:pPr>
        <w:pStyle w:val="Paragraph"/>
        <w:spacing w:after="0" w:line="360" w:lineRule="auto"/>
        <w:rPr>
          <w:rFonts w:cs="Arial"/>
          <w:rPrChange w:id="5491" w:author="Muhamad Ridho Zul Khoiri" w:date="2026-07-14T10:44:00Z" w16du:dateUtc="2026-07-14T03:44:00Z">
            <w:rPr>
              <w:rFonts w:ascii="Times New Roman" w:hAnsi="Times New Roman"/>
            </w:rPr>
          </w:rPrChange>
        </w:rPr>
      </w:pPr>
      <w:r w:rsidRPr="00CF42A6">
        <w:rPr>
          <w:rFonts w:cs="Arial"/>
          <w:rPrChange w:id="5492" w:author="Muhamad Ridho Zul Khoiri" w:date="2026-07-14T10:44:00Z" w16du:dateUtc="2026-07-14T03:44:00Z">
            <w:rPr>
              <w:rFonts w:ascii="Times New Roman" w:hAnsi="Times New Roman"/>
            </w:rPr>
          </w:rPrChange>
        </w:rPr>
        <w:t>When evaluating changes that impact constraints, the FM should consider factors such as the criticality of the work, resource availability, logistics, POB capacity, and other relevant considerations.</w:t>
      </w:r>
    </w:p>
    <w:p w14:paraId="217E093D" w14:textId="76057DC8" w:rsidR="002E11CC" w:rsidRPr="00CF42A6" w:rsidRDefault="00257D19" w:rsidP="00BD290E">
      <w:pPr>
        <w:pStyle w:val="Paragraph"/>
        <w:spacing w:after="0" w:line="360" w:lineRule="auto"/>
        <w:rPr>
          <w:rFonts w:cs="Arial"/>
          <w:rPrChange w:id="5493" w:author="Muhamad Ridho Zul Khoiri" w:date="2026-07-14T10:44:00Z" w16du:dateUtc="2026-07-14T03:44:00Z">
            <w:rPr>
              <w:rFonts w:ascii="Times New Roman" w:hAnsi="Times New Roman"/>
            </w:rPr>
          </w:rPrChange>
        </w:rPr>
      </w:pPr>
      <w:r w:rsidRPr="00CF42A6">
        <w:rPr>
          <w:rFonts w:cs="Arial"/>
          <w:rPrChange w:id="5494" w:author="Muhamad Ridho Zul Khoiri" w:date="2026-07-14T10:44:00Z" w16du:dateUtc="2026-07-14T03:44:00Z">
            <w:rPr>
              <w:rFonts w:ascii="Times New Roman" w:hAnsi="Times New Roman"/>
            </w:rPr>
          </w:rPrChange>
        </w:rPr>
        <w:lastRenderedPageBreak/>
        <w:t>A ‘change’ to the approved 30-Day Plan is defined as any of the following</w:t>
      </w:r>
      <w:r w:rsidR="002E11CC" w:rsidRPr="00CF42A6">
        <w:rPr>
          <w:rFonts w:cs="Arial"/>
          <w:rPrChange w:id="5495" w:author="Muhamad Ridho Zul Khoiri" w:date="2026-07-14T10:44:00Z" w16du:dateUtc="2026-07-14T03:44:00Z">
            <w:rPr>
              <w:rFonts w:ascii="Times New Roman" w:hAnsi="Times New Roman"/>
            </w:rPr>
          </w:rPrChange>
        </w:rPr>
        <w:t>:</w:t>
      </w:r>
    </w:p>
    <w:p w14:paraId="5534C6E7" w14:textId="3220003D" w:rsidR="00B103C7" w:rsidRPr="00CF42A6" w:rsidRDefault="00B103C7" w:rsidP="00B103C7">
      <w:pPr>
        <w:pStyle w:val="Paragraph"/>
        <w:numPr>
          <w:ilvl w:val="0"/>
          <w:numId w:val="10"/>
        </w:numPr>
        <w:spacing w:after="0" w:line="360" w:lineRule="auto"/>
        <w:rPr>
          <w:rFonts w:cs="Arial"/>
          <w:rPrChange w:id="5496" w:author="Muhamad Ridho Zul Khoiri" w:date="2026-07-14T10:44:00Z" w16du:dateUtc="2026-07-14T03:44:00Z">
            <w:rPr>
              <w:rFonts w:ascii="Times New Roman" w:hAnsi="Times New Roman"/>
            </w:rPr>
          </w:rPrChange>
        </w:rPr>
      </w:pPr>
      <w:r w:rsidRPr="00CF42A6">
        <w:rPr>
          <w:rFonts w:cs="Arial"/>
          <w:rPrChange w:id="5497" w:author="Muhamad Ridho Zul Khoiri" w:date="2026-07-14T10:44:00Z" w16du:dateUtc="2026-07-14T03:44:00Z">
            <w:rPr>
              <w:rFonts w:ascii="Times New Roman" w:hAnsi="Times New Roman"/>
            </w:rPr>
          </w:rPrChange>
        </w:rPr>
        <w:t>Adding work to the approved plan, particularly if it requires additional resources or support. Depending on the nature and criticality of the work, email confirmation from the FM or OIM may suffice.</w:t>
      </w:r>
    </w:p>
    <w:p w14:paraId="64BF7F3B" w14:textId="10B5E86C" w:rsidR="00B103C7" w:rsidRPr="00CF42A6" w:rsidRDefault="00B103C7" w:rsidP="00B103C7">
      <w:pPr>
        <w:pStyle w:val="Paragraph"/>
        <w:numPr>
          <w:ilvl w:val="0"/>
          <w:numId w:val="10"/>
        </w:numPr>
        <w:spacing w:after="0" w:line="360" w:lineRule="auto"/>
        <w:rPr>
          <w:rFonts w:cs="Arial"/>
          <w:rPrChange w:id="5498" w:author="Muhamad Ridho Zul Khoiri" w:date="2026-07-14T10:44:00Z" w16du:dateUtc="2026-07-14T03:44:00Z">
            <w:rPr>
              <w:rFonts w:ascii="Times New Roman" w:hAnsi="Times New Roman"/>
            </w:rPr>
          </w:rPrChange>
        </w:rPr>
      </w:pPr>
      <w:r w:rsidRPr="00CF42A6">
        <w:rPr>
          <w:rFonts w:cs="Arial"/>
          <w:rPrChange w:id="5499" w:author="Muhamad Ridho Zul Khoiri" w:date="2026-07-14T10:44:00Z" w16du:dateUtc="2026-07-14T03:44:00Z">
            <w:rPr>
              <w:rFonts w:ascii="Times New Roman" w:hAnsi="Times New Roman"/>
            </w:rPr>
          </w:rPrChange>
        </w:rPr>
        <w:t>Delays to tasks within the approved plan that could impact constraints or other tasks in the plan.</w:t>
      </w:r>
    </w:p>
    <w:p w14:paraId="2180E92E" w14:textId="2DA23CEB" w:rsidR="00B103C7" w:rsidRPr="00CF42A6" w:rsidRDefault="00B103C7" w:rsidP="00B103C7">
      <w:pPr>
        <w:pStyle w:val="Paragraph"/>
        <w:numPr>
          <w:ilvl w:val="0"/>
          <w:numId w:val="10"/>
        </w:numPr>
        <w:spacing w:after="0" w:line="360" w:lineRule="auto"/>
        <w:rPr>
          <w:rFonts w:cs="Arial"/>
          <w:rPrChange w:id="5500" w:author="Muhamad Ridho Zul Khoiri" w:date="2026-07-14T10:44:00Z" w16du:dateUtc="2026-07-14T03:44:00Z">
            <w:rPr>
              <w:rFonts w:ascii="Times New Roman" w:hAnsi="Times New Roman"/>
            </w:rPr>
          </w:rPrChange>
        </w:rPr>
      </w:pPr>
      <w:r w:rsidRPr="00CF42A6">
        <w:rPr>
          <w:rFonts w:cs="Arial"/>
          <w:rPrChange w:id="5501" w:author="Muhamad Ridho Zul Khoiri" w:date="2026-07-14T10:44:00Z" w16du:dateUtc="2026-07-14T03:44:00Z">
            <w:rPr>
              <w:rFonts w:ascii="Times New Roman" w:hAnsi="Times New Roman"/>
            </w:rPr>
          </w:rPrChange>
        </w:rPr>
        <w:t>Inclusion of projects or activities that require additional budget.</w:t>
      </w:r>
    </w:p>
    <w:p w14:paraId="49919242" w14:textId="4407DA5D" w:rsidR="00B103C7" w:rsidRPr="00CF42A6" w:rsidRDefault="00B103C7" w:rsidP="00B103C7">
      <w:pPr>
        <w:pStyle w:val="Paragraph"/>
        <w:numPr>
          <w:ilvl w:val="0"/>
          <w:numId w:val="10"/>
        </w:numPr>
        <w:spacing w:line="360" w:lineRule="auto"/>
        <w:rPr>
          <w:rFonts w:cs="Arial"/>
          <w:rPrChange w:id="5502" w:author="Muhamad Ridho Zul Khoiri" w:date="2026-07-14T10:44:00Z" w16du:dateUtc="2026-07-14T03:44:00Z">
            <w:rPr>
              <w:rFonts w:ascii="Times New Roman" w:hAnsi="Times New Roman"/>
            </w:rPr>
          </w:rPrChange>
        </w:rPr>
      </w:pPr>
      <w:r w:rsidRPr="00CF42A6">
        <w:rPr>
          <w:rFonts w:cs="Arial"/>
          <w:rPrChange w:id="5503" w:author="Muhamad Ridho Zul Khoiri" w:date="2026-07-14T10:44:00Z" w16du:dateUtc="2026-07-14T03:44:00Z">
            <w:rPr>
              <w:rFonts w:ascii="Times New Roman" w:hAnsi="Times New Roman"/>
            </w:rPr>
          </w:rPrChange>
        </w:rPr>
        <w:t>Other additions, cancellations, or delays deemed substantial enough to require authorization.</w:t>
      </w:r>
    </w:p>
    <w:p w14:paraId="7BD79BD7" w14:textId="64B175A4" w:rsidR="00403B7A" w:rsidRPr="00CF42A6" w:rsidDel="00C46BA4" w:rsidRDefault="00B103C7" w:rsidP="00C46BA4">
      <w:pPr>
        <w:pStyle w:val="Paragraph"/>
        <w:spacing w:line="360" w:lineRule="auto"/>
        <w:rPr>
          <w:del w:id="5504" w:author="Muhamad Ridho Zul Khoiri" w:date="2026-07-10T15:54:00Z" w16du:dateUtc="2026-07-10T08:54:00Z"/>
          <w:rFonts w:cs="Arial"/>
          <w:rPrChange w:id="5505" w:author="Muhamad Ridho Zul Khoiri" w:date="2026-07-14T10:44:00Z" w16du:dateUtc="2026-07-14T03:44:00Z">
            <w:rPr>
              <w:del w:id="5506" w:author="Muhamad Ridho Zul Khoiri" w:date="2026-07-10T15:54:00Z" w16du:dateUtc="2026-07-10T08:54:00Z"/>
              <w:rFonts w:ascii="Times New Roman" w:hAnsi="Times New Roman"/>
            </w:rPr>
          </w:rPrChange>
        </w:rPr>
      </w:pPr>
      <w:r w:rsidRPr="00CF42A6">
        <w:rPr>
          <w:rFonts w:cs="Arial"/>
          <w:rPrChange w:id="5507" w:author="Muhamad Ridho Zul Khoiri" w:date="2026-07-14T10:44:00Z" w16du:dateUtc="2026-07-14T03:44:00Z">
            <w:rPr>
              <w:rFonts w:ascii="Times New Roman" w:hAnsi="Times New Roman"/>
            </w:rPr>
          </w:rPrChange>
        </w:rPr>
        <w:t xml:space="preserve">When a change to the 30-Day Plan is necessary, the Plan Change Control Procedure outlined in Appendix </w:t>
      </w:r>
      <w:r w:rsidR="00420241" w:rsidRPr="00CF42A6">
        <w:rPr>
          <w:rFonts w:cs="Arial"/>
          <w:rPrChange w:id="5508" w:author="Muhamad Ridho Zul Khoiri" w:date="2026-07-14T10:44:00Z" w16du:dateUtc="2026-07-14T03:44:00Z">
            <w:rPr>
              <w:rFonts w:ascii="Times New Roman" w:hAnsi="Times New Roman"/>
            </w:rPr>
          </w:rPrChange>
        </w:rPr>
        <w:t>F</w:t>
      </w:r>
      <w:r w:rsidRPr="00CF42A6">
        <w:rPr>
          <w:rFonts w:cs="Arial"/>
          <w:rPrChange w:id="5509" w:author="Muhamad Ridho Zul Khoiri" w:date="2026-07-14T10:44:00Z" w16du:dateUtc="2026-07-14T03:44:00Z">
            <w:rPr>
              <w:rFonts w:ascii="Times New Roman" w:hAnsi="Times New Roman"/>
            </w:rPr>
          </w:rPrChange>
        </w:rPr>
        <w:t xml:space="preserve"> should be utilized.</w:t>
      </w:r>
    </w:p>
    <w:p w14:paraId="48206AF9" w14:textId="77777777" w:rsidR="00C46BA4" w:rsidRPr="00CF42A6" w:rsidRDefault="00C46BA4" w:rsidP="00403B7A">
      <w:pPr>
        <w:pStyle w:val="Paragraph"/>
        <w:spacing w:line="360" w:lineRule="auto"/>
        <w:rPr>
          <w:ins w:id="5510" w:author="Muhamad Ridho Zul Khoiri" w:date="2026-07-10T15:54:00Z" w16du:dateUtc="2026-07-10T08:54:00Z"/>
          <w:rFonts w:cs="Arial"/>
          <w:rPrChange w:id="5511" w:author="Muhamad Ridho Zul Khoiri" w:date="2026-07-14T10:44:00Z" w16du:dateUtc="2026-07-14T03:44:00Z">
            <w:rPr>
              <w:ins w:id="5512" w:author="Muhamad Ridho Zul Khoiri" w:date="2026-07-10T15:54:00Z" w16du:dateUtc="2026-07-10T08:54:00Z"/>
              <w:rFonts w:ascii="Times New Roman" w:hAnsi="Times New Roman"/>
            </w:rPr>
          </w:rPrChange>
        </w:rPr>
      </w:pPr>
    </w:p>
    <w:p w14:paraId="48B7E111" w14:textId="4A73E1B4" w:rsidR="00C46BA4" w:rsidRPr="00CF42A6" w:rsidRDefault="00C46BA4" w:rsidP="00403B7A">
      <w:pPr>
        <w:pStyle w:val="Paragraph"/>
        <w:spacing w:line="360" w:lineRule="auto"/>
        <w:rPr>
          <w:ins w:id="5513" w:author="Muhamad Ridho Zul Khoiri" w:date="2026-07-10T15:55:00Z" w16du:dateUtc="2026-07-10T08:55:00Z"/>
          <w:rFonts w:cs="Arial"/>
          <w:highlight w:val="yellow"/>
          <w:rPrChange w:id="5514" w:author="Muhamad Ridho Zul Khoiri" w:date="2026-07-14T10:44:00Z" w16du:dateUtc="2026-07-14T03:44:00Z">
            <w:rPr>
              <w:ins w:id="5515" w:author="Muhamad Ridho Zul Khoiri" w:date="2026-07-10T15:55:00Z" w16du:dateUtc="2026-07-10T08:55:00Z"/>
              <w:rFonts w:ascii="Times New Roman" w:hAnsi="Times New Roman"/>
            </w:rPr>
          </w:rPrChange>
        </w:rPr>
      </w:pPr>
      <w:ins w:id="5516" w:author="Muhamad Ridho Zul Khoiri" w:date="2026-07-10T15:54:00Z" w16du:dateUtc="2026-07-10T08:54:00Z">
        <w:r w:rsidRPr="00CF42A6">
          <w:rPr>
            <w:rFonts w:cs="Arial"/>
            <w:highlight w:val="yellow"/>
            <w:rPrChange w:id="5517" w:author="Muhamad Ridho Zul Khoiri" w:date="2026-07-14T10:44:00Z" w16du:dateUtc="2026-07-14T03:44:00Z">
              <w:rPr>
                <w:rFonts w:ascii="Times New Roman" w:hAnsi="Times New Roman"/>
              </w:rPr>
            </w:rPrChange>
          </w:rPr>
          <w:t>ADD BREAK</w:t>
        </w:r>
      </w:ins>
      <w:ins w:id="5518" w:author="Muhamad Ridho Zul Khoiri" w:date="2026-07-10T15:55:00Z" w16du:dateUtc="2026-07-10T08:55:00Z">
        <w:r w:rsidRPr="00CF42A6">
          <w:rPr>
            <w:rFonts w:cs="Arial"/>
            <w:highlight w:val="yellow"/>
            <w:rPrChange w:id="5519" w:author="Muhamad Ridho Zul Khoiri" w:date="2026-07-14T10:44:00Z" w16du:dateUtc="2026-07-14T03:44:00Z">
              <w:rPr>
                <w:rFonts w:ascii="Times New Roman" w:hAnsi="Times New Roman"/>
              </w:rPr>
            </w:rPrChange>
          </w:rPr>
          <w:t>IN MANAGEMENT</w:t>
        </w:r>
      </w:ins>
    </w:p>
    <w:p w14:paraId="700166C2" w14:textId="77777777" w:rsidR="00C46BA4" w:rsidRPr="00CF42A6" w:rsidRDefault="00C46BA4" w:rsidP="00C46BA4">
      <w:pPr>
        <w:pStyle w:val="Paragraph"/>
        <w:spacing w:line="360" w:lineRule="auto"/>
        <w:rPr>
          <w:ins w:id="5520" w:author="Muhamad Ridho Zul Khoiri" w:date="2026-07-10T15:55:00Z" w16du:dateUtc="2026-07-10T08:55:00Z"/>
          <w:rFonts w:cs="Arial"/>
          <w:highlight w:val="yellow"/>
          <w:rPrChange w:id="5521" w:author="Muhamad Ridho Zul Khoiri" w:date="2026-07-14T10:44:00Z" w16du:dateUtc="2026-07-14T03:44:00Z">
            <w:rPr>
              <w:ins w:id="5522" w:author="Muhamad Ridho Zul Khoiri" w:date="2026-07-10T15:55:00Z" w16du:dateUtc="2026-07-10T08:55:00Z"/>
              <w:rFonts w:ascii="Times New Roman" w:hAnsi="Times New Roman"/>
            </w:rPr>
          </w:rPrChange>
        </w:rPr>
      </w:pPr>
      <w:ins w:id="5523" w:author="Muhamad Ridho Zul Khoiri" w:date="2026-07-10T15:55:00Z" w16du:dateUtc="2026-07-10T08:55:00Z">
        <w:r w:rsidRPr="00CF42A6">
          <w:rPr>
            <w:rFonts w:cs="Arial"/>
            <w:highlight w:val="yellow"/>
            <w:rPrChange w:id="5524" w:author="Muhamad Ridho Zul Khoiri" w:date="2026-07-14T10:44:00Z" w16du:dateUtc="2026-07-14T03:44:00Z">
              <w:rPr>
                <w:rFonts w:ascii="Times New Roman" w:hAnsi="Times New Roman"/>
              </w:rPr>
            </w:rPrChange>
          </w:rPr>
          <w:t>1) [NEW] Establish a break-in process from the planner's side;</w:t>
        </w:r>
      </w:ins>
    </w:p>
    <w:p w14:paraId="00D00B8E" w14:textId="77777777" w:rsidR="00C46BA4" w:rsidRPr="00CF42A6" w:rsidRDefault="00C46BA4" w:rsidP="00C46BA4">
      <w:pPr>
        <w:pStyle w:val="Paragraph"/>
        <w:spacing w:line="360" w:lineRule="auto"/>
        <w:rPr>
          <w:ins w:id="5525" w:author="Muhamad Ridho Zul Khoiri" w:date="2026-07-10T15:55:00Z" w16du:dateUtc="2026-07-10T08:55:00Z"/>
          <w:rFonts w:cs="Arial"/>
          <w:highlight w:val="yellow"/>
          <w:rPrChange w:id="5526" w:author="Muhamad Ridho Zul Khoiri" w:date="2026-07-14T10:44:00Z" w16du:dateUtc="2026-07-14T03:44:00Z">
            <w:rPr>
              <w:ins w:id="5527" w:author="Muhamad Ridho Zul Khoiri" w:date="2026-07-10T15:55:00Z" w16du:dateUtc="2026-07-10T08:55:00Z"/>
              <w:rFonts w:ascii="Times New Roman" w:hAnsi="Times New Roman"/>
            </w:rPr>
          </w:rPrChange>
        </w:rPr>
      </w:pPr>
      <w:ins w:id="5528" w:author="Muhamad Ridho Zul Khoiri" w:date="2026-07-10T15:55:00Z" w16du:dateUtc="2026-07-10T08:55:00Z">
        <w:r w:rsidRPr="00CF42A6">
          <w:rPr>
            <w:rFonts w:cs="Arial"/>
            <w:highlight w:val="yellow"/>
            <w:rPrChange w:id="5529" w:author="Muhamad Ridho Zul Khoiri" w:date="2026-07-14T10:44:00Z" w16du:dateUtc="2026-07-14T03:44:00Z">
              <w:rPr>
                <w:rFonts w:ascii="Times New Roman" w:hAnsi="Times New Roman"/>
              </w:rPr>
            </w:rPrChange>
          </w:rPr>
          <w:t>2) [NEW] Standardize the readiness checklist handed from project planner to operation planner;</w:t>
        </w:r>
      </w:ins>
    </w:p>
    <w:p w14:paraId="4857E96D" w14:textId="77777777" w:rsidR="00C46BA4" w:rsidRPr="00CF42A6" w:rsidRDefault="00C46BA4" w:rsidP="00C46BA4">
      <w:pPr>
        <w:pStyle w:val="Paragraph"/>
        <w:spacing w:line="360" w:lineRule="auto"/>
        <w:rPr>
          <w:ins w:id="5530" w:author="Muhamad Ridho Zul Khoiri" w:date="2026-07-10T15:55:00Z" w16du:dateUtc="2026-07-10T08:55:00Z"/>
          <w:rFonts w:cs="Arial"/>
          <w:highlight w:val="yellow"/>
          <w:rPrChange w:id="5531" w:author="Muhamad Ridho Zul Khoiri" w:date="2026-07-14T10:44:00Z" w16du:dateUtc="2026-07-14T03:44:00Z">
            <w:rPr>
              <w:ins w:id="5532" w:author="Muhamad Ridho Zul Khoiri" w:date="2026-07-10T15:55:00Z" w16du:dateUtc="2026-07-10T08:55:00Z"/>
              <w:rFonts w:ascii="Times New Roman" w:hAnsi="Times New Roman"/>
            </w:rPr>
          </w:rPrChange>
        </w:rPr>
      </w:pPr>
      <w:ins w:id="5533" w:author="Muhamad Ridho Zul Khoiri" w:date="2026-07-10T15:55:00Z" w16du:dateUtc="2026-07-10T08:55:00Z">
        <w:r w:rsidRPr="00CF42A6">
          <w:rPr>
            <w:rFonts w:cs="Arial"/>
            <w:highlight w:val="yellow"/>
            <w:rPrChange w:id="5534" w:author="Muhamad Ridho Zul Khoiri" w:date="2026-07-14T10:44:00Z" w16du:dateUtc="2026-07-14T03:44:00Z">
              <w:rPr>
                <w:rFonts w:ascii="Times New Roman" w:hAnsi="Times New Roman"/>
              </w:rPr>
            </w:rPrChange>
          </w:rPr>
          <w:t>3) [NEW] Standardize the full break-in process across all sources (operations &amp; non-operations);</w:t>
        </w:r>
      </w:ins>
    </w:p>
    <w:p w14:paraId="41EEFC6E" w14:textId="6A18233A" w:rsidR="009E5B00" w:rsidRPr="00CF42A6" w:rsidRDefault="00C46BA4">
      <w:pPr>
        <w:pStyle w:val="Paragraph"/>
        <w:spacing w:line="360" w:lineRule="auto"/>
        <w:rPr>
          <w:rFonts w:cs="Arial"/>
          <w:rPrChange w:id="5535" w:author="Muhamad Ridho Zul Khoiri" w:date="2026-07-14T10:44:00Z" w16du:dateUtc="2026-07-14T03:44:00Z">
            <w:rPr>
              <w:kern w:val="28"/>
              <w:sz w:val="28"/>
            </w:rPr>
          </w:rPrChange>
        </w:rPr>
        <w:pPrChange w:id="5536" w:author="Muhamad Ridho Zul Khoiri" w:date="2026-07-10T15:55:00Z" w16du:dateUtc="2026-07-10T08:55:00Z">
          <w:pPr>
            <w:jc w:val="left"/>
          </w:pPr>
        </w:pPrChange>
      </w:pPr>
      <w:ins w:id="5537" w:author="Muhamad Ridho Zul Khoiri" w:date="2026-07-10T15:55:00Z" w16du:dateUtc="2026-07-10T08:55:00Z">
        <w:r w:rsidRPr="00CF42A6">
          <w:rPr>
            <w:rFonts w:cs="Arial"/>
            <w:highlight w:val="yellow"/>
            <w:rPrChange w:id="5538" w:author="Muhamad Ridho Zul Khoiri" w:date="2026-07-14T10:44:00Z" w16du:dateUtc="2026-07-14T03:44:00Z">
              <w:rPr>
                <w:rFonts w:ascii="Times New Roman" w:hAnsi="Times New Roman"/>
              </w:rPr>
            </w:rPrChange>
          </w:rPr>
          <w:t>4) [DECIDE] Confirm with Kang Oi / Mas Fikri whether a break-in template already exists to adapt (Kang Oi to send one).</w:t>
        </w:r>
      </w:ins>
      <w:del w:id="5539" w:author="Muhamad Ridho Zul Khoiri" w:date="2026-07-10T15:54:00Z" w16du:dateUtc="2026-07-10T08:54:00Z">
        <w:r w:rsidR="009E5B00" w:rsidRPr="00526DF0" w:rsidDel="00C46BA4">
          <w:rPr>
            <w:rFonts w:cs="Arial"/>
          </w:rPr>
          <w:br w:type="page"/>
        </w:r>
      </w:del>
    </w:p>
    <w:p w14:paraId="217E0946" w14:textId="308037F2" w:rsidR="008B1639" w:rsidRPr="00CF42A6" w:rsidRDefault="00674725" w:rsidP="00403B7A">
      <w:pPr>
        <w:pStyle w:val="Heading1"/>
        <w:spacing w:after="0" w:line="360" w:lineRule="auto"/>
        <w:rPr>
          <w:rFonts w:cs="Arial"/>
          <w:rPrChange w:id="5540" w:author="Muhamad Ridho Zul Khoiri" w:date="2026-07-14T10:44:00Z" w16du:dateUtc="2026-07-14T03:44:00Z">
            <w:rPr>
              <w:rFonts w:ascii="Times New Roman" w:hAnsi="Times New Roman"/>
            </w:rPr>
          </w:rPrChange>
        </w:rPr>
      </w:pPr>
      <w:bookmarkStart w:id="5541" w:name="_Toc196309708"/>
      <w:r w:rsidRPr="00CF42A6">
        <w:rPr>
          <w:rFonts w:cs="Arial"/>
          <w:rPrChange w:id="5542" w:author="Muhamad Ridho Zul Khoiri" w:date="2026-07-14T10:44:00Z" w16du:dateUtc="2026-07-14T03:44:00Z">
            <w:rPr>
              <w:rFonts w:ascii="Times New Roman" w:hAnsi="Times New Roman"/>
            </w:rPr>
          </w:rPrChange>
        </w:rPr>
        <w:t xml:space="preserve">Assessing </w:t>
      </w:r>
      <w:r w:rsidR="008B1639" w:rsidRPr="00CF42A6">
        <w:rPr>
          <w:rFonts w:cs="Arial"/>
          <w:rPrChange w:id="5543" w:author="Muhamad Ridho Zul Khoiri" w:date="2026-07-14T10:44:00Z" w16du:dateUtc="2026-07-14T03:44:00Z">
            <w:rPr>
              <w:rFonts w:ascii="Times New Roman" w:hAnsi="Times New Roman"/>
            </w:rPr>
          </w:rPrChange>
        </w:rPr>
        <w:t>Performance</w:t>
      </w:r>
      <w:bookmarkEnd w:id="5541"/>
    </w:p>
    <w:p w14:paraId="334628BD" w14:textId="029C1635" w:rsidR="00697CA2" w:rsidRPr="00CF42A6" w:rsidRDefault="00697CA2" w:rsidP="00403B7A">
      <w:pPr>
        <w:pStyle w:val="Heading2"/>
        <w:spacing w:before="0" w:line="360" w:lineRule="auto"/>
        <w:rPr>
          <w:rFonts w:cs="Arial"/>
          <w:rPrChange w:id="5544" w:author="Muhamad Ridho Zul Khoiri" w:date="2026-07-14T10:44:00Z" w16du:dateUtc="2026-07-14T03:44:00Z">
            <w:rPr>
              <w:rFonts w:ascii="Times New Roman" w:hAnsi="Times New Roman"/>
            </w:rPr>
          </w:rPrChange>
        </w:rPr>
      </w:pPr>
      <w:bookmarkStart w:id="5545" w:name="_Toc196309709"/>
      <w:r w:rsidRPr="00CF42A6">
        <w:rPr>
          <w:rFonts w:cs="Arial"/>
          <w:rPrChange w:id="5546" w:author="Muhamad Ridho Zul Khoiri" w:date="2026-07-14T10:44:00Z" w16du:dateUtc="2026-07-14T03:44:00Z">
            <w:rPr>
              <w:rFonts w:ascii="Times New Roman" w:hAnsi="Times New Roman"/>
            </w:rPr>
          </w:rPrChange>
        </w:rPr>
        <w:t xml:space="preserve">Debriefing and After Action Reviews </w:t>
      </w:r>
      <w:r w:rsidR="00B103C7" w:rsidRPr="00CF42A6">
        <w:rPr>
          <w:rFonts w:cs="Arial"/>
          <w:rPrChange w:id="5547" w:author="Muhamad Ridho Zul Khoiri" w:date="2026-07-14T10:44:00Z" w16du:dateUtc="2026-07-14T03:44:00Z">
            <w:rPr>
              <w:rFonts w:ascii="Times New Roman" w:hAnsi="Times New Roman"/>
            </w:rPr>
          </w:rPrChange>
        </w:rPr>
        <w:t>(AAR)</w:t>
      </w:r>
      <w:bookmarkEnd w:id="5545"/>
    </w:p>
    <w:p w14:paraId="3E61389B" w14:textId="282E3377" w:rsidR="00B103C7" w:rsidRPr="00CF42A6" w:rsidRDefault="00B103C7" w:rsidP="00B103C7">
      <w:pPr>
        <w:spacing w:line="360" w:lineRule="auto"/>
        <w:ind w:left="1080"/>
        <w:rPr>
          <w:rFonts w:cs="Arial"/>
          <w:rPrChange w:id="5548" w:author="Muhamad Ridho Zul Khoiri" w:date="2026-07-14T10:44:00Z" w16du:dateUtc="2026-07-14T03:44:00Z">
            <w:rPr>
              <w:rFonts w:ascii="Times New Roman" w:hAnsi="Times New Roman"/>
            </w:rPr>
          </w:rPrChange>
        </w:rPr>
      </w:pPr>
      <w:r w:rsidRPr="00CF42A6">
        <w:rPr>
          <w:rFonts w:cs="Arial"/>
          <w:rPrChange w:id="5549" w:author="Muhamad Ridho Zul Khoiri" w:date="2026-07-14T10:44:00Z" w16du:dateUtc="2026-07-14T03:44:00Z">
            <w:rPr>
              <w:rFonts w:ascii="Times New Roman" w:hAnsi="Times New Roman"/>
            </w:rPr>
          </w:rPrChange>
        </w:rPr>
        <w:t>The AAR is a valuable tool for learning from both successes and failures. Its primary objective is to engage participants involved in the activity to review variances from the plan. This collaborative approach allows leaders to leverage group dynamics and reach a shared understanding of key lessons learned.</w:t>
      </w:r>
    </w:p>
    <w:p w14:paraId="3001F189" w14:textId="7D494DCD" w:rsidR="00697CA2" w:rsidRPr="00CF42A6" w:rsidRDefault="00B103C7" w:rsidP="00B103C7">
      <w:pPr>
        <w:spacing w:line="360" w:lineRule="auto"/>
        <w:ind w:left="1080"/>
        <w:rPr>
          <w:rFonts w:cs="Arial"/>
          <w:rPrChange w:id="5550" w:author="Muhamad Ridho Zul Khoiri" w:date="2026-07-14T10:44:00Z" w16du:dateUtc="2026-07-14T03:44:00Z">
            <w:rPr>
              <w:rFonts w:ascii="Times New Roman" w:hAnsi="Times New Roman"/>
            </w:rPr>
          </w:rPrChange>
        </w:rPr>
      </w:pPr>
      <w:r w:rsidRPr="00CF42A6">
        <w:rPr>
          <w:rFonts w:cs="Arial"/>
          <w:rPrChange w:id="5551" w:author="Muhamad Ridho Zul Khoiri" w:date="2026-07-14T10:44:00Z" w16du:dateUtc="2026-07-14T03:44:00Z">
            <w:rPr>
              <w:rFonts w:ascii="Times New Roman" w:hAnsi="Times New Roman"/>
            </w:rPr>
          </w:rPrChange>
        </w:rPr>
        <w:t>The AAR should focus on identifying lessons that can significantly enhance performance. These insights, whether they are best practices or opportunities for improvement, should be integrated into the overall strategy to drive continual progress.</w:t>
      </w:r>
    </w:p>
    <w:p w14:paraId="559BE6F7" w14:textId="7D9EF2F3" w:rsidR="00697CA2" w:rsidRPr="00CF42A6" w:rsidRDefault="00697CA2" w:rsidP="00BD290E">
      <w:pPr>
        <w:spacing w:line="360" w:lineRule="auto"/>
        <w:ind w:left="1080"/>
        <w:rPr>
          <w:rFonts w:cs="Arial"/>
          <w:rPrChange w:id="5552" w:author="Muhamad Ridho Zul Khoiri" w:date="2026-07-14T10:44:00Z" w16du:dateUtc="2026-07-14T03:44:00Z">
            <w:rPr>
              <w:rFonts w:ascii="Times New Roman" w:hAnsi="Times New Roman"/>
            </w:rPr>
          </w:rPrChange>
        </w:rPr>
      </w:pPr>
      <w:r w:rsidRPr="00CF42A6">
        <w:rPr>
          <w:rFonts w:cs="Arial"/>
          <w:rPrChange w:id="5553" w:author="Muhamad Ridho Zul Khoiri" w:date="2026-07-14T10:44:00Z" w16du:dateUtc="2026-07-14T03:44:00Z">
            <w:rPr>
              <w:rFonts w:ascii="Times New Roman" w:hAnsi="Times New Roman"/>
            </w:rPr>
          </w:rPrChange>
        </w:rPr>
        <w:t xml:space="preserve">The benefits of </w:t>
      </w:r>
      <w:r w:rsidR="00B103C7" w:rsidRPr="00CF42A6">
        <w:rPr>
          <w:rFonts w:cs="Arial"/>
          <w:rPrChange w:id="5554" w:author="Muhamad Ridho Zul Khoiri" w:date="2026-07-14T10:44:00Z" w16du:dateUtc="2026-07-14T03:44:00Z">
            <w:rPr>
              <w:rFonts w:ascii="Times New Roman" w:hAnsi="Times New Roman"/>
            </w:rPr>
          </w:rPrChange>
        </w:rPr>
        <w:t>the AAR</w:t>
      </w:r>
      <w:r w:rsidRPr="00CF42A6">
        <w:rPr>
          <w:rFonts w:cs="Arial"/>
          <w:rPrChange w:id="5555" w:author="Muhamad Ridho Zul Khoiri" w:date="2026-07-14T10:44:00Z" w16du:dateUtc="2026-07-14T03:44:00Z">
            <w:rPr>
              <w:rFonts w:ascii="Times New Roman" w:hAnsi="Times New Roman"/>
            </w:rPr>
          </w:rPrChange>
        </w:rPr>
        <w:t xml:space="preserve"> approach:</w:t>
      </w:r>
    </w:p>
    <w:p w14:paraId="5C4A2D26" w14:textId="32404C83" w:rsidR="00B103C7" w:rsidRPr="00CF42A6" w:rsidRDefault="00B103C7">
      <w:pPr>
        <w:pStyle w:val="ListParagraph"/>
        <w:numPr>
          <w:ilvl w:val="0"/>
          <w:numId w:val="20"/>
        </w:numPr>
        <w:spacing w:line="360" w:lineRule="auto"/>
        <w:rPr>
          <w:rPrChange w:id="5556" w:author="Muhamad Ridho Zul Khoiri" w:date="2026-07-14T10:44:00Z" w16du:dateUtc="2026-07-14T03:44:00Z">
            <w:rPr>
              <w:rFonts w:ascii="Times New Roman" w:hAnsi="Times New Roman" w:cs="Times New Roman"/>
            </w:rPr>
          </w:rPrChange>
        </w:rPr>
      </w:pPr>
      <w:r w:rsidRPr="00CF42A6">
        <w:rPr>
          <w:rPrChange w:id="5557" w:author="Muhamad Ridho Zul Khoiri" w:date="2026-07-14T10:44:00Z" w16du:dateUtc="2026-07-14T03:44:00Z">
            <w:rPr>
              <w:rFonts w:ascii="Times New Roman" w:hAnsi="Times New Roman" w:cs="Times New Roman"/>
            </w:rPr>
          </w:rPrChange>
        </w:rPr>
        <w:t>Provides valuable insights for others involved in similar activities, helping to avoid repetitive mistakes and unnecessary relearning.</w:t>
      </w:r>
    </w:p>
    <w:p w14:paraId="68E06756" w14:textId="321571E3" w:rsidR="00B103C7" w:rsidRPr="00CF42A6" w:rsidRDefault="00B103C7">
      <w:pPr>
        <w:numPr>
          <w:ilvl w:val="0"/>
          <w:numId w:val="20"/>
        </w:numPr>
        <w:spacing w:line="360" w:lineRule="auto"/>
        <w:rPr>
          <w:rFonts w:cs="Arial"/>
          <w:rPrChange w:id="5558" w:author="Muhamad Ridho Zul Khoiri" w:date="2026-07-14T10:44:00Z" w16du:dateUtc="2026-07-14T03:44:00Z">
            <w:rPr>
              <w:rFonts w:ascii="Times New Roman" w:hAnsi="Times New Roman"/>
            </w:rPr>
          </w:rPrChange>
        </w:rPr>
      </w:pPr>
      <w:r w:rsidRPr="00CF42A6">
        <w:rPr>
          <w:rFonts w:cs="Arial"/>
          <w:rPrChange w:id="5559" w:author="Muhamad Ridho Zul Khoiri" w:date="2026-07-14T10:44:00Z" w16du:dateUtc="2026-07-14T03:44:00Z">
            <w:rPr>
              <w:rFonts w:ascii="Times New Roman" w:hAnsi="Times New Roman"/>
            </w:rPr>
          </w:rPrChange>
        </w:rPr>
        <w:t>Facilitates a common understanding of actual events and variances from the original plan.</w:t>
      </w:r>
    </w:p>
    <w:p w14:paraId="64089B85" w14:textId="1DB85E74" w:rsidR="00B103C7" w:rsidRPr="00CF42A6" w:rsidRDefault="00B103C7">
      <w:pPr>
        <w:numPr>
          <w:ilvl w:val="0"/>
          <w:numId w:val="20"/>
        </w:numPr>
        <w:spacing w:line="360" w:lineRule="auto"/>
        <w:rPr>
          <w:rFonts w:cs="Arial"/>
          <w:rPrChange w:id="5560" w:author="Muhamad Ridho Zul Khoiri" w:date="2026-07-14T10:44:00Z" w16du:dateUtc="2026-07-14T03:44:00Z">
            <w:rPr>
              <w:rFonts w:ascii="Times New Roman" w:hAnsi="Times New Roman"/>
            </w:rPr>
          </w:rPrChange>
        </w:rPr>
      </w:pPr>
      <w:r w:rsidRPr="00CF42A6">
        <w:rPr>
          <w:rFonts w:cs="Arial"/>
          <w:rPrChange w:id="5561" w:author="Muhamad Ridho Zul Khoiri" w:date="2026-07-14T10:44:00Z" w16du:dateUtc="2026-07-14T03:44:00Z">
            <w:rPr>
              <w:rFonts w:ascii="Times New Roman" w:hAnsi="Times New Roman"/>
            </w:rPr>
          </w:rPrChange>
        </w:rPr>
        <w:t>Identifies opportunities for improvement and establishes actionable steps for progress.</w:t>
      </w:r>
    </w:p>
    <w:p w14:paraId="133BC30C" w14:textId="428B3477" w:rsidR="00697CA2" w:rsidRPr="00CF42A6" w:rsidRDefault="00B103C7">
      <w:pPr>
        <w:numPr>
          <w:ilvl w:val="0"/>
          <w:numId w:val="20"/>
        </w:numPr>
        <w:spacing w:after="120" w:line="360" w:lineRule="auto"/>
        <w:rPr>
          <w:rFonts w:cs="Arial"/>
          <w:rPrChange w:id="5562" w:author="Muhamad Ridho Zul Khoiri" w:date="2026-07-14T10:44:00Z" w16du:dateUtc="2026-07-14T03:44:00Z">
            <w:rPr>
              <w:rFonts w:ascii="Times New Roman" w:hAnsi="Times New Roman"/>
            </w:rPr>
          </w:rPrChange>
        </w:rPr>
      </w:pPr>
      <w:r w:rsidRPr="00CF42A6">
        <w:rPr>
          <w:rFonts w:cs="Arial"/>
          <w:rPrChange w:id="5563" w:author="Muhamad Ridho Zul Khoiri" w:date="2026-07-14T10:44:00Z" w16du:dateUtc="2026-07-14T03:44:00Z">
            <w:rPr>
              <w:rFonts w:ascii="Times New Roman" w:hAnsi="Times New Roman"/>
            </w:rPr>
          </w:rPrChange>
        </w:rPr>
        <w:t>Ultimately aims to improve the way we conduct our business and achieve better outcomes.</w:t>
      </w:r>
    </w:p>
    <w:p w14:paraId="63206EC4" w14:textId="3FD12A73" w:rsidR="000914FD" w:rsidRPr="00CF42A6" w:rsidRDefault="00B103C7" w:rsidP="00B103C7">
      <w:pPr>
        <w:spacing w:after="240" w:line="360" w:lineRule="auto"/>
        <w:ind w:left="1080"/>
        <w:rPr>
          <w:rFonts w:cs="Arial"/>
          <w:rPrChange w:id="5564" w:author="Muhamad Ridho Zul Khoiri" w:date="2026-07-14T10:44:00Z" w16du:dateUtc="2026-07-14T03:44:00Z">
            <w:rPr>
              <w:rFonts w:ascii="Times New Roman" w:hAnsi="Times New Roman"/>
            </w:rPr>
          </w:rPrChange>
        </w:rPr>
      </w:pPr>
      <w:r w:rsidRPr="00CF42A6">
        <w:rPr>
          <w:rFonts w:cs="Arial"/>
          <w:rPrChange w:id="5565" w:author="Muhamad Ridho Zul Khoiri" w:date="2026-07-14T10:44:00Z" w16du:dateUtc="2026-07-14T03:44:00Z">
            <w:rPr>
              <w:rFonts w:ascii="Times New Roman" w:hAnsi="Times New Roman"/>
            </w:rPr>
          </w:rPrChange>
        </w:rPr>
        <w:t xml:space="preserve">Further details about the AAR, including its processes, structure, and application, can be found in </w:t>
      </w:r>
      <w:r w:rsidR="00BE39EC" w:rsidRPr="00CF42A6">
        <w:rPr>
          <w:rFonts w:cs="Arial"/>
          <w:rPrChange w:id="5566" w:author="Muhamad Ridho Zul Khoiri" w:date="2026-07-14T10:44:00Z" w16du:dateUtc="2026-07-14T03:44:00Z">
            <w:rPr>
              <w:rFonts w:ascii="Times New Roman" w:hAnsi="Times New Roman"/>
            </w:rPr>
          </w:rPrChange>
        </w:rPr>
        <w:fldChar w:fldCharType="begin"/>
      </w:r>
      <w:r w:rsidR="00BE39EC" w:rsidRPr="00CF42A6">
        <w:rPr>
          <w:rFonts w:cs="Arial"/>
          <w:rPrChange w:id="5567" w:author="Muhamad Ridho Zul Khoiri" w:date="2026-07-14T10:44:00Z" w16du:dateUtc="2026-07-14T03:44:00Z">
            <w:rPr>
              <w:rFonts w:ascii="Times New Roman" w:hAnsi="Times New Roman"/>
            </w:rPr>
          </w:rPrChange>
        </w:rPr>
        <w:instrText xml:space="preserve"> REF _Ref193708642 \h  \* MERGEFORMAT </w:instrText>
      </w:r>
      <w:r w:rsidR="00BE39EC" w:rsidRPr="003B4BB5">
        <w:rPr>
          <w:rFonts w:cs="Arial"/>
        </w:rPr>
      </w:r>
      <w:r w:rsidR="00BE39EC" w:rsidRPr="00CF42A6">
        <w:rPr>
          <w:rFonts w:cs="Arial"/>
          <w:rPrChange w:id="5568" w:author="Muhamad Ridho Zul Khoiri" w:date="2026-07-14T10:44:00Z" w16du:dateUtc="2026-07-14T03:44:00Z">
            <w:rPr>
              <w:rFonts w:ascii="Times New Roman" w:hAnsi="Times New Roman"/>
            </w:rPr>
          </w:rPrChange>
        </w:rPr>
        <w:fldChar w:fldCharType="separate"/>
      </w:r>
      <w:ins w:id="5569" w:author="Muhamad Ridho Zul Khoiri" w:date="2026-07-13T15:29:00Z" w16du:dateUtc="2026-07-13T08:29:00Z">
        <w:r w:rsidR="00962012" w:rsidRPr="00CF42A6">
          <w:rPr>
            <w:rFonts w:cs="Arial"/>
            <w:rPrChange w:id="5570" w:author="Muhamad Ridho Zul Khoiri" w:date="2026-07-14T10:44:00Z" w16du:dateUtc="2026-07-14T03:44:00Z">
              <w:rPr>
                <w:rFonts w:ascii="Times New Roman" w:hAnsi="Times New Roman"/>
                <w:sz w:val="24"/>
                <w:szCs w:val="24"/>
              </w:rPr>
            </w:rPrChange>
          </w:rPr>
          <w:t xml:space="preserve">Appendix </w:t>
        </w:r>
        <w:r w:rsidR="00962012" w:rsidRPr="00CF42A6">
          <w:rPr>
            <w:rFonts w:cs="Arial"/>
            <w:noProof/>
            <w:rPrChange w:id="5571" w:author="Muhamad Ridho Zul Khoiri" w:date="2026-07-14T10:44:00Z" w16du:dateUtc="2026-07-14T03:44:00Z">
              <w:rPr>
                <w:rFonts w:ascii="Times New Roman" w:hAnsi="Times New Roman"/>
                <w:noProof/>
                <w:sz w:val="24"/>
                <w:szCs w:val="24"/>
              </w:rPr>
            </w:rPrChange>
          </w:rPr>
          <w:t>G</w:t>
        </w:r>
        <w:r w:rsidR="00962012" w:rsidRPr="00CF42A6">
          <w:rPr>
            <w:rFonts w:cs="Arial"/>
            <w:rPrChange w:id="5572" w:author="Muhamad Ridho Zul Khoiri" w:date="2026-07-14T10:44:00Z" w16du:dateUtc="2026-07-14T03:44:00Z">
              <w:rPr>
                <w:rFonts w:ascii="Times New Roman" w:hAnsi="Times New Roman"/>
                <w:sz w:val="24"/>
                <w:szCs w:val="24"/>
              </w:rPr>
            </w:rPrChange>
          </w:rPr>
          <w:t xml:space="preserve"> – Conducting After Action Review</w:t>
        </w:r>
      </w:ins>
      <w:del w:id="5573" w:author="Muhamad Ridho Zul Khoiri" w:date="2026-07-13T15:29:00Z" w16du:dateUtc="2026-07-13T08:29:00Z">
        <w:r w:rsidR="009F1AB8" w:rsidRPr="00CF42A6" w:rsidDel="00962012">
          <w:rPr>
            <w:rFonts w:cs="Arial"/>
            <w:rPrChange w:id="5574" w:author="Muhamad Ridho Zul Khoiri" w:date="2026-07-14T10:44:00Z" w16du:dateUtc="2026-07-14T03:44:00Z">
              <w:rPr>
                <w:rFonts w:ascii="Times New Roman" w:hAnsi="Times New Roman"/>
              </w:rPr>
            </w:rPrChange>
          </w:rPr>
          <w:delText xml:space="preserve">Appendix </w:delText>
        </w:r>
        <w:r w:rsidR="009F1AB8" w:rsidRPr="00CF42A6" w:rsidDel="00962012">
          <w:rPr>
            <w:rFonts w:cs="Arial"/>
            <w:noProof/>
            <w:rPrChange w:id="5575" w:author="Muhamad Ridho Zul Khoiri" w:date="2026-07-14T10:44:00Z" w16du:dateUtc="2026-07-14T03:44:00Z">
              <w:rPr>
                <w:rFonts w:ascii="Times New Roman" w:hAnsi="Times New Roman"/>
                <w:noProof/>
              </w:rPr>
            </w:rPrChange>
          </w:rPr>
          <w:delText>G</w:delText>
        </w:r>
        <w:r w:rsidR="009F1AB8" w:rsidRPr="00CF42A6" w:rsidDel="00962012">
          <w:rPr>
            <w:rFonts w:cs="Arial"/>
            <w:rPrChange w:id="5576" w:author="Muhamad Ridho Zul Khoiri" w:date="2026-07-14T10:44:00Z" w16du:dateUtc="2026-07-14T03:44:00Z">
              <w:rPr>
                <w:rFonts w:ascii="Times New Roman" w:hAnsi="Times New Roman"/>
              </w:rPr>
            </w:rPrChange>
          </w:rPr>
          <w:delText xml:space="preserve"> – Conducting After Action Review</w:delText>
        </w:r>
      </w:del>
      <w:r w:rsidR="00BE39EC" w:rsidRPr="00CF42A6">
        <w:rPr>
          <w:rFonts w:cs="Arial"/>
          <w:rPrChange w:id="5577" w:author="Muhamad Ridho Zul Khoiri" w:date="2026-07-14T10:44:00Z" w16du:dateUtc="2026-07-14T03:44:00Z">
            <w:rPr>
              <w:rFonts w:ascii="Times New Roman" w:hAnsi="Times New Roman"/>
            </w:rPr>
          </w:rPrChange>
        </w:rPr>
        <w:fldChar w:fldCharType="end"/>
      </w:r>
      <w:r w:rsidR="00BE39EC" w:rsidRPr="00CF42A6">
        <w:rPr>
          <w:rFonts w:cs="Arial"/>
          <w:rPrChange w:id="5578" w:author="Muhamad Ridho Zul Khoiri" w:date="2026-07-14T10:44:00Z" w16du:dateUtc="2026-07-14T03:44:00Z">
            <w:rPr>
              <w:rFonts w:ascii="Times New Roman" w:hAnsi="Times New Roman"/>
            </w:rPr>
          </w:rPrChange>
        </w:rPr>
        <w:t>.</w:t>
      </w:r>
    </w:p>
    <w:p w14:paraId="0E0F1963" w14:textId="68BE2D99" w:rsidR="00697CA2" w:rsidRPr="00CF42A6" w:rsidRDefault="00697CA2" w:rsidP="00CB79A1">
      <w:pPr>
        <w:pStyle w:val="Heading2"/>
        <w:spacing w:after="0" w:line="360" w:lineRule="auto"/>
        <w:rPr>
          <w:rFonts w:cs="Arial"/>
          <w:rPrChange w:id="5579" w:author="Muhamad Ridho Zul Khoiri" w:date="2026-07-14T10:44:00Z" w16du:dateUtc="2026-07-14T03:44:00Z">
            <w:rPr>
              <w:rFonts w:ascii="Times New Roman" w:hAnsi="Times New Roman"/>
            </w:rPr>
          </w:rPrChange>
        </w:rPr>
      </w:pPr>
      <w:bookmarkStart w:id="5580" w:name="_Toc196309710"/>
      <w:r w:rsidRPr="00CF42A6">
        <w:rPr>
          <w:rFonts w:cs="Arial"/>
          <w:rPrChange w:id="5581" w:author="Muhamad Ridho Zul Khoiri" w:date="2026-07-14T10:44:00Z" w16du:dateUtc="2026-07-14T03:44:00Z">
            <w:rPr>
              <w:rFonts w:ascii="Times New Roman" w:hAnsi="Times New Roman"/>
            </w:rPr>
          </w:rPrChange>
        </w:rPr>
        <w:lastRenderedPageBreak/>
        <w:t>Planning Compliance</w:t>
      </w:r>
      <w:bookmarkEnd w:id="5580"/>
      <w:r w:rsidRPr="00CF42A6">
        <w:rPr>
          <w:rFonts w:cs="Arial"/>
          <w:rPrChange w:id="5582" w:author="Muhamad Ridho Zul Khoiri" w:date="2026-07-14T10:44:00Z" w16du:dateUtc="2026-07-14T03:44:00Z">
            <w:rPr>
              <w:rFonts w:ascii="Times New Roman" w:hAnsi="Times New Roman"/>
            </w:rPr>
          </w:rPrChange>
        </w:rPr>
        <w:t xml:space="preserve"> </w:t>
      </w:r>
    </w:p>
    <w:p w14:paraId="3A7257F4" w14:textId="5CAD57FF" w:rsidR="000914FD" w:rsidRPr="00CF42A6" w:rsidRDefault="00F127EE" w:rsidP="001213CE">
      <w:pPr>
        <w:pStyle w:val="Body"/>
        <w:spacing w:before="0" w:after="240" w:line="360" w:lineRule="auto"/>
        <w:ind w:left="1080" w:right="0" w:firstLine="0"/>
        <w:jc w:val="both"/>
        <w:rPr>
          <w:rFonts w:cs="Arial"/>
          <w:rPrChange w:id="5583" w:author="Muhamad Ridho Zul Khoiri" w:date="2026-07-14T10:44:00Z" w16du:dateUtc="2026-07-14T03:44:00Z">
            <w:rPr>
              <w:rFonts w:ascii="Times New Roman" w:hAnsi="Times New Roman"/>
            </w:rPr>
          </w:rPrChange>
        </w:rPr>
      </w:pPr>
      <w:r w:rsidRPr="00CF42A6">
        <w:rPr>
          <w:rFonts w:cs="Arial"/>
          <w:rPrChange w:id="5584" w:author="Muhamad Ridho Zul Khoiri" w:date="2026-07-14T10:44:00Z" w16du:dateUtc="2026-07-14T03:44:00Z">
            <w:rPr>
              <w:rFonts w:ascii="Times New Roman" w:hAnsi="Times New Roman"/>
            </w:rPr>
          </w:rPrChange>
        </w:rPr>
        <w:t>Assessing compliance with the BU planning processes requires multilateral communication between planners, plan users, and plan owners. Compliance is not just about whether processes are being followed, but also about their understanding, value, and their role in facilitating continuous improvement. If processes are not being adhered to, it may indicate that the processes themselves need to be rectified.</w:t>
      </w:r>
    </w:p>
    <w:p w14:paraId="23AC1DC2" w14:textId="77777777" w:rsidR="00697CA2" w:rsidRPr="00CF42A6" w:rsidRDefault="00697CA2" w:rsidP="007A7280">
      <w:pPr>
        <w:pStyle w:val="Heading2"/>
        <w:spacing w:after="0" w:line="360" w:lineRule="auto"/>
        <w:rPr>
          <w:rFonts w:cs="Arial"/>
          <w:rPrChange w:id="5585" w:author="Muhamad Ridho Zul Khoiri" w:date="2026-07-14T10:44:00Z" w16du:dateUtc="2026-07-14T03:44:00Z">
            <w:rPr>
              <w:rFonts w:ascii="Times New Roman" w:hAnsi="Times New Roman"/>
            </w:rPr>
          </w:rPrChange>
        </w:rPr>
      </w:pPr>
      <w:bookmarkStart w:id="5586" w:name="_Toc196309711"/>
      <w:r w:rsidRPr="00CF42A6">
        <w:rPr>
          <w:rFonts w:cs="Arial"/>
          <w:rPrChange w:id="5587" w:author="Muhamad Ridho Zul Khoiri" w:date="2026-07-14T10:44:00Z" w16du:dateUtc="2026-07-14T03:44:00Z">
            <w:rPr>
              <w:rFonts w:ascii="Times New Roman" w:hAnsi="Times New Roman"/>
            </w:rPr>
          </w:rPrChange>
        </w:rPr>
        <w:t>Peer Review</w:t>
      </w:r>
      <w:bookmarkEnd w:id="5586"/>
    </w:p>
    <w:p w14:paraId="3FFEBF7C" w14:textId="651E12BB" w:rsidR="001213CE" w:rsidRPr="00CF42A6" w:rsidRDefault="001213CE" w:rsidP="00BD290E">
      <w:pPr>
        <w:pStyle w:val="Body"/>
        <w:spacing w:before="0" w:after="0" w:line="360" w:lineRule="auto"/>
        <w:ind w:left="1081" w:right="0"/>
        <w:jc w:val="both"/>
        <w:rPr>
          <w:rFonts w:cs="Arial"/>
          <w:rPrChange w:id="5588" w:author="Muhamad Ridho Zul Khoiri" w:date="2026-07-14T10:44:00Z" w16du:dateUtc="2026-07-14T03:44:00Z">
            <w:rPr>
              <w:rFonts w:ascii="Times New Roman" w:hAnsi="Times New Roman"/>
            </w:rPr>
          </w:rPrChange>
        </w:rPr>
      </w:pPr>
      <w:r w:rsidRPr="00CF42A6">
        <w:rPr>
          <w:rFonts w:cs="Arial"/>
          <w:rPrChange w:id="5589" w:author="Muhamad Ridho Zul Khoiri" w:date="2026-07-14T10:44:00Z" w16du:dateUtc="2026-07-14T03:44:00Z">
            <w:rPr>
              <w:rFonts w:ascii="Times New Roman" w:hAnsi="Times New Roman"/>
            </w:rPr>
          </w:rPrChange>
        </w:rPr>
        <w:t>Peer reviews enable independent observers to evaluate planned activities and identify potential flaws and opportunities for improvement.</w:t>
      </w:r>
    </w:p>
    <w:p w14:paraId="68747B45" w14:textId="24E8AE55" w:rsidR="00697CA2" w:rsidRPr="00CF42A6" w:rsidRDefault="001213CE" w:rsidP="00BD290E">
      <w:pPr>
        <w:pStyle w:val="Body"/>
        <w:spacing w:before="0" w:after="0" w:line="360" w:lineRule="auto"/>
        <w:ind w:left="1081" w:right="0"/>
        <w:jc w:val="both"/>
        <w:rPr>
          <w:rFonts w:cs="Arial"/>
          <w:rPrChange w:id="5590" w:author="Muhamad Ridho Zul Khoiri" w:date="2026-07-14T10:44:00Z" w16du:dateUtc="2026-07-14T03:44:00Z">
            <w:rPr>
              <w:rFonts w:ascii="Times New Roman" w:hAnsi="Times New Roman"/>
            </w:rPr>
          </w:rPrChange>
        </w:rPr>
      </w:pPr>
      <w:r w:rsidRPr="00CF42A6">
        <w:rPr>
          <w:rFonts w:cs="Arial"/>
          <w:rPrChange w:id="5591" w:author="Muhamad Ridho Zul Khoiri" w:date="2026-07-14T10:44:00Z" w16du:dateUtc="2026-07-14T03:44:00Z">
            <w:rPr>
              <w:rFonts w:ascii="Times New Roman" w:hAnsi="Times New Roman"/>
            </w:rPr>
          </w:rPrChange>
        </w:rPr>
        <w:t>Documentation pertaining to field operations peer reviews is available on the respective asset's Field Operations Planning site. In general, peer reviews should be conducted for field operations involving:</w:t>
      </w:r>
    </w:p>
    <w:p w14:paraId="51081C75" w14:textId="77777777" w:rsidR="001213CE" w:rsidRPr="00CF42A6" w:rsidRDefault="001213CE">
      <w:pPr>
        <w:pStyle w:val="Body"/>
        <w:numPr>
          <w:ilvl w:val="0"/>
          <w:numId w:val="28"/>
        </w:numPr>
        <w:spacing w:after="0" w:line="360" w:lineRule="auto"/>
        <w:ind w:left="1440" w:right="0"/>
        <w:rPr>
          <w:rFonts w:cs="Arial"/>
          <w:rPrChange w:id="5592" w:author="Muhamad Ridho Zul Khoiri" w:date="2026-07-14T10:44:00Z" w16du:dateUtc="2026-07-14T03:44:00Z">
            <w:rPr>
              <w:rFonts w:ascii="Times New Roman" w:hAnsi="Times New Roman"/>
            </w:rPr>
          </w:rPrChange>
        </w:rPr>
      </w:pPr>
      <w:r w:rsidRPr="00CF42A6">
        <w:rPr>
          <w:rFonts w:cs="Arial"/>
          <w:rPrChange w:id="5593" w:author="Muhamad Ridho Zul Khoiri" w:date="2026-07-14T10:44:00Z" w16du:dateUtc="2026-07-14T03:44:00Z">
            <w:rPr>
              <w:rFonts w:ascii="Times New Roman" w:hAnsi="Times New Roman"/>
            </w:rPr>
          </w:rPrChange>
        </w:rPr>
        <w:t>Shutdown plans that cause a reduction of at least 50% in the normal production rate.</w:t>
      </w:r>
    </w:p>
    <w:p w14:paraId="112998BD" w14:textId="1E33A09C" w:rsidR="00697CA2" w:rsidRPr="00CF42A6" w:rsidRDefault="001213CE">
      <w:pPr>
        <w:pStyle w:val="Body"/>
        <w:numPr>
          <w:ilvl w:val="0"/>
          <w:numId w:val="28"/>
        </w:numPr>
        <w:spacing w:before="0" w:after="120" w:line="360" w:lineRule="auto"/>
        <w:ind w:left="1440" w:right="0"/>
        <w:jc w:val="both"/>
        <w:rPr>
          <w:rFonts w:cs="Arial"/>
          <w:rPrChange w:id="5594" w:author="Muhamad Ridho Zul Khoiri" w:date="2026-07-14T10:44:00Z" w16du:dateUtc="2026-07-14T03:44:00Z">
            <w:rPr>
              <w:rFonts w:ascii="Times New Roman" w:hAnsi="Times New Roman"/>
            </w:rPr>
          </w:rPrChange>
        </w:rPr>
      </w:pPr>
      <w:r w:rsidRPr="00CF42A6">
        <w:rPr>
          <w:rFonts w:cs="Arial"/>
          <w:rPrChange w:id="5595" w:author="Muhamad Ridho Zul Khoiri" w:date="2026-07-14T10:44:00Z" w16du:dateUtc="2026-07-14T03:44:00Z">
            <w:rPr>
              <w:rFonts w:ascii="Times New Roman" w:hAnsi="Times New Roman"/>
            </w:rPr>
          </w:rPrChange>
        </w:rPr>
        <w:t>Activities classified as having high or significant safety risks.</w:t>
      </w:r>
    </w:p>
    <w:p w14:paraId="1E9CFA51" w14:textId="477B239C" w:rsidR="001213CE" w:rsidRPr="00CF42A6" w:rsidRDefault="001213CE" w:rsidP="001213CE">
      <w:pPr>
        <w:pStyle w:val="Body"/>
        <w:spacing w:before="0" w:after="120" w:line="360" w:lineRule="auto"/>
        <w:ind w:left="1080" w:right="0" w:firstLine="0"/>
        <w:jc w:val="both"/>
        <w:rPr>
          <w:rFonts w:cs="Arial"/>
          <w:rPrChange w:id="5596" w:author="Muhamad Ridho Zul Khoiri" w:date="2026-07-14T10:44:00Z" w16du:dateUtc="2026-07-14T03:44:00Z">
            <w:rPr>
              <w:rFonts w:ascii="Times New Roman" w:hAnsi="Times New Roman"/>
            </w:rPr>
          </w:rPrChange>
        </w:rPr>
      </w:pPr>
      <w:r w:rsidRPr="00CF42A6">
        <w:rPr>
          <w:rFonts w:cs="Arial"/>
          <w:rPrChange w:id="5597" w:author="Muhamad Ridho Zul Khoiri" w:date="2026-07-14T10:44:00Z" w16du:dateUtc="2026-07-14T03:44:00Z">
            <w:rPr>
              <w:rFonts w:ascii="Times New Roman" w:hAnsi="Times New Roman"/>
            </w:rPr>
          </w:rPrChange>
        </w:rPr>
        <w:t xml:space="preserve">For projects executed under Corporate Authorization, peer reviews are an integral component of the </w:t>
      </w:r>
      <w:r w:rsidR="00D370B6" w:rsidRPr="00CF42A6">
        <w:rPr>
          <w:rFonts w:cs="Arial"/>
          <w:color w:val="000000"/>
          <w:rPrChange w:id="5598" w:author="Muhamad Ridho Zul Khoiri" w:date="2026-07-14T10:44:00Z" w16du:dateUtc="2026-07-14T03:44:00Z">
            <w:rPr>
              <w:rFonts w:ascii="Times New Roman" w:hAnsi="Times New Roman"/>
              <w:color w:val="000000"/>
            </w:rPr>
          </w:rPrChange>
        </w:rPr>
        <w:t>MPEP</w:t>
      </w:r>
      <w:r w:rsidR="00D370B6" w:rsidRPr="00CF42A6">
        <w:rPr>
          <w:rFonts w:cs="Arial"/>
          <w:rPrChange w:id="5599" w:author="Muhamad Ridho Zul Khoiri" w:date="2026-07-14T10:44:00Z" w16du:dateUtc="2026-07-14T03:44:00Z">
            <w:rPr>
              <w:rFonts w:ascii="Times New Roman" w:hAnsi="Times New Roman"/>
            </w:rPr>
          </w:rPrChange>
        </w:rPr>
        <w:t xml:space="preserve"> </w:t>
      </w:r>
      <w:r w:rsidRPr="00CF42A6">
        <w:rPr>
          <w:rFonts w:cs="Arial"/>
          <w:rPrChange w:id="5600" w:author="Muhamad Ridho Zul Khoiri" w:date="2026-07-14T10:44:00Z" w16du:dateUtc="2026-07-14T03:44:00Z">
            <w:rPr>
              <w:rFonts w:ascii="Times New Roman" w:hAnsi="Times New Roman"/>
            </w:rPr>
          </w:rPrChange>
        </w:rPr>
        <w:t>and are documented within the corresponding project records.</w:t>
      </w:r>
    </w:p>
    <w:p w14:paraId="43EB8014" w14:textId="211A8D89" w:rsidR="00697CA2" w:rsidRPr="00CF42A6" w:rsidRDefault="00697CA2" w:rsidP="00F8677E">
      <w:pPr>
        <w:pStyle w:val="Heading2"/>
        <w:spacing w:after="0" w:line="360" w:lineRule="auto"/>
        <w:rPr>
          <w:rFonts w:cs="Arial"/>
          <w:rPrChange w:id="5601" w:author="Muhamad Ridho Zul Khoiri" w:date="2026-07-14T10:44:00Z" w16du:dateUtc="2026-07-14T03:44:00Z">
            <w:rPr>
              <w:rFonts w:ascii="Times New Roman" w:hAnsi="Times New Roman"/>
            </w:rPr>
          </w:rPrChange>
        </w:rPr>
      </w:pPr>
      <w:bookmarkStart w:id="5602" w:name="_Toc196309712"/>
      <w:r w:rsidRPr="00CF42A6">
        <w:rPr>
          <w:rFonts w:cs="Arial"/>
          <w:rPrChange w:id="5603" w:author="Muhamad Ridho Zul Khoiri" w:date="2026-07-14T10:44:00Z" w16du:dateUtc="2026-07-14T03:44:00Z">
            <w:rPr>
              <w:rFonts w:ascii="Times New Roman" w:hAnsi="Times New Roman"/>
            </w:rPr>
          </w:rPrChange>
        </w:rPr>
        <w:t>Business Performance Review</w:t>
      </w:r>
      <w:bookmarkEnd w:id="5602"/>
      <w:r w:rsidRPr="00CF42A6">
        <w:rPr>
          <w:rFonts w:cs="Arial"/>
          <w:rPrChange w:id="5604" w:author="Muhamad Ridho Zul Khoiri" w:date="2026-07-14T10:44:00Z" w16du:dateUtc="2026-07-14T03:44:00Z">
            <w:rPr>
              <w:rFonts w:ascii="Times New Roman" w:hAnsi="Times New Roman"/>
            </w:rPr>
          </w:rPrChange>
        </w:rPr>
        <w:t xml:space="preserve"> </w:t>
      </w:r>
    </w:p>
    <w:p w14:paraId="67956928" w14:textId="46B908F3" w:rsidR="001213CE" w:rsidRPr="00CF42A6" w:rsidDel="00726600" w:rsidRDefault="001213CE" w:rsidP="00BD290E">
      <w:pPr>
        <w:pStyle w:val="Paragraph"/>
        <w:spacing w:after="0" w:line="360" w:lineRule="auto"/>
        <w:rPr>
          <w:del w:id="5605" w:author="Muhamad Ridho Zul Khoiri" w:date="2026-07-14T13:55:00Z" w16du:dateUtc="2026-07-14T06:55:00Z"/>
          <w:rFonts w:cs="Arial"/>
          <w:rPrChange w:id="5606" w:author="Muhamad Ridho Zul Khoiri" w:date="2026-07-14T10:44:00Z" w16du:dateUtc="2026-07-14T03:44:00Z">
            <w:rPr>
              <w:del w:id="5607" w:author="Muhamad Ridho Zul Khoiri" w:date="2026-07-14T13:55:00Z" w16du:dateUtc="2026-07-14T06:55:00Z"/>
              <w:rFonts w:ascii="Times New Roman" w:hAnsi="Times New Roman"/>
            </w:rPr>
          </w:rPrChange>
        </w:rPr>
      </w:pPr>
      <w:r w:rsidRPr="00CF42A6">
        <w:rPr>
          <w:rFonts w:cs="Arial"/>
          <w:rPrChange w:id="5608" w:author="Muhamad Ridho Zul Khoiri" w:date="2026-07-14T10:44:00Z" w16du:dateUtc="2026-07-14T03:44:00Z">
            <w:rPr>
              <w:rFonts w:ascii="Times New Roman" w:hAnsi="Times New Roman"/>
            </w:rPr>
          </w:rPrChange>
        </w:rPr>
        <w:t>Robust management systems are designed to drive continuous improvement in organizational effectiveness and efficiency. Three fundamental components contribute significantly to sustained business performance improvement:</w:t>
      </w:r>
    </w:p>
    <w:p w14:paraId="3B97E7DC" w14:textId="77777777" w:rsidR="00BE39EC" w:rsidRPr="00CF42A6" w:rsidRDefault="00BE39EC" w:rsidP="00352E13">
      <w:pPr>
        <w:pStyle w:val="Paragraph"/>
        <w:spacing w:after="0" w:line="360" w:lineRule="auto"/>
        <w:rPr>
          <w:rFonts w:cs="Arial"/>
          <w:rPrChange w:id="5609" w:author="Muhamad Ridho Zul Khoiri" w:date="2026-07-14T10:44:00Z" w16du:dateUtc="2026-07-14T03:44:00Z">
            <w:rPr>
              <w:rFonts w:ascii="Times New Roman" w:hAnsi="Times New Roman"/>
            </w:rPr>
          </w:rPrChange>
        </w:rPr>
      </w:pPr>
    </w:p>
    <w:p w14:paraId="7938B71D" w14:textId="07791853" w:rsidR="001213CE" w:rsidRPr="00CF42A6" w:rsidRDefault="00697CA2">
      <w:pPr>
        <w:pStyle w:val="Paragraph"/>
        <w:numPr>
          <w:ilvl w:val="0"/>
          <w:numId w:val="48"/>
        </w:numPr>
        <w:spacing w:after="0" w:line="360" w:lineRule="auto"/>
        <w:rPr>
          <w:rFonts w:cs="Arial"/>
          <w:rPrChange w:id="5610" w:author="Muhamad Ridho Zul Khoiri" w:date="2026-07-14T10:44:00Z" w16du:dateUtc="2026-07-14T03:44:00Z">
            <w:rPr>
              <w:rFonts w:ascii="Times New Roman" w:hAnsi="Times New Roman"/>
            </w:rPr>
          </w:rPrChange>
        </w:rPr>
      </w:pPr>
      <w:r w:rsidRPr="00CF42A6">
        <w:rPr>
          <w:rFonts w:cs="Arial"/>
          <w:b/>
          <w:rPrChange w:id="5611" w:author="Muhamad Ridho Zul Khoiri" w:date="2026-07-14T10:44:00Z" w16du:dateUtc="2026-07-14T03:44:00Z">
            <w:rPr>
              <w:rFonts w:ascii="Times New Roman" w:hAnsi="Times New Roman"/>
              <w:b/>
            </w:rPr>
          </w:rPrChange>
        </w:rPr>
        <w:t>Governance:</w:t>
      </w:r>
      <w:r w:rsidRPr="00CF42A6">
        <w:rPr>
          <w:rFonts w:cs="Arial"/>
          <w:rPrChange w:id="5612" w:author="Muhamad Ridho Zul Khoiri" w:date="2026-07-14T10:44:00Z" w16du:dateUtc="2026-07-14T03:44:00Z">
            <w:rPr>
              <w:rFonts w:ascii="Times New Roman" w:hAnsi="Times New Roman"/>
            </w:rPr>
          </w:rPrChange>
        </w:rPr>
        <w:t xml:space="preserve"> </w:t>
      </w:r>
      <w:r w:rsidR="001213CE" w:rsidRPr="00CF42A6">
        <w:rPr>
          <w:rFonts w:cs="Arial"/>
          <w:rPrChange w:id="5613" w:author="Muhamad Ridho Zul Khoiri" w:date="2026-07-14T10:44:00Z" w16du:dateUtc="2026-07-14T03:44:00Z">
            <w:rPr>
              <w:rFonts w:ascii="Times New Roman" w:hAnsi="Times New Roman"/>
            </w:rPr>
          </w:rPrChange>
        </w:rPr>
        <w:t>The framework that governs and sustains business performance reviews over time.</w:t>
      </w:r>
    </w:p>
    <w:p w14:paraId="1FA4C900" w14:textId="287484C6" w:rsidR="00697CA2" w:rsidRPr="00CF42A6" w:rsidRDefault="00697CA2">
      <w:pPr>
        <w:pStyle w:val="Paragraph"/>
        <w:numPr>
          <w:ilvl w:val="0"/>
          <w:numId w:val="48"/>
        </w:numPr>
        <w:spacing w:after="0" w:line="360" w:lineRule="auto"/>
        <w:rPr>
          <w:rFonts w:cs="Arial"/>
          <w:rPrChange w:id="5614" w:author="Muhamad Ridho Zul Khoiri" w:date="2026-07-14T10:44:00Z" w16du:dateUtc="2026-07-14T03:44:00Z">
            <w:rPr>
              <w:rFonts w:ascii="Times New Roman" w:hAnsi="Times New Roman"/>
            </w:rPr>
          </w:rPrChange>
        </w:rPr>
      </w:pPr>
      <w:r w:rsidRPr="00CF42A6">
        <w:rPr>
          <w:rFonts w:cs="Arial"/>
          <w:b/>
          <w:rPrChange w:id="5615" w:author="Muhamad Ridho Zul Khoiri" w:date="2026-07-14T10:44:00Z" w16du:dateUtc="2026-07-14T03:44:00Z">
            <w:rPr>
              <w:rFonts w:ascii="Times New Roman" w:hAnsi="Times New Roman"/>
              <w:b/>
            </w:rPr>
          </w:rPrChange>
        </w:rPr>
        <w:t>Documentation:</w:t>
      </w:r>
      <w:r w:rsidRPr="00CF42A6">
        <w:rPr>
          <w:rFonts w:cs="Arial"/>
          <w:rPrChange w:id="5616" w:author="Muhamad Ridho Zul Khoiri" w:date="2026-07-14T10:44:00Z" w16du:dateUtc="2026-07-14T03:44:00Z">
            <w:rPr>
              <w:rFonts w:ascii="Times New Roman" w:hAnsi="Times New Roman"/>
            </w:rPr>
          </w:rPrChange>
        </w:rPr>
        <w:t xml:space="preserve"> </w:t>
      </w:r>
      <w:r w:rsidR="001213CE" w:rsidRPr="00CF42A6">
        <w:rPr>
          <w:rFonts w:cs="Arial"/>
          <w:rPrChange w:id="5617" w:author="Muhamad Ridho Zul Khoiri" w:date="2026-07-14T10:44:00Z" w16du:dateUtc="2026-07-14T03:44:00Z">
            <w:rPr>
              <w:rFonts w:ascii="Times New Roman" w:hAnsi="Times New Roman"/>
            </w:rPr>
          </w:rPrChange>
        </w:rPr>
        <w:t>The systematic collection of records that define the underlying data, analyses, and visualizations.</w:t>
      </w:r>
    </w:p>
    <w:p w14:paraId="0FBFCDD5" w14:textId="2E780E7F" w:rsidR="00697CA2" w:rsidRPr="00CF42A6" w:rsidRDefault="00697CA2">
      <w:pPr>
        <w:pStyle w:val="Paragraph"/>
        <w:numPr>
          <w:ilvl w:val="0"/>
          <w:numId w:val="48"/>
        </w:numPr>
        <w:spacing w:after="0" w:line="360" w:lineRule="auto"/>
        <w:rPr>
          <w:rFonts w:cs="Arial"/>
          <w:rPrChange w:id="5618" w:author="Muhamad Ridho Zul Khoiri" w:date="2026-07-14T10:44:00Z" w16du:dateUtc="2026-07-14T03:44:00Z">
            <w:rPr>
              <w:rFonts w:ascii="Times New Roman" w:hAnsi="Times New Roman"/>
            </w:rPr>
          </w:rPrChange>
        </w:rPr>
      </w:pPr>
      <w:r w:rsidRPr="00CF42A6">
        <w:rPr>
          <w:rFonts w:cs="Arial"/>
          <w:b/>
          <w:rPrChange w:id="5619" w:author="Muhamad Ridho Zul Khoiri" w:date="2026-07-14T10:44:00Z" w16du:dateUtc="2026-07-14T03:44:00Z">
            <w:rPr>
              <w:rFonts w:ascii="Times New Roman" w:hAnsi="Times New Roman"/>
              <w:b/>
            </w:rPr>
          </w:rPrChange>
        </w:rPr>
        <w:t>Metrics:</w:t>
      </w:r>
      <w:r w:rsidRPr="00CF42A6">
        <w:rPr>
          <w:rFonts w:cs="Arial"/>
          <w:rPrChange w:id="5620" w:author="Muhamad Ridho Zul Khoiri" w:date="2026-07-14T10:44:00Z" w16du:dateUtc="2026-07-14T03:44:00Z">
            <w:rPr>
              <w:rFonts w:ascii="Times New Roman" w:hAnsi="Times New Roman"/>
            </w:rPr>
          </w:rPrChange>
        </w:rPr>
        <w:t xml:space="preserve">  </w:t>
      </w:r>
      <w:r w:rsidR="001213CE" w:rsidRPr="00CF42A6">
        <w:rPr>
          <w:rFonts w:cs="Arial"/>
          <w:rPrChange w:id="5621" w:author="Muhamad Ridho Zul Khoiri" w:date="2026-07-14T10:44:00Z" w16du:dateUtc="2026-07-14T03:44:00Z">
            <w:rPr>
              <w:rFonts w:ascii="Times New Roman" w:hAnsi="Times New Roman"/>
            </w:rPr>
          </w:rPrChange>
        </w:rPr>
        <w:t>The established standards used to measure business performance. Performance reviews for P&amp;S typically consider the following metrics:</w:t>
      </w:r>
    </w:p>
    <w:p w14:paraId="3F4D9FF2" w14:textId="71A19890" w:rsidR="001213CE" w:rsidRPr="00CF42A6" w:rsidRDefault="001213CE">
      <w:pPr>
        <w:pStyle w:val="ListParagraph"/>
        <w:numPr>
          <w:ilvl w:val="0"/>
          <w:numId w:val="34"/>
        </w:numPr>
        <w:spacing w:line="360" w:lineRule="auto"/>
        <w:rPr>
          <w:rPrChange w:id="5622" w:author="Muhamad Ridho Zul Khoiri" w:date="2026-07-14T10:44:00Z" w16du:dateUtc="2026-07-14T03:44:00Z">
            <w:rPr>
              <w:rFonts w:ascii="Times New Roman" w:hAnsi="Times New Roman" w:cs="Times New Roman"/>
            </w:rPr>
          </w:rPrChange>
        </w:rPr>
      </w:pPr>
      <w:r w:rsidRPr="00CF42A6">
        <w:rPr>
          <w:rPrChange w:id="5623" w:author="Muhamad Ridho Zul Khoiri" w:date="2026-07-14T10:44:00Z" w16du:dateUtc="2026-07-14T03:44:00Z">
            <w:rPr>
              <w:rFonts w:ascii="Times New Roman" w:hAnsi="Times New Roman" w:cs="Times New Roman"/>
            </w:rPr>
          </w:rPrChange>
        </w:rPr>
        <w:t>Performance in terms of milestones, production, and costs across various timeframes (e.g., plan-on-plan, gate-on-gate, year-on-year).</w:t>
      </w:r>
    </w:p>
    <w:p w14:paraId="5D8E6FC5" w14:textId="5BCADB38" w:rsidR="00697CA2" w:rsidRPr="00CF42A6" w:rsidRDefault="001213CE">
      <w:pPr>
        <w:pStyle w:val="ListParagraph"/>
        <w:numPr>
          <w:ilvl w:val="0"/>
          <w:numId w:val="34"/>
        </w:numPr>
        <w:spacing w:after="120" w:line="360" w:lineRule="auto"/>
        <w:rPr>
          <w:rPrChange w:id="5624" w:author="Muhamad Ridho Zul Khoiri" w:date="2026-07-14T10:44:00Z" w16du:dateUtc="2026-07-14T03:44:00Z">
            <w:rPr>
              <w:rFonts w:ascii="Times New Roman" w:hAnsi="Times New Roman" w:cs="Times New Roman"/>
            </w:rPr>
          </w:rPrChange>
        </w:rPr>
      </w:pPr>
      <w:r w:rsidRPr="00CF42A6">
        <w:rPr>
          <w:rPrChange w:id="5625" w:author="Muhamad Ridho Zul Khoiri" w:date="2026-07-14T10:44:00Z" w16du:dateUtc="2026-07-14T03:44:00Z">
            <w:rPr>
              <w:rFonts w:ascii="Times New Roman" w:hAnsi="Times New Roman" w:cs="Times New Roman"/>
            </w:rPr>
          </w:rPrChange>
        </w:rPr>
        <w:t>KPIs, including man-hour, cost, and schedule efficiency, and plan attainment.</w:t>
      </w:r>
    </w:p>
    <w:p w14:paraId="33322754" w14:textId="5C1C8AA4" w:rsidR="001213CE" w:rsidRPr="00CF42A6" w:rsidRDefault="001213CE" w:rsidP="001213CE">
      <w:pPr>
        <w:pStyle w:val="Paragraph"/>
        <w:spacing w:after="240" w:line="360" w:lineRule="auto"/>
        <w:rPr>
          <w:rFonts w:cs="Arial"/>
          <w:rPrChange w:id="5626" w:author="Muhamad Ridho Zul Khoiri" w:date="2026-07-14T10:44:00Z" w16du:dateUtc="2026-07-14T03:44:00Z">
            <w:rPr>
              <w:rFonts w:ascii="Times New Roman" w:hAnsi="Times New Roman"/>
            </w:rPr>
          </w:rPrChange>
        </w:rPr>
      </w:pPr>
      <w:r w:rsidRPr="00CF42A6">
        <w:rPr>
          <w:rFonts w:cs="Arial"/>
          <w:rPrChange w:id="5627" w:author="Muhamad Ridho Zul Khoiri" w:date="2026-07-14T10:44:00Z" w16du:dateUtc="2026-07-14T03:44:00Z">
            <w:rPr>
              <w:rFonts w:ascii="Times New Roman" w:hAnsi="Times New Roman"/>
            </w:rPr>
          </w:rPrChange>
        </w:rPr>
        <w:t>Clear accountabilities for plan ownership, review, and business performance have been established within the business processes, with a focus on the Tactical and Strategic Horizons</w:t>
      </w:r>
      <w:r w:rsidR="00420241" w:rsidRPr="00CF42A6">
        <w:rPr>
          <w:rFonts w:cs="Arial"/>
          <w:rPrChange w:id="5628" w:author="Muhamad Ridho Zul Khoiri" w:date="2026-07-14T10:44:00Z" w16du:dateUtc="2026-07-14T03:44:00Z">
            <w:rPr>
              <w:rFonts w:ascii="Times New Roman" w:hAnsi="Times New Roman"/>
            </w:rPr>
          </w:rPrChange>
        </w:rPr>
        <w:t>.</w:t>
      </w:r>
    </w:p>
    <w:p w14:paraId="217E0947" w14:textId="07404772" w:rsidR="00476632" w:rsidRPr="00CF42A6" w:rsidRDefault="00476632" w:rsidP="00F8677E">
      <w:pPr>
        <w:pStyle w:val="Heading2"/>
        <w:spacing w:after="0" w:line="360" w:lineRule="auto"/>
        <w:rPr>
          <w:rFonts w:cs="Arial"/>
          <w:rPrChange w:id="5629" w:author="Muhamad Ridho Zul Khoiri" w:date="2026-07-14T10:44:00Z" w16du:dateUtc="2026-07-14T03:44:00Z">
            <w:rPr>
              <w:rFonts w:ascii="Times New Roman" w:hAnsi="Times New Roman"/>
            </w:rPr>
          </w:rPrChange>
        </w:rPr>
      </w:pPr>
      <w:bookmarkStart w:id="5630" w:name="_Toc196309713"/>
      <w:r w:rsidRPr="00CF42A6">
        <w:rPr>
          <w:rFonts w:cs="Arial"/>
          <w:rPrChange w:id="5631" w:author="Muhamad Ridho Zul Khoiri" w:date="2026-07-14T10:44:00Z" w16du:dateUtc="2026-07-14T03:44:00Z">
            <w:rPr>
              <w:rFonts w:ascii="Times New Roman" w:hAnsi="Times New Roman"/>
            </w:rPr>
          </w:rPrChange>
        </w:rPr>
        <w:t>K</w:t>
      </w:r>
      <w:r w:rsidR="00D238ED" w:rsidRPr="00CF42A6">
        <w:rPr>
          <w:rFonts w:cs="Arial"/>
          <w:rPrChange w:id="5632" w:author="Muhamad Ridho Zul Khoiri" w:date="2026-07-14T10:44:00Z" w16du:dateUtc="2026-07-14T03:44:00Z">
            <w:rPr>
              <w:rFonts w:ascii="Times New Roman" w:hAnsi="Times New Roman"/>
            </w:rPr>
          </w:rPrChange>
        </w:rPr>
        <w:t>ey Performance Indicator</w:t>
      </w:r>
      <w:r w:rsidR="00B672C3" w:rsidRPr="00CF42A6">
        <w:rPr>
          <w:rFonts w:cs="Arial"/>
          <w:rPrChange w:id="5633" w:author="Muhamad Ridho Zul Khoiri" w:date="2026-07-14T10:44:00Z" w16du:dateUtc="2026-07-14T03:44:00Z">
            <w:rPr>
              <w:rFonts w:ascii="Times New Roman" w:hAnsi="Times New Roman"/>
            </w:rPr>
          </w:rPrChange>
        </w:rPr>
        <w:t xml:space="preserve"> (KPI)</w:t>
      </w:r>
      <w:bookmarkEnd w:id="5630"/>
    </w:p>
    <w:p w14:paraId="2D5D813B" w14:textId="18C94199" w:rsidR="00F915C4" w:rsidRPr="00CF42A6" w:rsidRDefault="001213CE" w:rsidP="00BD290E">
      <w:pPr>
        <w:pStyle w:val="Paragraph"/>
        <w:spacing w:after="0" w:line="360" w:lineRule="auto"/>
        <w:rPr>
          <w:rFonts w:cs="Arial"/>
          <w:rPrChange w:id="5634" w:author="Muhamad Ridho Zul Khoiri" w:date="2026-07-14T10:44:00Z" w16du:dateUtc="2026-07-14T03:44:00Z">
            <w:rPr>
              <w:rFonts w:ascii="Times New Roman" w:hAnsi="Times New Roman"/>
            </w:rPr>
          </w:rPrChange>
        </w:rPr>
      </w:pPr>
      <w:r w:rsidRPr="00CF42A6">
        <w:rPr>
          <w:rFonts w:cs="Arial"/>
          <w:rPrChange w:id="5635" w:author="Muhamad Ridho Zul Khoiri" w:date="2026-07-14T10:44:00Z" w16du:dateUtc="2026-07-14T03:44:00Z">
            <w:rPr>
              <w:rFonts w:ascii="Times New Roman" w:hAnsi="Times New Roman"/>
            </w:rPr>
          </w:rPrChange>
        </w:rPr>
        <w:t>KPIs are metrics that are visible across the organization and are used to highlight and drive performance within P&amp;S. These key metrics are documented in the business process maps associated with each horizon and in the overall Management Control and Reporting System (MCRS)</w:t>
      </w:r>
      <w:r w:rsidR="00420241" w:rsidRPr="00CF42A6">
        <w:rPr>
          <w:rFonts w:cs="Arial"/>
          <w:rPrChange w:id="5636" w:author="Muhamad Ridho Zul Khoiri" w:date="2026-07-14T10:44:00Z" w16du:dateUtc="2026-07-14T03:44:00Z">
            <w:rPr>
              <w:rFonts w:ascii="Times New Roman" w:hAnsi="Times New Roman"/>
            </w:rPr>
          </w:rPrChange>
        </w:rPr>
        <w:t>.</w:t>
      </w:r>
    </w:p>
    <w:p w14:paraId="06EFB2C3" w14:textId="0267C2EA" w:rsidR="00F67584" w:rsidRPr="00CF42A6" w:rsidRDefault="001213CE" w:rsidP="002E7002">
      <w:pPr>
        <w:pStyle w:val="Paragraph"/>
        <w:spacing w:after="0" w:line="360" w:lineRule="auto"/>
        <w:rPr>
          <w:rFonts w:cs="Arial"/>
          <w:rPrChange w:id="5637" w:author="Muhamad Ridho Zul Khoiri" w:date="2026-07-14T10:44:00Z" w16du:dateUtc="2026-07-14T03:44:00Z">
            <w:rPr>
              <w:rFonts w:ascii="Times New Roman" w:hAnsi="Times New Roman"/>
            </w:rPr>
          </w:rPrChange>
        </w:rPr>
      </w:pPr>
      <w:r w:rsidRPr="00CF42A6">
        <w:rPr>
          <w:rFonts w:cs="Arial"/>
          <w:rPrChange w:id="5638" w:author="Muhamad Ridho Zul Khoiri" w:date="2026-07-14T10:44:00Z" w16du:dateUtc="2026-07-14T03:44:00Z">
            <w:rPr>
              <w:rFonts w:ascii="Times New Roman" w:hAnsi="Times New Roman"/>
            </w:rPr>
          </w:rPrChange>
        </w:rPr>
        <w:lastRenderedPageBreak/>
        <w:t>At the Operational Horizon, which focuses on the short term, metrics related to attainment, stability, and efficiency are applied. In contrast, longer-term KPIs primarily assess compliance with the planning process. Certain functions, such as Projects, maintain supplementary statistics for internal purposes, including man-hour, cost, and schedule efficiency; however, these are not comprehensively detailed within the BU procedure.</w:t>
      </w:r>
    </w:p>
    <w:p w14:paraId="64D896A8" w14:textId="3A857708" w:rsidR="002E7002" w:rsidRPr="00CF42A6" w:rsidRDefault="002E7002" w:rsidP="00BD290E">
      <w:pPr>
        <w:pStyle w:val="Paragraph"/>
        <w:spacing w:after="0" w:line="360" w:lineRule="auto"/>
        <w:rPr>
          <w:rFonts w:cs="Arial"/>
          <w:rPrChange w:id="5639" w:author="Muhamad Ridho Zul Khoiri" w:date="2026-07-14T10:44:00Z" w16du:dateUtc="2026-07-14T03:44:00Z">
            <w:rPr>
              <w:rFonts w:ascii="Times New Roman" w:hAnsi="Times New Roman"/>
            </w:rPr>
          </w:rPrChange>
        </w:rPr>
      </w:pPr>
      <w:r w:rsidRPr="00CF42A6">
        <w:rPr>
          <w:rFonts w:cs="Arial"/>
          <w:rPrChange w:id="5640" w:author="Muhamad Ridho Zul Khoiri" w:date="2026-07-14T10:44:00Z" w16du:dateUtc="2026-07-14T03:44:00Z">
            <w:rPr>
              <w:rFonts w:ascii="Times New Roman" w:hAnsi="Times New Roman"/>
            </w:rPr>
          </w:rPrChange>
        </w:rPr>
        <w:t>The following secondary performance measures may be considered for further development into defined KPIs:</w:t>
      </w:r>
    </w:p>
    <w:p w14:paraId="68BF1672" w14:textId="77777777" w:rsidR="002E7002" w:rsidRPr="00CF42A6" w:rsidRDefault="002E7002" w:rsidP="002E7002">
      <w:pPr>
        <w:pStyle w:val="Paragraph"/>
        <w:numPr>
          <w:ilvl w:val="0"/>
          <w:numId w:val="19"/>
        </w:numPr>
        <w:spacing w:after="0" w:line="360" w:lineRule="auto"/>
        <w:ind w:left="1440"/>
        <w:rPr>
          <w:rFonts w:cs="Arial"/>
          <w:rPrChange w:id="5641" w:author="Muhamad Ridho Zul Khoiri" w:date="2026-07-14T10:44:00Z" w16du:dateUtc="2026-07-14T03:44:00Z">
            <w:rPr>
              <w:rFonts w:ascii="Times New Roman" w:hAnsi="Times New Roman"/>
            </w:rPr>
          </w:rPrChange>
        </w:rPr>
      </w:pPr>
      <w:r w:rsidRPr="00CF42A6">
        <w:rPr>
          <w:rFonts w:cs="Arial"/>
          <w:rPrChange w:id="5642" w:author="Muhamad Ridho Zul Khoiri" w:date="2026-07-14T10:44:00Z" w16du:dateUtc="2026-07-14T03:44:00Z">
            <w:rPr>
              <w:rFonts w:ascii="Times New Roman" w:hAnsi="Times New Roman"/>
            </w:rPr>
          </w:rPrChange>
        </w:rPr>
        <w:t>Plan Utilization: This metric measures the extent to which planned activities on baselined work align with the resources available for their completion.</w:t>
      </w:r>
    </w:p>
    <w:p w14:paraId="690F1DEF" w14:textId="05CD0323" w:rsidR="002E7002" w:rsidRPr="00CF42A6" w:rsidRDefault="002E7002" w:rsidP="002E7002">
      <w:pPr>
        <w:pStyle w:val="Paragraph"/>
        <w:numPr>
          <w:ilvl w:val="0"/>
          <w:numId w:val="19"/>
        </w:numPr>
        <w:spacing w:after="0" w:line="360" w:lineRule="auto"/>
        <w:rPr>
          <w:rFonts w:cs="Arial"/>
          <w:rPrChange w:id="5643" w:author="Muhamad Ridho Zul Khoiri" w:date="2026-07-14T10:44:00Z" w16du:dateUtc="2026-07-14T03:44:00Z">
            <w:rPr>
              <w:rFonts w:ascii="Times New Roman" w:hAnsi="Times New Roman"/>
            </w:rPr>
          </w:rPrChange>
        </w:rPr>
      </w:pPr>
      <w:r w:rsidRPr="00CF42A6">
        <w:rPr>
          <w:rFonts w:cs="Arial"/>
          <w:rPrChange w:id="5644" w:author="Muhamad Ridho Zul Khoiri" w:date="2026-07-14T10:44:00Z" w16du:dateUtc="2026-07-14T03:44:00Z">
            <w:rPr>
              <w:rFonts w:ascii="Times New Roman" w:hAnsi="Times New Roman"/>
            </w:rPr>
          </w:rPrChange>
        </w:rPr>
        <w:t>Plan Stability: This metric quantifies the number of interventions or changes made to the approved plan during the defined planning period.</w:t>
      </w:r>
    </w:p>
    <w:p w14:paraId="3157F418" w14:textId="77777777" w:rsidR="002E7002" w:rsidRPr="00CF42A6" w:rsidRDefault="002E7002" w:rsidP="002E7002">
      <w:pPr>
        <w:pStyle w:val="Paragraph"/>
        <w:numPr>
          <w:ilvl w:val="0"/>
          <w:numId w:val="19"/>
        </w:numPr>
        <w:spacing w:after="0" w:line="360" w:lineRule="auto"/>
        <w:ind w:left="1440"/>
        <w:rPr>
          <w:rFonts w:cs="Arial"/>
          <w:rPrChange w:id="5645" w:author="Muhamad Ridho Zul Khoiri" w:date="2026-07-14T10:44:00Z" w16du:dateUtc="2026-07-14T03:44:00Z">
            <w:rPr>
              <w:rFonts w:ascii="Times New Roman" w:hAnsi="Times New Roman"/>
            </w:rPr>
          </w:rPrChange>
        </w:rPr>
      </w:pPr>
      <w:r w:rsidRPr="00CF42A6">
        <w:rPr>
          <w:rFonts w:cs="Arial"/>
          <w:rPrChange w:id="5646" w:author="Muhamad Ridho Zul Khoiri" w:date="2026-07-14T10:44:00Z" w16du:dateUtc="2026-07-14T03:44:00Z">
            <w:rPr>
              <w:rFonts w:ascii="Times New Roman" w:hAnsi="Times New Roman"/>
            </w:rPr>
          </w:rPrChange>
        </w:rPr>
        <w:t>Work Efficiency: This metric compares the amount of planned work performed (both scheduled and unscheduled) to the resources available for performing that work.</w:t>
      </w:r>
    </w:p>
    <w:p w14:paraId="54D8A62B" w14:textId="200990EA" w:rsidR="00F67584" w:rsidRPr="00CF42A6" w:rsidRDefault="002E7002" w:rsidP="00CB1E2B">
      <w:pPr>
        <w:pStyle w:val="Paragraph"/>
        <w:numPr>
          <w:ilvl w:val="0"/>
          <w:numId w:val="19"/>
        </w:numPr>
        <w:spacing w:line="360" w:lineRule="auto"/>
        <w:ind w:left="1440"/>
        <w:rPr>
          <w:rFonts w:cs="Arial"/>
          <w:rPrChange w:id="5647" w:author="Muhamad Ridho Zul Khoiri" w:date="2026-07-14T10:44:00Z" w16du:dateUtc="2026-07-14T03:44:00Z">
            <w:rPr>
              <w:rFonts w:ascii="Times New Roman" w:hAnsi="Times New Roman"/>
            </w:rPr>
          </w:rPrChange>
        </w:rPr>
      </w:pPr>
      <w:r w:rsidRPr="00CF42A6">
        <w:rPr>
          <w:rFonts w:cs="Arial"/>
          <w:rPrChange w:id="5648" w:author="Muhamad Ridho Zul Khoiri" w:date="2026-07-14T10:44:00Z" w16du:dateUtc="2026-07-14T03:44:00Z">
            <w:rPr>
              <w:rFonts w:ascii="Times New Roman" w:hAnsi="Times New Roman"/>
            </w:rPr>
          </w:rPrChange>
        </w:rPr>
        <w:t>Disturbance/Delay: This metric tracks non-productive time associated with activity execution, categorized using standardized reporting codes, such as delays due to material availability, weather conditions, or permit approvals.</w:t>
      </w:r>
    </w:p>
    <w:p w14:paraId="21740DDD" w14:textId="0123962D" w:rsidR="0031528B" w:rsidRPr="00CF42A6" w:rsidRDefault="00AD7111" w:rsidP="0031528B">
      <w:pPr>
        <w:pStyle w:val="Paragraph"/>
        <w:spacing w:after="0" w:line="360" w:lineRule="auto"/>
        <w:rPr>
          <w:rFonts w:cs="Arial"/>
          <w:rPrChange w:id="5649" w:author="Muhamad Ridho Zul Khoiri" w:date="2026-07-14T10:44:00Z" w16du:dateUtc="2026-07-14T03:44:00Z">
            <w:rPr>
              <w:rFonts w:ascii="Times New Roman" w:hAnsi="Times New Roman"/>
            </w:rPr>
          </w:rPrChange>
        </w:rPr>
      </w:pPr>
      <w:r w:rsidRPr="00CF42A6">
        <w:rPr>
          <w:rFonts w:cs="Arial"/>
          <w:rPrChange w:id="5650" w:author="Muhamad Ridho Zul Khoiri" w:date="2026-07-14T10:44:00Z" w16du:dateUtc="2026-07-14T03:44:00Z">
            <w:rPr>
              <w:rFonts w:ascii="Times New Roman" w:hAnsi="Times New Roman"/>
            </w:rPr>
          </w:rPrChange>
        </w:rPr>
        <w:t>Examples of s</w:t>
      </w:r>
      <w:r w:rsidR="00F67584" w:rsidRPr="00CF42A6">
        <w:rPr>
          <w:rFonts w:cs="Arial"/>
          <w:rPrChange w:id="5651" w:author="Muhamad Ridho Zul Khoiri" w:date="2026-07-14T10:44:00Z" w16du:dateUtc="2026-07-14T03:44:00Z">
            <w:rPr>
              <w:rFonts w:ascii="Times New Roman" w:hAnsi="Times New Roman"/>
            </w:rPr>
          </w:rPrChange>
        </w:rPr>
        <w:t xml:space="preserve">pecific KPI’s calculated </w:t>
      </w:r>
      <w:r w:rsidR="0031528B" w:rsidRPr="00CF42A6">
        <w:rPr>
          <w:rFonts w:cs="Arial"/>
          <w:rPrChange w:id="5652" w:author="Muhamad Ridho Zul Khoiri" w:date="2026-07-14T10:44:00Z" w16du:dateUtc="2026-07-14T03:44:00Z">
            <w:rPr>
              <w:rFonts w:ascii="Times New Roman" w:hAnsi="Times New Roman"/>
            </w:rPr>
          </w:rPrChange>
        </w:rPr>
        <w:t>30 day plan are shown below:</w:t>
      </w:r>
    </w:p>
    <w:p w14:paraId="08AE2CB8" w14:textId="77777777" w:rsidR="0031528B" w:rsidRPr="00CF42A6" w:rsidRDefault="0031528B" w:rsidP="0031528B">
      <w:pPr>
        <w:pStyle w:val="Heading3"/>
        <w:spacing w:before="0" w:after="0" w:line="360" w:lineRule="auto"/>
        <w:rPr>
          <w:rFonts w:cs="Arial"/>
          <w:rPrChange w:id="5653" w:author="Muhamad Ridho Zul Khoiri" w:date="2026-07-14T10:44:00Z" w16du:dateUtc="2026-07-14T03:44:00Z">
            <w:rPr>
              <w:rFonts w:ascii="Times New Roman" w:hAnsi="Times New Roman"/>
            </w:rPr>
          </w:rPrChange>
        </w:rPr>
      </w:pPr>
      <w:r w:rsidRPr="00CF42A6">
        <w:rPr>
          <w:rFonts w:cs="Arial"/>
          <w:rPrChange w:id="5654" w:author="Muhamad Ridho Zul Khoiri" w:date="2026-07-14T10:44:00Z" w16du:dateUtc="2026-07-14T03:44:00Z">
            <w:rPr>
              <w:rFonts w:ascii="Times New Roman" w:hAnsi="Times New Roman"/>
            </w:rPr>
          </w:rPrChange>
        </w:rPr>
        <w:t>Schedule Attainment</w:t>
      </w:r>
    </w:p>
    <w:p w14:paraId="1CCEAE2D" w14:textId="0DFD428D" w:rsidR="00CB1E2B" w:rsidRPr="00CF42A6" w:rsidRDefault="00CB1E2B" w:rsidP="0031528B">
      <w:pPr>
        <w:pStyle w:val="Paragraph"/>
        <w:spacing w:after="0" w:line="360" w:lineRule="auto"/>
        <w:rPr>
          <w:rFonts w:cs="Arial"/>
          <w:rPrChange w:id="5655" w:author="Muhamad Ridho Zul Khoiri" w:date="2026-07-14T10:44:00Z" w16du:dateUtc="2026-07-14T03:44:00Z">
            <w:rPr>
              <w:rFonts w:ascii="Times New Roman" w:hAnsi="Times New Roman"/>
            </w:rPr>
          </w:rPrChange>
        </w:rPr>
      </w:pPr>
      <w:r w:rsidRPr="00CF42A6">
        <w:rPr>
          <w:rFonts w:cs="Arial"/>
          <w:rPrChange w:id="5656" w:author="Muhamad Ridho Zul Khoiri" w:date="2026-07-14T10:44:00Z" w16du:dateUtc="2026-07-14T03:44:00Z">
            <w:rPr>
              <w:rFonts w:ascii="Times New Roman" w:hAnsi="Times New Roman"/>
            </w:rPr>
          </w:rPrChange>
        </w:rPr>
        <w:t>Schedule attainment is a measure of adherence to the planned schedule over a given time period (e.g., a month). Higher attainment percentages indicate improved schedule performance. It is determined by calculating the percentage of:</w:t>
      </w:r>
    </w:p>
    <w:p w14:paraId="1D29ADF8" w14:textId="77777777" w:rsidR="0031528B" w:rsidRPr="00CF42A6" w:rsidRDefault="0031528B" w:rsidP="0031528B">
      <w:pPr>
        <w:pStyle w:val="Body"/>
        <w:spacing w:before="0" w:after="0" w:line="360" w:lineRule="auto"/>
        <w:ind w:left="3240" w:right="0" w:firstLine="0"/>
        <w:rPr>
          <w:rFonts w:cs="Arial"/>
          <w:bCs/>
          <w:i/>
          <w:rPrChange w:id="5657" w:author="Muhamad Ridho Zul Khoiri" w:date="2026-07-14T10:44:00Z" w16du:dateUtc="2026-07-14T03:44:00Z">
            <w:rPr>
              <w:rFonts w:ascii="Times New Roman" w:hAnsi="Times New Roman"/>
              <w:bCs/>
              <w:i/>
            </w:rPr>
          </w:rPrChange>
        </w:rPr>
      </w:pPr>
      <w:r w:rsidRPr="00CF42A6">
        <w:rPr>
          <w:rFonts w:cs="Arial"/>
          <w:bCs/>
          <w:i/>
          <w:rPrChange w:id="5658" w:author="Muhamad Ridho Zul Khoiri" w:date="2026-07-14T10:44:00Z" w16du:dateUtc="2026-07-14T03:44:00Z">
            <w:rPr>
              <w:rFonts w:ascii="Times New Roman" w:hAnsi="Times New Roman"/>
              <w:bCs/>
              <w:i/>
            </w:rPr>
          </w:rPrChange>
        </w:rPr>
        <w:t xml:space="preserve">         Actual % Progress of the Month</w:t>
      </w:r>
    </w:p>
    <w:p w14:paraId="6303C960" w14:textId="77777777" w:rsidR="0031528B" w:rsidRPr="00CF42A6" w:rsidRDefault="0031528B" w:rsidP="0031528B">
      <w:pPr>
        <w:pStyle w:val="Body"/>
        <w:spacing w:before="0" w:after="0" w:line="360" w:lineRule="auto"/>
        <w:ind w:left="1080" w:right="0" w:firstLine="0"/>
        <w:rPr>
          <w:rFonts w:cs="Arial"/>
          <w:bCs/>
          <w:i/>
          <w:rPrChange w:id="5659" w:author="Muhamad Ridho Zul Khoiri" w:date="2026-07-14T10:44:00Z" w16du:dateUtc="2026-07-14T03:44:00Z">
            <w:rPr>
              <w:rFonts w:ascii="Times New Roman" w:hAnsi="Times New Roman"/>
              <w:bCs/>
              <w:i/>
            </w:rPr>
          </w:rPrChange>
        </w:rPr>
      </w:pPr>
      <w:r w:rsidRPr="00CF42A6">
        <w:rPr>
          <w:rFonts w:cs="Arial"/>
          <w:b/>
          <w:bCs/>
          <w:i/>
          <w:rPrChange w:id="5660" w:author="Muhamad Ridho Zul Khoiri" w:date="2026-07-14T10:44:00Z" w16du:dateUtc="2026-07-14T03:44:00Z">
            <w:rPr>
              <w:rFonts w:ascii="Times New Roman" w:hAnsi="Times New Roman"/>
              <w:b/>
              <w:bCs/>
              <w:i/>
            </w:rPr>
          </w:rPrChange>
        </w:rPr>
        <w:t>Schedule Attainment (%)</w:t>
      </w:r>
      <w:r w:rsidRPr="00CF42A6">
        <w:rPr>
          <w:rFonts w:cs="Arial"/>
          <w:bCs/>
          <w:i/>
          <w:rPrChange w:id="5661" w:author="Muhamad Ridho Zul Khoiri" w:date="2026-07-14T10:44:00Z" w16du:dateUtc="2026-07-14T03:44:00Z">
            <w:rPr>
              <w:rFonts w:ascii="Times New Roman" w:hAnsi="Times New Roman"/>
              <w:bCs/>
              <w:i/>
            </w:rPr>
          </w:rPrChange>
        </w:rPr>
        <w:t xml:space="preserve"> = ------------------------------------------------------  x SF</w:t>
      </w:r>
    </w:p>
    <w:p w14:paraId="23515041" w14:textId="77777777" w:rsidR="0031528B" w:rsidRPr="00CF42A6" w:rsidRDefault="0031528B" w:rsidP="0031528B">
      <w:pPr>
        <w:pStyle w:val="Body"/>
        <w:spacing w:before="0" w:after="0" w:line="360" w:lineRule="auto"/>
        <w:ind w:left="2160" w:right="0" w:firstLine="1080"/>
        <w:jc w:val="both"/>
        <w:rPr>
          <w:rFonts w:cs="Arial"/>
          <w:bCs/>
          <w:i/>
          <w:rPrChange w:id="5662" w:author="Muhamad Ridho Zul Khoiri" w:date="2026-07-14T10:44:00Z" w16du:dateUtc="2026-07-14T03:44:00Z">
            <w:rPr>
              <w:rFonts w:ascii="Times New Roman" w:hAnsi="Times New Roman"/>
              <w:bCs/>
              <w:i/>
            </w:rPr>
          </w:rPrChange>
        </w:rPr>
      </w:pPr>
      <w:r w:rsidRPr="00CF42A6">
        <w:rPr>
          <w:rFonts w:cs="Arial"/>
          <w:bCs/>
          <w:i/>
          <w:rPrChange w:id="5663" w:author="Muhamad Ridho Zul Khoiri" w:date="2026-07-14T10:44:00Z" w16du:dateUtc="2026-07-14T03:44:00Z">
            <w:rPr>
              <w:rFonts w:ascii="Times New Roman" w:hAnsi="Times New Roman"/>
              <w:bCs/>
              <w:i/>
            </w:rPr>
          </w:rPrChange>
        </w:rPr>
        <w:t xml:space="preserve">        Planned % Progress of the Month</w:t>
      </w:r>
    </w:p>
    <w:p w14:paraId="0F2047F9" w14:textId="77777777" w:rsidR="00BE39EC" w:rsidRPr="00CF42A6" w:rsidRDefault="00BE39EC" w:rsidP="0031528B">
      <w:pPr>
        <w:pStyle w:val="Body"/>
        <w:spacing w:before="0" w:after="0" w:line="360" w:lineRule="auto"/>
        <w:ind w:left="1080" w:right="0" w:firstLine="0"/>
        <w:jc w:val="both"/>
        <w:rPr>
          <w:rFonts w:cs="Arial"/>
          <w:bCs/>
          <w:rPrChange w:id="5664" w:author="Muhamad Ridho Zul Khoiri" w:date="2026-07-14T10:44:00Z" w16du:dateUtc="2026-07-14T03:44:00Z">
            <w:rPr>
              <w:rFonts w:ascii="Times New Roman" w:hAnsi="Times New Roman"/>
              <w:bCs/>
            </w:rPr>
          </w:rPrChange>
        </w:rPr>
      </w:pPr>
    </w:p>
    <w:p w14:paraId="01808211" w14:textId="4DA6B2A5" w:rsidR="0031528B" w:rsidRPr="00CF42A6" w:rsidRDefault="0031528B" w:rsidP="0031528B">
      <w:pPr>
        <w:pStyle w:val="Body"/>
        <w:spacing w:before="0" w:after="0" w:line="360" w:lineRule="auto"/>
        <w:ind w:left="1080" w:right="0" w:firstLine="0"/>
        <w:jc w:val="both"/>
        <w:rPr>
          <w:rFonts w:cs="Arial"/>
          <w:bCs/>
          <w:rPrChange w:id="5665" w:author="Muhamad Ridho Zul Khoiri" w:date="2026-07-14T10:44:00Z" w16du:dateUtc="2026-07-14T03:44:00Z">
            <w:rPr>
              <w:rFonts w:ascii="Times New Roman" w:hAnsi="Times New Roman"/>
              <w:bCs/>
            </w:rPr>
          </w:rPrChange>
        </w:rPr>
      </w:pPr>
      <w:r w:rsidRPr="00CF42A6">
        <w:rPr>
          <w:rFonts w:cs="Arial"/>
          <w:bCs/>
          <w:rPrChange w:id="5666" w:author="Muhamad Ridho Zul Khoiri" w:date="2026-07-14T10:44:00Z" w16du:dateUtc="2026-07-14T03:44:00Z">
            <w:rPr>
              <w:rFonts w:ascii="Times New Roman" w:hAnsi="Times New Roman"/>
              <w:bCs/>
            </w:rPr>
          </w:rPrChange>
        </w:rPr>
        <w:t xml:space="preserve">Notes : </w:t>
      </w:r>
    </w:p>
    <w:p w14:paraId="3A0A7F59" w14:textId="54A45270" w:rsidR="0031528B" w:rsidRPr="00CF42A6" w:rsidRDefault="0031528B" w:rsidP="0031528B">
      <w:pPr>
        <w:pStyle w:val="Body"/>
        <w:spacing w:before="0" w:after="0" w:line="360" w:lineRule="auto"/>
        <w:ind w:left="1080" w:right="0" w:firstLine="0"/>
        <w:jc w:val="both"/>
        <w:rPr>
          <w:rFonts w:cs="Arial"/>
          <w:bCs/>
          <w:rPrChange w:id="5667" w:author="Muhamad Ridho Zul Khoiri" w:date="2026-07-14T10:44:00Z" w16du:dateUtc="2026-07-14T03:44:00Z">
            <w:rPr>
              <w:rFonts w:ascii="Times New Roman" w:hAnsi="Times New Roman"/>
              <w:bCs/>
            </w:rPr>
          </w:rPrChange>
        </w:rPr>
      </w:pPr>
      <w:r w:rsidRPr="00CF42A6">
        <w:rPr>
          <w:rFonts w:cs="Arial"/>
          <w:bCs/>
          <w:rPrChange w:id="5668" w:author="Muhamad Ridho Zul Khoiri" w:date="2026-07-14T10:44:00Z" w16du:dateUtc="2026-07-14T03:44:00Z">
            <w:rPr>
              <w:rFonts w:ascii="Times New Roman" w:hAnsi="Times New Roman"/>
              <w:bCs/>
            </w:rPr>
          </w:rPrChange>
        </w:rPr>
        <w:t xml:space="preserve">SF = Schedule Shift Factor </w:t>
      </w:r>
      <w:r w:rsidR="00CB1E2B" w:rsidRPr="00CF42A6">
        <w:rPr>
          <w:rFonts w:cs="Arial"/>
          <w:bCs/>
          <w:rPrChange w:id="5669" w:author="Muhamad Ridho Zul Khoiri" w:date="2026-07-14T10:44:00Z" w16du:dateUtc="2026-07-14T03:44:00Z">
            <w:rPr>
              <w:rFonts w:ascii="Times New Roman" w:hAnsi="Times New Roman"/>
              <w:bCs/>
            </w:rPr>
          </w:rPrChange>
        </w:rPr>
        <w:t>is determined based on schedule shifts (delays) and activity duration</w:t>
      </w:r>
      <w:r w:rsidRPr="00CF42A6">
        <w:rPr>
          <w:rFonts w:cs="Arial"/>
          <w:bCs/>
          <w:rPrChange w:id="5670" w:author="Muhamad Ridho Zul Khoiri" w:date="2026-07-14T10:44:00Z" w16du:dateUtc="2026-07-14T03:44:00Z">
            <w:rPr>
              <w:rFonts w:ascii="Times New Roman" w:hAnsi="Times New Roman"/>
              <w:bCs/>
            </w:rPr>
          </w:rPrChange>
        </w:rPr>
        <w:t>:</w:t>
      </w:r>
    </w:p>
    <w:p w14:paraId="3FC44383" w14:textId="4E15AC29" w:rsidR="0031528B" w:rsidRPr="00CF42A6" w:rsidRDefault="0031528B">
      <w:pPr>
        <w:pStyle w:val="Body"/>
        <w:numPr>
          <w:ilvl w:val="0"/>
          <w:numId w:val="49"/>
        </w:numPr>
        <w:spacing w:before="0" w:after="0" w:line="360" w:lineRule="auto"/>
        <w:ind w:right="0"/>
        <w:jc w:val="both"/>
        <w:rPr>
          <w:rFonts w:cs="Arial"/>
          <w:rPrChange w:id="5671" w:author="Muhamad Ridho Zul Khoiri" w:date="2026-07-14T10:44:00Z" w16du:dateUtc="2026-07-14T03:44:00Z">
            <w:rPr>
              <w:rFonts w:ascii="Times New Roman" w:hAnsi="Times New Roman"/>
            </w:rPr>
          </w:rPrChange>
        </w:rPr>
      </w:pPr>
      <w:r w:rsidRPr="00CF42A6">
        <w:rPr>
          <w:rFonts w:cs="Arial"/>
          <w:rPrChange w:id="5672" w:author="Muhamad Ridho Zul Khoiri" w:date="2026-07-14T10:44:00Z" w16du:dateUtc="2026-07-14T03:44:00Z">
            <w:rPr>
              <w:rFonts w:ascii="Times New Roman" w:hAnsi="Times New Roman"/>
            </w:rPr>
          </w:rPrChange>
        </w:rPr>
        <w:t xml:space="preserve">1 – </w:t>
      </w:r>
      <w:r w:rsidR="00CB1E2B" w:rsidRPr="00CF42A6">
        <w:rPr>
          <w:rFonts w:cs="Arial"/>
          <w:rPrChange w:id="5673" w:author="Muhamad Ridho Zul Khoiri" w:date="2026-07-14T10:44:00Z" w16du:dateUtc="2026-07-14T03:44:00Z">
            <w:rPr>
              <w:rFonts w:ascii="Times New Roman" w:hAnsi="Times New Roman"/>
            </w:rPr>
          </w:rPrChange>
        </w:rPr>
        <w:t>applied when the schedule is shifted (delayed) by 14 days or less</w:t>
      </w:r>
    </w:p>
    <w:p w14:paraId="67333F6A" w14:textId="126E72A3" w:rsidR="00CB1E2B" w:rsidRPr="00CF42A6" w:rsidRDefault="0031528B">
      <w:pPr>
        <w:pStyle w:val="Body"/>
        <w:numPr>
          <w:ilvl w:val="0"/>
          <w:numId w:val="49"/>
        </w:numPr>
        <w:spacing w:before="0" w:after="0" w:line="360" w:lineRule="auto"/>
        <w:ind w:right="0"/>
        <w:jc w:val="both"/>
        <w:rPr>
          <w:rFonts w:cs="Arial"/>
          <w:rPrChange w:id="5674" w:author="Muhamad Ridho Zul Khoiri" w:date="2026-07-14T10:44:00Z" w16du:dateUtc="2026-07-14T03:44:00Z">
            <w:rPr>
              <w:rFonts w:ascii="Times New Roman" w:hAnsi="Times New Roman"/>
            </w:rPr>
          </w:rPrChange>
        </w:rPr>
      </w:pPr>
      <w:r w:rsidRPr="00CF42A6">
        <w:rPr>
          <w:rFonts w:cs="Arial"/>
          <w:rPrChange w:id="5675" w:author="Muhamad Ridho Zul Khoiri" w:date="2026-07-14T10:44:00Z" w16du:dateUtc="2026-07-14T03:44:00Z">
            <w:rPr>
              <w:rFonts w:ascii="Times New Roman" w:hAnsi="Times New Roman"/>
            </w:rPr>
          </w:rPrChange>
        </w:rPr>
        <w:t>0.95 –</w:t>
      </w:r>
      <w:r w:rsidR="00CB1E2B" w:rsidRPr="00CF42A6">
        <w:rPr>
          <w:rFonts w:cs="Arial"/>
          <w:rPrChange w:id="5676" w:author="Muhamad Ridho Zul Khoiri" w:date="2026-07-14T10:44:00Z" w16du:dateUtc="2026-07-14T03:44:00Z">
            <w:rPr>
              <w:rFonts w:ascii="Times New Roman" w:hAnsi="Times New Roman"/>
            </w:rPr>
          </w:rPrChange>
        </w:rPr>
        <w:t xml:space="preserve"> applied when the schedule is shifted (delayed) by more than 14 days or when the activity duration is 25% longer than originally planned.</w:t>
      </w:r>
    </w:p>
    <w:p w14:paraId="0CAFA9AE" w14:textId="0FC4BAE4" w:rsidR="00CB1E2B" w:rsidRPr="00CF42A6" w:rsidRDefault="0031528B">
      <w:pPr>
        <w:pStyle w:val="Body"/>
        <w:numPr>
          <w:ilvl w:val="0"/>
          <w:numId w:val="49"/>
        </w:numPr>
        <w:spacing w:before="0" w:after="0" w:line="360" w:lineRule="auto"/>
        <w:ind w:right="0"/>
        <w:jc w:val="both"/>
        <w:rPr>
          <w:rFonts w:cs="Arial"/>
          <w:rPrChange w:id="5677" w:author="Muhamad Ridho Zul Khoiri" w:date="2026-07-14T10:44:00Z" w16du:dateUtc="2026-07-14T03:44:00Z">
            <w:rPr>
              <w:rFonts w:ascii="Times New Roman" w:hAnsi="Times New Roman"/>
            </w:rPr>
          </w:rPrChange>
        </w:rPr>
      </w:pPr>
      <w:r w:rsidRPr="00CF42A6">
        <w:rPr>
          <w:rFonts w:cs="Arial"/>
          <w:rPrChange w:id="5678" w:author="Muhamad Ridho Zul Khoiri" w:date="2026-07-14T10:44:00Z" w16du:dateUtc="2026-07-14T03:44:00Z">
            <w:rPr>
              <w:rFonts w:ascii="Times New Roman" w:hAnsi="Times New Roman"/>
            </w:rPr>
          </w:rPrChange>
        </w:rPr>
        <w:t>0.90 –</w:t>
      </w:r>
      <w:r w:rsidR="00CB1E2B" w:rsidRPr="00CF42A6">
        <w:rPr>
          <w:rFonts w:cs="Arial"/>
          <w:rPrChange w:id="5679" w:author="Muhamad Ridho Zul Khoiri" w:date="2026-07-14T10:44:00Z" w16du:dateUtc="2026-07-14T03:44:00Z">
            <w:rPr>
              <w:rFonts w:ascii="Times New Roman" w:hAnsi="Times New Roman"/>
            </w:rPr>
          </w:rPrChange>
        </w:rPr>
        <w:t xml:space="preserve"> for activities on the critical path, when the schedule is shifted (delayed) by more than 14 days, or the activity duration is 25% longer.</w:t>
      </w:r>
    </w:p>
    <w:p w14:paraId="507DC501" w14:textId="5B97BD20" w:rsidR="00CB1E2B" w:rsidRPr="00CF42A6" w:rsidRDefault="00CB1E2B" w:rsidP="00CB1E2B">
      <w:pPr>
        <w:pStyle w:val="Body"/>
        <w:spacing w:before="0" w:after="120" w:line="360" w:lineRule="auto"/>
        <w:ind w:left="1080" w:right="0" w:firstLine="0"/>
        <w:jc w:val="both"/>
        <w:rPr>
          <w:rFonts w:cs="Arial"/>
          <w:rPrChange w:id="5680" w:author="Muhamad Ridho Zul Khoiri" w:date="2026-07-14T10:44:00Z" w16du:dateUtc="2026-07-14T03:44:00Z">
            <w:rPr>
              <w:rFonts w:ascii="Times New Roman" w:hAnsi="Times New Roman"/>
            </w:rPr>
          </w:rPrChange>
        </w:rPr>
      </w:pPr>
      <w:r w:rsidRPr="00CF42A6">
        <w:rPr>
          <w:rFonts w:cs="Arial"/>
          <w:rPrChange w:id="5681" w:author="Muhamad Ridho Zul Khoiri" w:date="2026-07-14T10:44:00Z" w16du:dateUtc="2026-07-14T03:44:00Z">
            <w:rPr>
              <w:rFonts w:ascii="Times New Roman" w:hAnsi="Times New Roman"/>
            </w:rPr>
          </w:rPrChange>
        </w:rPr>
        <w:t>If an activity has started but is subsequently postponed, the SF is omitted. Overall schedule attainment is calculated by weighting individual schedule attainment based on the duration of work performed on each activity during the month.</w:t>
      </w:r>
    </w:p>
    <w:p w14:paraId="789C03F1" w14:textId="77777777" w:rsidR="0031528B" w:rsidRPr="00CF42A6" w:rsidRDefault="0031528B" w:rsidP="0031528B">
      <w:pPr>
        <w:pStyle w:val="Heading3"/>
        <w:spacing w:before="0" w:after="0" w:line="360" w:lineRule="auto"/>
        <w:rPr>
          <w:rFonts w:cs="Arial"/>
          <w:rPrChange w:id="5682" w:author="Muhamad Ridho Zul Khoiri" w:date="2026-07-14T10:44:00Z" w16du:dateUtc="2026-07-14T03:44:00Z">
            <w:rPr>
              <w:rFonts w:ascii="Times New Roman" w:hAnsi="Times New Roman"/>
            </w:rPr>
          </w:rPrChange>
        </w:rPr>
      </w:pPr>
      <w:r w:rsidRPr="00CF42A6">
        <w:rPr>
          <w:rFonts w:cs="Arial"/>
          <w:rPrChange w:id="5683" w:author="Muhamad Ridho Zul Khoiri" w:date="2026-07-14T10:44:00Z" w16du:dateUtc="2026-07-14T03:44:00Z">
            <w:rPr>
              <w:rFonts w:ascii="Times New Roman" w:hAnsi="Times New Roman"/>
            </w:rPr>
          </w:rPrChange>
        </w:rPr>
        <w:t>SPI (Schedule Performance Indicator)</w:t>
      </w:r>
    </w:p>
    <w:p w14:paraId="14503EB9" w14:textId="77777777" w:rsidR="0031528B" w:rsidRPr="00CF42A6" w:rsidRDefault="0031528B" w:rsidP="0031528B">
      <w:pPr>
        <w:spacing w:line="360" w:lineRule="auto"/>
        <w:ind w:left="1080"/>
        <w:rPr>
          <w:rFonts w:cs="Arial"/>
          <w:rPrChange w:id="5684" w:author="Muhamad Ridho Zul Khoiri" w:date="2026-07-14T10:44:00Z" w16du:dateUtc="2026-07-14T03:44:00Z">
            <w:rPr>
              <w:rFonts w:ascii="Times New Roman" w:hAnsi="Times New Roman"/>
            </w:rPr>
          </w:rPrChange>
        </w:rPr>
      </w:pPr>
      <w:r w:rsidRPr="00CF42A6">
        <w:rPr>
          <w:rFonts w:cs="Arial"/>
          <w:rPrChange w:id="5685" w:author="Muhamad Ridho Zul Khoiri" w:date="2026-07-14T10:44:00Z" w16du:dateUtc="2026-07-14T03:44:00Z">
            <w:rPr>
              <w:rFonts w:ascii="Times New Roman" w:hAnsi="Times New Roman"/>
            </w:rPr>
          </w:rPrChange>
        </w:rPr>
        <w:t>SPI indicates the project’s progress performance</w:t>
      </w:r>
    </w:p>
    <w:p w14:paraId="6582F095" w14:textId="77777777" w:rsidR="0031528B" w:rsidRPr="00CF42A6" w:rsidRDefault="0031528B" w:rsidP="0031528B">
      <w:pPr>
        <w:pStyle w:val="Body"/>
        <w:spacing w:before="0" w:after="0" w:line="360" w:lineRule="auto"/>
        <w:ind w:left="2160" w:right="0" w:firstLine="0"/>
        <w:rPr>
          <w:rFonts w:cs="Arial"/>
          <w:bCs/>
          <w:i/>
          <w:rPrChange w:id="5686" w:author="Muhamad Ridho Zul Khoiri" w:date="2026-07-14T10:44:00Z" w16du:dateUtc="2026-07-14T03:44:00Z">
            <w:rPr>
              <w:rFonts w:ascii="Times New Roman" w:hAnsi="Times New Roman"/>
              <w:bCs/>
              <w:i/>
            </w:rPr>
          </w:rPrChange>
        </w:rPr>
      </w:pPr>
      <w:r w:rsidRPr="00CF42A6">
        <w:rPr>
          <w:rFonts w:cs="Arial"/>
          <w:bCs/>
          <w:i/>
          <w:rPrChange w:id="5687" w:author="Muhamad Ridho Zul Khoiri" w:date="2026-07-14T10:44:00Z" w16du:dateUtc="2026-07-14T03:44:00Z">
            <w:rPr>
              <w:rFonts w:ascii="Times New Roman" w:hAnsi="Times New Roman"/>
              <w:bCs/>
              <w:i/>
            </w:rPr>
          </w:rPrChange>
        </w:rPr>
        <w:t xml:space="preserve"> Actual % of Cumulative Progress</w:t>
      </w:r>
    </w:p>
    <w:p w14:paraId="6B5478DD" w14:textId="77777777" w:rsidR="0031528B" w:rsidRPr="00CF42A6" w:rsidRDefault="0031528B" w:rsidP="0031528B">
      <w:pPr>
        <w:pStyle w:val="Body"/>
        <w:spacing w:before="0" w:after="0" w:line="360" w:lineRule="auto"/>
        <w:ind w:left="1080" w:right="0" w:firstLine="0"/>
        <w:rPr>
          <w:rFonts w:cs="Arial"/>
          <w:bCs/>
          <w:i/>
          <w:rPrChange w:id="5688" w:author="Muhamad Ridho Zul Khoiri" w:date="2026-07-14T10:44:00Z" w16du:dateUtc="2026-07-14T03:44:00Z">
            <w:rPr>
              <w:rFonts w:ascii="Times New Roman" w:hAnsi="Times New Roman"/>
              <w:bCs/>
              <w:i/>
            </w:rPr>
          </w:rPrChange>
        </w:rPr>
      </w:pPr>
      <w:r w:rsidRPr="00CF42A6">
        <w:rPr>
          <w:rFonts w:cs="Arial"/>
          <w:b/>
          <w:bCs/>
          <w:i/>
          <w:rPrChange w:id="5689" w:author="Muhamad Ridho Zul Khoiri" w:date="2026-07-14T10:44:00Z" w16du:dateUtc="2026-07-14T03:44:00Z">
            <w:rPr>
              <w:rFonts w:ascii="Times New Roman" w:hAnsi="Times New Roman"/>
              <w:b/>
              <w:bCs/>
              <w:i/>
            </w:rPr>
          </w:rPrChange>
        </w:rPr>
        <w:t>SPI (%)</w:t>
      </w:r>
      <w:r w:rsidRPr="00CF42A6">
        <w:rPr>
          <w:rFonts w:cs="Arial"/>
          <w:bCs/>
          <w:i/>
          <w:rPrChange w:id="5690" w:author="Muhamad Ridho Zul Khoiri" w:date="2026-07-14T10:44:00Z" w16du:dateUtc="2026-07-14T03:44:00Z">
            <w:rPr>
              <w:rFonts w:ascii="Times New Roman" w:hAnsi="Times New Roman"/>
              <w:bCs/>
              <w:i/>
            </w:rPr>
          </w:rPrChange>
        </w:rPr>
        <w:t xml:space="preserve"> = --------------------------------------------------</w:t>
      </w:r>
    </w:p>
    <w:p w14:paraId="7D38EB6A" w14:textId="3C2D9943" w:rsidR="0031528B" w:rsidRPr="00CF42A6" w:rsidRDefault="0031528B" w:rsidP="0031528B">
      <w:pPr>
        <w:pStyle w:val="Body"/>
        <w:spacing w:before="0" w:after="0" w:line="360" w:lineRule="auto"/>
        <w:ind w:left="2160" w:right="0" w:firstLine="0"/>
        <w:jc w:val="both"/>
        <w:rPr>
          <w:rFonts w:cs="Arial"/>
          <w:bCs/>
          <w:i/>
          <w:rPrChange w:id="5691" w:author="Muhamad Ridho Zul Khoiri" w:date="2026-07-14T10:44:00Z" w16du:dateUtc="2026-07-14T03:44:00Z">
            <w:rPr>
              <w:rFonts w:ascii="Times New Roman" w:hAnsi="Times New Roman"/>
              <w:bCs/>
              <w:i/>
            </w:rPr>
          </w:rPrChange>
        </w:rPr>
      </w:pPr>
      <w:r w:rsidRPr="00CF42A6">
        <w:rPr>
          <w:rFonts w:cs="Arial"/>
          <w:bCs/>
          <w:i/>
          <w:rPrChange w:id="5692" w:author="Muhamad Ridho Zul Khoiri" w:date="2026-07-14T10:44:00Z" w16du:dateUtc="2026-07-14T03:44:00Z">
            <w:rPr>
              <w:rFonts w:ascii="Times New Roman" w:hAnsi="Times New Roman"/>
              <w:bCs/>
              <w:i/>
            </w:rPr>
          </w:rPrChange>
        </w:rPr>
        <w:lastRenderedPageBreak/>
        <w:t xml:space="preserve">Planned % Cumulative Progress </w:t>
      </w:r>
    </w:p>
    <w:p w14:paraId="0BAC2A1C" w14:textId="77777777" w:rsidR="0031528B" w:rsidRPr="00CF42A6" w:rsidRDefault="0031528B" w:rsidP="00CB1E2B">
      <w:pPr>
        <w:pStyle w:val="Heading3"/>
        <w:spacing w:after="0" w:line="360" w:lineRule="auto"/>
        <w:rPr>
          <w:rFonts w:cs="Arial"/>
          <w:rPrChange w:id="5693" w:author="Muhamad Ridho Zul Khoiri" w:date="2026-07-14T10:44:00Z" w16du:dateUtc="2026-07-14T03:44:00Z">
            <w:rPr>
              <w:rFonts w:ascii="Times New Roman" w:hAnsi="Times New Roman"/>
            </w:rPr>
          </w:rPrChange>
        </w:rPr>
      </w:pPr>
      <w:r w:rsidRPr="00CF42A6">
        <w:rPr>
          <w:rFonts w:cs="Arial"/>
          <w:rPrChange w:id="5694" w:author="Muhamad Ridho Zul Khoiri" w:date="2026-07-14T10:44:00Z" w16du:dateUtc="2026-07-14T03:44:00Z">
            <w:rPr>
              <w:rFonts w:ascii="Times New Roman" w:hAnsi="Times New Roman"/>
            </w:rPr>
          </w:rPrChange>
        </w:rPr>
        <w:t>Plan Break-in</w:t>
      </w:r>
    </w:p>
    <w:p w14:paraId="503EE29F" w14:textId="77777777" w:rsidR="00CB1E2B" w:rsidRPr="00CF42A6" w:rsidRDefault="00CB1E2B" w:rsidP="00CB1E2B">
      <w:pPr>
        <w:pStyle w:val="Paragraph"/>
        <w:spacing w:after="0" w:line="360" w:lineRule="auto"/>
        <w:rPr>
          <w:rFonts w:cs="Arial"/>
          <w:rPrChange w:id="5695" w:author="Muhamad Ridho Zul Khoiri" w:date="2026-07-14T10:44:00Z" w16du:dateUtc="2026-07-14T03:44:00Z">
            <w:rPr>
              <w:rFonts w:ascii="Times New Roman" w:hAnsi="Times New Roman"/>
            </w:rPr>
          </w:rPrChange>
        </w:rPr>
      </w:pPr>
      <w:r w:rsidRPr="00CF42A6">
        <w:rPr>
          <w:rFonts w:cs="Arial"/>
          <w:rPrChange w:id="5696" w:author="Muhamad Ridho Zul Khoiri" w:date="2026-07-14T10:44:00Z" w16du:dateUtc="2026-07-14T03:44:00Z">
            <w:rPr>
              <w:rFonts w:ascii="Times New Roman" w:hAnsi="Times New Roman"/>
            </w:rPr>
          </w:rPrChange>
        </w:rPr>
        <w:t xml:space="preserve">This metric evaluates the organization's proficiency in developing and reviewing plans prior to their formal approval and distribution. Effective planning should result in a minimal number of changes post-approval. Plan break-ins represent additions to the established 30-day plan baseline. It is measured as the percentage of: </w:t>
      </w:r>
    </w:p>
    <w:p w14:paraId="45FC0449" w14:textId="77777777" w:rsidR="0031528B" w:rsidRPr="00CF42A6" w:rsidRDefault="0031528B" w:rsidP="0031528B">
      <w:pPr>
        <w:pStyle w:val="Body"/>
        <w:spacing w:before="0" w:after="0" w:line="360" w:lineRule="auto"/>
        <w:ind w:left="2291" w:right="0" w:firstLine="589"/>
        <w:rPr>
          <w:rFonts w:cs="Arial"/>
          <w:bCs/>
          <w:i/>
          <w:rPrChange w:id="5697" w:author="Muhamad Ridho Zul Khoiri" w:date="2026-07-14T10:44:00Z" w16du:dateUtc="2026-07-14T03:44:00Z">
            <w:rPr>
              <w:rFonts w:ascii="Times New Roman" w:hAnsi="Times New Roman"/>
              <w:bCs/>
              <w:i/>
            </w:rPr>
          </w:rPrChange>
        </w:rPr>
      </w:pPr>
      <w:r w:rsidRPr="00CF42A6">
        <w:rPr>
          <w:rFonts w:cs="Arial"/>
          <w:bCs/>
          <w:i/>
          <w:rPrChange w:id="5698" w:author="Muhamad Ridho Zul Khoiri" w:date="2026-07-14T10:44:00Z" w16du:dateUtc="2026-07-14T03:44:00Z">
            <w:rPr>
              <w:rFonts w:ascii="Times New Roman" w:hAnsi="Times New Roman"/>
              <w:bCs/>
              <w:i/>
            </w:rPr>
          </w:rPrChange>
        </w:rPr>
        <w:t xml:space="preserve">  Total Number of Additional Activities</w:t>
      </w:r>
    </w:p>
    <w:p w14:paraId="703D2D0C" w14:textId="77777777" w:rsidR="0031528B" w:rsidRPr="00CF42A6" w:rsidRDefault="0031528B" w:rsidP="0031528B">
      <w:pPr>
        <w:pStyle w:val="Body"/>
        <w:spacing w:before="0" w:after="0" w:line="360" w:lineRule="auto"/>
        <w:ind w:left="1080" w:right="0" w:firstLine="0"/>
        <w:rPr>
          <w:rFonts w:cs="Arial"/>
          <w:bCs/>
          <w:i/>
          <w:rPrChange w:id="5699" w:author="Muhamad Ridho Zul Khoiri" w:date="2026-07-14T10:44:00Z" w16du:dateUtc="2026-07-14T03:44:00Z">
            <w:rPr>
              <w:rFonts w:ascii="Times New Roman" w:hAnsi="Times New Roman"/>
              <w:bCs/>
              <w:i/>
            </w:rPr>
          </w:rPrChange>
        </w:rPr>
      </w:pPr>
      <w:r w:rsidRPr="00CF42A6">
        <w:rPr>
          <w:rFonts w:cs="Arial"/>
          <w:b/>
          <w:bCs/>
          <w:i/>
          <w:rPrChange w:id="5700" w:author="Muhamad Ridho Zul Khoiri" w:date="2026-07-14T10:44:00Z" w16du:dateUtc="2026-07-14T03:44:00Z">
            <w:rPr>
              <w:rFonts w:ascii="Times New Roman" w:hAnsi="Times New Roman"/>
              <w:b/>
              <w:bCs/>
              <w:i/>
            </w:rPr>
          </w:rPrChange>
        </w:rPr>
        <w:t>Plan Break-in (%)</w:t>
      </w:r>
      <w:r w:rsidRPr="00CF42A6">
        <w:rPr>
          <w:rFonts w:cs="Arial"/>
          <w:bCs/>
          <w:i/>
          <w:rPrChange w:id="5701" w:author="Muhamad Ridho Zul Khoiri" w:date="2026-07-14T10:44:00Z" w16du:dateUtc="2026-07-14T03:44:00Z">
            <w:rPr>
              <w:rFonts w:ascii="Times New Roman" w:hAnsi="Times New Roman"/>
              <w:bCs/>
              <w:i/>
            </w:rPr>
          </w:rPrChange>
        </w:rPr>
        <w:t xml:space="preserve"> = --------------------------------------------------------------------------------- x 100%</w:t>
      </w:r>
    </w:p>
    <w:p w14:paraId="75F61EF7" w14:textId="77777777" w:rsidR="0031528B" w:rsidRPr="00CF42A6" w:rsidRDefault="0031528B" w:rsidP="0031528B">
      <w:pPr>
        <w:pStyle w:val="Body"/>
        <w:spacing w:before="0" w:after="0" w:line="360" w:lineRule="auto"/>
        <w:ind w:left="2291" w:right="0" w:firstLine="589"/>
        <w:rPr>
          <w:rFonts w:cs="Arial"/>
          <w:bCs/>
          <w:i/>
          <w:rPrChange w:id="5702" w:author="Muhamad Ridho Zul Khoiri" w:date="2026-07-14T10:44:00Z" w16du:dateUtc="2026-07-14T03:44:00Z">
            <w:rPr>
              <w:rFonts w:ascii="Times New Roman" w:hAnsi="Times New Roman"/>
              <w:bCs/>
              <w:i/>
            </w:rPr>
          </w:rPrChange>
        </w:rPr>
      </w:pPr>
      <w:r w:rsidRPr="00CF42A6">
        <w:rPr>
          <w:rFonts w:cs="Arial"/>
          <w:bCs/>
          <w:i/>
          <w:rPrChange w:id="5703" w:author="Muhamad Ridho Zul Khoiri" w:date="2026-07-14T10:44:00Z" w16du:dateUtc="2026-07-14T03:44:00Z">
            <w:rPr>
              <w:rFonts w:ascii="Times New Roman" w:hAnsi="Times New Roman"/>
              <w:bCs/>
              <w:i/>
            </w:rPr>
          </w:rPrChange>
        </w:rPr>
        <w:t xml:space="preserve">  Total Number of planned Activities in the approved 30D Plan</w:t>
      </w:r>
    </w:p>
    <w:p w14:paraId="7E0EE270" w14:textId="77777777" w:rsidR="0031528B" w:rsidRPr="00CF42A6" w:rsidRDefault="0031528B" w:rsidP="00CB1E2B">
      <w:pPr>
        <w:pStyle w:val="Heading3"/>
        <w:spacing w:after="0" w:line="360" w:lineRule="auto"/>
        <w:rPr>
          <w:rFonts w:cs="Arial"/>
          <w:rPrChange w:id="5704" w:author="Muhamad Ridho Zul Khoiri" w:date="2026-07-14T10:44:00Z" w16du:dateUtc="2026-07-14T03:44:00Z">
            <w:rPr>
              <w:rFonts w:ascii="Times New Roman" w:hAnsi="Times New Roman"/>
            </w:rPr>
          </w:rPrChange>
        </w:rPr>
      </w:pPr>
      <w:r w:rsidRPr="00CF42A6">
        <w:rPr>
          <w:rFonts w:cs="Arial"/>
          <w:rPrChange w:id="5705" w:author="Muhamad Ridho Zul Khoiri" w:date="2026-07-14T10:44:00Z" w16du:dateUtc="2026-07-14T03:44:00Z">
            <w:rPr>
              <w:rFonts w:ascii="Times New Roman" w:hAnsi="Times New Roman"/>
            </w:rPr>
          </w:rPrChange>
        </w:rPr>
        <w:t>Plan Deletion</w:t>
      </w:r>
    </w:p>
    <w:p w14:paraId="1C11D482" w14:textId="4B6B469B" w:rsidR="0031528B" w:rsidRPr="00CF42A6" w:rsidRDefault="00CB1E2B" w:rsidP="0031528B">
      <w:pPr>
        <w:pStyle w:val="Paragraph"/>
        <w:spacing w:after="0" w:line="360" w:lineRule="auto"/>
        <w:rPr>
          <w:rFonts w:cs="Arial"/>
          <w:rPrChange w:id="5706" w:author="Muhamad Ridho Zul Khoiri" w:date="2026-07-14T10:44:00Z" w16du:dateUtc="2026-07-14T03:44:00Z">
            <w:rPr>
              <w:rFonts w:ascii="Times New Roman" w:hAnsi="Times New Roman"/>
            </w:rPr>
          </w:rPrChange>
        </w:rPr>
      </w:pPr>
      <w:r w:rsidRPr="00CF42A6">
        <w:rPr>
          <w:rFonts w:cs="Arial"/>
          <w:rPrChange w:id="5707" w:author="Muhamad Ridho Zul Khoiri" w:date="2026-07-14T10:44:00Z" w16du:dateUtc="2026-07-14T03:44:00Z">
            <w:rPr>
              <w:rFonts w:ascii="Times New Roman" w:hAnsi="Times New Roman"/>
            </w:rPr>
          </w:rPrChange>
        </w:rPr>
        <w:t xml:space="preserve">A plan deletion refers to the cancellation of an approved 30-day plan baseline. </w:t>
      </w:r>
      <w:r w:rsidR="0031528B" w:rsidRPr="00CF42A6">
        <w:rPr>
          <w:rFonts w:cs="Arial"/>
          <w:rPrChange w:id="5708" w:author="Muhamad Ridho Zul Khoiri" w:date="2026-07-14T10:44:00Z" w16du:dateUtc="2026-07-14T03:44:00Z">
            <w:rPr>
              <w:rFonts w:ascii="Times New Roman" w:hAnsi="Times New Roman"/>
            </w:rPr>
          </w:rPrChange>
        </w:rPr>
        <w:t xml:space="preserve">It is measured as the percentage of:   </w:t>
      </w:r>
      <w:r w:rsidR="0031528B" w:rsidRPr="00CF42A6">
        <w:rPr>
          <w:rFonts w:cs="Arial"/>
          <w:rPrChange w:id="5709" w:author="Muhamad Ridho Zul Khoiri" w:date="2026-07-14T10:44:00Z" w16du:dateUtc="2026-07-14T03:44:00Z">
            <w:rPr>
              <w:rFonts w:ascii="Times New Roman" w:hAnsi="Times New Roman"/>
            </w:rPr>
          </w:rPrChange>
        </w:rPr>
        <w:tab/>
        <w:t xml:space="preserve">     </w:t>
      </w:r>
    </w:p>
    <w:p w14:paraId="73122F67" w14:textId="77777777" w:rsidR="0031528B" w:rsidRPr="00CF42A6" w:rsidRDefault="0031528B" w:rsidP="0031528B">
      <w:pPr>
        <w:pStyle w:val="Body"/>
        <w:spacing w:before="0" w:after="0" w:line="360" w:lineRule="auto"/>
        <w:ind w:left="2291" w:right="0" w:firstLine="589"/>
        <w:rPr>
          <w:rFonts w:cs="Arial"/>
          <w:bCs/>
          <w:i/>
          <w:rPrChange w:id="5710" w:author="Muhamad Ridho Zul Khoiri" w:date="2026-07-14T10:44:00Z" w16du:dateUtc="2026-07-14T03:44:00Z">
            <w:rPr>
              <w:rFonts w:ascii="Times New Roman" w:hAnsi="Times New Roman"/>
              <w:bCs/>
              <w:i/>
            </w:rPr>
          </w:rPrChange>
        </w:rPr>
      </w:pPr>
      <w:r w:rsidRPr="00CF42A6">
        <w:rPr>
          <w:rFonts w:cs="Arial"/>
          <w:bCs/>
          <w:i/>
          <w:rPrChange w:id="5711" w:author="Muhamad Ridho Zul Khoiri" w:date="2026-07-14T10:44:00Z" w16du:dateUtc="2026-07-14T03:44:00Z">
            <w:rPr>
              <w:rFonts w:ascii="Times New Roman" w:hAnsi="Times New Roman"/>
              <w:bCs/>
              <w:i/>
            </w:rPr>
          </w:rPrChange>
        </w:rPr>
        <w:t xml:space="preserve">  Total Number of Activities of deleted tasks</w:t>
      </w:r>
    </w:p>
    <w:p w14:paraId="1BB17AC1" w14:textId="77777777" w:rsidR="0031528B" w:rsidRPr="00CF42A6" w:rsidRDefault="0031528B" w:rsidP="0031528B">
      <w:pPr>
        <w:pStyle w:val="Body"/>
        <w:spacing w:before="0" w:after="0" w:line="360" w:lineRule="auto"/>
        <w:ind w:left="1080" w:right="0" w:firstLine="0"/>
        <w:rPr>
          <w:rFonts w:cs="Arial"/>
          <w:bCs/>
          <w:i/>
          <w:rPrChange w:id="5712" w:author="Muhamad Ridho Zul Khoiri" w:date="2026-07-14T10:44:00Z" w16du:dateUtc="2026-07-14T03:44:00Z">
            <w:rPr>
              <w:rFonts w:ascii="Times New Roman" w:hAnsi="Times New Roman"/>
              <w:bCs/>
              <w:i/>
            </w:rPr>
          </w:rPrChange>
        </w:rPr>
      </w:pPr>
      <w:r w:rsidRPr="00CF42A6">
        <w:rPr>
          <w:rFonts w:cs="Arial"/>
          <w:b/>
          <w:bCs/>
          <w:i/>
          <w:rPrChange w:id="5713" w:author="Muhamad Ridho Zul Khoiri" w:date="2026-07-14T10:44:00Z" w16du:dateUtc="2026-07-14T03:44:00Z">
            <w:rPr>
              <w:rFonts w:ascii="Times New Roman" w:hAnsi="Times New Roman"/>
              <w:b/>
              <w:bCs/>
              <w:i/>
            </w:rPr>
          </w:rPrChange>
        </w:rPr>
        <w:t>Plan Deletion (%)</w:t>
      </w:r>
      <w:r w:rsidRPr="00CF42A6">
        <w:rPr>
          <w:rFonts w:cs="Arial"/>
          <w:bCs/>
          <w:i/>
          <w:rPrChange w:id="5714" w:author="Muhamad Ridho Zul Khoiri" w:date="2026-07-14T10:44:00Z" w16du:dateUtc="2026-07-14T03:44:00Z">
            <w:rPr>
              <w:rFonts w:ascii="Times New Roman" w:hAnsi="Times New Roman"/>
              <w:bCs/>
              <w:i/>
            </w:rPr>
          </w:rPrChange>
        </w:rPr>
        <w:t xml:space="preserve"> = ---------------------------------------------------------------------  x 100%</w:t>
      </w:r>
    </w:p>
    <w:p w14:paraId="0D86714E" w14:textId="5A17C5FC" w:rsidR="0031528B" w:rsidRPr="00CF42A6" w:rsidRDefault="0031528B" w:rsidP="00F91BC7">
      <w:pPr>
        <w:pStyle w:val="Body"/>
        <w:spacing w:before="0" w:after="0" w:line="360" w:lineRule="auto"/>
        <w:ind w:left="720" w:right="0" w:firstLine="2250"/>
        <w:jc w:val="both"/>
        <w:rPr>
          <w:rFonts w:cs="Arial"/>
          <w:bCs/>
          <w:i/>
          <w:rPrChange w:id="5715" w:author="Muhamad Ridho Zul Khoiri" w:date="2026-07-14T10:44:00Z" w16du:dateUtc="2026-07-14T03:44:00Z">
            <w:rPr>
              <w:rFonts w:ascii="Times New Roman" w:hAnsi="Times New Roman"/>
              <w:bCs/>
              <w:i/>
            </w:rPr>
          </w:rPrChange>
        </w:rPr>
      </w:pPr>
      <w:r w:rsidRPr="00CF42A6">
        <w:rPr>
          <w:rFonts w:cs="Arial"/>
          <w:bCs/>
          <w:i/>
          <w:rPrChange w:id="5716" w:author="Muhamad Ridho Zul Khoiri" w:date="2026-07-14T10:44:00Z" w16du:dateUtc="2026-07-14T03:44:00Z">
            <w:rPr>
              <w:rFonts w:ascii="Times New Roman" w:hAnsi="Times New Roman"/>
              <w:bCs/>
              <w:i/>
            </w:rPr>
          </w:rPrChange>
        </w:rPr>
        <w:t>Total Number of planned in the approved 30 D Plan</w:t>
      </w:r>
    </w:p>
    <w:p w14:paraId="217E096B" w14:textId="7E59F4AB" w:rsidR="00476632" w:rsidRPr="00CF42A6" w:rsidRDefault="0000207D" w:rsidP="00CB1E2B">
      <w:pPr>
        <w:pStyle w:val="Heading2"/>
        <w:spacing w:before="240" w:line="360" w:lineRule="auto"/>
        <w:rPr>
          <w:rFonts w:cs="Arial"/>
          <w:highlight w:val="yellow"/>
          <w:rPrChange w:id="5717" w:author="Muhamad Ridho Zul Khoiri" w:date="2026-07-14T10:44:00Z" w16du:dateUtc="2026-07-14T03:44:00Z">
            <w:rPr>
              <w:rFonts w:ascii="Times New Roman" w:hAnsi="Times New Roman"/>
              <w:highlight w:val="yellow"/>
            </w:rPr>
          </w:rPrChange>
        </w:rPr>
      </w:pPr>
      <w:bookmarkStart w:id="5718" w:name="_Toc196309714"/>
      <w:r w:rsidRPr="00CF42A6">
        <w:rPr>
          <w:rFonts w:cs="Arial"/>
          <w:highlight w:val="yellow"/>
          <w:rPrChange w:id="5719" w:author="Muhamad Ridho Zul Khoiri" w:date="2026-07-14T10:44:00Z" w16du:dateUtc="2026-07-14T03:44:00Z">
            <w:rPr>
              <w:rFonts w:ascii="Times New Roman" w:hAnsi="Times New Roman"/>
              <w:highlight w:val="yellow"/>
            </w:rPr>
          </w:rPrChange>
        </w:rPr>
        <w:t>B</w:t>
      </w:r>
      <w:r w:rsidR="00697CA2" w:rsidRPr="00CF42A6">
        <w:rPr>
          <w:rFonts w:cs="Arial"/>
          <w:highlight w:val="yellow"/>
          <w:rPrChange w:id="5720" w:author="Muhamad Ridho Zul Khoiri" w:date="2026-07-14T10:44:00Z" w16du:dateUtc="2026-07-14T03:44:00Z">
            <w:rPr>
              <w:rFonts w:ascii="Times New Roman" w:hAnsi="Times New Roman"/>
              <w:highlight w:val="yellow"/>
            </w:rPr>
          </w:rPrChange>
        </w:rPr>
        <w:t>enchmarking Strategy</w:t>
      </w:r>
      <w:bookmarkEnd w:id="5718"/>
    </w:p>
    <w:p w14:paraId="65731F5B" w14:textId="4DCA3227" w:rsidR="002366BF" w:rsidRPr="00CF42A6" w:rsidRDefault="002366BF" w:rsidP="00BD290E">
      <w:pPr>
        <w:spacing w:line="360" w:lineRule="auto"/>
        <w:ind w:left="1080"/>
        <w:rPr>
          <w:rFonts w:cs="Arial"/>
          <w:rPrChange w:id="5721" w:author="Muhamad Ridho Zul Khoiri" w:date="2026-07-14T10:44:00Z" w16du:dateUtc="2026-07-14T03:44:00Z">
            <w:rPr>
              <w:rFonts w:ascii="Times New Roman" w:hAnsi="Times New Roman"/>
            </w:rPr>
          </w:rPrChange>
        </w:rPr>
      </w:pPr>
      <w:r w:rsidRPr="00CF42A6">
        <w:rPr>
          <w:rFonts w:cs="Arial"/>
          <w:rPrChange w:id="5722" w:author="Muhamad Ridho Zul Khoiri" w:date="2026-07-14T10:44:00Z" w16du:dateUtc="2026-07-14T03:44:00Z">
            <w:rPr>
              <w:rFonts w:ascii="Times New Roman" w:hAnsi="Times New Roman"/>
            </w:rPr>
          </w:rPrChange>
        </w:rPr>
        <w:t>The purpose of the MEPG P&amp;S benchmarking strategy is to support the identification of areas for improvement and to ensure robust planning processes. This strategy addresses the following key areas:</w:t>
      </w:r>
    </w:p>
    <w:p w14:paraId="7EE3160D" w14:textId="2A220A1B" w:rsidR="002366BF" w:rsidRPr="00CF42A6" w:rsidRDefault="00EE5FDD">
      <w:pPr>
        <w:pStyle w:val="Paragraph"/>
        <w:numPr>
          <w:ilvl w:val="0"/>
          <w:numId w:val="50"/>
        </w:numPr>
        <w:spacing w:after="0" w:line="360" w:lineRule="auto"/>
        <w:rPr>
          <w:rFonts w:cs="Arial"/>
          <w:b/>
          <w:u w:val="single"/>
          <w:rPrChange w:id="5723" w:author="Muhamad Ridho Zul Khoiri" w:date="2026-07-14T10:44:00Z" w16du:dateUtc="2026-07-14T03:44:00Z">
            <w:rPr>
              <w:rFonts w:ascii="Times New Roman" w:hAnsi="Times New Roman"/>
              <w:b/>
              <w:u w:val="single"/>
            </w:rPr>
          </w:rPrChange>
        </w:rPr>
      </w:pPr>
      <w:r w:rsidRPr="00CF42A6">
        <w:rPr>
          <w:rFonts w:cs="Arial"/>
          <w:b/>
          <w:u w:val="single"/>
          <w:rPrChange w:id="5724" w:author="Muhamad Ridho Zul Khoiri" w:date="2026-07-14T10:44:00Z" w16du:dateUtc="2026-07-14T03:44:00Z">
            <w:rPr>
              <w:rFonts w:ascii="Times New Roman" w:hAnsi="Times New Roman"/>
              <w:b/>
              <w:u w:val="single"/>
            </w:rPr>
          </w:rPrChange>
        </w:rPr>
        <w:t xml:space="preserve">Shutdown planning </w:t>
      </w:r>
      <w:r w:rsidR="00FA414B" w:rsidRPr="00CF42A6">
        <w:rPr>
          <w:rFonts w:cs="Arial"/>
          <w:rPrChange w:id="5725" w:author="Muhamad Ridho Zul Khoiri" w:date="2026-07-14T10:44:00Z" w16du:dateUtc="2026-07-14T03:44:00Z">
            <w:rPr>
              <w:rFonts w:ascii="Times New Roman" w:hAnsi="Times New Roman"/>
            </w:rPr>
          </w:rPrChange>
        </w:rPr>
        <w:t xml:space="preserve">– </w:t>
      </w:r>
      <w:r w:rsidR="002366BF" w:rsidRPr="00CF42A6">
        <w:rPr>
          <w:rFonts w:cs="Arial"/>
          <w:bCs/>
          <w:rPrChange w:id="5726" w:author="Muhamad Ridho Zul Khoiri" w:date="2026-07-14T10:44:00Z" w16du:dateUtc="2026-07-14T03:44:00Z">
            <w:rPr>
              <w:rFonts w:ascii="Times New Roman" w:hAnsi="Times New Roman"/>
              <w:bCs/>
            </w:rPr>
          </w:rPrChange>
        </w:rPr>
        <w:t xml:space="preserve">Shutdown performance is benchmarked at the field </w:t>
      </w:r>
      <w:r w:rsidR="002366BF" w:rsidRPr="00CF42A6">
        <w:rPr>
          <w:rFonts w:cs="Arial"/>
          <w:rPrChange w:id="5727" w:author="Muhamad Ridho Zul Khoiri" w:date="2026-07-14T10:44:00Z" w16du:dateUtc="2026-07-14T03:44:00Z">
            <w:rPr>
              <w:rFonts w:ascii="Times New Roman" w:hAnsi="Times New Roman"/>
            </w:rPr>
          </w:rPrChange>
        </w:rPr>
        <w:t>Operational horizon</w:t>
      </w:r>
      <w:r w:rsidR="002366BF" w:rsidRPr="00CF42A6">
        <w:rPr>
          <w:rFonts w:cs="Arial"/>
          <w:bCs/>
          <w:rPrChange w:id="5728" w:author="Muhamad Ridho Zul Khoiri" w:date="2026-07-14T10:44:00Z" w16du:dateUtc="2026-07-14T03:44:00Z">
            <w:rPr>
              <w:rFonts w:ascii="Times New Roman" w:hAnsi="Times New Roman"/>
              <w:bCs/>
            </w:rPr>
          </w:rPrChange>
        </w:rPr>
        <w:t xml:space="preserve"> and documented on the respective asset's Field Operations Planning SharePoint site. Benchmarking comparisons may encompass both operated and non-operated assets within MEPG.</w:t>
      </w:r>
    </w:p>
    <w:p w14:paraId="4CD04492" w14:textId="185770AF" w:rsidR="00EE5FDD" w:rsidRPr="00CF42A6" w:rsidRDefault="00EE5FDD">
      <w:pPr>
        <w:pStyle w:val="Paragraph"/>
        <w:numPr>
          <w:ilvl w:val="0"/>
          <w:numId w:val="50"/>
        </w:numPr>
        <w:spacing w:after="60" w:line="360" w:lineRule="auto"/>
        <w:rPr>
          <w:rFonts w:cs="Arial"/>
          <w:rPrChange w:id="5729" w:author="Muhamad Ridho Zul Khoiri" w:date="2026-07-14T10:44:00Z" w16du:dateUtc="2026-07-14T03:44:00Z">
            <w:rPr>
              <w:rFonts w:ascii="Times New Roman" w:hAnsi="Times New Roman"/>
            </w:rPr>
          </w:rPrChange>
        </w:rPr>
      </w:pPr>
      <w:r w:rsidRPr="00CF42A6">
        <w:rPr>
          <w:rFonts w:cs="Arial"/>
          <w:b/>
          <w:u w:val="single"/>
          <w:rPrChange w:id="5730" w:author="Muhamad Ridho Zul Khoiri" w:date="2026-07-14T10:44:00Z" w16du:dateUtc="2026-07-14T03:44:00Z">
            <w:rPr>
              <w:rFonts w:ascii="Times New Roman" w:hAnsi="Times New Roman"/>
              <w:b/>
              <w:u w:val="single"/>
            </w:rPr>
          </w:rPrChange>
        </w:rPr>
        <w:t>Projects</w:t>
      </w:r>
      <w:r w:rsidRPr="00CF42A6">
        <w:rPr>
          <w:rFonts w:cs="Arial"/>
          <w:rPrChange w:id="5731" w:author="Muhamad Ridho Zul Khoiri" w:date="2026-07-14T10:44:00Z" w16du:dateUtc="2026-07-14T03:44:00Z">
            <w:rPr>
              <w:rFonts w:ascii="Times New Roman" w:hAnsi="Times New Roman"/>
            </w:rPr>
          </w:rPrChange>
        </w:rPr>
        <w:t xml:space="preserve"> </w:t>
      </w:r>
      <w:r w:rsidR="00FA414B" w:rsidRPr="00CF42A6">
        <w:rPr>
          <w:rFonts w:cs="Arial"/>
          <w:rPrChange w:id="5732" w:author="Muhamad Ridho Zul Khoiri" w:date="2026-07-14T10:44:00Z" w16du:dateUtc="2026-07-14T03:44:00Z">
            <w:rPr>
              <w:rFonts w:ascii="Times New Roman" w:hAnsi="Times New Roman"/>
            </w:rPr>
          </w:rPrChange>
        </w:rPr>
        <w:t>–</w:t>
      </w:r>
      <w:r w:rsidRPr="00CF42A6">
        <w:rPr>
          <w:rFonts w:cs="Arial"/>
          <w:rPrChange w:id="5733" w:author="Muhamad Ridho Zul Khoiri" w:date="2026-07-14T10:44:00Z" w16du:dateUtc="2026-07-14T03:44:00Z">
            <w:rPr>
              <w:rFonts w:ascii="Times New Roman" w:hAnsi="Times New Roman"/>
            </w:rPr>
          </w:rPrChange>
        </w:rPr>
        <w:t xml:space="preserve"> </w:t>
      </w:r>
      <w:r w:rsidR="00FA414B" w:rsidRPr="00CF42A6">
        <w:rPr>
          <w:rFonts w:cs="Arial"/>
          <w:rPrChange w:id="5734" w:author="Muhamad Ridho Zul Khoiri" w:date="2026-07-14T10:44:00Z" w16du:dateUtc="2026-07-14T03:44:00Z">
            <w:rPr>
              <w:rFonts w:ascii="Times New Roman" w:hAnsi="Times New Roman"/>
            </w:rPr>
          </w:rPrChange>
        </w:rPr>
        <w:t xml:space="preserve"> </w:t>
      </w:r>
      <w:r w:rsidR="002366BF" w:rsidRPr="00CF42A6">
        <w:rPr>
          <w:rFonts w:cs="Arial"/>
          <w:rPrChange w:id="5735" w:author="Muhamad Ridho Zul Khoiri" w:date="2026-07-14T10:44:00Z" w16du:dateUtc="2026-07-14T03:44:00Z">
            <w:rPr>
              <w:rFonts w:ascii="Times New Roman" w:hAnsi="Times New Roman"/>
            </w:rPr>
          </w:rPrChange>
        </w:rPr>
        <w:t xml:space="preserve">For projects executed under the Corporate Authorization framework, benchmarking is an integral part of the assurance process (e.g., </w:t>
      </w:r>
      <w:r w:rsidR="00D370B6" w:rsidRPr="00CF42A6">
        <w:rPr>
          <w:rFonts w:cs="Arial"/>
          <w:color w:val="000000"/>
          <w:rPrChange w:id="5736" w:author="Muhamad Ridho Zul Khoiri" w:date="2026-07-14T10:44:00Z" w16du:dateUtc="2026-07-14T03:44:00Z">
            <w:rPr>
              <w:rFonts w:ascii="Times New Roman" w:hAnsi="Times New Roman"/>
              <w:color w:val="000000"/>
            </w:rPr>
          </w:rPrChange>
        </w:rPr>
        <w:t>MPEP</w:t>
      </w:r>
      <w:r w:rsidR="002366BF" w:rsidRPr="00CF42A6">
        <w:rPr>
          <w:rFonts w:cs="Arial"/>
          <w:rPrChange w:id="5737" w:author="Muhamad Ridho Zul Khoiri" w:date="2026-07-14T10:44:00Z" w16du:dateUtc="2026-07-14T03:44:00Z">
            <w:rPr>
              <w:rFonts w:ascii="Times New Roman" w:hAnsi="Times New Roman"/>
            </w:rPr>
          </w:rPrChange>
        </w:rPr>
        <w:t>). The results of benchmarking evaluations are retained within the project documentation. Historical project performance metrics are maintained by the function to facilitate future benchmarking activities.</w:t>
      </w:r>
    </w:p>
    <w:p w14:paraId="549DD275" w14:textId="0390D63E" w:rsidR="00697CA2" w:rsidRPr="00CF42A6" w:rsidRDefault="002366BF" w:rsidP="00BD290E">
      <w:pPr>
        <w:pStyle w:val="Paragraph"/>
        <w:spacing w:after="0" w:line="360" w:lineRule="auto"/>
        <w:rPr>
          <w:rFonts w:cs="Arial"/>
          <w:rPrChange w:id="5738" w:author="Muhamad Ridho Zul Khoiri" w:date="2026-07-14T10:44:00Z" w16du:dateUtc="2026-07-14T03:44:00Z">
            <w:rPr>
              <w:rFonts w:ascii="Times New Roman" w:hAnsi="Times New Roman"/>
            </w:rPr>
          </w:rPrChange>
        </w:rPr>
      </w:pPr>
      <w:r w:rsidRPr="00CF42A6">
        <w:rPr>
          <w:rFonts w:cs="Arial"/>
          <w:rPrChange w:id="5739" w:author="Muhamad Ridho Zul Khoiri" w:date="2026-07-14T10:44:00Z" w16du:dateUtc="2026-07-14T03:44:00Z">
            <w:rPr>
              <w:rFonts w:ascii="Times New Roman" w:hAnsi="Times New Roman"/>
            </w:rPr>
          </w:rPrChange>
        </w:rPr>
        <w:t>Benchmarking studies may, where appropriate, incorporate performance data from competitors and other relevant industries, such as nuclear, mining, and finance. In particular, for major projects and other critical activities, external data sources can serve as a key element of the assurance process.</w:t>
      </w:r>
    </w:p>
    <w:p w14:paraId="43B60FAA" w14:textId="77777777" w:rsidR="00FA414B" w:rsidRPr="00CF42A6" w:rsidRDefault="00FA414B" w:rsidP="00BD290E">
      <w:pPr>
        <w:pStyle w:val="Paragraph"/>
        <w:spacing w:after="0" w:line="360" w:lineRule="auto"/>
        <w:rPr>
          <w:ins w:id="5740" w:author="Muhamad Ridho Zul Khoiri" w:date="2026-07-10T15:56:00Z" w16du:dateUtc="2026-07-10T08:56:00Z"/>
          <w:rFonts w:cs="Arial"/>
          <w:rPrChange w:id="5741" w:author="Muhamad Ridho Zul Khoiri" w:date="2026-07-14T10:44:00Z" w16du:dateUtc="2026-07-14T03:44:00Z">
            <w:rPr>
              <w:ins w:id="5742" w:author="Muhamad Ridho Zul Khoiri" w:date="2026-07-10T15:56:00Z" w16du:dateUtc="2026-07-10T08:56:00Z"/>
              <w:rFonts w:ascii="Times New Roman" w:hAnsi="Times New Roman"/>
            </w:rPr>
          </w:rPrChange>
        </w:rPr>
      </w:pPr>
    </w:p>
    <w:p w14:paraId="3E640C5E" w14:textId="5A51AF62" w:rsidR="00C46BA4" w:rsidRPr="00CF42A6" w:rsidRDefault="00C46BA4" w:rsidP="00BD290E">
      <w:pPr>
        <w:pStyle w:val="Paragraph"/>
        <w:spacing w:after="0" w:line="360" w:lineRule="auto"/>
        <w:rPr>
          <w:ins w:id="5743" w:author="Muhamad Ridho Zul Khoiri" w:date="2026-07-13T08:26:00Z" w16du:dateUtc="2026-07-13T01:26:00Z"/>
          <w:rFonts w:cs="Arial"/>
          <w:rPrChange w:id="5744" w:author="Muhamad Ridho Zul Khoiri" w:date="2026-07-14T10:44:00Z" w16du:dateUtc="2026-07-14T03:44:00Z">
            <w:rPr>
              <w:ins w:id="5745" w:author="Muhamad Ridho Zul Khoiri" w:date="2026-07-13T08:26:00Z" w16du:dateUtc="2026-07-13T01:26:00Z"/>
              <w:rFonts w:ascii="Times New Roman" w:hAnsi="Times New Roman"/>
            </w:rPr>
          </w:rPrChange>
        </w:rPr>
      </w:pPr>
      <w:ins w:id="5746" w:author="Muhamad Ridho Zul Khoiri" w:date="2026-07-10T15:56:00Z" w16du:dateUtc="2026-07-10T08:56:00Z">
        <w:r w:rsidRPr="00CF42A6">
          <w:rPr>
            <w:rFonts w:cs="Arial"/>
            <w:highlight w:val="yellow"/>
            <w:rPrChange w:id="5747" w:author="Muhamad Ridho Zul Khoiri" w:date="2026-07-14T10:44:00Z" w16du:dateUtc="2026-07-14T03:44:00Z">
              <w:rPr>
                <w:rFonts w:ascii="Times New Roman" w:hAnsi="Times New Roman"/>
              </w:rPr>
            </w:rPrChange>
          </w:rPr>
          <w:t>SPECIFy SCOPE, PEERS TO REVIEW, AND FREQUE</w:t>
        </w:r>
      </w:ins>
      <w:ins w:id="5748" w:author="Muhamad Ridho Zul Khoiri" w:date="2026-07-10T15:57:00Z" w16du:dateUtc="2026-07-10T08:57:00Z">
        <w:r w:rsidRPr="00CF42A6">
          <w:rPr>
            <w:rFonts w:cs="Arial"/>
            <w:highlight w:val="yellow"/>
            <w:rPrChange w:id="5749" w:author="Muhamad Ridho Zul Khoiri" w:date="2026-07-14T10:44:00Z" w16du:dateUtc="2026-07-14T03:44:00Z">
              <w:rPr>
                <w:rFonts w:ascii="Times New Roman" w:hAnsi="Times New Roman"/>
              </w:rPr>
            </w:rPrChange>
          </w:rPr>
          <w:t>NCY OF REVIEW (OPTIONAL)</w:t>
        </w:r>
      </w:ins>
    </w:p>
    <w:p w14:paraId="2A8C5916" w14:textId="77777777" w:rsidR="004D557A" w:rsidRPr="00CF42A6" w:rsidRDefault="004D557A" w:rsidP="00BD290E">
      <w:pPr>
        <w:pStyle w:val="Paragraph"/>
        <w:spacing w:after="0" w:line="360" w:lineRule="auto"/>
        <w:rPr>
          <w:ins w:id="5750" w:author="Muhamad Ridho Zul Khoiri" w:date="2026-07-13T08:26:00Z" w16du:dateUtc="2026-07-13T01:26:00Z"/>
          <w:rFonts w:cs="Arial"/>
          <w:rPrChange w:id="5751" w:author="Muhamad Ridho Zul Khoiri" w:date="2026-07-14T10:44:00Z" w16du:dateUtc="2026-07-14T03:44:00Z">
            <w:rPr>
              <w:ins w:id="5752" w:author="Muhamad Ridho Zul Khoiri" w:date="2026-07-13T08:26:00Z" w16du:dateUtc="2026-07-13T01:26:00Z"/>
              <w:rFonts w:ascii="Times New Roman" w:hAnsi="Times New Roman"/>
            </w:rPr>
          </w:rPrChange>
        </w:rPr>
      </w:pPr>
    </w:p>
    <w:p w14:paraId="700DD618" w14:textId="67D13FAA" w:rsidR="004D557A" w:rsidRPr="00CF42A6" w:rsidRDefault="004D557A" w:rsidP="004D557A">
      <w:pPr>
        <w:pStyle w:val="Heading2"/>
        <w:spacing w:before="240" w:line="360" w:lineRule="auto"/>
        <w:rPr>
          <w:ins w:id="5753" w:author="Muhamad Ridho Zul Khoiri" w:date="2026-07-13T08:26:00Z" w16du:dateUtc="2026-07-13T01:26:00Z"/>
          <w:rFonts w:cs="Arial"/>
          <w:highlight w:val="yellow"/>
          <w:rPrChange w:id="5754" w:author="Muhamad Ridho Zul Khoiri" w:date="2026-07-14T10:44:00Z" w16du:dateUtc="2026-07-14T03:44:00Z">
            <w:rPr>
              <w:ins w:id="5755" w:author="Muhamad Ridho Zul Khoiri" w:date="2026-07-13T08:26:00Z" w16du:dateUtc="2026-07-13T01:26:00Z"/>
              <w:rFonts w:ascii="Times New Roman" w:hAnsi="Times New Roman"/>
              <w:highlight w:val="yellow"/>
            </w:rPr>
          </w:rPrChange>
        </w:rPr>
      </w:pPr>
      <w:ins w:id="5756" w:author="Muhamad Ridho Zul Khoiri" w:date="2026-07-13T08:26:00Z" w16du:dateUtc="2026-07-13T01:26:00Z">
        <w:r w:rsidRPr="00CF42A6">
          <w:rPr>
            <w:rFonts w:cs="Arial"/>
            <w:highlight w:val="yellow"/>
            <w:rPrChange w:id="5757" w:author="Muhamad Ridho Zul Khoiri" w:date="2026-07-14T10:44:00Z" w16du:dateUtc="2026-07-14T03:44:00Z">
              <w:rPr>
                <w:rFonts w:ascii="Times New Roman" w:hAnsi="Times New Roman"/>
                <w:highlight w:val="yellow"/>
              </w:rPr>
            </w:rPrChange>
          </w:rPr>
          <w:t>Reporting Cadence &amp; Ownership</w:t>
        </w:r>
      </w:ins>
    </w:p>
    <w:p w14:paraId="5B4CF2A1" w14:textId="77777777" w:rsidR="004D557A" w:rsidRPr="00CF42A6" w:rsidRDefault="004D557A" w:rsidP="004D557A">
      <w:pPr>
        <w:spacing w:line="360" w:lineRule="auto"/>
        <w:ind w:left="1080"/>
        <w:rPr>
          <w:ins w:id="5758" w:author="Muhamad Ridho Zul Khoiri" w:date="2026-07-13T08:28:00Z" w16du:dateUtc="2026-07-13T01:28:00Z"/>
          <w:rFonts w:cs="Arial"/>
          <w:rPrChange w:id="5759" w:author="Muhamad Ridho Zul Khoiri" w:date="2026-07-14T10:44:00Z" w16du:dateUtc="2026-07-14T03:44:00Z">
            <w:rPr>
              <w:ins w:id="5760" w:author="Muhamad Ridho Zul Khoiri" w:date="2026-07-13T08:28:00Z" w16du:dateUtc="2026-07-13T01:28:00Z"/>
              <w:rFonts w:ascii="Times New Roman" w:hAnsi="Times New Roman"/>
            </w:rPr>
          </w:rPrChange>
        </w:rPr>
      </w:pPr>
      <w:ins w:id="5761" w:author="Muhamad Ridho Zul Khoiri" w:date="2026-07-13T08:28:00Z" w16du:dateUtc="2026-07-13T01:28:00Z">
        <w:r w:rsidRPr="00CF42A6">
          <w:rPr>
            <w:rFonts w:cs="Arial"/>
            <w:rPrChange w:id="5762" w:author="Muhamad Ridho Zul Khoiri" w:date="2026-07-14T10:44:00Z" w16du:dateUtc="2026-07-14T03:44:00Z">
              <w:rPr>
                <w:rFonts w:ascii="Times New Roman" w:hAnsi="Times New Roman"/>
              </w:rPr>
            </w:rPrChange>
          </w:rPr>
          <w:t>Create reporting matrix convering:</w:t>
        </w:r>
      </w:ins>
    </w:p>
    <w:p w14:paraId="5D7D622F" w14:textId="77777777" w:rsidR="004D557A" w:rsidRPr="00CF42A6" w:rsidRDefault="004D557A">
      <w:pPr>
        <w:pStyle w:val="ListParagraph"/>
        <w:numPr>
          <w:ilvl w:val="2"/>
          <w:numId w:val="77"/>
        </w:numPr>
        <w:spacing w:line="360" w:lineRule="auto"/>
        <w:rPr>
          <w:ins w:id="5763" w:author="Muhamad Ridho Zul Khoiri" w:date="2026-07-13T08:28:00Z" w16du:dateUtc="2026-07-13T01:28:00Z"/>
          <w:rPrChange w:id="5764" w:author="Muhamad Ridho Zul Khoiri" w:date="2026-07-14T10:44:00Z" w16du:dateUtc="2026-07-14T03:44:00Z">
            <w:rPr>
              <w:ins w:id="5765" w:author="Muhamad Ridho Zul Khoiri" w:date="2026-07-13T08:28:00Z" w16du:dateUtc="2026-07-13T01:28:00Z"/>
              <w:rFonts w:ascii="Times New Roman" w:hAnsi="Times New Roman"/>
            </w:rPr>
          </w:rPrChange>
        </w:rPr>
        <w:pPrChange w:id="5766" w:author="Muhamad Ridho Zul Khoiri" w:date="2026-07-13T14:15:00Z" w16du:dateUtc="2026-07-13T07:15:00Z">
          <w:pPr>
            <w:pStyle w:val="ListParagraph"/>
            <w:numPr>
              <w:ilvl w:val="2"/>
              <w:numId w:val="16"/>
            </w:numPr>
            <w:spacing w:line="360" w:lineRule="auto"/>
            <w:ind w:left="2880" w:hanging="360"/>
          </w:pPr>
        </w:pPrChange>
      </w:pPr>
      <w:ins w:id="5767" w:author="Muhamad Ridho Zul Khoiri" w:date="2026-07-13T08:28:00Z" w16du:dateUtc="2026-07-13T01:28:00Z">
        <w:r w:rsidRPr="00CF42A6">
          <w:rPr>
            <w:rPrChange w:id="5768" w:author="Muhamad Ridho Zul Khoiri" w:date="2026-07-14T10:44:00Z" w16du:dateUtc="2026-07-14T03:44:00Z">
              <w:rPr>
                <w:rFonts w:ascii="Times New Roman" w:hAnsi="Times New Roman"/>
              </w:rPr>
            </w:rPrChange>
          </w:rPr>
          <w:lastRenderedPageBreak/>
          <w:t>Metric</w:t>
        </w:r>
      </w:ins>
    </w:p>
    <w:p w14:paraId="0A6F00E8" w14:textId="77777777" w:rsidR="004D557A" w:rsidRPr="00CF42A6" w:rsidRDefault="004D557A">
      <w:pPr>
        <w:pStyle w:val="ListParagraph"/>
        <w:numPr>
          <w:ilvl w:val="2"/>
          <w:numId w:val="77"/>
        </w:numPr>
        <w:spacing w:line="360" w:lineRule="auto"/>
        <w:rPr>
          <w:ins w:id="5769" w:author="Muhamad Ridho Zul Khoiri" w:date="2026-07-13T08:28:00Z" w16du:dateUtc="2026-07-13T01:28:00Z"/>
          <w:rPrChange w:id="5770" w:author="Muhamad Ridho Zul Khoiri" w:date="2026-07-14T10:44:00Z" w16du:dateUtc="2026-07-14T03:44:00Z">
            <w:rPr>
              <w:ins w:id="5771" w:author="Muhamad Ridho Zul Khoiri" w:date="2026-07-13T08:28:00Z" w16du:dateUtc="2026-07-13T01:28:00Z"/>
              <w:rFonts w:ascii="Times New Roman" w:hAnsi="Times New Roman"/>
            </w:rPr>
          </w:rPrChange>
        </w:rPr>
        <w:pPrChange w:id="5772" w:author="Muhamad Ridho Zul Khoiri" w:date="2026-07-13T14:15:00Z" w16du:dateUtc="2026-07-13T07:15:00Z">
          <w:pPr>
            <w:pStyle w:val="ListParagraph"/>
            <w:numPr>
              <w:ilvl w:val="2"/>
              <w:numId w:val="16"/>
            </w:numPr>
            <w:spacing w:line="360" w:lineRule="auto"/>
            <w:ind w:left="2880" w:hanging="360"/>
          </w:pPr>
        </w:pPrChange>
      </w:pPr>
      <w:ins w:id="5773" w:author="Muhamad Ridho Zul Khoiri" w:date="2026-07-13T08:28:00Z" w16du:dateUtc="2026-07-13T01:28:00Z">
        <w:r w:rsidRPr="00CF42A6">
          <w:rPr>
            <w:rPrChange w:id="5774" w:author="Muhamad Ridho Zul Khoiri" w:date="2026-07-14T10:44:00Z" w16du:dateUtc="2026-07-14T03:44:00Z">
              <w:rPr>
                <w:rFonts w:ascii="Times New Roman" w:hAnsi="Times New Roman"/>
              </w:rPr>
            </w:rPrChange>
          </w:rPr>
          <w:t>Owner</w:t>
        </w:r>
      </w:ins>
    </w:p>
    <w:p w14:paraId="14A75641" w14:textId="77777777" w:rsidR="004D557A" w:rsidRPr="00CF42A6" w:rsidRDefault="004D557A">
      <w:pPr>
        <w:pStyle w:val="ListParagraph"/>
        <w:numPr>
          <w:ilvl w:val="2"/>
          <w:numId w:val="77"/>
        </w:numPr>
        <w:spacing w:line="360" w:lineRule="auto"/>
        <w:rPr>
          <w:ins w:id="5775" w:author="Muhamad Ridho Zul Khoiri" w:date="2026-07-13T08:28:00Z" w16du:dateUtc="2026-07-13T01:28:00Z"/>
          <w:rPrChange w:id="5776" w:author="Muhamad Ridho Zul Khoiri" w:date="2026-07-14T10:44:00Z" w16du:dateUtc="2026-07-14T03:44:00Z">
            <w:rPr>
              <w:ins w:id="5777" w:author="Muhamad Ridho Zul Khoiri" w:date="2026-07-13T08:28:00Z" w16du:dateUtc="2026-07-13T01:28:00Z"/>
              <w:rFonts w:ascii="Times New Roman" w:hAnsi="Times New Roman"/>
            </w:rPr>
          </w:rPrChange>
        </w:rPr>
        <w:pPrChange w:id="5778" w:author="Muhamad Ridho Zul Khoiri" w:date="2026-07-13T14:15:00Z" w16du:dateUtc="2026-07-13T07:15:00Z">
          <w:pPr>
            <w:pStyle w:val="ListParagraph"/>
            <w:numPr>
              <w:ilvl w:val="2"/>
              <w:numId w:val="16"/>
            </w:numPr>
            <w:spacing w:line="360" w:lineRule="auto"/>
            <w:ind w:left="2880" w:hanging="360"/>
          </w:pPr>
        </w:pPrChange>
      </w:pPr>
      <w:ins w:id="5779" w:author="Muhamad Ridho Zul Khoiri" w:date="2026-07-13T08:28:00Z" w16du:dateUtc="2026-07-13T01:28:00Z">
        <w:r w:rsidRPr="00CF42A6">
          <w:rPr>
            <w:rPrChange w:id="5780" w:author="Muhamad Ridho Zul Khoiri" w:date="2026-07-14T10:44:00Z" w16du:dateUtc="2026-07-14T03:44:00Z">
              <w:rPr>
                <w:rFonts w:ascii="Times New Roman" w:hAnsi="Times New Roman"/>
              </w:rPr>
            </w:rPrChange>
          </w:rPr>
          <w:t>Cadence</w:t>
        </w:r>
      </w:ins>
    </w:p>
    <w:p w14:paraId="5DDB4C34" w14:textId="38DA7231" w:rsidR="004D557A" w:rsidRPr="00526DF0" w:rsidRDefault="004D557A">
      <w:pPr>
        <w:pStyle w:val="ListParagraph"/>
        <w:numPr>
          <w:ilvl w:val="2"/>
          <w:numId w:val="77"/>
        </w:numPr>
        <w:spacing w:line="360" w:lineRule="auto"/>
        <w:rPr>
          <w:ins w:id="5781" w:author="Muhamad Ridho Zul Khoiri" w:date="2026-07-13T08:26:00Z" w16du:dateUtc="2026-07-13T01:26:00Z"/>
        </w:rPr>
        <w:pPrChange w:id="5782" w:author="Muhamad Ridho Zul Khoiri" w:date="2026-07-13T14:15:00Z" w16du:dateUtc="2026-07-13T07:15:00Z">
          <w:pPr>
            <w:spacing w:line="360" w:lineRule="auto"/>
            <w:ind w:left="1080"/>
          </w:pPr>
        </w:pPrChange>
      </w:pPr>
      <w:ins w:id="5783" w:author="Muhamad Ridho Zul Khoiri" w:date="2026-07-13T08:28:00Z" w16du:dateUtc="2026-07-13T01:28:00Z">
        <w:r w:rsidRPr="00CF42A6">
          <w:rPr>
            <w:rPrChange w:id="5784" w:author="Muhamad Ridho Zul Khoiri" w:date="2026-07-14T10:44:00Z" w16du:dateUtc="2026-07-14T03:44:00Z">
              <w:rPr>
                <w:rFonts w:ascii="Times New Roman" w:hAnsi="Times New Roman"/>
              </w:rPr>
            </w:rPrChange>
          </w:rPr>
          <w:t>Forum</w:t>
        </w:r>
        <w:r w:rsidRPr="00526DF0">
          <w:t xml:space="preserve"> </w:t>
        </w:r>
      </w:ins>
    </w:p>
    <w:p w14:paraId="59530AB9" w14:textId="77777777" w:rsidR="004D557A" w:rsidRPr="00CF42A6" w:rsidRDefault="004D557A">
      <w:pPr>
        <w:pStyle w:val="Paragraph"/>
        <w:spacing w:after="0" w:line="360" w:lineRule="auto"/>
        <w:ind w:left="0"/>
        <w:rPr>
          <w:rFonts w:cs="Arial"/>
          <w:rPrChange w:id="5785" w:author="Muhamad Ridho Zul Khoiri" w:date="2026-07-14T10:44:00Z" w16du:dateUtc="2026-07-14T03:44:00Z">
            <w:rPr>
              <w:rFonts w:ascii="Times New Roman" w:hAnsi="Times New Roman"/>
            </w:rPr>
          </w:rPrChange>
        </w:rPr>
        <w:pPrChange w:id="5786" w:author="Muhamad Ridho Zul Khoiri" w:date="2026-07-13T08:28:00Z" w16du:dateUtc="2026-07-13T01:28:00Z">
          <w:pPr>
            <w:pStyle w:val="Paragraph"/>
            <w:spacing w:after="0" w:line="360" w:lineRule="auto"/>
          </w:pPr>
        </w:pPrChange>
      </w:pPr>
    </w:p>
    <w:p w14:paraId="08DC1EBE" w14:textId="77777777" w:rsidR="009E5B00" w:rsidRPr="00CF42A6" w:rsidRDefault="009E5B00">
      <w:pPr>
        <w:jc w:val="left"/>
        <w:rPr>
          <w:ins w:id="5787" w:author="Muhamad Ridho Zul Khoiri" w:date="2026-07-13T08:26:00Z" w16du:dateUtc="2026-07-13T01:26:00Z"/>
          <w:rFonts w:cs="Arial"/>
          <w:rPrChange w:id="5788" w:author="Muhamad Ridho Zul Khoiri" w:date="2026-07-14T10:44:00Z" w16du:dateUtc="2026-07-14T03:44:00Z">
            <w:rPr>
              <w:ins w:id="5789" w:author="Muhamad Ridho Zul Khoiri" w:date="2026-07-13T08:26:00Z" w16du:dateUtc="2026-07-13T01:26:00Z"/>
              <w:rFonts w:ascii="Times New Roman" w:hAnsi="Times New Roman"/>
            </w:rPr>
          </w:rPrChange>
        </w:rPr>
      </w:pPr>
      <w:bookmarkStart w:id="5790" w:name="_Toc422775267"/>
      <w:bookmarkStart w:id="5791" w:name="_Toc422775363"/>
      <w:bookmarkStart w:id="5792" w:name="_Toc422775451"/>
      <w:bookmarkStart w:id="5793" w:name="_Toc422775572"/>
      <w:bookmarkStart w:id="5794" w:name="_Toc422776468"/>
      <w:bookmarkStart w:id="5795" w:name="_Toc422779421"/>
      <w:bookmarkStart w:id="5796" w:name="_Toc422841181"/>
      <w:bookmarkStart w:id="5797" w:name="_Toc422951541"/>
      <w:bookmarkStart w:id="5798" w:name="_Toc422991574"/>
      <w:bookmarkStart w:id="5799" w:name="_Toc422991660"/>
      <w:bookmarkStart w:id="5800" w:name="_Toc422991746"/>
      <w:bookmarkStart w:id="5801" w:name="_Toc422991831"/>
      <w:bookmarkStart w:id="5802" w:name="_Toc422991917"/>
      <w:bookmarkStart w:id="5803" w:name="_Toc422992003"/>
      <w:bookmarkStart w:id="5804" w:name="_Toc422992334"/>
      <w:bookmarkStart w:id="5805" w:name="_Toc422993437"/>
      <w:bookmarkStart w:id="5806" w:name="_Toc423085625"/>
      <w:bookmarkStart w:id="5807" w:name="_Toc423345587"/>
      <w:bookmarkStart w:id="5808" w:name="_Toc422775268"/>
      <w:bookmarkStart w:id="5809" w:name="_Toc422775364"/>
      <w:bookmarkStart w:id="5810" w:name="_Toc422775452"/>
      <w:bookmarkStart w:id="5811" w:name="_Toc422775573"/>
      <w:bookmarkStart w:id="5812" w:name="_Toc422776469"/>
      <w:bookmarkStart w:id="5813" w:name="_Toc422779422"/>
      <w:bookmarkStart w:id="5814" w:name="_Toc422841182"/>
      <w:bookmarkStart w:id="5815" w:name="_Toc422951542"/>
      <w:bookmarkStart w:id="5816" w:name="_Toc422991575"/>
      <w:bookmarkStart w:id="5817" w:name="_Toc422991661"/>
      <w:bookmarkStart w:id="5818" w:name="_Toc422991747"/>
      <w:bookmarkStart w:id="5819" w:name="_Toc422991832"/>
      <w:bookmarkStart w:id="5820" w:name="_Toc422991918"/>
      <w:bookmarkStart w:id="5821" w:name="_Toc422992004"/>
      <w:bookmarkStart w:id="5822" w:name="_Toc422992335"/>
      <w:bookmarkStart w:id="5823" w:name="_Toc422993438"/>
      <w:bookmarkStart w:id="5824" w:name="_Toc423085626"/>
      <w:bookmarkStart w:id="5825" w:name="_Toc423345588"/>
      <w:bookmarkStart w:id="5826" w:name="_Toc422775269"/>
      <w:bookmarkStart w:id="5827" w:name="_Toc422775365"/>
      <w:bookmarkStart w:id="5828" w:name="_Toc422775453"/>
      <w:bookmarkStart w:id="5829" w:name="_Toc422775574"/>
      <w:bookmarkStart w:id="5830" w:name="_Toc422776470"/>
      <w:bookmarkStart w:id="5831" w:name="_Toc422779423"/>
      <w:bookmarkStart w:id="5832" w:name="_Toc422841183"/>
      <w:bookmarkStart w:id="5833" w:name="_Toc422951543"/>
      <w:bookmarkStart w:id="5834" w:name="_Toc422991576"/>
      <w:bookmarkStart w:id="5835" w:name="_Toc422991662"/>
      <w:bookmarkStart w:id="5836" w:name="_Toc422991748"/>
      <w:bookmarkStart w:id="5837" w:name="_Toc422991833"/>
      <w:bookmarkStart w:id="5838" w:name="_Toc422991919"/>
      <w:bookmarkStart w:id="5839" w:name="_Toc422992005"/>
      <w:bookmarkStart w:id="5840" w:name="_Toc422992336"/>
      <w:bookmarkStart w:id="5841" w:name="_Toc422993439"/>
      <w:bookmarkStart w:id="5842" w:name="_Toc423085627"/>
      <w:bookmarkStart w:id="5843" w:name="_Toc423345589"/>
      <w:bookmarkStart w:id="5844" w:name="_Toc422775270"/>
      <w:bookmarkStart w:id="5845" w:name="_Toc422775366"/>
      <w:bookmarkStart w:id="5846" w:name="_Toc422775454"/>
      <w:bookmarkStart w:id="5847" w:name="_Toc422775575"/>
      <w:bookmarkStart w:id="5848" w:name="_Toc422776471"/>
      <w:bookmarkStart w:id="5849" w:name="_Toc422779424"/>
      <w:bookmarkStart w:id="5850" w:name="_Toc422841184"/>
      <w:bookmarkStart w:id="5851" w:name="_Toc422951544"/>
      <w:bookmarkStart w:id="5852" w:name="_Toc422991577"/>
      <w:bookmarkStart w:id="5853" w:name="_Toc422991663"/>
      <w:bookmarkStart w:id="5854" w:name="_Toc422991749"/>
      <w:bookmarkStart w:id="5855" w:name="_Toc422991834"/>
      <w:bookmarkStart w:id="5856" w:name="_Toc422991920"/>
      <w:bookmarkStart w:id="5857" w:name="_Toc422992006"/>
      <w:bookmarkStart w:id="5858" w:name="_Toc422992337"/>
      <w:bookmarkStart w:id="5859" w:name="_Toc422993440"/>
      <w:bookmarkStart w:id="5860" w:name="_Toc423085628"/>
      <w:bookmarkStart w:id="5861" w:name="_Toc423345590"/>
      <w:bookmarkStart w:id="5862" w:name="_Toc422775271"/>
      <w:bookmarkStart w:id="5863" w:name="_Toc422775367"/>
      <w:bookmarkStart w:id="5864" w:name="_Toc422775455"/>
      <w:bookmarkStart w:id="5865" w:name="_Toc422775576"/>
      <w:bookmarkStart w:id="5866" w:name="_Toc422776472"/>
      <w:bookmarkStart w:id="5867" w:name="_Toc422779425"/>
      <w:bookmarkStart w:id="5868" w:name="_Toc422841185"/>
      <w:bookmarkStart w:id="5869" w:name="_Toc422951545"/>
      <w:bookmarkStart w:id="5870" w:name="_Toc422991578"/>
      <w:bookmarkStart w:id="5871" w:name="_Toc422991664"/>
      <w:bookmarkStart w:id="5872" w:name="_Toc422991750"/>
      <w:bookmarkStart w:id="5873" w:name="_Toc422991835"/>
      <w:bookmarkStart w:id="5874" w:name="_Toc422991921"/>
      <w:bookmarkStart w:id="5875" w:name="_Toc422992007"/>
      <w:bookmarkStart w:id="5876" w:name="_Toc422992338"/>
      <w:bookmarkStart w:id="5877" w:name="_Toc422993441"/>
      <w:bookmarkStart w:id="5878" w:name="_Toc423085629"/>
      <w:bookmarkStart w:id="5879" w:name="_Toc423345591"/>
      <w:bookmarkStart w:id="5880" w:name="_Toc422775272"/>
      <w:bookmarkStart w:id="5881" w:name="_Toc422775368"/>
      <w:bookmarkStart w:id="5882" w:name="_Toc422775456"/>
      <w:bookmarkStart w:id="5883" w:name="_Toc422775577"/>
      <w:bookmarkStart w:id="5884" w:name="_Toc422776473"/>
      <w:bookmarkStart w:id="5885" w:name="_Toc422779426"/>
      <w:bookmarkStart w:id="5886" w:name="_Toc422841186"/>
      <w:bookmarkStart w:id="5887" w:name="_Toc422951546"/>
      <w:bookmarkStart w:id="5888" w:name="_Toc422991579"/>
      <w:bookmarkStart w:id="5889" w:name="_Toc422991665"/>
      <w:bookmarkStart w:id="5890" w:name="_Toc422991751"/>
      <w:bookmarkStart w:id="5891" w:name="_Toc422991836"/>
      <w:bookmarkStart w:id="5892" w:name="_Toc422991922"/>
      <w:bookmarkStart w:id="5893" w:name="_Toc422992008"/>
      <w:bookmarkStart w:id="5894" w:name="_Toc422992339"/>
      <w:bookmarkStart w:id="5895" w:name="_Toc422993442"/>
      <w:bookmarkStart w:id="5896" w:name="_Toc423085630"/>
      <w:bookmarkStart w:id="5897" w:name="_Toc423345592"/>
      <w:bookmarkStart w:id="5898" w:name="_Toc422775273"/>
      <w:bookmarkStart w:id="5899" w:name="_Toc422775369"/>
      <w:bookmarkStart w:id="5900" w:name="_Toc422775457"/>
      <w:bookmarkStart w:id="5901" w:name="_Toc422775578"/>
      <w:bookmarkStart w:id="5902" w:name="_Toc422776474"/>
      <w:bookmarkStart w:id="5903" w:name="_Toc422779427"/>
      <w:bookmarkStart w:id="5904" w:name="_Toc422841187"/>
      <w:bookmarkStart w:id="5905" w:name="_Toc422951547"/>
      <w:bookmarkStart w:id="5906" w:name="_Toc422991580"/>
      <w:bookmarkStart w:id="5907" w:name="_Toc422991666"/>
      <w:bookmarkStart w:id="5908" w:name="_Toc422991752"/>
      <w:bookmarkStart w:id="5909" w:name="_Toc422991837"/>
      <w:bookmarkStart w:id="5910" w:name="_Toc422991923"/>
      <w:bookmarkStart w:id="5911" w:name="_Toc422992009"/>
      <w:bookmarkStart w:id="5912" w:name="_Toc422992340"/>
      <w:bookmarkStart w:id="5913" w:name="_Toc422993443"/>
      <w:bookmarkStart w:id="5914" w:name="_Toc423085631"/>
      <w:bookmarkStart w:id="5915" w:name="_Toc423345593"/>
      <w:bookmarkStart w:id="5916" w:name="_Toc422775274"/>
      <w:bookmarkStart w:id="5917" w:name="_Toc422775370"/>
      <w:bookmarkStart w:id="5918" w:name="_Toc422775458"/>
      <w:bookmarkStart w:id="5919" w:name="_Toc422775579"/>
      <w:bookmarkStart w:id="5920" w:name="_Toc422776475"/>
      <w:bookmarkStart w:id="5921" w:name="_Toc422779428"/>
      <w:bookmarkStart w:id="5922" w:name="_Toc422841188"/>
      <w:bookmarkStart w:id="5923" w:name="_Toc422951548"/>
      <w:bookmarkStart w:id="5924" w:name="_Toc422991581"/>
      <w:bookmarkStart w:id="5925" w:name="_Toc422991667"/>
      <w:bookmarkStart w:id="5926" w:name="_Toc422991753"/>
      <w:bookmarkStart w:id="5927" w:name="_Toc422991838"/>
      <w:bookmarkStart w:id="5928" w:name="_Toc422991924"/>
      <w:bookmarkStart w:id="5929" w:name="_Toc422992010"/>
      <w:bookmarkStart w:id="5930" w:name="_Toc422992341"/>
      <w:bookmarkStart w:id="5931" w:name="_Toc422993444"/>
      <w:bookmarkStart w:id="5932" w:name="_Toc423085632"/>
      <w:bookmarkStart w:id="5933" w:name="_Toc423345594"/>
      <w:bookmarkStart w:id="5934" w:name="_Toc422775275"/>
      <w:bookmarkStart w:id="5935" w:name="_Toc422775371"/>
      <w:bookmarkStart w:id="5936" w:name="_Toc422775459"/>
      <w:bookmarkStart w:id="5937" w:name="_Toc422775580"/>
      <w:bookmarkStart w:id="5938" w:name="_Toc422776476"/>
      <w:bookmarkStart w:id="5939" w:name="_Toc422779429"/>
      <w:bookmarkStart w:id="5940" w:name="_Toc422841189"/>
      <w:bookmarkStart w:id="5941" w:name="_Toc422951549"/>
      <w:bookmarkStart w:id="5942" w:name="_Toc422991582"/>
      <w:bookmarkStart w:id="5943" w:name="_Toc422991668"/>
      <w:bookmarkStart w:id="5944" w:name="_Toc422991754"/>
      <w:bookmarkStart w:id="5945" w:name="_Toc422991839"/>
      <w:bookmarkStart w:id="5946" w:name="_Toc422991925"/>
      <w:bookmarkStart w:id="5947" w:name="_Toc422992011"/>
      <w:bookmarkStart w:id="5948" w:name="_Toc422992342"/>
      <w:bookmarkStart w:id="5949" w:name="_Toc422993445"/>
      <w:bookmarkStart w:id="5950" w:name="_Toc423085633"/>
      <w:bookmarkStart w:id="5951" w:name="_Toc423345595"/>
      <w:bookmarkStart w:id="5952" w:name="_Toc422775276"/>
      <w:bookmarkStart w:id="5953" w:name="_Toc422775372"/>
      <w:bookmarkStart w:id="5954" w:name="_Toc422775460"/>
      <w:bookmarkStart w:id="5955" w:name="_Toc422775581"/>
      <w:bookmarkStart w:id="5956" w:name="_Toc422776477"/>
      <w:bookmarkStart w:id="5957" w:name="_Toc422779430"/>
      <w:bookmarkStart w:id="5958" w:name="_Toc422841190"/>
      <w:bookmarkStart w:id="5959" w:name="_Toc422951550"/>
      <w:bookmarkStart w:id="5960" w:name="_Toc422991583"/>
      <w:bookmarkStart w:id="5961" w:name="_Toc422991669"/>
      <w:bookmarkStart w:id="5962" w:name="_Toc422991755"/>
      <w:bookmarkStart w:id="5963" w:name="_Toc422991840"/>
      <w:bookmarkStart w:id="5964" w:name="_Toc422991926"/>
      <w:bookmarkStart w:id="5965" w:name="_Toc422992012"/>
      <w:bookmarkStart w:id="5966" w:name="_Toc422992343"/>
      <w:bookmarkStart w:id="5967" w:name="_Toc422993446"/>
      <w:bookmarkStart w:id="5968" w:name="_Toc423085634"/>
      <w:bookmarkStart w:id="5969" w:name="_Toc423345596"/>
      <w:bookmarkStart w:id="5970" w:name="_Toc422775277"/>
      <w:bookmarkStart w:id="5971" w:name="_Toc422775373"/>
      <w:bookmarkStart w:id="5972" w:name="_Toc422775461"/>
      <w:bookmarkStart w:id="5973" w:name="_Toc422775582"/>
      <w:bookmarkStart w:id="5974" w:name="_Toc422776478"/>
      <w:bookmarkStart w:id="5975" w:name="_Toc422779431"/>
      <w:bookmarkStart w:id="5976" w:name="_Toc422841191"/>
      <w:bookmarkStart w:id="5977" w:name="_Toc422951551"/>
      <w:bookmarkStart w:id="5978" w:name="_Toc422991584"/>
      <w:bookmarkStart w:id="5979" w:name="_Toc422991670"/>
      <w:bookmarkStart w:id="5980" w:name="_Toc422991756"/>
      <w:bookmarkStart w:id="5981" w:name="_Toc422991841"/>
      <w:bookmarkStart w:id="5982" w:name="_Toc422991927"/>
      <w:bookmarkStart w:id="5983" w:name="_Toc422992013"/>
      <w:bookmarkStart w:id="5984" w:name="_Toc422992344"/>
      <w:bookmarkStart w:id="5985" w:name="_Toc422993447"/>
      <w:bookmarkStart w:id="5986" w:name="_Toc423085635"/>
      <w:bookmarkStart w:id="5987" w:name="_Toc423345597"/>
      <w:bookmarkStart w:id="5988" w:name="_Toc422775278"/>
      <w:bookmarkStart w:id="5989" w:name="_Toc422775374"/>
      <w:bookmarkStart w:id="5990" w:name="_Toc422775462"/>
      <w:bookmarkStart w:id="5991" w:name="_Toc422775583"/>
      <w:bookmarkStart w:id="5992" w:name="_Toc422776479"/>
      <w:bookmarkStart w:id="5993" w:name="_Toc422779432"/>
      <w:bookmarkStart w:id="5994" w:name="_Toc422841192"/>
      <w:bookmarkStart w:id="5995" w:name="_Toc422951552"/>
      <w:bookmarkStart w:id="5996" w:name="_Toc422991585"/>
      <w:bookmarkStart w:id="5997" w:name="_Toc422991671"/>
      <w:bookmarkStart w:id="5998" w:name="_Toc422991757"/>
      <w:bookmarkStart w:id="5999" w:name="_Toc422991842"/>
      <w:bookmarkStart w:id="6000" w:name="_Toc422991928"/>
      <w:bookmarkStart w:id="6001" w:name="_Toc422992014"/>
      <w:bookmarkStart w:id="6002" w:name="_Toc422992345"/>
      <w:bookmarkStart w:id="6003" w:name="_Toc422993448"/>
      <w:bookmarkStart w:id="6004" w:name="_Toc423085636"/>
      <w:bookmarkStart w:id="6005" w:name="_Toc423345598"/>
      <w:bookmarkStart w:id="6006" w:name="_Toc422775279"/>
      <w:bookmarkStart w:id="6007" w:name="_Toc422775375"/>
      <w:bookmarkStart w:id="6008" w:name="_Toc422775463"/>
      <w:bookmarkStart w:id="6009" w:name="_Toc422775584"/>
      <w:bookmarkStart w:id="6010" w:name="_Toc422776480"/>
      <w:bookmarkStart w:id="6011" w:name="_Toc422779433"/>
      <w:bookmarkStart w:id="6012" w:name="_Toc422841193"/>
      <w:bookmarkStart w:id="6013" w:name="_Toc422951553"/>
      <w:bookmarkStart w:id="6014" w:name="_Toc422991586"/>
      <w:bookmarkStart w:id="6015" w:name="_Toc422991672"/>
      <w:bookmarkStart w:id="6016" w:name="_Toc422991758"/>
      <w:bookmarkStart w:id="6017" w:name="_Toc422991843"/>
      <w:bookmarkStart w:id="6018" w:name="_Toc422991929"/>
      <w:bookmarkStart w:id="6019" w:name="_Toc422992015"/>
      <w:bookmarkStart w:id="6020" w:name="_Toc422992346"/>
      <w:bookmarkStart w:id="6021" w:name="_Toc422993449"/>
      <w:bookmarkStart w:id="6022" w:name="_Toc423085637"/>
      <w:bookmarkStart w:id="6023" w:name="_Toc423345599"/>
      <w:bookmarkStart w:id="6024" w:name="_Toc422775280"/>
      <w:bookmarkStart w:id="6025" w:name="_Toc422775376"/>
      <w:bookmarkStart w:id="6026" w:name="_Toc422775464"/>
      <w:bookmarkStart w:id="6027" w:name="_Toc422775585"/>
      <w:bookmarkStart w:id="6028" w:name="_Toc422776481"/>
      <w:bookmarkStart w:id="6029" w:name="_Toc422779434"/>
      <w:bookmarkStart w:id="6030" w:name="_Toc422841194"/>
      <w:bookmarkStart w:id="6031" w:name="_Toc422951554"/>
      <w:bookmarkStart w:id="6032" w:name="_Toc422991587"/>
      <w:bookmarkStart w:id="6033" w:name="_Toc422991673"/>
      <w:bookmarkStart w:id="6034" w:name="_Toc422991759"/>
      <w:bookmarkStart w:id="6035" w:name="_Toc422991844"/>
      <w:bookmarkStart w:id="6036" w:name="_Toc422991930"/>
      <w:bookmarkStart w:id="6037" w:name="_Toc422992016"/>
      <w:bookmarkStart w:id="6038" w:name="_Toc422992347"/>
      <w:bookmarkStart w:id="6039" w:name="_Toc422993450"/>
      <w:bookmarkStart w:id="6040" w:name="_Toc423085638"/>
      <w:bookmarkStart w:id="6041" w:name="_Toc423345600"/>
      <w:bookmarkStart w:id="6042" w:name="_Toc422775281"/>
      <w:bookmarkStart w:id="6043" w:name="_Toc422775377"/>
      <w:bookmarkStart w:id="6044" w:name="_Toc422775465"/>
      <w:bookmarkStart w:id="6045" w:name="_Toc422775586"/>
      <w:bookmarkStart w:id="6046" w:name="_Toc422776482"/>
      <w:bookmarkStart w:id="6047" w:name="_Toc422779435"/>
      <w:bookmarkStart w:id="6048" w:name="_Toc422841195"/>
      <w:bookmarkStart w:id="6049" w:name="_Toc422951555"/>
      <w:bookmarkStart w:id="6050" w:name="_Toc422991588"/>
      <w:bookmarkStart w:id="6051" w:name="_Toc422991674"/>
      <w:bookmarkStart w:id="6052" w:name="_Toc422991760"/>
      <w:bookmarkStart w:id="6053" w:name="_Toc422991845"/>
      <w:bookmarkStart w:id="6054" w:name="_Toc422991931"/>
      <w:bookmarkStart w:id="6055" w:name="_Toc422992017"/>
      <w:bookmarkStart w:id="6056" w:name="_Toc422992348"/>
      <w:bookmarkStart w:id="6057" w:name="_Toc422993451"/>
      <w:bookmarkStart w:id="6058" w:name="_Toc423085639"/>
      <w:bookmarkStart w:id="6059" w:name="_Toc423345601"/>
      <w:bookmarkStart w:id="6060" w:name="_Toc422775282"/>
      <w:bookmarkStart w:id="6061" w:name="_Toc422775378"/>
      <w:bookmarkStart w:id="6062" w:name="_Toc422775466"/>
      <w:bookmarkStart w:id="6063" w:name="_Toc422775587"/>
      <w:bookmarkStart w:id="6064" w:name="_Toc422776483"/>
      <w:bookmarkStart w:id="6065" w:name="_Toc422779436"/>
      <w:bookmarkStart w:id="6066" w:name="_Toc422841196"/>
      <w:bookmarkStart w:id="6067" w:name="_Toc422951556"/>
      <w:bookmarkStart w:id="6068" w:name="_Toc422991589"/>
      <w:bookmarkStart w:id="6069" w:name="_Toc422991675"/>
      <w:bookmarkStart w:id="6070" w:name="_Toc422991761"/>
      <w:bookmarkStart w:id="6071" w:name="_Toc422991846"/>
      <w:bookmarkStart w:id="6072" w:name="_Toc422991932"/>
      <w:bookmarkStart w:id="6073" w:name="_Toc422992018"/>
      <w:bookmarkStart w:id="6074" w:name="_Toc422992349"/>
      <w:bookmarkStart w:id="6075" w:name="_Toc422993452"/>
      <w:bookmarkStart w:id="6076" w:name="_Toc423085640"/>
      <w:bookmarkStart w:id="6077" w:name="_Toc423345602"/>
      <w:bookmarkStart w:id="6078" w:name="_Toc422775283"/>
      <w:bookmarkStart w:id="6079" w:name="_Toc422775379"/>
      <w:bookmarkStart w:id="6080" w:name="_Toc422775467"/>
      <w:bookmarkStart w:id="6081" w:name="_Toc422775588"/>
      <w:bookmarkStart w:id="6082" w:name="_Toc422776484"/>
      <w:bookmarkStart w:id="6083" w:name="_Toc422779437"/>
      <w:bookmarkStart w:id="6084" w:name="_Toc422841197"/>
      <w:bookmarkStart w:id="6085" w:name="_Toc422951557"/>
      <w:bookmarkStart w:id="6086" w:name="_Toc422991590"/>
      <w:bookmarkStart w:id="6087" w:name="_Toc422991676"/>
      <w:bookmarkStart w:id="6088" w:name="_Toc422991762"/>
      <w:bookmarkStart w:id="6089" w:name="_Toc422991847"/>
      <w:bookmarkStart w:id="6090" w:name="_Toc422991933"/>
      <w:bookmarkStart w:id="6091" w:name="_Toc422992019"/>
      <w:bookmarkStart w:id="6092" w:name="_Toc422992350"/>
      <w:bookmarkStart w:id="6093" w:name="_Toc422993453"/>
      <w:bookmarkStart w:id="6094" w:name="_Toc423085641"/>
      <w:bookmarkStart w:id="6095" w:name="_Toc423345603"/>
      <w:bookmarkStart w:id="6096" w:name="_Toc422775284"/>
      <w:bookmarkStart w:id="6097" w:name="_Toc422775380"/>
      <w:bookmarkStart w:id="6098" w:name="_Toc422775468"/>
      <w:bookmarkStart w:id="6099" w:name="_Toc422775589"/>
      <w:bookmarkStart w:id="6100" w:name="_Toc422776485"/>
      <w:bookmarkStart w:id="6101" w:name="_Toc422779438"/>
      <w:bookmarkStart w:id="6102" w:name="_Toc422841198"/>
      <w:bookmarkStart w:id="6103" w:name="_Toc422951558"/>
      <w:bookmarkStart w:id="6104" w:name="_Toc422991591"/>
      <w:bookmarkStart w:id="6105" w:name="_Toc422991677"/>
      <w:bookmarkStart w:id="6106" w:name="_Toc422991763"/>
      <w:bookmarkStart w:id="6107" w:name="_Toc422991848"/>
      <w:bookmarkStart w:id="6108" w:name="_Toc422991934"/>
      <w:bookmarkStart w:id="6109" w:name="_Toc422992020"/>
      <w:bookmarkStart w:id="6110" w:name="_Toc422992351"/>
      <w:bookmarkStart w:id="6111" w:name="_Toc422993454"/>
      <w:bookmarkStart w:id="6112" w:name="_Toc423085642"/>
      <w:bookmarkStart w:id="6113" w:name="_Toc423345604"/>
      <w:bookmarkStart w:id="6114" w:name="_Toc422775285"/>
      <w:bookmarkStart w:id="6115" w:name="_Toc422775381"/>
      <w:bookmarkStart w:id="6116" w:name="_Toc422775469"/>
      <w:bookmarkStart w:id="6117" w:name="_Toc422775590"/>
      <w:bookmarkStart w:id="6118" w:name="_Toc422776486"/>
      <w:bookmarkStart w:id="6119" w:name="_Toc422779439"/>
      <w:bookmarkStart w:id="6120" w:name="_Toc422841199"/>
      <w:bookmarkStart w:id="6121" w:name="_Toc422951559"/>
      <w:bookmarkStart w:id="6122" w:name="_Toc422991592"/>
      <w:bookmarkStart w:id="6123" w:name="_Toc422991678"/>
      <w:bookmarkStart w:id="6124" w:name="_Toc422991764"/>
      <w:bookmarkStart w:id="6125" w:name="_Toc422991849"/>
      <w:bookmarkStart w:id="6126" w:name="_Toc422991935"/>
      <w:bookmarkStart w:id="6127" w:name="_Toc422992021"/>
      <w:bookmarkStart w:id="6128" w:name="_Toc422992352"/>
      <w:bookmarkStart w:id="6129" w:name="_Toc422993455"/>
      <w:bookmarkStart w:id="6130" w:name="_Toc423085643"/>
      <w:bookmarkStart w:id="6131" w:name="_Toc423345605"/>
      <w:bookmarkStart w:id="6132" w:name="_Toc422775286"/>
      <w:bookmarkStart w:id="6133" w:name="_Toc422775382"/>
      <w:bookmarkStart w:id="6134" w:name="_Toc422775470"/>
      <w:bookmarkStart w:id="6135" w:name="_Toc422775591"/>
      <w:bookmarkStart w:id="6136" w:name="_Toc422776487"/>
      <w:bookmarkStart w:id="6137" w:name="_Toc422779440"/>
      <w:bookmarkStart w:id="6138" w:name="_Toc422841200"/>
      <w:bookmarkStart w:id="6139" w:name="_Toc422951560"/>
      <w:bookmarkStart w:id="6140" w:name="_Toc422991593"/>
      <w:bookmarkStart w:id="6141" w:name="_Toc422991679"/>
      <w:bookmarkStart w:id="6142" w:name="_Toc422991765"/>
      <w:bookmarkStart w:id="6143" w:name="_Toc422991850"/>
      <w:bookmarkStart w:id="6144" w:name="_Toc422991936"/>
      <w:bookmarkStart w:id="6145" w:name="_Toc422992022"/>
      <w:bookmarkStart w:id="6146" w:name="_Toc422992353"/>
      <w:bookmarkStart w:id="6147" w:name="_Toc422993456"/>
      <w:bookmarkStart w:id="6148" w:name="_Toc423085644"/>
      <w:bookmarkStart w:id="6149" w:name="_Toc423345606"/>
      <w:bookmarkStart w:id="6150" w:name="_Toc422775287"/>
      <w:bookmarkStart w:id="6151" w:name="_Toc422775383"/>
      <w:bookmarkStart w:id="6152" w:name="_Toc422775471"/>
      <w:bookmarkStart w:id="6153" w:name="_Toc422775592"/>
      <w:bookmarkStart w:id="6154" w:name="_Toc422776488"/>
      <w:bookmarkStart w:id="6155" w:name="_Toc422779441"/>
      <w:bookmarkStart w:id="6156" w:name="_Toc422841201"/>
      <w:bookmarkStart w:id="6157" w:name="_Toc422951561"/>
      <w:bookmarkStart w:id="6158" w:name="_Toc422991594"/>
      <w:bookmarkStart w:id="6159" w:name="_Toc422991680"/>
      <w:bookmarkStart w:id="6160" w:name="_Toc422991766"/>
      <w:bookmarkStart w:id="6161" w:name="_Toc422991851"/>
      <w:bookmarkStart w:id="6162" w:name="_Toc422991937"/>
      <w:bookmarkStart w:id="6163" w:name="_Toc422992023"/>
      <w:bookmarkStart w:id="6164" w:name="_Toc422992354"/>
      <w:bookmarkStart w:id="6165" w:name="_Toc422993457"/>
      <w:bookmarkStart w:id="6166" w:name="_Toc423085645"/>
      <w:bookmarkStart w:id="6167" w:name="_Toc423345607"/>
      <w:bookmarkStart w:id="6168" w:name="_Toc422775288"/>
      <w:bookmarkStart w:id="6169" w:name="_Toc422775384"/>
      <w:bookmarkStart w:id="6170" w:name="_Toc422775472"/>
      <w:bookmarkStart w:id="6171" w:name="_Toc422775593"/>
      <w:bookmarkStart w:id="6172" w:name="_Toc422776489"/>
      <w:bookmarkStart w:id="6173" w:name="_Toc422779442"/>
      <w:bookmarkStart w:id="6174" w:name="_Toc422841202"/>
      <w:bookmarkStart w:id="6175" w:name="_Toc422951562"/>
      <w:bookmarkStart w:id="6176" w:name="_Toc422991595"/>
      <w:bookmarkStart w:id="6177" w:name="_Toc422991681"/>
      <w:bookmarkStart w:id="6178" w:name="_Toc422991767"/>
      <w:bookmarkStart w:id="6179" w:name="_Toc422991852"/>
      <w:bookmarkStart w:id="6180" w:name="_Toc422991938"/>
      <w:bookmarkStart w:id="6181" w:name="_Toc422992024"/>
      <w:bookmarkStart w:id="6182" w:name="_Toc422992355"/>
      <w:bookmarkStart w:id="6183" w:name="_Toc422993458"/>
      <w:bookmarkStart w:id="6184" w:name="_Toc423085646"/>
      <w:bookmarkStart w:id="6185" w:name="_Toc423345608"/>
      <w:bookmarkStart w:id="6186" w:name="_Toc422775289"/>
      <w:bookmarkStart w:id="6187" w:name="_Toc422775385"/>
      <w:bookmarkStart w:id="6188" w:name="_Toc422775473"/>
      <w:bookmarkStart w:id="6189" w:name="_Toc422775594"/>
      <w:bookmarkStart w:id="6190" w:name="_Toc422776490"/>
      <w:bookmarkStart w:id="6191" w:name="_Toc422779443"/>
      <w:bookmarkStart w:id="6192" w:name="_Toc422841203"/>
      <w:bookmarkStart w:id="6193" w:name="_Toc422951563"/>
      <w:bookmarkStart w:id="6194" w:name="_Toc422991596"/>
      <w:bookmarkStart w:id="6195" w:name="_Toc422991682"/>
      <w:bookmarkStart w:id="6196" w:name="_Toc422991768"/>
      <w:bookmarkStart w:id="6197" w:name="_Toc422991853"/>
      <w:bookmarkStart w:id="6198" w:name="_Toc422991939"/>
      <w:bookmarkStart w:id="6199" w:name="_Toc422992025"/>
      <w:bookmarkStart w:id="6200" w:name="_Toc422992356"/>
      <w:bookmarkStart w:id="6201" w:name="_Toc422993459"/>
      <w:bookmarkStart w:id="6202" w:name="_Toc423085647"/>
      <w:bookmarkStart w:id="6203" w:name="_Toc423345609"/>
      <w:bookmarkStart w:id="6204" w:name="_Toc422775290"/>
      <w:bookmarkStart w:id="6205" w:name="_Toc422775386"/>
      <w:bookmarkStart w:id="6206" w:name="_Toc422775474"/>
      <w:bookmarkStart w:id="6207" w:name="_Toc422775595"/>
      <w:bookmarkStart w:id="6208" w:name="_Toc422776491"/>
      <w:bookmarkStart w:id="6209" w:name="_Toc422779444"/>
      <w:bookmarkStart w:id="6210" w:name="_Toc422841204"/>
      <w:bookmarkStart w:id="6211" w:name="_Toc422951564"/>
      <w:bookmarkStart w:id="6212" w:name="_Toc422991597"/>
      <w:bookmarkStart w:id="6213" w:name="_Toc422991683"/>
      <w:bookmarkStart w:id="6214" w:name="_Toc422991769"/>
      <w:bookmarkStart w:id="6215" w:name="_Toc422991854"/>
      <w:bookmarkStart w:id="6216" w:name="_Toc422991940"/>
      <w:bookmarkStart w:id="6217" w:name="_Toc422992026"/>
      <w:bookmarkStart w:id="6218" w:name="_Toc422992357"/>
      <w:bookmarkStart w:id="6219" w:name="_Toc422993460"/>
      <w:bookmarkStart w:id="6220" w:name="_Toc423085648"/>
      <w:bookmarkStart w:id="6221" w:name="_Toc423345610"/>
      <w:bookmarkStart w:id="6222" w:name="_Toc422775291"/>
      <w:bookmarkStart w:id="6223" w:name="_Toc422775387"/>
      <w:bookmarkStart w:id="6224" w:name="_Toc422775475"/>
      <w:bookmarkStart w:id="6225" w:name="_Toc422775596"/>
      <w:bookmarkStart w:id="6226" w:name="_Toc422776492"/>
      <w:bookmarkStart w:id="6227" w:name="_Toc422779445"/>
      <w:bookmarkStart w:id="6228" w:name="_Toc422841205"/>
      <w:bookmarkStart w:id="6229" w:name="_Toc422951565"/>
      <w:bookmarkStart w:id="6230" w:name="_Toc422991598"/>
      <w:bookmarkStart w:id="6231" w:name="_Toc422991684"/>
      <w:bookmarkStart w:id="6232" w:name="_Toc422991770"/>
      <w:bookmarkStart w:id="6233" w:name="_Toc422991855"/>
      <w:bookmarkStart w:id="6234" w:name="_Toc422991941"/>
      <w:bookmarkStart w:id="6235" w:name="_Toc422992027"/>
      <w:bookmarkStart w:id="6236" w:name="_Toc422992358"/>
      <w:bookmarkStart w:id="6237" w:name="_Toc422993461"/>
      <w:bookmarkStart w:id="6238" w:name="_Toc423085649"/>
      <w:bookmarkStart w:id="6239" w:name="_Toc423345611"/>
      <w:bookmarkStart w:id="6240" w:name="_Toc422775292"/>
      <w:bookmarkStart w:id="6241" w:name="_Toc422775388"/>
      <w:bookmarkStart w:id="6242" w:name="_Toc422775476"/>
      <w:bookmarkStart w:id="6243" w:name="_Toc422775597"/>
      <w:bookmarkStart w:id="6244" w:name="_Toc422776493"/>
      <w:bookmarkStart w:id="6245" w:name="_Toc422779446"/>
      <w:bookmarkStart w:id="6246" w:name="_Toc422841206"/>
      <w:bookmarkStart w:id="6247" w:name="_Toc422951566"/>
      <w:bookmarkStart w:id="6248" w:name="_Toc422991599"/>
      <w:bookmarkStart w:id="6249" w:name="_Toc422991685"/>
      <w:bookmarkStart w:id="6250" w:name="_Toc422991771"/>
      <w:bookmarkStart w:id="6251" w:name="_Toc422991856"/>
      <w:bookmarkStart w:id="6252" w:name="_Toc422991942"/>
      <w:bookmarkStart w:id="6253" w:name="_Toc422992028"/>
      <w:bookmarkStart w:id="6254" w:name="_Toc422992359"/>
      <w:bookmarkStart w:id="6255" w:name="_Toc422993462"/>
      <w:bookmarkStart w:id="6256" w:name="_Toc423085650"/>
      <w:bookmarkStart w:id="6257" w:name="_Toc423345612"/>
      <w:bookmarkStart w:id="6258" w:name="_Toc422775293"/>
      <w:bookmarkStart w:id="6259" w:name="_Toc422775389"/>
      <w:bookmarkStart w:id="6260" w:name="_Toc422775477"/>
      <w:bookmarkStart w:id="6261" w:name="_Toc422775598"/>
      <w:bookmarkStart w:id="6262" w:name="_Toc422776494"/>
      <w:bookmarkStart w:id="6263" w:name="_Toc422779447"/>
      <w:bookmarkStart w:id="6264" w:name="_Toc422841207"/>
      <w:bookmarkStart w:id="6265" w:name="_Toc422951567"/>
      <w:bookmarkStart w:id="6266" w:name="_Toc422991600"/>
      <w:bookmarkStart w:id="6267" w:name="_Toc422991686"/>
      <w:bookmarkStart w:id="6268" w:name="_Toc422991772"/>
      <w:bookmarkStart w:id="6269" w:name="_Toc422991857"/>
      <w:bookmarkStart w:id="6270" w:name="_Toc422991943"/>
      <w:bookmarkStart w:id="6271" w:name="_Toc422992029"/>
      <w:bookmarkStart w:id="6272" w:name="_Toc422992360"/>
      <w:bookmarkStart w:id="6273" w:name="_Toc422993463"/>
      <w:bookmarkStart w:id="6274" w:name="_Toc423085651"/>
      <w:bookmarkStart w:id="6275" w:name="_Toc423345613"/>
      <w:bookmarkEnd w:id="5790"/>
      <w:bookmarkEnd w:id="5791"/>
      <w:bookmarkEnd w:id="5792"/>
      <w:bookmarkEnd w:id="5793"/>
      <w:bookmarkEnd w:id="5794"/>
      <w:bookmarkEnd w:id="5795"/>
      <w:bookmarkEnd w:id="5796"/>
      <w:bookmarkEnd w:id="5797"/>
      <w:bookmarkEnd w:id="5798"/>
      <w:bookmarkEnd w:id="5799"/>
      <w:bookmarkEnd w:id="5800"/>
      <w:bookmarkEnd w:id="5801"/>
      <w:bookmarkEnd w:id="5802"/>
      <w:bookmarkEnd w:id="5803"/>
      <w:bookmarkEnd w:id="5804"/>
      <w:bookmarkEnd w:id="5805"/>
      <w:bookmarkEnd w:id="5806"/>
      <w:bookmarkEnd w:id="5807"/>
      <w:bookmarkEnd w:id="5808"/>
      <w:bookmarkEnd w:id="5809"/>
      <w:bookmarkEnd w:id="5810"/>
      <w:bookmarkEnd w:id="5811"/>
      <w:bookmarkEnd w:id="5812"/>
      <w:bookmarkEnd w:id="5813"/>
      <w:bookmarkEnd w:id="5814"/>
      <w:bookmarkEnd w:id="5815"/>
      <w:bookmarkEnd w:id="5816"/>
      <w:bookmarkEnd w:id="5817"/>
      <w:bookmarkEnd w:id="5818"/>
      <w:bookmarkEnd w:id="5819"/>
      <w:bookmarkEnd w:id="5820"/>
      <w:bookmarkEnd w:id="5821"/>
      <w:bookmarkEnd w:id="5822"/>
      <w:bookmarkEnd w:id="5823"/>
      <w:bookmarkEnd w:id="5824"/>
      <w:bookmarkEnd w:id="5825"/>
      <w:bookmarkEnd w:id="5826"/>
      <w:bookmarkEnd w:id="5827"/>
      <w:bookmarkEnd w:id="5828"/>
      <w:bookmarkEnd w:id="5829"/>
      <w:bookmarkEnd w:id="5830"/>
      <w:bookmarkEnd w:id="5831"/>
      <w:bookmarkEnd w:id="5832"/>
      <w:bookmarkEnd w:id="5833"/>
      <w:bookmarkEnd w:id="5834"/>
      <w:bookmarkEnd w:id="5835"/>
      <w:bookmarkEnd w:id="5836"/>
      <w:bookmarkEnd w:id="5837"/>
      <w:bookmarkEnd w:id="5838"/>
      <w:bookmarkEnd w:id="5839"/>
      <w:bookmarkEnd w:id="5840"/>
      <w:bookmarkEnd w:id="5841"/>
      <w:bookmarkEnd w:id="5842"/>
      <w:bookmarkEnd w:id="5843"/>
      <w:bookmarkEnd w:id="5844"/>
      <w:bookmarkEnd w:id="5845"/>
      <w:bookmarkEnd w:id="5846"/>
      <w:bookmarkEnd w:id="5847"/>
      <w:bookmarkEnd w:id="5848"/>
      <w:bookmarkEnd w:id="5849"/>
      <w:bookmarkEnd w:id="5850"/>
      <w:bookmarkEnd w:id="5851"/>
      <w:bookmarkEnd w:id="5852"/>
      <w:bookmarkEnd w:id="5853"/>
      <w:bookmarkEnd w:id="5854"/>
      <w:bookmarkEnd w:id="5855"/>
      <w:bookmarkEnd w:id="5856"/>
      <w:bookmarkEnd w:id="5857"/>
      <w:bookmarkEnd w:id="5858"/>
      <w:bookmarkEnd w:id="5859"/>
      <w:bookmarkEnd w:id="5860"/>
      <w:bookmarkEnd w:id="5861"/>
      <w:bookmarkEnd w:id="5862"/>
      <w:bookmarkEnd w:id="5863"/>
      <w:bookmarkEnd w:id="5864"/>
      <w:bookmarkEnd w:id="5865"/>
      <w:bookmarkEnd w:id="5866"/>
      <w:bookmarkEnd w:id="5867"/>
      <w:bookmarkEnd w:id="5868"/>
      <w:bookmarkEnd w:id="5869"/>
      <w:bookmarkEnd w:id="5870"/>
      <w:bookmarkEnd w:id="5871"/>
      <w:bookmarkEnd w:id="5872"/>
      <w:bookmarkEnd w:id="5873"/>
      <w:bookmarkEnd w:id="5874"/>
      <w:bookmarkEnd w:id="5875"/>
      <w:bookmarkEnd w:id="5876"/>
      <w:bookmarkEnd w:id="5877"/>
      <w:bookmarkEnd w:id="5878"/>
      <w:bookmarkEnd w:id="5879"/>
      <w:bookmarkEnd w:id="5880"/>
      <w:bookmarkEnd w:id="5881"/>
      <w:bookmarkEnd w:id="5882"/>
      <w:bookmarkEnd w:id="5883"/>
      <w:bookmarkEnd w:id="5884"/>
      <w:bookmarkEnd w:id="5885"/>
      <w:bookmarkEnd w:id="5886"/>
      <w:bookmarkEnd w:id="5887"/>
      <w:bookmarkEnd w:id="5888"/>
      <w:bookmarkEnd w:id="5889"/>
      <w:bookmarkEnd w:id="5890"/>
      <w:bookmarkEnd w:id="5891"/>
      <w:bookmarkEnd w:id="5892"/>
      <w:bookmarkEnd w:id="5893"/>
      <w:bookmarkEnd w:id="5894"/>
      <w:bookmarkEnd w:id="5895"/>
      <w:bookmarkEnd w:id="5896"/>
      <w:bookmarkEnd w:id="5897"/>
      <w:bookmarkEnd w:id="5898"/>
      <w:bookmarkEnd w:id="5899"/>
      <w:bookmarkEnd w:id="5900"/>
      <w:bookmarkEnd w:id="5901"/>
      <w:bookmarkEnd w:id="5902"/>
      <w:bookmarkEnd w:id="5903"/>
      <w:bookmarkEnd w:id="5904"/>
      <w:bookmarkEnd w:id="5905"/>
      <w:bookmarkEnd w:id="5906"/>
      <w:bookmarkEnd w:id="5907"/>
      <w:bookmarkEnd w:id="5908"/>
      <w:bookmarkEnd w:id="5909"/>
      <w:bookmarkEnd w:id="5910"/>
      <w:bookmarkEnd w:id="5911"/>
      <w:bookmarkEnd w:id="5912"/>
      <w:bookmarkEnd w:id="5913"/>
      <w:bookmarkEnd w:id="5914"/>
      <w:bookmarkEnd w:id="5915"/>
      <w:bookmarkEnd w:id="5916"/>
      <w:bookmarkEnd w:id="5917"/>
      <w:bookmarkEnd w:id="5918"/>
      <w:bookmarkEnd w:id="5919"/>
      <w:bookmarkEnd w:id="5920"/>
      <w:bookmarkEnd w:id="5921"/>
      <w:bookmarkEnd w:id="5922"/>
      <w:bookmarkEnd w:id="5923"/>
      <w:bookmarkEnd w:id="5924"/>
      <w:bookmarkEnd w:id="5925"/>
      <w:bookmarkEnd w:id="5926"/>
      <w:bookmarkEnd w:id="5927"/>
      <w:bookmarkEnd w:id="5928"/>
      <w:bookmarkEnd w:id="5929"/>
      <w:bookmarkEnd w:id="5930"/>
      <w:bookmarkEnd w:id="5931"/>
      <w:bookmarkEnd w:id="5932"/>
      <w:bookmarkEnd w:id="5933"/>
      <w:bookmarkEnd w:id="5934"/>
      <w:bookmarkEnd w:id="5935"/>
      <w:bookmarkEnd w:id="5936"/>
      <w:bookmarkEnd w:id="5937"/>
      <w:bookmarkEnd w:id="5938"/>
      <w:bookmarkEnd w:id="5939"/>
      <w:bookmarkEnd w:id="5940"/>
      <w:bookmarkEnd w:id="5941"/>
      <w:bookmarkEnd w:id="5942"/>
      <w:bookmarkEnd w:id="5943"/>
      <w:bookmarkEnd w:id="5944"/>
      <w:bookmarkEnd w:id="5945"/>
      <w:bookmarkEnd w:id="5946"/>
      <w:bookmarkEnd w:id="5947"/>
      <w:bookmarkEnd w:id="5948"/>
      <w:bookmarkEnd w:id="5949"/>
      <w:bookmarkEnd w:id="5950"/>
      <w:bookmarkEnd w:id="5951"/>
      <w:bookmarkEnd w:id="5952"/>
      <w:bookmarkEnd w:id="5953"/>
      <w:bookmarkEnd w:id="5954"/>
      <w:bookmarkEnd w:id="5955"/>
      <w:bookmarkEnd w:id="5956"/>
      <w:bookmarkEnd w:id="5957"/>
      <w:bookmarkEnd w:id="5958"/>
      <w:bookmarkEnd w:id="5959"/>
      <w:bookmarkEnd w:id="5960"/>
      <w:bookmarkEnd w:id="5961"/>
      <w:bookmarkEnd w:id="5962"/>
      <w:bookmarkEnd w:id="5963"/>
      <w:bookmarkEnd w:id="5964"/>
      <w:bookmarkEnd w:id="5965"/>
      <w:bookmarkEnd w:id="5966"/>
      <w:bookmarkEnd w:id="5967"/>
      <w:bookmarkEnd w:id="5968"/>
      <w:bookmarkEnd w:id="5969"/>
      <w:bookmarkEnd w:id="5970"/>
      <w:bookmarkEnd w:id="5971"/>
      <w:bookmarkEnd w:id="5972"/>
      <w:bookmarkEnd w:id="5973"/>
      <w:bookmarkEnd w:id="5974"/>
      <w:bookmarkEnd w:id="5975"/>
      <w:bookmarkEnd w:id="5976"/>
      <w:bookmarkEnd w:id="5977"/>
      <w:bookmarkEnd w:id="5978"/>
      <w:bookmarkEnd w:id="5979"/>
      <w:bookmarkEnd w:id="5980"/>
      <w:bookmarkEnd w:id="5981"/>
      <w:bookmarkEnd w:id="5982"/>
      <w:bookmarkEnd w:id="5983"/>
      <w:bookmarkEnd w:id="5984"/>
      <w:bookmarkEnd w:id="5985"/>
      <w:bookmarkEnd w:id="5986"/>
      <w:bookmarkEnd w:id="5987"/>
      <w:bookmarkEnd w:id="5988"/>
      <w:bookmarkEnd w:id="5989"/>
      <w:bookmarkEnd w:id="5990"/>
      <w:bookmarkEnd w:id="5991"/>
      <w:bookmarkEnd w:id="5992"/>
      <w:bookmarkEnd w:id="5993"/>
      <w:bookmarkEnd w:id="5994"/>
      <w:bookmarkEnd w:id="5995"/>
      <w:bookmarkEnd w:id="5996"/>
      <w:bookmarkEnd w:id="5997"/>
      <w:bookmarkEnd w:id="5998"/>
      <w:bookmarkEnd w:id="5999"/>
      <w:bookmarkEnd w:id="6000"/>
      <w:bookmarkEnd w:id="6001"/>
      <w:bookmarkEnd w:id="6002"/>
      <w:bookmarkEnd w:id="6003"/>
      <w:bookmarkEnd w:id="6004"/>
      <w:bookmarkEnd w:id="6005"/>
      <w:bookmarkEnd w:id="6006"/>
      <w:bookmarkEnd w:id="6007"/>
      <w:bookmarkEnd w:id="6008"/>
      <w:bookmarkEnd w:id="6009"/>
      <w:bookmarkEnd w:id="6010"/>
      <w:bookmarkEnd w:id="6011"/>
      <w:bookmarkEnd w:id="6012"/>
      <w:bookmarkEnd w:id="6013"/>
      <w:bookmarkEnd w:id="6014"/>
      <w:bookmarkEnd w:id="6015"/>
      <w:bookmarkEnd w:id="6016"/>
      <w:bookmarkEnd w:id="6017"/>
      <w:bookmarkEnd w:id="6018"/>
      <w:bookmarkEnd w:id="6019"/>
      <w:bookmarkEnd w:id="6020"/>
      <w:bookmarkEnd w:id="6021"/>
      <w:bookmarkEnd w:id="6022"/>
      <w:bookmarkEnd w:id="6023"/>
      <w:bookmarkEnd w:id="6024"/>
      <w:bookmarkEnd w:id="6025"/>
      <w:bookmarkEnd w:id="6026"/>
      <w:bookmarkEnd w:id="6027"/>
      <w:bookmarkEnd w:id="6028"/>
      <w:bookmarkEnd w:id="6029"/>
      <w:bookmarkEnd w:id="6030"/>
      <w:bookmarkEnd w:id="6031"/>
      <w:bookmarkEnd w:id="6032"/>
      <w:bookmarkEnd w:id="6033"/>
      <w:bookmarkEnd w:id="6034"/>
      <w:bookmarkEnd w:id="6035"/>
      <w:bookmarkEnd w:id="6036"/>
      <w:bookmarkEnd w:id="6037"/>
      <w:bookmarkEnd w:id="6038"/>
      <w:bookmarkEnd w:id="6039"/>
      <w:bookmarkEnd w:id="6040"/>
      <w:bookmarkEnd w:id="6041"/>
      <w:bookmarkEnd w:id="6042"/>
      <w:bookmarkEnd w:id="6043"/>
      <w:bookmarkEnd w:id="6044"/>
      <w:bookmarkEnd w:id="6045"/>
      <w:bookmarkEnd w:id="6046"/>
      <w:bookmarkEnd w:id="6047"/>
      <w:bookmarkEnd w:id="6048"/>
      <w:bookmarkEnd w:id="6049"/>
      <w:bookmarkEnd w:id="6050"/>
      <w:bookmarkEnd w:id="6051"/>
      <w:bookmarkEnd w:id="6052"/>
      <w:bookmarkEnd w:id="6053"/>
      <w:bookmarkEnd w:id="6054"/>
      <w:bookmarkEnd w:id="6055"/>
      <w:bookmarkEnd w:id="6056"/>
      <w:bookmarkEnd w:id="6057"/>
      <w:bookmarkEnd w:id="6058"/>
      <w:bookmarkEnd w:id="6059"/>
      <w:bookmarkEnd w:id="6060"/>
      <w:bookmarkEnd w:id="6061"/>
      <w:bookmarkEnd w:id="6062"/>
      <w:bookmarkEnd w:id="6063"/>
      <w:bookmarkEnd w:id="6064"/>
      <w:bookmarkEnd w:id="6065"/>
      <w:bookmarkEnd w:id="6066"/>
      <w:bookmarkEnd w:id="6067"/>
      <w:bookmarkEnd w:id="6068"/>
      <w:bookmarkEnd w:id="6069"/>
      <w:bookmarkEnd w:id="6070"/>
      <w:bookmarkEnd w:id="6071"/>
      <w:bookmarkEnd w:id="6072"/>
      <w:bookmarkEnd w:id="6073"/>
      <w:bookmarkEnd w:id="6074"/>
      <w:bookmarkEnd w:id="6075"/>
      <w:bookmarkEnd w:id="6076"/>
      <w:bookmarkEnd w:id="6077"/>
      <w:bookmarkEnd w:id="6078"/>
      <w:bookmarkEnd w:id="6079"/>
      <w:bookmarkEnd w:id="6080"/>
      <w:bookmarkEnd w:id="6081"/>
      <w:bookmarkEnd w:id="6082"/>
      <w:bookmarkEnd w:id="6083"/>
      <w:bookmarkEnd w:id="6084"/>
      <w:bookmarkEnd w:id="6085"/>
      <w:bookmarkEnd w:id="6086"/>
      <w:bookmarkEnd w:id="6087"/>
      <w:bookmarkEnd w:id="6088"/>
      <w:bookmarkEnd w:id="6089"/>
      <w:bookmarkEnd w:id="6090"/>
      <w:bookmarkEnd w:id="6091"/>
      <w:bookmarkEnd w:id="6092"/>
      <w:bookmarkEnd w:id="6093"/>
      <w:bookmarkEnd w:id="6094"/>
      <w:bookmarkEnd w:id="6095"/>
      <w:bookmarkEnd w:id="6096"/>
      <w:bookmarkEnd w:id="6097"/>
      <w:bookmarkEnd w:id="6098"/>
      <w:bookmarkEnd w:id="6099"/>
      <w:bookmarkEnd w:id="6100"/>
      <w:bookmarkEnd w:id="6101"/>
      <w:bookmarkEnd w:id="6102"/>
      <w:bookmarkEnd w:id="6103"/>
      <w:bookmarkEnd w:id="6104"/>
      <w:bookmarkEnd w:id="6105"/>
      <w:bookmarkEnd w:id="6106"/>
      <w:bookmarkEnd w:id="6107"/>
      <w:bookmarkEnd w:id="6108"/>
      <w:bookmarkEnd w:id="6109"/>
      <w:bookmarkEnd w:id="6110"/>
      <w:bookmarkEnd w:id="6111"/>
      <w:bookmarkEnd w:id="6112"/>
      <w:bookmarkEnd w:id="6113"/>
      <w:bookmarkEnd w:id="6114"/>
      <w:bookmarkEnd w:id="6115"/>
      <w:bookmarkEnd w:id="6116"/>
      <w:bookmarkEnd w:id="6117"/>
      <w:bookmarkEnd w:id="6118"/>
      <w:bookmarkEnd w:id="6119"/>
      <w:bookmarkEnd w:id="6120"/>
      <w:bookmarkEnd w:id="6121"/>
      <w:bookmarkEnd w:id="6122"/>
      <w:bookmarkEnd w:id="6123"/>
      <w:bookmarkEnd w:id="6124"/>
      <w:bookmarkEnd w:id="6125"/>
      <w:bookmarkEnd w:id="6126"/>
      <w:bookmarkEnd w:id="6127"/>
      <w:bookmarkEnd w:id="6128"/>
      <w:bookmarkEnd w:id="6129"/>
      <w:bookmarkEnd w:id="6130"/>
      <w:bookmarkEnd w:id="6131"/>
      <w:bookmarkEnd w:id="6132"/>
      <w:bookmarkEnd w:id="6133"/>
      <w:bookmarkEnd w:id="6134"/>
      <w:bookmarkEnd w:id="6135"/>
      <w:bookmarkEnd w:id="6136"/>
      <w:bookmarkEnd w:id="6137"/>
      <w:bookmarkEnd w:id="6138"/>
      <w:bookmarkEnd w:id="6139"/>
      <w:bookmarkEnd w:id="6140"/>
      <w:bookmarkEnd w:id="6141"/>
      <w:bookmarkEnd w:id="6142"/>
      <w:bookmarkEnd w:id="6143"/>
      <w:bookmarkEnd w:id="6144"/>
      <w:bookmarkEnd w:id="6145"/>
      <w:bookmarkEnd w:id="6146"/>
      <w:bookmarkEnd w:id="6147"/>
      <w:bookmarkEnd w:id="6148"/>
      <w:bookmarkEnd w:id="6149"/>
      <w:bookmarkEnd w:id="6150"/>
      <w:bookmarkEnd w:id="6151"/>
      <w:bookmarkEnd w:id="6152"/>
      <w:bookmarkEnd w:id="6153"/>
      <w:bookmarkEnd w:id="6154"/>
      <w:bookmarkEnd w:id="6155"/>
      <w:bookmarkEnd w:id="6156"/>
      <w:bookmarkEnd w:id="6157"/>
      <w:bookmarkEnd w:id="6158"/>
      <w:bookmarkEnd w:id="6159"/>
      <w:bookmarkEnd w:id="6160"/>
      <w:bookmarkEnd w:id="6161"/>
      <w:bookmarkEnd w:id="6162"/>
      <w:bookmarkEnd w:id="6163"/>
      <w:bookmarkEnd w:id="6164"/>
      <w:bookmarkEnd w:id="6165"/>
      <w:bookmarkEnd w:id="6166"/>
      <w:bookmarkEnd w:id="6167"/>
      <w:bookmarkEnd w:id="6168"/>
      <w:bookmarkEnd w:id="6169"/>
      <w:bookmarkEnd w:id="6170"/>
      <w:bookmarkEnd w:id="6171"/>
      <w:bookmarkEnd w:id="6172"/>
      <w:bookmarkEnd w:id="6173"/>
      <w:bookmarkEnd w:id="6174"/>
      <w:bookmarkEnd w:id="6175"/>
      <w:bookmarkEnd w:id="6176"/>
      <w:bookmarkEnd w:id="6177"/>
      <w:bookmarkEnd w:id="6178"/>
      <w:bookmarkEnd w:id="6179"/>
      <w:bookmarkEnd w:id="6180"/>
      <w:bookmarkEnd w:id="6181"/>
      <w:bookmarkEnd w:id="6182"/>
      <w:bookmarkEnd w:id="6183"/>
      <w:bookmarkEnd w:id="6184"/>
      <w:bookmarkEnd w:id="6185"/>
      <w:bookmarkEnd w:id="6186"/>
      <w:bookmarkEnd w:id="6187"/>
      <w:bookmarkEnd w:id="6188"/>
      <w:bookmarkEnd w:id="6189"/>
      <w:bookmarkEnd w:id="6190"/>
      <w:bookmarkEnd w:id="6191"/>
      <w:bookmarkEnd w:id="6192"/>
      <w:bookmarkEnd w:id="6193"/>
      <w:bookmarkEnd w:id="6194"/>
      <w:bookmarkEnd w:id="6195"/>
      <w:bookmarkEnd w:id="6196"/>
      <w:bookmarkEnd w:id="6197"/>
      <w:bookmarkEnd w:id="6198"/>
      <w:bookmarkEnd w:id="6199"/>
      <w:bookmarkEnd w:id="6200"/>
      <w:bookmarkEnd w:id="6201"/>
      <w:bookmarkEnd w:id="6202"/>
      <w:bookmarkEnd w:id="6203"/>
      <w:bookmarkEnd w:id="6204"/>
      <w:bookmarkEnd w:id="6205"/>
      <w:bookmarkEnd w:id="6206"/>
      <w:bookmarkEnd w:id="6207"/>
      <w:bookmarkEnd w:id="6208"/>
      <w:bookmarkEnd w:id="6209"/>
      <w:bookmarkEnd w:id="6210"/>
      <w:bookmarkEnd w:id="6211"/>
      <w:bookmarkEnd w:id="6212"/>
      <w:bookmarkEnd w:id="6213"/>
      <w:bookmarkEnd w:id="6214"/>
      <w:bookmarkEnd w:id="6215"/>
      <w:bookmarkEnd w:id="6216"/>
      <w:bookmarkEnd w:id="6217"/>
      <w:bookmarkEnd w:id="6218"/>
      <w:bookmarkEnd w:id="6219"/>
      <w:bookmarkEnd w:id="6220"/>
      <w:bookmarkEnd w:id="6221"/>
      <w:bookmarkEnd w:id="6222"/>
      <w:bookmarkEnd w:id="6223"/>
      <w:bookmarkEnd w:id="6224"/>
      <w:bookmarkEnd w:id="6225"/>
      <w:bookmarkEnd w:id="6226"/>
      <w:bookmarkEnd w:id="6227"/>
      <w:bookmarkEnd w:id="6228"/>
      <w:bookmarkEnd w:id="6229"/>
      <w:bookmarkEnd w:id="6230"/>
      <w:bookmarkEnd w:id="6231"/>
      <w:bookmarkEnd w:id="6232"/>
      <w:bookmarkEnd w:id="6233"/>
      <w:bookmarkEnd w:id="6234"/>
      <w:bookmarkEnd w:id="6235"/>
      <w:bookmarkEnd w:id="6236"/>
      <w:bookmarkEnd w:id="6237"/>
      <w:bookmarkEnd w:id="6238"/>
      <w:bookmarkEnd w:id="6239"/>
      <w:bookmarkEnd w:id="6240"/>
      <w:bookmarkEnd w:id="6241"/>
      <w:bookmarkEnd w:id="6242"/>
      <w:bookmarkEnd w:id="6243"/>
      <w:bookmarkEnd w:id="6244"/>
      <w:bookmarkEnd w:id="6245"/>
      <w:bookmarkEnd w:id="6246"/>
      <w:bookmarkEnd w:id="6247"/>
      <w:bookmarkEnd w:id="6248"/>
      <w:bookmarkEnd w:id="6249"/>
      <w:bookmarkEnd w:id="6250"/>
      <w:bookmarkEnd w:id="6251"/>
      <w:bookmarkEnd w:id="6252"/>
      <w:bookmarkEnd w:id="6253"/>
      <w:bookmarkEnd w:id="6254"/>
      <w:bookmarkEnd w:id="6255"/>
      <w:bookmarkEnd w:id="6256"/>
      <w:bookmarkEnd w:id="6257"/>
      <w:bookmarkEnd w:id="6258"/>
      <w:bookmarkEnd w:id="6259"/>
      <w:bookmarkEnd w:id="6260"/>
      <w:bookmarkEnd w:id="6261"/>
      <w:bookmarkEnd w:id="6262"/>
      <w:bookmarkEnd w:id="6263"/>
      <w:bookmarkEnd w:id="6264"/>
      <w:bookmarkEnd w:id="6265"/>
      <w:bookmarkEnd w:id="6266"/>
      <w:bookmarkEnd w:id="6267"/>
      <w:bookmarkEnd w:id="6268"/>
      <w:bookmarkEnd w:id="6269"/>
      <w:bookmarkEnd w:id="6270"/>
      <w:bookmarkEnd w:id="6271"/>
      <w:bookmarkEnd w:id="6272"/>
      <w:bookmarkEnd w:id="6273"/>
      <w:bookmarkEnd w:id="6274"/>
      <w:bookmarkEnd w:id="6275"/>
      <w:r w:rsidRPr="00CF42A6">
        <w:rPr>
          <w:rFonts w:cs="Arial"/>
          <w:rPrChange w:id="6276" w:author="Muhamad Ridho Zul Khoiri" w:date="2026-07-14T10:44:00Z" w16du:dateUtc="2026-07-14T03:44:00Z">
            <w:rPr>
              <w:rFonts w:ascii="Times New Roman" w:hAnsi="Times New Roman"/>
            </w:rPr>
          </w:rPrChange>
        </w:rPr>
        <w:br w:type="page"/>
      </w:r>
    </w:p>
    <w:p w14:paraId="315E30E4" w14:textId="2C1BAD82" w:rsidR="004D557A" w:rsidRPr="00CF42A6" w:rsidRDefault="004D557A" w:rsidP="004D557A">
      <w:pPr>
        <w:pStyle w:val="Heading1"/>
        <w:spacing w:after="0" w:line="360" w:lineRule="auto"/>
        <w:rPr>
          <w:ins w:id="6277" w:author="Muhamad Ridho Zul Khoiri" w:date="2026-07-13T08:29:00Z" w16du:dateUtc="2026-07-13T01:29:00Z"/>
          <w:rFonts w:cs="Arial"/>
          <w:highlight w:val="yellow"/>
          <w:rPrChange w:id="6278" w:author="Muhamad Ridho Zul Khoiri" w:date="2026-07-14T10:44:00Z" w16du:dateUtc="2026-07-14T03:44:00Z">
            <w:rPr>
              <w:ins w:id="6279" w:author="Muhamad Ridho Zul Khoiri" w:date="2026-07-13T08:29:00Z" w16du:dateUtc="2026-07-13T01:29:00Z"/>
              <w:rFonts w:ascii="Times New Roman" w:hAnsi="Times New Roman"/>
            </w:rPr>
          </w:rPrChange>
        </w:rPr>
      </w:pPr>
      <w:ins w:id="6280" w:author="Muhamad Ridho Zul Khoiri" w:date="2026-07-13T08:29:00Z" w16du:dateUtc="2026-07-13T01:29:00Z">
        <w:r w:rsidRPr="00CF42A6">
          <w:rPr>
            <w:rFonts w:cs="Arial"/>
            <w:highlight w:val="yellow"/>
            <w:rPrChange w:id="6281" w:author="Muhamad Ridho Zul Khoiri" w:date="2026-07-14T10:44:00Z" w16du:dateUtc="2026-07-14T03:44:00Z">
              <w:rPr>
                <w:rFonts w:ascii="Times New Roman" w:hAnsi="Times New Roman"/>
              </w:rPr>
            </w:rPrChange>
          </w:rPr>
          <w:lastRenderedPageBreak/>
          <w:t>Continuous Improvement</w:t>
        </w:r>
      </w:ins>
    </w:p>
    <w:p w14:paraId="05867199" w14:textId="084EAD28" w:rsidR="004D557A" w:rsidRPr="00CF42A6" w:rsidRDefault="004D557A" w:rsidP="004D557A">
      <w:pPr>
        <w:pStyle w:val="Heading2"/>
        <w:spacing w:before="0" w:line="360" w:lineRule="auto"/>
        <w:rPr>
          <w:ins w:id="6282" w:author="Muhamad Ridho Zul Khoiri" w:date="2026-07-13T08:29:00Z" w16du:dateUtc="2026-07-13T01:29:00Z"/>
          <w:rFonts w:cs="Arial"/>
          <w:rPrChange w:id="6283" w:author="Muhamad Ridho Zul Khoiri" w:date="2026-07-14T10:44:00Z" w16du:dateUtc="2026-07-14T03:44:00Z">
            <w:rPr>
              <w:ins w:id="6284" w:author="Muhamad Ridho Zul Khoiri" w:date="2026-07-13T08:29:00Z" w16du:dateUtc="2026-07-13T01:29:00Z"/>
              <w:rFonts w:ascii="Times New Roman" w:hAnsi="Times New Roman"/>
            </w:rPr>
          </w:rPrChange>
        </w:rPr>
      </w:pPr>
      <w:ins w:id="6285" w:author="Muhamad Ridho Zul Khoiri" w:date="2026-07-13T08:29:00Z" w16du:dateUtc="2026-07-13T01:29:00Z">
        <w:r w:rsidRPr="00CF42A6">
          <w:rPr>
            <w:rFonts w:cs="Arial"/>
            <w:rPrChange w:id="6286" w:author="Muhamad Ridho Zul Khoiri" w:date="2026-07-14T10:44:00Z" w16du:dateUtc="2026-07-14T03:44:00Z">
              <w:rPr>
                <w:rFonts w:ascii="Times New Roman" w:hAnsi="Times New Roman"/>
              </w:rPr>
            </w:rPrChange>
          </w:rPr>
          <w:t>Program Structure</w:t>
        </w:r>
      </w:ins>
    </w:p>
    <w:p w14:paraId="11C0BB19" w14:textId="77777777" w:rsidR="004D557A" w:rsidRPr="00CF42A6" w:rsidRDefault="004D557A" w:rsidP="004D557A">
      <w:pPr>
        <w:spacing w:after="60" w:line="360" w:lineRule="auto"/>
        <w:ind w:left="1080"/>
        <w:rPr>
          <w:ins w:id="6287" w:author="Muhamad Ridho Zul Khoiri" w:date="2026-07-13T08:29:00Z" w16du:dateUtc="2026-07-13T01:29:00Z"/>
          <w:rFonts w:cs="Arial"/>
          <w:rPrChange w:id="6288" w:author="Muhamad Ridho Zul Khoiri" w:date="2026-07-14T10:44:00Z" w16du:dateUtc="2026-07-14T03:44:00Z">
            <w:rPr>
              <w:ins w:id="6289" w:author="Muhamad Ridho Zul Khoiri" w:date="2026-07-13T08:29:00Z" w16du:dateUtc="2026-07-13T01:29:00Z"/>
              <w:rFonts w:ascii="Times New Roman" w:hAnsi="Times New Roman"/>
            </w:rPr>
          </w:rPrChange>
        </w:rPr>
      </w:pPr>
      <w:ins w:id="6290" w:author="Muhamad Ridho Zul Khoiri" w:date="2026-07-13T08:29:00Z" w16du:dateUtc="2026-07-13T01:29:00Z">
        <w:r w:rsidRPr="00CF42A6">
          <w:rPr>
            <w:rFonts w:cs="Arial"/>
            <w:rPrChange w:id="6291" w:author="Muhamad Ridho Zul Khoiri" w:date="2026-07-14T10:44:00Z" w16du:dateUtc="2026-07-14T03:44:00Z">
              <w:rPr>
                <w:rFonts w:ascii="Times New Roman" w:hAnsi="Times New Roman"/>
              </w:rPr>
            </w:rPrChange>
          </w:rPr>
          <w:t>The implementation of a structured continuous improvement program provides direction for addressing performance gaps and serves as the basis for defining system goals and priorities. The Steering Committee holds accountability for establishing a culture of continuous improvement within P&amp;S, a responsibility formalized through the issuance of a structured improvement plan. The Steering Committee monitors the dissemination of this desired P&amp;S culture throughout the organization, ensuring that corrective actions are implemented to sustain and manage performance effectively.</w:t>
        </w:r>
      </w:ins>
    </w:p>
    <w:p w14:paraId="29D6709F" w14:textId="77777777" w:rsidR="004D557A" w:rsidRPr="00CF42A6" w:rsidRDefault="004D557A" w:rsidP="004D557A">
      <w:pPr>
        <w:spacing w:after="120" w:line="360" w:lineRule="auto"/>
        <w:ind w:left="1080"/>
        <w:rPr>
          <w:ins w:id="6292" w:author="Muhamad Ridho Zul Khoiri" w:date="2026-07-13T08:29:00Z" w16du:dateUtc="2026-07-13T01:29:00Z"/>
          <w:rFonts w:cs="Arial"/>
          <w:rPrChange w:id="6293" w:author="Muhamad Ridho Zul Khoiri" w:date="2026-07-14T10:44:00Z" w16du:dateUtc="2026-07-14T03:44:00Z">
            <w:rPr>
              <w:ins w:id="6294" w:author="Muhamad Ridho Zul Khoiri" w:date="2026-07-13T08:29:00Z" w16du:dateUtc="2026-07-13T01:29:00Z"/>
              <w:rFonts w:ascii="Times New Roman" w:hAnsi="Times New Roman"/>
            </w:rPr>
          </w:rPrChange>
        </w:rPr>
      </w:pPr>
      <w:ins w:id="6295" w:author="Muhamad Ridho Zul Khoiri" w:date="2026-07-13T08:29:00Z" w16du:dateUtc="2026-07-13T01:29:00Z">
        <w:r w:rsidRPr="00CF42A6">
          <w:rPr>
            <w:rFonts w:cs="Arial"/>
            <w:rPrChange w:id="6296" w:author="Muhamad Ridho Zul Khoiri" w:date="2026-07-14T10:44:00Z" w16du:dateUtc="2026-07-14T03:44:00Z">
              <w:rPr>
                <w:rFonts w:ascii="Times New Roman" w:hAnsi="Times New Roman"/>
              </w:rPr>
            </w:rPrChange>
          </w:rPr>
          <w:t>Refer to Section 2.5 for a detailed description of the Steering Committee's Roles and Responsibilities.</w:t>
        </w:r>
      </w:ins>
    </w:p>
    <w:p w14:paraId="22AB42A1" w14:textId="3D1CA255" w:rsidR="004D557A" w:rsidRPr="00CF42A6" w:rsidRDefault="004D557A" w:rsidP="004D557A">
      <w:pPr>
        <w:pStyle w:val="Heading2"/>
        <w:spacing w:line="360" w:lineRule="auto"/>
        <w:rPr>
          <w:ins w:id="6297" w:author="Muhamad Ridho Zul Khoiri" w:date="2026-07-13T08:29:00Z" w16du:dateUtc="2026-07-13T01:29:00Z"/>
          <w:rFonts w:cs="Arial"/>
          <w:rPrChange w:id="6298" w:author="Muhamad Ridho Zul Khoiri" w:date="2026-07-14T10:44:00Z" w16du:dateUtc="2026-07-14T03:44:00Z">
            <w:rPr>
              <w:ins w:id="6299" w:author="Muhamad Ridho Zul Khoiri" w:date="2026-07-13T08:29:00Z" w16du:dateUtc="2026-07-13T01:29:00Z"/>
              <w:rFonts w:ascii="Times New Roman" w:hAnsi="Times New Roman"/>
            </w:rPr>
          </w:rPrChange>
        </w:rPr>
      </w:pPr>
      <w:ins w:id="6300" w:author="Muhamad Ridho Zul Khoiri" w:date="2026-07-13T08:29:00Z" w16du:dateUtc="2026-07-13T01:29:00Z">
        <w:r w:rsidRPr="00CF42A6">
          <w:rPr>
            <w:rFonts w:cs="Arial"/>
            <w:rPrChange w:id="6301" w:author="Muhamad Ridho Zul Khoiri" w:date="2026-07-14T10:44:00Z" w16du:dateUtc="2026-07-14T03:44:00Z">
              <w:rPr>
                <w:rFonts w:ascii="Times New Roman" w:hAnsi="Times New Roman"/>
              </w:rPr>
            </w:rPrChange>
          </w:rPr>
          <w:t>Review Cadence</w:t>
        </w:r>
      </w:ins>
    </w:p>
    <w:p w14:paraId="1F27DD2D" w14:textId="77777777" w:rsidR="004D557A" w:rsidRPr="00CF42A6" w:rsidRDefault="004D557A" w:rsidP="004D557A">
      <w:pPr>
        <w:pStyle w:val="Paragraph"/>
        <w:spacing w:after="0" w:line="360" w:lineRule="auto"/>
        <w:rPr>
          <w:ins w:id="6302" w:author="Muhamad Ridho Zul Khoiri" w:date="2026-07-13T08:30:00Z" w16du:dateUtc="2026-07-13T01:30:00Z"/>
          <w:rFonts w:cs="Arial"/>
          <w:rPrChange w:id="6303" w:author="Muhamad Ridho Zul Khoiri" w:date="2026-07-14T10:44:00Z" w16du:dateUtc="2026-07-14T03:44:00Z">
            <w:rPr>
              <w:ins w:id="6304" w:author="Muhamad Ridho Zul Khoiri" w:date="2026-07-13T08:30:00Z" w16du:dateUtc="2026-07-13T01:30:00Z"/>
              <w:rFonts w:ascii="Times New Roman" w:hAnsi="Times New Roman"/>
            </w:rPr>
          </w:rPrChange>
        </w:rPr>
      </w:pPr>
      <w:ins w:id="6305" w:author="Muhamad Ridho Zul Khoiri" w:date="2026-07-13T08:29:00Z" w16du:dateUtc="2026-07-13T01:29:00Z">
        <w:r w:rsidRPr="00CF42A6">
          <w:rPr>
            <w:rFonts w:cs="Arial"/>
            <w:rPrChange w:id="6306" w:author="Muhamad Ridho Zul Khoiri" w:date="2026-07-14T10:44:00Z" w16du:dateUtc="2026-07-14T03:44:00Z">
              <w:rPr>
                <w:rFonts w:ascii="Times New Roman" w:hAnsi="Times New Roman"/>
              </w:rPr>
            </w:rPrChange>
          </w:rPr>
          <w:t>To maintain the relevance of business processes and to assess performance against established standards, periodic reviews are conducted as follows:</w:t>
        </w:r>
      </w:ins>
    </w:p>
    <w:p w14:paraId="1A369DFC" w14:textId="77777777" w:rsidR="004D557A" w:rsidRPr="00CF42A6" w:rsidRDefault="004D557A" w:rsidP="004D557A">
      <w:pPr>
        <w:pStyle w:val="Paragraph"/>
        <w:spacing w:after="0" w:line="360" w:lineRule="auto"/>
        <w:rPr>
          <w:ins w:id="6307" w:author="Muhamad Ridho Zul Khoiri" w:date="2026-07-13T08:30:00Z" w16du:dateUtc="2026-07-13T01:30:00Z"/>
          <w:rFonts w:cs="Arial"/>
          <w:rPrChange w:id="6308" w:author="Muhamad Ridho Zul Khoiri" w:date="2026-07-14T10:44:00Z" w16du:dateUtc="2026-07-14T03:44:00Z">
            <w:rPr>
              <w:ins w:id="6309" w:author="Muhamad Ridho Zul Khoiri" w:date="2026-07-13T08:30:00Z" w16du:dateUtc="2026-07-13T01:30:00Z"/>
              <w:rFonts w:ascii="Times New Roman" w:hAnsi="Times New Roman"/>
            </w:rPr>
          </w:rPrChange>
        </w:rPr>
      </w:pPr>
    </w:p>
    <w:p w14:paraId="3BDF7FC1" w14:textId="4E46F79F" w:rsidR="004D557A" w:rsidRPr="00CF42A6" w:rsidRDefault="004D557A" w:rsidP="004D557A">
      <w:pPr>
        <w:pStyle w:val="Heading2"/>
        <w:spacing w:line="360" w:lineRule="auto"/>
        <w:rPr>
          <w:ins w:id="6310" w:author="Muhamad Ridho Zul Khoiri" w:date="2026-07-13T08:30:00Z" w16du:dateUtc="2026-07-13T01:30:00Z"/>
          <w:rFonts w:cs="Arial"/>
          <w:rPrChange w:id="6311" w:author="Muhamad Ridho Zul Khoiri" w:date="2026-07-14T10:44:00Z" w16du:dateUtc="2026-07-14T03:44:00Z">
            <w:rPr>
              <w:ins w:id="6312" w:author="Muhamad Ridho Zul Khoiri" w:date="2026-07-13T08:30:00Z" w16du:dateUtc="2026-07-13T01:30:00Z"/>
              <w:rFonts w:ascii="Times New Roman" w:hAnsi="Times New Roman"/>
            </w:rPr>
          </w:rPrChange>
        </w:rPr>
      </w:pPr>
      <w:ins w:id="6313" w:author="Muhamad Ridho Zul Khoiri" w:date="2026-07-13T08:30:00Z" w16du:dateUtc="2026-07-13T01:30:00Z">
        <w:r w:rsidRPr="00CF42A6">
          <w:rPr>
            <w:rFonts w:cs="Arial"/>
            <w:rPrChange w:id="6314" w:author="Muhamad Ridho Zul Khoiri" w:date="2026-07-14T10:44:00Z" w16du:dateUtc="2026-07-14T03:44:00Z">
              <w:rPr>
                <w:rFonts w:ascii="Times New Roman" w:hAnsi="Times New Roman"/>
              </w:rPr>
            </w:rPrChange>
          </w:rPr>
          <w:t>Ownership Model</w:t>
        </w:r>
      </w:ins>
    </w:p>
    <w:p w14:paraId="0834D759" w14:textId="77777777" w:rsidR="004D557A" w:rsidRPr="00CF42A6" w:rsidRDefault="004D557A" w:rsidP="004D557A">
      <w:pPr>
        <w:pStyle w:val="Paragraph"/>
        <w:spacing w:after="0" w:line="360" w:lineRule="auto"/>
        <w:rPr>
          <w:ins w:id="6315" w:author="Muhamad Ridho Zul Khoiri" w:date="2026-07-13T08:30:00Z" w16du:dateUtc="2026-07-13T01:30:00Z"/>
          <w:rFonts w:cs="Arial"/>
          <w:rPrChange w:id="6316" w:author="Muhamad Ridho Zul Khoiri" w:date="2026-07-14T10:44:00Z" w16du:dateUtc="2026-07-14T03:44:00Z">
            <w:rPr>
              <w:ins w:id="6317" w:author="Muhamad Ridho Zul Khoiri" w:date="2026-07-13T08:30:00Z" w16du:dateUtc="2026-07-13T01:30:00Z"/>
              <w:rFonts w:ascii="Times New Roman" w:hAnsi="Times New Roman"/>
            </w:rPr>
          </w:rPrChange>
        </w:rPr>
      </w:pPr>
      <w:ins w:id="6318" w:author="Muhamad Ridho Zul Khoiri" w:date="2026-07-13T08:30:00Z" w16du:dateUtc="2026-07-13T01:30:00Z">
        <w:r w:rsidRPr="00CF42A6">
          <w:rPr>
            <w:rFonts w:cs="Arial"/>
            <w:rPrChange w:id="6319" w:author="Muhamad Ridho Zul Khoiri" w:date="2026-07-14T10:44:00Z" w16du:dateUtc="2026-07-14T03:44:00Z">
              <w:rPr>
                <w:rFonts w:ascii="Times New Roman" w:hAnsi="Times New Roman"/>
              </w:rPr>
            </w:rPrChange>
          </w:rPr>
          <w:t>To maintain the relevance of business processes and to assess performance against established standards, periodic reviews are conducted as follows:</w:t>
        </w:r>
      </w:ins>
    </w:p>
    <w:p w14:paraId="40A2AD58" w14:textId="77777777" w:rsidR="004D557A" w:rsidRPr="00CF42A6" w:rsidRDefault="004D557A" w:rsidP="004D557A">
      <w:pPr>
        <w:pStyle w:val="Paragraph"/>
        <w:spacing w:after="0" w:line="360" w:lineRule="auto"/>
        <w:rPr>
          <w:ins w:id="6320" w:author="Muhamad Ridho Zul Khoiri" w:date="2026-07-13T08:31:00Z" w16du:dateUtc="2026-07-13T01:31:00Z"/>
          <w:rFonts w:cs="Arial"/>
          <w:rPrChange w:id="6321" w:author="Muhamad Ridho Zul Khoiri" w:date="2026-07-14T10:44:00Z" w16du:dateUtc="2026-07-14T03:44:00Z">
            <w:rPr>
              <w:ins w:id="6322" w:author="Muhamad Ridho Zul Khoiri" w:date="2026-07-13T08:31:00Z" w16du:dateUtc="2026-07-13T01:31:00Z"/>
              <w:rFonts w:ascii="Times New Roman" w:hAnsi="Times New Roman"/>
            </w:rPr>
          </w:rPrChange>
        </w:rPr>
      </w:pPr>
    </w:p>
    <w:p w14:paraId="0FCA66A6" w14:textId="77777777" w:rsidR="004D557A" w:rsidRPr="00CF42A6" w:rsidRDefault="004D557A" w:rsidP="004D557A">
      <w:pPr>
        <w:pStyle w:val="Heading1"/>
        <w:spacing w:before="0" w:after="0" w:line="360" w:lineRule="auto"/>
        <w:rPr>
          <w:ins w:id="6323" w:author="Muhamad Ridho Zul Khoiri" w:date="2026-07-13T08:31:00Z" w16du:dateUtc="2026-07-13T01:31:00Z"/>
          <w:rFonts w:cs="Arial"/>
          <w:rPrChange w:id="6324" w:author="Muhamad Ridho Zul Khoiri" w:date="2026-07-14T10:44:00Z" w16du:dateUtc="2026-07-14T03:44:00Z">
            <w:rPr>
              <w:ins w:id="6325" w:author="Muhamad Ridho Zul Khoiri" w:date="2026-07-13T08:31:00Z" w16du:dateUtc="2026-07-13T01:31:00Z"/>
              <w:rFonts w:ascii="Times New Roman" w:hAnsi="Times New Roman"/>
            </w:rPr>
          </w:rPrChange>
        </w:rPr>
      </w:pPr>
      <w:ins w:id="6326" w:author="Muhamad Ridho Zul Khoiri" w:date="2026-07-13T08:31:00Z" w16du:dateUtc="2026-07-13T01:31:00Z">
        <w:r w:rsidRPr="00CF42A6">
          <w:rPr>
            <w:rFonts w:cs="Arial"/>
            <w:rPrChange w:id="6327" w:author="Muhamad Ridho Zul Khoiri" w:date="2026-07-14T10:44:00Z" w16du:dateUtc="2026-07-14T03:44:00Z">
              <w:rPr>
                <w:rFonts w:ascii="Times New Roman" w:hAnsi="Times New Roman"/>
              </w:rPr>
            </w:rPrChange>
          </w:rPr>
          <w:t>Future State – Dynamic Plan Management</w:t>
        </w:r>
      </w:ins>
    </w:p>
    <w:p w14:paraId="62D0B0EA" w14:textId="77777777" w:rsidR="004D557A" w:rsidRPr="00CF42A6" w:rsidRDefault="004D557A" w:rsidP="004D557A">
      <w:pPr>
        <w:spacing w:line="360" w:lineRule="auto"/>
        <w:ind w:left="1080"/>
        <w:rPr>
          <w:ins w:id="6328" w:author="Muhamad Ridho Zul Khoiri" w:date="2026-07-13T08:31:00Z" w16du:dateUtc="2026-07-13T01:31:00Z"/>
          <w:rFonts w:cs="Arial"/>
          <w:rPrChange w:id="6329" w:author="Muhamad Ridho Zul Khoiri" w:date="2026-07-14T10:44:00Z" w16du:dateUtc="2026-07-14T03:44:00Z">
            <w:rPr>
              <w:ins w:id="6330" w:author="Muhamad Ridho Zul Khoiri" w:date="2026-07-13T08:31:00Z" w16du:dateUtc="2026-07-13T01:31:00Z"/>
              <w:rFonts w:ascii="Times New Roman" w:hAnsi="Times New Roman"/>
            </w:rPr>
          </w:rPrChange>
        </w:rPr>
      </w:pPr>
      <w:ins w:id="6331" w:author="Muhamad Ridho Zul Khoiri" w:date="2026-07-13T08:31:00Z" w16du:dateUtc="2026-07-13T01:31:00Z">
        <w:r w:rsidRPr="00CF42A6">
          <w:rPr>
            <w:rFonts w:cs="Arial"/>
            <w:rPrChange w:id="6332" w:author="Muhamad Ridho Zul Khoiri" w:date="2026-07-14T10:44:00Z" w16du:dateUtc="2026-07-14T03:44:00Z">
              <w:rPr>
                <w:rFonts w:ascii="Times New Roman" w:hAnsi="Times New Roman"/>
              </w:rPr>
            </w:rPrChange>
          </w:rPr>
          <w:t>The ideal future state of planning is one where decision-makers have enhanced visibility into their business and are empowered to make informed, efficient decisions. This vision moves beyond traditional “top-down” or “bottom-up” planning processes, fostering greater interaction between decision-makers and the analysts who provide critical data.</w:t>
        </w:r>
      </w:ins>
    </w:p>
    <w:p w14:paraId="7B1FED33" w14:textId="77777777" w:rsidR="004D557A" w:rsidRPr="00CF42A6" w:rsidRDefault="004D557A" w:rsidP="004D557A">
      <w:pPr>
        <w:spacing w:line="360" w:lineRule="auto"/>
        <w:ind w:left="1080"/>
        <w:rPr>
          <w:ins w:id="6333" w:author="Muhamad Ridho Zul Khoiri" w:date="2026-07-13T08:31:00Z" w16du:dateUtc="2026-07-13T01:31:00Z"/>
          <w:rFonts w:cs="Arial"/>
          <w:rPrChange w:id="6334" w:author="Muhamad Ridho Zul Khoiri" w:date="2026-07-14T10:44:00Z" w16du:dateUtc="2026-07-14T03:44:00Z">
            <w:rPr>
              <w:ins w:id="6335" w:author="Muhamad Ridho Zul Khoiri" w:date="2026-07-13T08:31:00Z" w16du:dateUtc="2026-07-13T01:31:00Z"/>
              <w:rFonts w:ascii="Times New Roman" w:hAnsi="Times New Roman"/>
            </w:rPr>
          </w:rPrChange>
        </w:rPr>
      </w:pPr>
      <w:ins w:id="6336" w:author="Muhamad Ridho Zul Khoiri" w:date="2026-07-13T08:31:00Z" w16du:dateUtc="2026-07-13T01:31:00Z">
        <w:r w:rsidRPr="00CF42A6">
          <w:rPr>
            <w:rFonts w:cs="Arial"/>
            <w:rPrChange w:id="6337" w:author="Muhamad Ridho Zul Khoiri" w:date="2026-07-14T10:44:00Z" w16du:dateUtc="2026-07-14T03:44:00Z">
              <w:rPr>
                <w:rFonts w:ascii="Times New Roman" w:hAnsi="Times New Roman"/>
              </w:rPr>
            </w:rPrChange>
          </w:rPr>
          <w:t>Dynamic Planning enables decision-makers to pose questions about the plan without the need for repeating, resubmitting, or redoing work. Adjustments to sensitivities, such as price, foreign exchange, or inflation, can be applied seamlessly without requiring involvement from the entire organization.</w:t>
        </w:r>
      </w:ins>
    </w:p>
    <w:p w14:paraId="12DBC8D2" w14:textId="77777777" w:rsidR="004D557A" w:rsidRPr="00CF42A6" w:rsidRDefault="004D557A" w:rsidP="004D557A">
      <w:pPr>
        <w:spacing w:line="360" w:lineRule="auto"/>
        <w:ind w:left="1080"/>
        <w:rPr>
          <w:ins w:id="6338" w:author="Muhamad Ridho Zul Khoiri" w:date="2026-07-13T08:31:00Z" w16du:dateUtc="2026-07-13T01:31:00Z"/>
          <w:rFonts w:cs="Arial"/>
          <w:rPrChange w:id="6339" w:author="Muhamad Ridho Zul Khoiri" w:date="2026-07-14T10:44:00Z" w16du:dateUtc="2026-07-14T03:44:00Z">
            <w:rPr>
              <w:ins w:id="6340" w:author="Muhamad Ridho Zul Khoiri" w:date="2026-07-13T08:31:00Z" w16du:dateUtc="2026-07-13T01:31:00Z"/>
              <w:rFonts w:ascii="Times New Roman" w:hAnsi="Times New Roman"/>
            </w:rPr>
          </w:rPrChange>
        </w:rPr>
        <w:sectPr w:rsidR="004D557A" w:rsidRPr="00CF42A6" w:rsidSect="004D557A">
          <w:headerReference w:type="default" r:id="rId20"/>
          <w:pgSz w:w="11907" w:h="16840" w:code="9"/>
          <w:pgMar w:top="1440" w:right="1107" w:bottom="1079" w:left="1440" w:header="720" w:footer="720" w:gutter="0"/>
          <w:cols w:space="720"/>
          <w:docGrid w:linePitch="360"/>
        </w:sectPr>
      </w:pPr>
      <w:ins w:id="6342" w:author="Muhamad Ridho Zul Khoiri" w:date="2026-07-13T08:31:00Z" w16du:dateUtc="2026-07-13T01:31:00Z">
        <w:r w:rsidRPr="00CF42A6">
          <w:rPr>
            <w:rFonts w:cs="Arial"/>
            <w:rPrChange w:id="6343" w:author="Muhamad Ridho Zul Khoiri" w:date="2026-07-14T10:44:00Z" w16du:dateUtc="2026-07-14T03:44:00Z">
              <w:rPr>
                <w:rFonts w:ascii="Times New Roman" w:hAnsi="Times New Roman"/>
              </w:rPr>
            </w:rPrChange>
          </w:rPr>
          <w:t>Integrated Planning centralizes planning data by aligning budget, economic, and financial planning processes. By eliminating conflicting data sources, this approach ensures that the resulting information and analyses are accessible at all organizational levels. The outcome is a more efficient and well-informed organization that can respond effectively to changing circumstances.</w:t>
        </w:r>
      </w:ins>
    </w:p>
    <w:p w14:paraId="4C5B0597" w14:textId="77777777" w:rsidR="004D557A" w:rsidRPr="00CF42A6" w:rsidRDefault="004D557A" w:rsidP="004D557A">
      <w:pPr>
        <w:pStyle w:val="Paragraph"/>
        <w:spacing w:after="0" w:line="360" w:lineRule="auto"/>
        <w:rPr>
          <w:ins w:id="6344" w:author="Muhamad Ridho Zul Khoiri" w:date="2026-07-13T08:29:00Z" w16du:dateUtc="2026-07-13T01:29:00Z"/>
          <w:rFonts w:cs="Arial"/>
          <w:rPrChange w:id="6345" w:author="Muhamad Ridho Zul Khoiri" w:date="2026-07-14T10:44:00Z" w16du:dateUtc="2026-07-14T03:44:00Z">
            <w:rPr>
              <w:ins w:id="6346" w:author="Muhamad Ridho Zul Khoiri" w:date="2026-07-13T08:29:00Z" w16du:dateUtc="2026-07-13T01:29:00Z"/>
              <w:rFonts w:ascii="Times New Roman" w:hAnsi="Times New Roman"/>
            </w:rPr>
          </w:rPrChange>
        </w:rPr>
      </w:pPr>
      <w:bookmarkStart w:id="6347" w:name="_Toc78169254"/>
      <w:bookmarkStart w:id="6348" w:name="_Toc78179288"/>
    </w:p>
    <w:p w14:paraId="6E5CDD94" w14:textId="77777777" w:rsidR="004D557A" w:rsidRPr="00CF42A6" w:rsidRDefault="004D557A">
      <w:pPr>
        <w:jc w:val="left"/>
        <w:rPr>
          <w:rFonts w:cs="Arial"/>
          <w:b/>
          <w:kern w:val="28"/>
          <w:sz w:val="28"/>
          <w:rPrChange w:id="6349" w:author="Muhamad Ridho Zul Khoiri" w:date="2026-07-14T10:44:00Z" w16du:dateUtc="2026-07-14T03:44:00Z">
            <w:rPr>
              <w:rFonts w:ascii="Times New Roman" w:hAnsi="Times New Roman"/>
              <w:b/>
              <w:kern w:val="28"/>
              <w:sz w:val="28"/>
            </w:rPr>
          </w:rPrChange>
        </w:rPr>
      </w:pPr>
    </w:p>
    <w:p w14:paraId="217E098A" w14:textId="0856E6AD" w:rsidR="00E3346E" w:rsidRPr="00CF42A6" w:rsidRDefault="00450ADA" w:rsidP="005720D3">
      <w:pPr>
        <w:pStyle w:val="Heading1"/>
        <w:spacing w:after="0" w:line="360" w:lineRule="auto"/>
        <w:rPr>
          <w:rFonts w:cs="Arial"/>
          <w:strike/>
          <w:highlight w:val="yellow"/>
          <w:rPrChange w:id="6350" w:author="Muhamad Ridho Zul Khoiri" w:date="2026-07-14T10:44:00Z" w16du:dateUtc="2026-07-14T03:44:00Z">
            <w:rPr>
              <w:rFonts w:ascii="Times New Roman" w:hAnsi="Times New Roman"/>
            </w:rPr>
          </w:rPrChange>
        </w:rPr>
      </w:pPr>
      <w:bookmarkStart w:id="6351" w:name="_Toc196309715"/>
      <w:r w:rsidRPr="00CF42A6">
        <w:rPr>
          <w:rFonts w:cs="Arial"/>
          <w:strike/>
          <w:highlight w:val="yellow"/>
          <w:rPrChange w:id="6352" w:author="Muhamad Ridho Zul Khoiri" w:date="2026-07-14T10:44:00Z" w16du:dateUtc="2026-07-14T03:44:00Z">
            <w:rPr>
              <w:rFonts w:ascii="Times New Roman" w:hAnsi="Times New Roman"/>
            </w:rPr>
          </w:rPrChange>
        </w:rPr>
        <w:t>Planning Process Review and Adjustment</w:t>
      </w:r>
      <w:bookmarkEnd w:id="6351"/>
      <w:r w:rsidRPr="00CF42A6">
        <w:rPr>
          <w:rFonts w:cs="Arial"/>
          <w:strike/>
          <w:highlight w:val="yellow"/>
          <w:rPrChange w:id="6353" w:author="Muhamad Ridho Zul Khoiri" w:date="2026-07-14T10:44:00Z" w16du:dateUtc="2026-07-14T03:44:00Z">
            <w:rPr>
              <w:rFonts w:ascii="Times New Roman" w:hAnsi="Times New Roman"/>
            </w:rPr>
          </w:rPrChange>
        </w:rPr>
        <w:t xml:space="preserve"> </w:t>
      </w:r>
    </w:p>
    <w:p w14:paraId="235242D5" w14:textId="77777777" w:rsidR="00306F6B" w:rsidRPr="00580865" w:rsidRDefault="00306F6B" w:rsidP="005720D3">
      <w:pPr>
        <w:pStyle w:val="Heading2"/>
        <w:spacing w:before="0" w:line="360" w:lineRule="auto"/>
        <w:rPr>
          <w:rFonts w:ascii="Times New Roman" w:hAnsi="Times New Roman"/>
        </w:rPr>
      </w:pPr>
      <w:bookmarkStart w:id="6354" w:name="_Toc196309716"/>
      <w:r w:rsidRPr="00580865">
        <w:rPr>
          <w:rFonts w:ascii="Times New Roman" w:hAnsi="Times New Roman"/>
        </w:rPr>
        <w:t>Continuous Improvement</w:t>
      </w:r>
      <w:bookmarkEnd w:id="6354"/>
    </w:p>
    <w:p w14:paraId="590C0EDB" w14:textId="6D60469F" w:rsidR="001645FE" w:rsidRPr="00580865" w:rsidRDefault="001645FE" w:rsidP="001645FE">
      <w:pPr>
        <w:spacing w:after="60" w:line="360" w:lineRule="auto"/>
        <w:ind w:left="1080"/>
        <w:rPr>
          <w:rFonts w:ascii="Times New Roman" w:hAnsi="Times New Roman"/>
        </w:rPr>
      </w:pPr>
      <w:r w:rsidRPr="00580865">
        <w:rPr>
          <w:rFonts w:ascii="Times New Roman" w:hAnsi="Times New Roman"/>
        </w:rPr>
        <w:t>The implementation of a structured continuous improvement program provides direction for addressing performance gaps and serves as the basis for defining system goals and priorities. The Steering Committee holds accountability for establishing a culture of continuous improvement within P&amp;S, a responsibility formalized through the issuance of a structured improvement plan. The Steering Committee monitors the dissemination of this desired P&amp;S culture throughout the organization, ensuring that corrective actions are implemented to sustain and manage performance effectively.</w:t>
      </w:r>
    </w:p>
    <w:p w14:paraId="1C8E3977" w14:textId="6B295A2D" w:rsidR="001645FE" w:rsidRPr="00580865" w:rsidRDefault="001645FE" w:rsidP="001645FE">
      <w:pPr>
        <w:spacing w:after="120" w:line="360" w:lineRule="auto"/>
        <w:ind w:left="1080"/>
        <w:rPr>
          <w:rFonts w:ascii="Times New Roman" w:hAnsi="Times New Roman"/>
        </w:rPr>
      </w:pPr>
      <w:r w:rsidRPr="00580865">
        <w:rPr>
          <w:rFonts w:ascii="Times New Roman" w:hAnsi="Times New Roman"/>
        </w:rPr>
        <w:t>Refer to Section 2.5 for a detailed description of the Steering Committee's Roles and Responsibilities.</w:t>
      </w:r>
    </w:p>
    <w:p w14:paraId="6EF76A66" w14:textId="4F052BEA" w:rsidR="00F37C80" w:rsidRPr="00580865" w:rsidRDefault="00F37C80" w:rsidP="00BD290E">
      <w:pPr>
        <w:pStyle w:val="Heading2"/>
        <w:spacing w:line="360" w:lineRule="auto"/>
        <w:rPr>
          <w:rFonts w:ascii="Times New Roman" w:hAnsi="Times New Roman"/>
        </w:rPr>
      </w:pPr>
      <w:bookmarkStart w:id="6355" w:name="_Toc196309717"/>
      <w:r w:rsidRPr="00580865">
        <w:rPr>
          <w:rFonts w:ascii="Times New Roman" w:hAnsi="Times New Roman"/>
        </w:rPr>
        <w:t>Reviews and Assessments</w:t>
      </w:r>
      <w:bookmarkEnd w:id="6355"/>
      <w:r w:rsidRPr="00580865">
        <w:rPr>
          <w:rFonts w:ascii="Times New Roman" w:hAnsi="Times New Roman"/>
        </w:rPr>
        <w:t xml:space="preserve"> </w:t>
      </w:r>
    </w:p>
    <w:p w14:paraId="310626BF" w14:textId="1CC4DDE9" w:rsidR="001645FE" w:rsidRPr="00580865" w:rsidRDefault="001645FE" w:rsidP="00BD290E">
      <w:pPr>
        <w:pStyle w:val="Paragraph"/>
        <w:spacing w:after="0" w:line="360" w:lineRule="auto"/>
        <w:rPr>
          <w:rFonts w:ascii="Times New Roman" w:hAnsi="Times New Roman"/>
        </w:rPr>
      </w:pPr>
      <w:r w:rsidRPr="00580865">
        <w:rPr>
          <w:rFonts w:ascii="Times New Roman" w:hAnsi="Times New Roman"/>
        </w:rPr>
        <w:t>To maintain the relevance of business processes and to assess performance against established standards, periodic reviews are conducted as follows:</w:t>
      </w:r>
    </w:p>
    <w:p w14:paraId="7FE9A4B0" w14:textId="5E48D52D" w:rsidR="00C249A7" w:rsidRPr="00580865" w:rsidRDefault="004357E2" w:rsidP="004357E2">
      <w:pPr>
        <w:pStyle w:val="Paragraph"/>
        <w:spacing w:after="0" w:line="360" w:lineRule="auto"/>
        <w:jc w:val="center"/>
        <w:rPr>
          <w:rFonts w:ascii="Times New Roman" w:hAnsi="Times New Roman"/>
        </w:rPr>
      </w:pPr>
      <w:r w:rsidRPr="00580865">
        <w:rPr>
          <w:rFonts w:ascii="Times New Roman" w:hAnsi="Times New Roman"/>
          <w:b/>
        </w:rPr>
        <w:t>Table 2.  P&amp;S system Reviews and Assessments</w:t>
      </w:r>
    </w:p>
    <w:tbl>
      <w:tblPr>
        <w:tblStyle w:val="MediumGrid3-Accent1"/>
        <w:tblW w:w="8280" w:type="dxa"/>
        <w:tblInd w:w="1070" w:type="dxa"/>
        <w:tblLayout w:type="fixed"/>
        <w:tblLook w:val="04A0" w:firstRow="1" w:lastRow="0" w:firstColumn="1" w:lastColumn="0" w:noHBand="0" w:noVBand="1"/>
      </w:tblPr>
      <w:tblGrid>
        <w:gridCol w:w="2181"/>
        <w:gridCol w:w="1417"/>
        <w:gridCol w:w="1532"/>
        <w:gridCol w:w="3150"/>
      </w:tblGrid>
      <w:tr w:rsidR="00C37845" w:rsidRPr="00580865" w14:paraId="1741DB90" w14:textId="01FD92F8" w:rsidTr="003557CA">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2181" w:type="dxa"/>
            <w:vAlign w:val="center"/>
          </w:tcPr>
          <w:p w14:paraId="62F1FD97" w14:textId="017A79A3" w:rsidR="006A6981" w:rsidRPr="00580865" w:rsidRDefault="006A6981" w:rsidP="00BD290E">
            <w:pPr>
              <w:pStyle w:val="BodyText"/>
              <w:spacing w:line="360" w:lineRule="auto"/>
              <w:ind w:left="0"/>
              <w:rPr>
                <w:rFonts w:ascii="Times New Roman" w:hAnsi="Times New Roman"/>
                <w:sz w:val="20"/>
              </w:rPr>
            </w:pPr>
            <w:r w:rsidRPr="00580865">
              <w:rPr>
                <w:rFonts w:ascii="Times New Roman" w:hAnsi="Times New Roman"/>
                <w:sz w:val="20"/>
              </w:rPr>
              <w:t xml:space="preserve">Review / Assessment </w:t>
            </w:r>
          </w:p>
        </w:tc>
        <w:tc>
          <w:tcPr>
            <w:tcW w:w="1417" w:type="dxa"/>
            <w:vAlign w:val="center"/>
          </w:tcPr>
          <w:p w14:paraId="5659D08D" w14:textId="76743036" w:rsidR="006A6981" w:rsidRPr="00580865" w:rsidRDefault="006A6981" w:rsidP="00BD290E">
            <w:pPr>
              <w:pStyle w:val="BodyText"/>
              <w:spacing w:line="360" w:lineRule="auto"/>
              <w:ind w:left="0"/>
              <w:cnfStyle w:val="100000000000" w:firstRow="1" w:lastRow="0" w:firstColumn="0" w:lastColumn="0" w:oddVBand="0" w:evenVBand="0" w:oddHBand="0" w:evenHBand="0" w:firstRowFirstColumn="0" w:firstRowLastColumn="0" w:lastRowFirstColumn="0" w:lastRowLastColumn="0"/>
              <w:rPr>
                <w:rFonts w:ascii="Times New Roman" w:hAnsi="Times New Roman"/>
                <w:sz w:val="20"/>
              </w:rPr>
            </w:pPr>
            <w:r w:rsidRPr="00580865">
              <w:rPr>
                <w:rFonts w:ascii="Times New Roman" w:hAnsi="Times New Roman"/>
                <w:sz w:val="20"/>
              </w:rPr>
              <w:t>Frequency</w:t>
            </w:r>
          </w:p>
        </w:tc>
        <w:tc>
          <w:tcPr>
            <w:tcW w:w="1532" w:type="dxa"/>
            <w:vAlign w:val="center"/>
          </w:tcPr>
          <w:p w14:paraId="4EA28BA9" w14:textId="626A83EC" w:rsidR="006A6981" w:rsidRPr="00580865" w:rsidDel="00095C6F" w:rsidRDefault="006A6981" w:rsidP="00BD290E">
            <w:pPr>
              <w:pStyle w:val="BodyText"/>
              <w:spacing w:line="360" w:lineRule="auto"/>
              <w:ind w:left="0"/>
              <w:cnfStyle w:val="100000000000" w:firstRow="1" w:lastRow="0" w:firstColumn="0" w:lastColumn="0" w:oddVBand="0" w:evenVBand="0" w:oddHBand="0" w:evenHBand="0" w:firstRowFirstColumn="0" w:firstRowLastColumn="0" w:lastRowFirstColumn="0" w:lastRowLastColumn="0"/>
              <w:rPr>
                <w:rFonts w:ascii="Times New Roman" w:hAnsi="Times New Roman"/>
                <w:sz w:val="20"/>
              </w:rPr>
            </w:pPr>
            <w:r w:rsidRPr="00580865">
              <w:rPr>
                <w:rFonts w:ascii="Times New Roman" w:hAnsi="Times New Roman"/>
                <w:sz w:val="20"/>
              </w:rPr>
              <w:t>Accountability</w:t>
            </w:r>
          </w:p>
        </w:tc>
        <w:tc>
          <w:tcPr>
            <w:tcW w:w="3150" w:type="dxa"/>
            <w:vAlign w:val="center"/>
          </w:tcPr>
          <w:p w14:paraId="77FBE2D9" w14:textId="624B0653" w:rsidR="006A6981" w:rsidRPr="00580865" w:rsidRDefault="006A6981" w:rsidP="00BD290E">
            <w:pPr>
              <w:pStyle w:val="BodyText"/>
              <w:spacing w:line="360" w:lineRule="auto"/>
              <w:ind w:left="0"/>
              <w:cnfStyle w:val="100000000000" w:firstRow="1" w:lastRow="0" w:firstColumn="0" w:lastColumn="0" w:oddVBand="0" w:evenVBand="0" w:oddHBand="0" w:evenHBand="0" w:firstRowFirstColumn="0" w:firstRowLastColumn="0" w:lastRowFirstColumn="0" w:lastRowLastColumn="0"/>
              <w:rPr>
                <w:rFonts w:ascii="Times New Roman" w:hAnsi="Times New Roman"/>
                <w:sz w:val="20"/>
              </w:rPr>
            </w:pPr>
            <w:r w:rsidRPr="00580865">
              <w:rPr>
                <w:rFonts w:ascii="Times New Roman" w:hAnsi="Times New Roman"/>
                <w:sz w:val="20"/>
              </w:rPr>
              <w:t>Comments</w:t>
            </w:r>
          </w:p>
        </w:tc>
      </w:tr>
      <w:tr w:rsidR="00C37845" w:rsidRPr="00F25F42" w14:paraId="1310E7DF" w14:textId="153A85DD" w:rsidTr="003557CA">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2181" w:type="dxa"/>
            <w:vAlign w:val="center"/>
          </w:tcPr>
          <w:p w14:paraId="5490F489" w14:textId="1C8717CF" w:rsidR="006A6981" w:rsidRPr="00580865" w:rsidRDefault="004357E2" w:rsidP="00BD290E">
            <w:pPr>
              <w:pStyle w:val="BodyText"/>
              <w:spacing w:line="360" w:lineRule="auto"/>
              <w:ind w:left="0"/>
              <w:rPr>
                <w:rFonts w:ascii="Times New Roman" w:hAnsi="Times New Roman"/>
                <w:sz w:val="18"/>
              </w:rPr>
            </w:pPr>
            <w:r w:rsidRPr="00580865">
              <w:rPr>
                <w:rFonts w:ascii="Times New Roman" w:hAnsi="Times New Roman"/>
                <w:sz w:val="18"/>
                <w:szCs w:val="18"/>
              </w:rPr>
              <w:t>Medco E&amp;P Grissik Ltd (MEPG)</w:t>
            </w:r>
            <w:r w:rsidRPr="00580865">
              <w:rPr>
                <w:rFonts w:ascii="Times New Roman" w:hAnsi="Times New Roman"/>
                <w:sz w:val="18"/>
              </w:rPr>
              <w:t xml:space="preserve"> </w:t>
            </w:r>
            <w:r w:rsidR="006A6981" w:rsidRPr="00580865">
              <w:rPr>
                <w:rFonts w:ascii="Times New Roman" w:hAnsi="Times New Roman"/>
                <w:sz w:val="18"/>
              </w:rPr>
              <w:t xml:space="preserve">Integrated Planning and Scheduling Guideline </w:t>
            </w:r>
          </w:p>
        </w:tc>
        <w:tc>
          <w:tcPr>
            <w:tcW w:w="1417" w:type="dxa"/>
            <w:vAlign w:val="center"/>
          </w:tcPr>
          <w:p w14:paraId="60088A11" w14:textId="516A6ED8" w:rsidR="006A6981" w:rsidRPr="00580865" w:rsidRDefault="00F62D7B" w:rsidP="00BD290E">
            <w:pPr>
              <w:pStyle w:val="BodyText"/>
              <w:spacing w:line="360"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sz w:val="18"/>
              </w:rPr>
            </w:pPr>
            <w:r w:rsidRPr="00F62D7B">
              <w:rPr>
                <w:rFonts w:ascii="Times New Roman" w:hAnsi="Times New Roman"/>
                <w:sz w:val="18"/>
                <w:highlight w:val="yellow"/>
              </w:rPr>
              <w:t>Needed</w:t>
            </w:r>
            <w:r w:rsidR="006A6981" w:rsidRPr="00580865">
              <w:rPr>
                <w:rFonts w:ascii="Times New Roman" w:hAnsi="Times New Roman"/>
                <w:sz w:val="18"/>
              </w:rPr>
              <w:t>, Q</w:t>
            </w:r>
            <w:r w:rsidR="00886B02" w:rsidRPr="00580865">
              <w:rPr>
                <w:rFonts w:ascii="Times New Roman" w:hAnsi="Times New Roman"/>
                <w:sz w:val="18"/>
              </w:rPr>
              <w:t>3</w:t>
            </w:r>
          </w:p>
        </w:tc>
        <w:tc>
          <w:tcPr>
            <w:tcW w:w="1532" w:type="dxa"/>
            <w:vAlign w:val="center"/>
          </w:tcPr>
          <w:p w14:paraId="42A59E0B" w14:textId="051A00F3" w:rsidR="006A6981" w:rsidRPr="00580865" w:rsidRDefault="006A6981" w:rsidP="00BD290E">
            <w:pPr>
              <w:pStyle w:val="BodyText"/>
              <w:spacing w:line="360"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sz w:val="18"/>
              </w:rPr>
            </w:pPr>
            <w:r w:rsidRPr="00580865">
              <w:rPr>
                <w:rFonts w:ascii="Times New Roman" w:hAnsi="Times New Roman"/>
                <w:sz w:val="18"/>
              </w:rPr>
              <w:t>BU P&amp;S Lead</w:t>
            </w:r>
          </w:p>
        </w:tc>
        <w:tc>
          <w:tcPr>
            <w:tcW w:w="3150" w:type="dxa"/>
            <w:vAlign w:val="center"/>
          </w:tcPr>
          <w:p w14:paraId="012E3067" w14:textId="51FC00E1" w:rsidR="006A6981" w:rsidRPr="00F25F42" w:rsidRDefault="00C37845" w:rsidP="00BD290E">
            <w:pPr>
              <w:pStyle w:val="BodyText"/>
              <w:spacing w:line="360"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sz w:val="18"/>
              </w:rPr>
            </w:pPr>
            <w:r w:rsidRPr="00F25F42">
              <w:rPr>
                <w:rFonts w:ascii="Times New Roman" w:hAnsi="Times New Roman"/>
                <w:sz w:val="18"/>
              </w:rPr>
              <w:t>Doc. ID-G-BU-GG0-PRO-GN-00-0053</w:t>
            </w:r>
            <w:r w:rsidR="00ED2B5B" w:rsidRPr="00F25F42">
              <w:rPr>
                <w:rFonts w:ascii="Times New Roman" w:hAnsi="Times New Roman"/>
                <w:sz w:val="18"/>
              </w:rPr>
              <w:t>, reissued</w:t>
            </w:r>
          </w:p>
        </w:tc>
      </w:tr>
      <w:tr w:rsidR="00C37845" w:rsidRPr="00580865" w14:paraId="6F4CF266" w14:textId="64038CF9" w:rsidTr="003557CA">
        <w:trPr>
          <w:trHeight w:val="510"/>
        </w:trPr>
        <w:tc>
          <w:tcPr>
            <w:cnfStyle w:val="001000000000" w:firstRow="0" w:lastRow="0" w:firstColumn="1" w:lastColumn="0" w:oddVBand="0" w:evenVBand="0" w:oddHBand="0" w:evenHBand="0" w:firstRowFirstColumn="0" w:firstRowLastColumn="0" w:lastRowFirstColumn="0" w:lastRowLastColumn="0"/>
            <w:tcW w:w="2181" w:type="dxa"/>
            <w:vAlign w:val="center"/>
          </w:tcPr>
          <w:p w14:paraId="0A9C1F4C" w14:textId="17CDDEAF" w:rsidR="006A6981" w:rsidRPr="00580865" w:rsidRDefault="00C37845" w:rsidP="00BD290E">
            <w:pPr>
              <w:pStyle w:val="BodyText"/>
              <w:spacing w:line="360" w:lineRule="auto"/>
              <w:ind w:left="0"/>
              <w:rPr>
                <w:rFonts w:ascii="Times New Roman" w:hAnsi="Times New Roman"/>
                <w:sz w:val="18"/>
              </w:rPr>
            </w:pPr>
            <w:r w:rsidRPr="00580865">
              <w:rPr>
                <w:rFonts w:ascii="Times New Roman" w:hAnsi="Times New Roman"/>
                <w:sz w:val="18"/>
              </w:rPr>
              <w:t xml:space="preserve">Business Process Maps </w:t>
            </w:r>
          </w:p>
        </w:tc>
        <w:tc>
          <w:tcPr>
            <w:tcW w:w="1417" w:type="dxa"/>
            <w:vAlign w:val="center"/>
          </w:tcPr>
          <w:p w14:paraId="60693E0B" w14:textId="7E523833" w:rsidR="006A6981" w:rsidRPr="00580865" w:rsidRDefault="00C37845" w:rsidP="00BD290E">
            <w:pPr>
              <w:pStyle w:val="BodyText"/>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sz w:val="18"/>
              </w:rPr>
            </w:pPr>
            <w:r w:rsidRPr="00F62D7B">
              <w:rPr>
                <w:rFonts w:ascii="Times New Roman" w:hAnsi="Times New Roman"/>
                <w:sz w:val="18"/>
              </w:rPr>
              <w:t>Annually</w:t>
            </w:r>
            <w:r w:rsidRPr="00580865">
              <w:rPr>
                <w:rFonts w:ascii="Times New Roman" w:hAnsi="Times New Roman"/>
                <w:sz w:val="18"/>
              </w:rPr>
              <w:t>, Q</w:t>
            </w:r>
            <w:r w:rsidR="00886B02" w:rsidRPr="00580865">
              <w:rPr>
                <w:rFonts w:ascii="Times New Roman" w:hAnsi="Times New Roman"/>
                <w:sz w:val="18"/>
              </w:rPr>
              <w:t>3</w:t>
            </w:r>
          </w:p>
        </w:tc>
        <w:tc>
          <w:tcPr>
            <w:tcW w:w="1532" w:type="dxa"/>
            <w:vAlign w:val="center"/>
          </w:tcPr>
          <w:p w14:paraId="407E2920" w14:textId="1890839F" w:rsidR="006A6981" w:rsidRPr="00580865" w:rsidRDefault="00C37845" w:rsidP="00BD290E">
            <w:pPr>
              <w:pStyle w:val="BodyText"/>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sz w:val="18"/>
              </w:rPr>
            </w:pPr>
            <w:r w:rsidRPr="00580865">
              <w:rPr>
                <w:rFonts w:ascii="Times New Roman" w:hAnsi="Times New Roman"/>
                <w:sz w:val="18"/>
              </w:rPr>
              <w:t>Process Owner</w:t>
            </w:r>
          </w:p>
        </w:tc>
        <w:tc>
          <w:tcPr>
            <w:tcW w:w="3150" w:type="dxa"/>
            <w:vAlign w:val="center"/>
          </w:tcPr>
          <w:p w14:paraId="77441714" w14:textId="396BCD87" w:rsidR="006A6981" w:rsidRPr="00580865" w:rsidRDefault="001C2754" w:rsidP="00BD290E">
            <w:pPr>
              <w:pStyle w:val="BodyText"/>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sz w:val="18"/>
              </w:rPr>
            </w:pPr>
            <w:r w:rsidRPr="00580865">
              <w:rPr>
                <w:rFonts w:ascii="Times New Roman" w:hAnsi="Times New Roman"/>
                <w:sz w:val="18"/>
              </w:rPr>
              <w:t xml:space="preserve">Current version </w:t>
            </w:r>
            <w:r w:rsidR="00C37845" w:rsidRPr="00580865">
              <w:rPr>
                <w:rFonts w:ascii="Times New Roman" w:hAnsi="Times New Roman"/>
                <w:sz w:val="18"/>
              </w:rPr>
              <w:t>in ARIS</w:t>
            </w:r>
            <w:r w:rsidR="00ED2B5B" w:rsidRPr="00580865">
              <w:rPr>
                <w:rFonts w:ascii="Times New Roman" w:hAnsi="Times New Roman"/>
                <w:sz w:val="18"/>
              </w:rPr>
              <w:t>, update</w:t>
            </w:r>
            <w:r w:rsidR="009D46C3" w:rsidRPr="00580865">
              <w:rPr>
                <w:rFonts w:ascii="Times New Roman" w:hAnsi="Times New Roman"/>
                <w:sz w:val="18"/>
              </w:rPr>
              <w:t xml:space="preserve"> </w:t>
            </w:r>
            <w:r w:rsidR="00ED2B5B" w:rsidRPr="00580865">
              <w:rPr>
                <w:rFonts w:ascii="Times New Roman" w:hAnsi="Times New Roman"/>
                <w:sz w:val="18"/>
              </w:rPr>
              <w:t>and revise validity</w:t>
            </w:r>
            <w:r w:rsidR="009D46C3" w:rsidRPr="00580865">
              <w:rPr>
                <w:rFonts w:ascii="Times New Roman" w:hAnsi="Times New Roman"/>
                <w:sz w:val="18"/>
              </w:rPr>
              <w:t xml:space="preserve"> period</w:t>
            </w:r>
          </w:p>
        </w:tc>
      </w:tr>
      <w:tr w:rsidR="00C37845" w:rsidRPr="00580865" w14:paraId="2076F25D" w14:textId="0A3651C8" w:rsidTr="003557CA">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2181" w:type="dxa"/>
            <w:vAlign w:val="center"/>
          </w:tcPr>
          <w:p w14:paraId="75FC1848" w14:textId="70C1D5B7" w:rsidR="006A6981" w:rsidRPr="00580865" w:rsidRDefault="00C37845" w:rsidP="00BD290E">
            <w:pPr>
              <w:pStyle w:val="BodyText"/>
              <w:spacing w:line="360" w:lineRule="auto"/>
              <w:ind w:left="0"/>
              <w:rPr>
                <w:rFonts w:ascii="Times New Roman" w:hAnsi="Times New Roman"/>
                <w:sz w:val="18"/>
              </w:rPr>
            </w:pPr>
            <w:r w:rsidRPr="00580865">
              <w:rPr>
                <w:rFonts w:ascii="Times New Roman" w:hAnsi="Times New Roman"/>
                <w:sz w:val="18"/>
              </w:rPr>
              <w:t xml:space="preserve">Local and Corporate OE reviews </w:t>
            </w:r>
          </w:p>
        </w:tc>
        <w:tc>
          <w:tcPr>
            <w:tcW w:w="1417" w:type="dxa"/>
            <w:vAlign w:val="center"/>
          </w:tcPr>
          <w:p w14:paraId="1FEC7D01" w14:textId="4204B34B" w:rsidR="006A6981" w:rsidRPr="00580865" w:rsidRDefault="00886B02" w:rsidP="00BD290E">
            <w:pPr>
              <w:pStyle w:val="BodyText"/>
              <w:spacing w:line="360"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sz w:val="18"/>
              </w:rPr>
            </w:pPr>
            <w:r w:rsidRPr="00580865">
              <w:rPr>
                <w:rFonts w:ascii="Times New Roman" w:hAnsi="Times New Roman"/>
                <w:sz w:val="18"/>
              </w:rPr>
              <w:t>Defined</w:t>
            </w:r>
            <w:r w:rsidR="00C37845" w:rsidRPr="00580865">
              <w:rPr>
                <w:rFonts w:ascii="Times New Roman" w:hAnsi="Times New Roman"/>
                <w:sz w:val="18"/>
              </w:rPr>
              <w:t xml:space="preserve"> by</w:t>
            </w:r>
            <w:r w:rsidRPr="00580865">
              <w:rPr>
                <w:rFonts w:ascii="Times New Roman" w:hAnsi="Times New Roman"/>
                <w:sz w:val="18"/>
              </w:rPr>
              <w:t xml:space="preserve"> BU OE lead</w:t>
            </w:r>
          </w:p>
        </w:tc>
        <w:tc>
          <w:tcPr>
            <w:tcW w:w="1532" w:type="dxa"/>
            <w:vAlign w:val="center"/>
          </w:tcPr>
          <w:p w14:paraId="4E844CA7" w14:textId="378C758D" w:rsidR="006A6981" w:rsidRPr="00580865" w:rsidRDefault="00C37845" w:rsidP="00BD290E">
            <w:pPr>
              <w:pStyle w:val="BodyText"/>
              <w:spacing w:line="360"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sz w:val="18"/>
              </w:rPr>
            </w:pPr>
            <w:r w:rsidRPr="00580865">
              <w:rPr>
                <w:rFonts w:ascii="Times New Roman" w:hAnsi="Times New Roman"/>
                <w:sz w:val="18"/>
              </w:rPr>
              <w:t>BU P&amp;S Lead</w:t>
            </w:r>
            <w:r w:rsidR="00886B02" w:rsidRPr="00580865">
              <w:rPr>
                <w:rFonts w:ascii="Times New Roman" w:hAnsi="Times New Roman"/>
                <w:sz w:val="18"/>
              </w:rPr>
              <w:t xml:space="preserve"> </w:t>
            </w:r>
          </w:p>
        </w:tc>
        <w:tc>
          <w:tcPr>
            <w:tcW w:w="3150" w:type="dxa"/>
            <w:vAlign w:val="center"/>
          </w:tcPr>
          <w:p w14:paraId="60EC0E57" w14:textId="77B888EF" w:rsidR="006A6981" w:rsidRPr="00580865" w:rsidRDefault="00886B02" w:rsidP="00BD290E">
            <w:pPr>
              <w:pStyle w:val="BodyText"/>
              <w:spacing w:line="360"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sz w:val="18"/>
              </w:rPr>
            </w:pPr>
            <w:r w:rsidRPr="00580865">
              <w:rPr>
                <w:rFonts w:ascii="Times New Roman" w:hAnsi="Times New Roman"/>
                <w:sz w:val="18"/>
              </w:rPr>
              <w:t>Structure, timing</w:t>
            </w:r>
            <w:r w:rsidR="009D46C3" w:rsidRPr="00580865">
              <w:rPr>
                <w:rFonts w:ascii="Times New Roman" w:hAnsi="Times New Roman"/>
                <w:sz w:val="18"/>
              </w:rPr>
              <w:t>,</w:t>
            </w:r>
            <w:r w:rsidRPr="00580865">
              <w:rPr>
                <w:rFonts w:ascii="Times New Roman" w:hAnsi="Times New Roman"/>
                <w:sz w:val="18"/>
              </w:rPr>
              <w:t xml:space="preserve"> and actions coordinated with BU OE Lead</w:t>
            </w:r>
          </w:p>
        </w:tc>
      </w:tr>
    </w:tbl>
    <w:p w14:paraId="5EAA1393" w14:textId="77777777" w:rsidR="006A6981" w:rsidRPr="00580865" w:rsidRDefault="006A6981" w:rsidP="00BD290E">
      <w:pPr>
        <w:pStyle w:val="Paragraph"/>
        <w:spacing w:after="0" w:line="360" w:lineRule="auto"/>
        <w:rPr>
          <w:rFonts w:ascii="Times New Roman" w:hAnsi="Times New Roman"/>
        </w:rPr>
      </w:pPr>
    </w:p>
    <w:p w14:paraId="46D86DF8" w14:textId="3BD3F0AD" w:rsidR="001645FE" w:rsidRPr="00580865" w:rsidRDefault="001645FE" w:rsidP="001645FE">
      <w:pPr>
        <w:pStyle w:val="Paragraph"/>
        <w:spacing w:line="360" w:lineRule="auto"/>
        <w:rPr>
          <w:rFonts w:ascii="Times New Roman" w:hAnsi="Times New Roman"/>
        </w:rPr>
      </w:pPr>
      <w:r w:rsidRPr="00580865">
        <w:rPr>
          <w:rFonts w:ascii="Times New Roman" w:hAnsi="Times New Roman"/>
        </w:rPr>
        <w:t>In addition to scheduled assessments, business processes may be revised at any time in response to SIP action close-outs, AARs, feedback received from the planning community, audit findings, or other ad hoc reviews. The process owner is accountable for ensuring the incorporation and appropriate communication of these revisions.</w:t>
      </w:r>
    </w:p>
    <w:p w14:paraId="1D4BFC02" w14:textId="77777777" w:rsidR="00E47FAF" w:rsidRPr="00580865" w:rsidRDefault="00E47FAF" w:rsidP="00E47FAF">
      <w:pPr>
        <w:pStyle w:val="Paragraph"/>
        <w:spacing w:after="0" w:line="360" w:lineRule="auto"/>
        <w:rPr>
          <w:rFonts w:ascii="Times New Roman" w:hAnsi="Times New Roman"/>
        </w:rPr>
      </w:pPr>
    </w:p>
    <w:p w14:paraId="6E9F29C8" w14:textId="77777777" w:rsidR="009E5B00" w:rsidRDefault="009E5B00">
      <w:pPr>
        <w:jc w:val="left"/>
        <w:rPr>
          <w:rFonts w:ascii="Times New Roman" w:hAnsi="Times New Roman"/>
          <w:b/>
          <w:kern w:val="28"/>
          <w:sz w:val="28"/>
        </w:rPr>
      </w:pPr>
      <w:bookmarkStart w:id="6356" w:name="_Toc422779451"/>
      <w:bookmarkStart w:id="6357" w:name="_Toc422841211"/>
      <w:bookmarkStart w:id="6358" w:name="_Toc422951571"/>
      <w:bookmarkStart w:id="6359" w:name="_Toc422991606"/>
      <w:bookmarkStart w:id="6360" w:name="_Toc422991692"/>
      <w:bookmarkStart w:id="6361" w:name="_Toc422991778"/>
      <w:bookmarkStart w:id="6362" w:name="_Toc422991863"/>
      <w:bookmarkStart w:id="6363" w:name="_Toc422991949"/>
      <w:bookmarkStart w:id="6364" w:name="_Toc422992035"/>
      <w:bookmarkStart w:id="6365" w:name="_Toc422992366"/>
      <w:bookmarkStart w:id="6366" w:name="_Toc422993469"/>
      <w:bookmarkStart w:id="6367" w:name="_Toc423085657"/>
      <w:bookmarkStart w:id="6368" w:name="_Toc423345619"/>
      <w:bookmarkStart w:id="6369" w:name="_Toc422779452"/>
      <w:bookmarkStart w:id="6370" w:name="_Toc422841212"/>
      <w:bookmarkStart w:id="6371" w:name="_Toc422951572"/>
      <w:bookmarkStart w:id="6372" w:name="_Toc422991607"/>
      <w:bookmarkStart w:id="6373" w:name="_Toc422991693"/>
      <w:bookmarkStart w:id="6374" w:name="_Toc422991779"/>
      <w:bookmarkStart w:id="6375" w:name="_Toc422991864"/>
      <w:bookmarkStart w:id="6376" w:name="_Toc422991950"/>
      <w:bookmarkStart w:id="6377" w:name="_Toc422992036"/>
      <w:bookmarkStart w:id="6378" w:name="_Toc422992367"/>
      <w:bookmarkStart w:id="6379" w:name="_Toc422993470"/>
      <w:bookmarkStart w:id="6380" w:name="_Toc423085658"/>
      <w:bookmarkStart w:id="6381" w:name="_Toc423345620"/>
      <w:bookmarkStart w:id="6382" w:name="_Toc422779453"/>
      <w:bookmarkStart w:id="6383" w:name="_Toc422841213"/>
      <w:bookmarkStart w:id="6384" w:name="_Toc422951573"/>
      <w:bookmarkStart w:id="6385" w:name="_Toc422991608"/>
      <w:bookmarkStart w:id="6386" w:name="_Toc422991694"/>
      <w:bookmarkStart w:id="6387" w:name="_Toc422991780"/>
      <w:bookmarkStart w:id="6388" w:name="_Toc422991865"/>
      <w:bookmarkStart w:id="6389" w:name="_Toc422991951"/>
      <w:bookmarkStart w:id="6390" w:name="_Toc422992037"/>
      <w:bookmarkStart w:id="6391" w:name="_Toc422992368"/>
      <w:bookmarkStart w:id="6392" w:name="_Toc422993471"/>
      <w:bookmarkStart w:id="6393" w:name="_Toc423085659"/>
      <w:bookmarkStart w:id="6394" w:name="_Toc423345621"/>
      <w:bookmarkStart w:id="6395" w:name="_Toc422779454"/>
      <w:bookmarkStart w:id="6396" w:name="_Toc422841214"/>
      <w:bookmarkStart w:id="6397" w:name="_Toc422951574"/>
      <w:bookmarkStart w:id="6398" w:name="_Toc422991609"/>
      <w:bookmarkStart w:id="6399" w:name="_Toc422991695"/>
      <w:bookmarkStart w:id="6400" w:name="_Toc422991781"/>
      <w:bookmarkStart w:id="6401" w:name="_Toc422991866"/>
      <w:bookmarkStart w:id="6402" w:name="_Toc422991952"/>
      <w:bookmarkStart w:id="6403" w:name="_Toc422992038"/>
      <w:bookmarkStart w:id="6404" w:name="_Toc422992369"/>
      <w:bookmarkStart w:id="6405" w:name="_Toc422993472"/>
      <w:bookmarkStart w:id="6406" w:name="_Toc423085660"/>
      <w:bookmarkStart w:id="6407" w:name="_Toc423345622"/>
      <w:bookmarkEnd w:id="6356"/>
      <w:bookmarkEnd w:id="6357"/>
      <w:bookmarkEnd w:id="6358"/>
      <w:bookmarkEnd w:id="6359"/>
      <w:bookmarkEnd w:id="6360"/>
      <w:bookmarkEnd w:id="6361"/>
      <w:bookmarkEnd w:id="6362"/>
      <w:bookmarkEnd w:id="6363"/>
      <w:bookmarkEnd w:id="6364"/>
      <w:bookmarkEnd w:id="6365"/>
      <w:bookmarkEnd w:id="6366"/>
      <w:bookmarkEnd w:id="6367"/>
      <w:bookmarkEnd w:id="6368"/>
      <w:bookmarkEnd w:id="6369"/>
      <w:bookmarkEnd w:id="6370"/>
      <w:bookmarkEnd w:id="6371"/>
      <w:bookmarkEnd w:id="6372"/>
      <w:bookmarkEnd w:id="6373"/>
      <w:bookmarkEnd w:id="6374"/>
      <w:bookmarkEnd w:id="6375"/>
      <w:bookmarkEnd w:id="6376"/>
      <w:bookmarkEnd w:id="6377"/>
      <w:bookmarkEnd w:id="6378"/>
      <w:bookmarkEnd w:id="6379"/>
      <w:bookmarkEnd w:id="6380"/>
      <w:bookmarkEnd w:id="6381"/>
      <w:bookmarkEnd w:id="6382"/>
      <w:bookmarkEnd w:id="6383"/>
      <w:bookmarkEnd w:id="6384"/>
      <w:bookmarkEnd w:id="6385"/>
      <w:bookmarkEnd w:id="6386"/>
      <w:bookmarkEnd w:id="6387"/>
      <w:bookmarkEnd w:id="6388"/>
      <w:bookmarkEnd w:id="6389"/>
      <w:bookmarkEnd w:id="6390"/>
      <w:bookmarkEnd w:id="6391"/>
      <w:bookmarkEnd w:id="6392"/>
      <w:bookmarkEnd w:id="6393"/>
      <w:bookmarkEnd w:id="6394"/>
      <w:bookmarkEnd w:id="6395"/>
      <w:bookmarkEnd w:id="6396"/>
      <w:bookmarkEnd w:id="6397"/>
      <w:bookmarkEnd w:id="6398"/>
      <w:bookmarkEnd w:id="6399"/>
      <w:bookmarkEnd w:id="6400"/>
      <w:bookmarkEnd w:id="6401"/>
      <w:bookmarkEnd w:id="6402"/>
      <w:bookmarkEnd w:id="6403"/>
      <w:bookmarkEnd w:id="6404"/>
      <w:bookmarkEnd w:id="6405"/>
      <w:bookmarkEnd w:id="6406"/>
      <w:bookmarkEnd w:id="6407"/>
      <w:r>
        <w:rPr>
          <w:rFonts w:ascii="Times New Roman" w:hAnsi="Times New Roman"/>
        </w:rPr>
        <w:br w:type="page"/>
      </w:r>
    </w:p>
    <w:p w14:paraId="217E0996" w14:textId="7F9412B8" w:rsidR="00C025B3" w:rsidRPr="00CF42A6" w:rsidRDefault="00C025B3" w:rsidP="00E47FAF">
      <w:pPr>
        <w:pStyle w:val="Heading1"/>
        <w:spacing w:before="0" w:after="0" w:line="360" w:lineRule="auto"/>
        <w:rPr>
          <w:rFonts w:cs="Arial"/>
          <w:strike/>
          <w:highlight w:val="yellow"/>
          <w:rPrChange w:id="6408" w:author="Muhamad Ridho Zul Khoiri" w:date="2026-07-14T10:44:00Z" w16du:dateUtc="2026-07-14T03:44:00Z">
            <w:rPr>
              <w:rFonts w:ascii="Times New Roman" w:hAnsi="Times New Roman"/>
            </w:rPr>
          </w:rPrChange>
        </w:rPr>
      </w:pPr>
      <w:bookmarkStart w:id="6409" w:name="_Toc196309718"/>
      <w:r w:rsidRPr="00CF42A6">
        <w:rPr>
          <w:rFonts w:cs="Arial"/>
          <w:strike/>
          <w:highlight w:val="yellow"/>
          <w:rPrChange w:id="6410" w:author="Muhamad Ridho Zul Khoiri" w:date="2026-07-14T10:44:00Z" w16du:dateUtc="2026-07-14T03:44:00Z">
            <w:rPr>
              <w:rFonts w:ascii="Times New Roman" w:hAnsi="Times New Roman"/>
            </w:rPr>
          </w:rPrChange>
        </w:rPr>
        <w:lastRenderedPageBreak/>
        <w:t>Alignment with Operating Cost Management</w:t>
      </w:r>
      <w:bookmarkEnd w:id="6409"/>
    </w:p>
    <w:p w14:paraId="217E0997" w14:textId="0DE77FDA" w:rsidR="007E435D" w:rsidRPr="00580865" w:rsidRDefault="00060F6A" w:rsidP="00BD290E">
      <w:pPr>
        <w:spacing w:line="360" w:lineRule="auto"/>
        <w:ind w:left="1080"/>
        <w:rPr>
          <w:rFonts w:ascii="Times New Roman" w:hAnsi="Times New Roman"/>
        </w:rPr>
      </w:pPr>
      <w:r w:rsidRPr="00580865">
        <w:rPr>
          <w:rFonts w:ascii="Times New Roman" w:hAnsi="Times New Roman"/>
        </w:rPr>
        <w:t>The planning process integrates Operating Cost Management principles, focusing on cost forecasting, tracking, and controls to effectively:</w:t>
      </w:r>
    </w:p>
    <w:p w14:paraId="3E3B4A7C" w14:textId="77777777" w:rsidR="00060F6A" w:rsidRPr="00580865" w:rsidRDefault="00060F6A">
      <w:pPr>
        <w:pStyle w:val="Paragraph"/>
        <w:numPr>
          <w:ilvl w:val="0"/>
          <w:numId w:val="51"/>
        </w:numPr>
        <w:spacing w:after="0" w:line="360" w:lineRule="auto"/>
        <w:rPr>
          <w:rFonts w:ascii="Times New Roman" w:hAnsi="Times New Roman"/>
        </w:rPr>
      </w:pPr>
      <w:r w:rsidRPr="00580865">
        <w:rPr>
          <w:rFonts w:ascii="Times New Roman" w:hAnsi="Times New Roman"/>
        </w:rPr>
        <w:t>Manage opportunities for acceleration, deferral, deletion, addition, and cost minimization.</w:t>
      </w:r>
    </w:p>
    <w:p w14:paraId="03A55BFB" w14:textId="77777777" w:rsidR="00060F6A" w:rsidRPr="00580865" w:rsidRDefault="00060F6A">
      <w:pPr>
        <w:pStyle w:val="Paragraph"/>
        <w:numPr>
          <w:ilvl w:val="0"/>
          <w:numId w:val="51"/>
        </w:numPr>
        <w:spacing w:after="0" w:line="360" w:lineRule="auto"/>
        <w:rPr>
          <w:rFonts w:ascii="Times New Roman" w:hAnsi="Times New Roman"/>
        </w:rPr>
      </w:pPr>
      <w:r w:rsidRPr="00580865">
        <w:rPr>
          <w:rFonts w:ascii="Times New Roman" w:hAnsi="Times New Roman"/>
        </w:rPr>
        <w:t>Assess the impact of plan changes on cost forecasting and budgets.</w:t>
      </w:r>
    </w:p>
    <w:p w14:paraId="1A1F4A48" w14:textId="032A6827" w:rsidR="009B4CDA" w:rsidRPr="00580865" w:rsidRDefault="00060F6A">
      <w:pPr>
        <w:pStyle w:val="Paragraph"/>
        <w:numPr>
          <w:ilvl w:val="0"/>
          <w:numId w:val="51"/>
        </w:numPr>
        <w:spacing w:line="360" w:lineRule="auto"/>
        <w:rPr>
          <w:rFonts w:ascii="Times New Roman" w:hAnsi="Times New Roman"/>
        </w:rPr>
      </w:pPr>
      <w:r w:rsidRPr="00580865">
        <w:rPr>
          <w:rFonts w:ascii="Times New Roman" w:hAnsi="Times New Roman"/>
        </w:rPr>
        <w:t>Facilitate the use of cost estimating data with progressively higher levels of detail and accuracy as the execution timeframe approaches.</w:t>
      </w:r>
    </w:p>
    <w:p w14:paraId="3D56EBE5" w14:textId="2E122667" w:rsidR="00060F6A" w:rsidRPr="00580865" w:rsidRDefault="00060F6A" w:rsidP="00BD290E">
      <w:pPr>
        <w:pStyle w:val="Paragraph"/>
        <w:spacing w:after="0" w:line="360" w:lineRule="auto"/>
        <w:ind w:left="1077"/>
        <w:rPr>
          <w:rFonts w:ascii="Times New Roman" w:hAnsi="Times New Roman"/>
        </w:rPr>
      </w:pPr>
      <w:r w:rsidRPr="00580865">
        <w:rPr>
          <w:rFonts w:ascii="Times New Roman" w:hAnsi="Times New Roman"/>
        </w:rPr>
        <w:t xml:space="preserve">Further details are outlined in the Terms of Reference (TOR) for the Strategic and Tactical plan meetings (Appendix </w:t>
      </w:r>
      <w:r w:rsidR="00420241">
        <w:rPr>
          <w:rFonts w:ascii="Times New Roman" w:hAnsi="Times New Roman"/>
        </w:rPr>
        <w:t>B</w:t>
      </w:r>
      <w:r w:rsidRPr="00580865">
        <w:rPr>
          <w:rFonts w:ascii="Times New Roman" w:hAnsi="Times New Roman"/>
        </w:rPr>
        <w:t>). As shown in the Relationship Map, the Annual LTP and Forecasting Planning Calendar serve as triggers for adjusting the timing within the Tactical and Strategic planning horizons. The annual planning cycle is reviewed collaboratively by</w:t>
      </w:r>
      <w:r w:rsidR="00FC5D1E">
        <w:rPr>
          <w:rFonts w:ascii="Times New Roman" w:hAnsi="Times New Roman"/>
        </w:rPr>
        <w:t xml:space="preserve"> (but not limited to)</w:t>
      </w:r>
      <w:r w:rsidRPr="00580865">
        <w:rPr>
          <w:rFonts w:ascii="Times New Roman" w:hAnsi="Times New Roman"/>
        </w:rPr>
        <w:t>:</w:t>
      </w:r>
    </w:p>
    <w:p w14:paraId="06C31BF7" w14:textId="26396B6C" w:rsidR="00C4070A" w:rsidRPr="00580865" w:rsidRDefault="00FC5D1E">
      <w:pPr>
        <w:pStyle w:val="Paragraph"/>
        <w:numPr>
          <w:ilvl w:val="0"/>
          <w:numId w:val="52"/>
        </w:numPr>
        <w:spacing w:after="0" w:line="360" w:lineRule="auto"/>
        <w:rPr>
          <w:rFonts w:ascii="Times New Roman" w:hAnsi="Times New Roman"/>
        </w:rPr>
      </w:pPr>
      <w:r>
        <w:rPr>
          <w:rFonts w:ascii="Times New Roman" w:hAnsi="Times New Roman"/>
        </w:rPr>
        <w:t>Asset Management Team</w:t>
      </w:r>
      <w:r w:rsidR="00060F6A" w:rsidRPr="00580865">
        <w:rPr>
          <w:rFonts w:ascii="Times New Roman" w:hAnsi="Times New Roman"/>
        </w:rPr>
        <w:t>.</w:t>
      </w:r>
      <w:r w:rsidR="00C4070A" w:rsidRPr="00580865">
        <w:rPr>
          <w:rFonts w:ascii="Times New Roman" w:hAnsi="Times New Roman"/>
        </w:rPr>
        <w:t xml:space="preserve">      </w:t>
      </w:r>
    </w:p>
    <w:p w14:paraId="13F94083" w14:textId="15C71E68" w:rsidR="009F3351" w:rsidRPr="00580865" w:rsidRDefault="00FC5D1E">
      <w:pPr>
        <w:pStyle w:val="Paragraph"/>
        <w:numPr>
          <w:ilvl w:val="0"/>
          <w:numId w:val="52"/>
        </w:numPr>
        <w:spacing w:after="0" w:line="360" w:lineRule="auto"/>
        <w:rPr>
          <w:rFonts w:ascii="Times New Roman" w:hAnsi="Times New Roman"/>
        </w:rPr>
      </w:pPr>
      <w:r>
        <w:rPr>
          <w:rFonts w:ascii="Times New Roman" w:hAnsi="Times New Roman"/>
        </w:rPr>
        <w:t>E&amp;P Planning Team</w:t>
      </w:r>
      <w:r w:rsidR="00060F6A" w:rsidRPr="00580865">
        <w:rPr>
          <w:rFonts w:ascii="Times New Roman" w:hAnsi="Times New Roman"/>
        </w:rPr>
        <w:t>.</w:t>
      </w:r>
      <w:r w:rsidR="009F3351" w:rsidRPr="00580865">
        <w:rPr>
          <w:rFonts w:ascii="Times New Roman" w:hAnsi="Times New Roman"/>
        </w:rPr>
        <w:t xml:space="preserve"> </w:t>
      </w:r>
    </w:p>
    <w:p w14:paraId="376EB2F7" w14:textId="54847E55" w:rsidR="009F3351" w:rsidRPr="00580865" w:rsidRDefault="009F3351">
      <w:pPr>
        <w:pStyle w:val="Paragraph"/>
        <w:numPr>
          <w:ilvl w:val="0"/>
          <w:numId w:val="52"/>
        </w:numPr>
        <w:spacing w:line="360" w:lineRule="auto"/>
        <w:rPr>
          <w:rFonts w:ascii="Times New Roman" w:hAnsi="Times New Roman"/>
        </w:rPr>
      </w:pPr>
      <w:r w:rsidRPr="00580865">
        <w:rPr>
          <w:rFonts w:ascii="Times New Roman" w:hAnsi="Times New Roman"/>
        </w:rPr>
        <w:t>Business Analysis</w:t>
      </w:r>
      <w:r w:rsidR="00FC5D1E">
        <w:rPr>
          <w:rFonts w:ascii="Times New Roman" w:hAnsi="Times New Roman"/>
        </w:rPr>
        <w:t xml:space="preserve"> Team</w:t>
      </w:r>
      <w:r w:rsidR="00060F6A" w:rsidRPr="00580865">
        <w:rPr>
          <w:rFonts w:ascii="Times New Roman" w:hAnsi="Times New Roman"/>
        </w:rPr>
        <w:t>.</w:t>
      </w:r>
      <w:r w:rsidRPr="00580865">
        <w:rPr>
          <w:rFonts w:ascii="Times New Roman" w:hAnsi="Times New Roman"/>
        </w:rPr>
        <w:t xml:space="preserve">  </w:t>
      </w:r>
    </w:p>
    <w:p w14:paraId="0491D7CD" w14:textId="19521FAC" w:rsidR="00060F6A" w:rsidRPr="00580865" w:rsidRDefault="00060F6A" w:rsidP="00060F6A">
      <w:pPr>
        <w:pStyle w:val="Paragraph"/>
        <w:spacing w:after="0" w:line="360" w:lineRule="auto"/>
        <w:ind w:left="1077"/>
        <w:rPr>
          <w:rFonts w:ascii="Times New Roman" w:hAnsi="Times New Roman"/>
        </w:rPr>
      </w:pPr>
      <w:r w:rsidRPr="00580865">
        <w:rPr>
          <w:rFonts w:ascii="Times New Roman" w:hAnsi="Times New Roman"/>
        </w:rPr>
        <w:t>Key dates within the planning systems at both the Strategic and Tactical levels should align consistently with the cost phasing data provided during the LTP and forecasting cycles.</w:t>
      </w:r>
    </w:p>
    <w:p w14:paraId="13C2EE74" w14:textId="1EE14CB6" w:rsidR="00C4070A" w:rsidRPr="00580865" w:rsidRDefault="00060F6A" w:rsidP="00060F6A">
      <w:pPr>
        <w:pStyle w:val="Paragraph"/>
        <w:spacing w:line="360" w:lineRule="auto"/>
        <w:ind w:left="1077"/>
        <w:rPr>
          <w:rFonts w:ascii="Times New Roman" w:hAnsi="Times New Roman"/>
        </w:rPr>
      </w:pPr>
      <w:r w:rsidRPr="00580865">
        <w:rPr>
          <w:rFonts w:ascii="Times New Roman" w:hAnsi="Times New Roman"/>
        </w:rPr>
        <w:t>Accountability for the quality of planning and forecasting—both in terms of scheduling and costs—rests with the Plan Owner(s). In an asset-based organization, Plan Owners are typically part of the Asset or Operations Management teams. However, exceptions may occur where other individuals are designated as Plan Owners. Responsibility for producing planning dates and associated cost forecasts generally lies with the functional groups that supply the data to the Plan Owner. At both the Tactical and Strategic horizons, all Plan Owners should be clearly identified.</w:t>
      </w:r>
    </w:p>
    <w:p w14:paraId="217E09B6" w14:textId="77777777" w:rsidR="004B5910" w:rsidRPr="00580865" w:rsidRDefault="004B5910" w:rsidP="00BD290E">
      <w:pPr>
        <w:spacing w:line="360" w:lineRule="auto"/>
        <w:rPr>
          <w:rFonts w:ascii="Times New Roman" w:hAnsi="Times New Roman"/>
        </w:rPr>
      </w:pPr>
      <w:bookmarkStart w:id="6411" w:name="_Toc346857516"/>
    </w:p>
    <w:p w14:paraId="4BED68A7" w14:textId="77777777" w:rsidR="009E5B00" w:rsidRDefault="009E5B00">
      <w:pPr>
        <w:jc w:val="left"/>
        <w:rPr>
          <w:rFonts w:ascii="Times New Roman" w:hAnsi="Times New Roman"/>
          <w:b/>
          <w:kern w:val="28"/>
          <w:sz w:val="28"/>
        </w:rPr>
      </w:pPr>
      <w:r>
        <w:rPr>
          <w:rFonts w:ascii="Times New Roman" w:hAnsi="Times New Roman"/>
        </w:rPr>
        <w:br w:type="page"/>
      </w:r>
    </w:p>
    <w:p w14:paraId="217E09B7" w14:textId="6B12D11E" w:rsidR="0031737C" w:rsidRPr="00CF42A6" w:rsidRDefault="005B045A" w:rsidP="00FC746C">
      <w:pPr>
        <w:pStyle w:val="Heading1"/>
        <w:spacing w:before="0" w:after="0" w:line="360" w:lineRule="auto"/>
        <w:rPr>
          <w:rFonts w:cs="Arial"/>
          <w:strike/>
          <w:highlight w:val="yellow"/>
          <w:rPrChange w:id="6412" w:author="Muhamad Ridho Zul Khoiri" w:date="2026-07-14T10:44:00Z" w16du:dateUtc="2026-07-14T03:44:00Z">
            <w:rPr>
              <w:rFonts w:ascii="Times New Roman" w:hAnsi="Times New Roman"/>
            </w:rPr>
          </w:rPrChange>
        </w:rPr>
      </w:pPr>
      <w:bookmarkStart w:id="6413" w:name="_Toc196309719"/>
      <w:r w:rsidRPr="00CF42A6">
        <w:rPr>
          <w:rFonts w:cs="Arial"/>
          <w:strike/>
          <w:highlight w:val="yellow"/>
          <w:rPrChange w:id="6414" w:author="Muhamad Ridho Zul Khoiri" w:date="2026-07-14T10:44:00Z" w16du:dateUtc="2026-07-14T03:44:00Z">
            <w:rPr>
              <w:rFonts w:ascii="Times New Roman" w:hAnsi="Times New Roman"/>
            </w:rPr>
          </w:rPrChange>
        </w:rPr>
        <w:lastRenderedPageBreak/>
        <w:t>Future State –</w:t>
      </w:r>
      <w:r w:rsidR="00932C0A" w:rsidRPr="00CF42A6">
        <w:rPr>
          <w:rFonts w:cs="Arial"/>
          <w:strike/>
          <w:highlight w:val="yellow"/>
          <w:rPrChange w:id="6415" w:author="Muhamad Ridho Zul Khoiri" w:date="2026-07-14T10:44:00Z" w16du:dateUtc="2026-07-14T03:44:00Z">
            <w:rPr>
              <w:rFonts w:ascii="Times New Roman" w:hAnsi="Times New Roman"/>
            </w:rPr>
          </w:rPrChange>
        </w:rPr>
        <w:t xml:space="preserve"> </w:t>
      </w:r>
      <w:r w:rsidRPr="00CF42A6">
        <w:rPr>
          <w:rFonts w:cs="Arial"/>
          <w:strike/>
          <w:highlight w:val="yellow"/>
          <w:rPrChange w:id="6416" w:author="Muhamad Ridho Zul Khoiri" w:date="2026-07-14T10:44:00Z" w16du:dateUtc="2026-07-14T03:44:00Z">
            <w:rPr>
              <w:rFonts w:ascii="Times New Roman" w:hAnsi="Times New Roman"/>
            </w:rPr>
          </w:rPrChange>
        </w:rPr>
        <w:t>Dynamic Plan</w:t>
      </w:r>
      <w:r w:rsidR="00932C0A" w:rsidRPr="00CF42A6">
        <w:rPr>
          <w:rFonts w:cs="Arial"/>
          <w:strike/>
          <w:highlight w:val="yellow"/>
          <w:rPrChange w:id="6417" w:author="Muhamad Ridho Zul Khoiri" w:date="2026-07-14T10:44:00Z" w16du:dateUtc="2026-07-14T03:44:00Z">
            <w:rPr>
              <w:rFonts w:ascii="Times New Roman" w:hAnsi="Times New Roman"/>
            </w:rPr>
          </w:rPrChange>
        </w:rPr>
        <w:t xml:space="preserve"> Management</w:t>
      </w:r>
      <w:bookmarkEnd w:id="6413"/>
    </w:p>
    <w:p w14:paraId="19A0721D" w14:textId="77777777" w:rsidR="00060F6A" w:rsidRPr="00CF42A6" w:rsidRDefault="00060F6A" w:rsidP="00060F6A">
      <w:pPr>
        <w:spacing w:line="360" w:lineRule="auto"/>
        <w:ind w:left="1080"/>
        <w:rPr>
          <w:rFonts w:cs="Arial"/>
          <w:rPrChange w:id="6418" w:author="Muhamad Ridho Zul Khoiri" w:date="2026-07-14T10:44:00Z" w16du:dateUtc="2026-07-14T03:44:00Z">
            <w:rPr>
              <w:rFonts w:ascii="Times New Roman" w:hAnsi="Times New Roman"/>
            </w:rPr>
          </w:rPrChange>
        </w:rPr>
      </w:pPr>
      <w:r w:rsidRPr="00CF42A6">
        <w:rPr>
          <w:rFonts w:cs="Arial"/>
          <w:rPrChange w:id="6419" w:author="Muhamad Ridho Zul Khoiri" w:date="2026-07-14T10:44:00Z" w16du:dateUtc="2026-07-14T03:44:00Z">
            <w:rPr>
              <w:rFonts w:ascii="Times New Roman" w:hAnsi="Times New Roman"/>
            </w:rPr>
          </w:rPrChange>
        </w:rPr>
        <w:t>The ideal future state of planning is one where decision-makers have enhanced visibility into their business and are empowered to make informed, efficient decisions. This vision moves beyond traditional “top-down” or “bottom-up” planning processes, fostering greater interaction between decision-makers and the analysts who provide critical data.</w:t>
      </w:r>
    </w:p>
    <w:p w14:paraId="1DB06AC4" w14:textId="77777777" w:rsidR="00060F6A" w:rsidRPr="00CF42A6" w:rsidRDefault="00060F6A" w:rsidP="00060F6A">
      <w:pPr>
        <w:spacing w:line="360" w:lineRule="auto"/>
        <w:ind w:left="1080"/>
        <w:rPr>
          <w:rFonts w:cs="Arial"/>
          <w:rPrChange w:id="6420" w:author="Muhamad Ridho Zul Khoiri" w:date="2026-07-14T10:44:00Z" w16du:dateUtc="2026-07-14T03:44:00Z">
            <w:rPr>
              <w:rFonts w:ascii="Times New Roman" w:hAnsi="Times New Roman"/>
            </w:rPr>
          </w:rPrChange>
        </w:rPr>
      </w:pPr>
      <w:r w:rsidRPr="00CF42A6">
        <w:rPr>
          <w:rFonts w:cs="Arial"/>
          <w:rPrChange w:id="6421" w:author="Muhamad Ridho Zul Khoiri" w:date="2026-07-14T10:44:00Z" w16du:dateUtc="2026-07-14T03:44:00Z">
            <w:rPr>
              <w:rFonts w:ascii="Times New Roman" w:hAnsi="Times New Roman"/>
            </w:rPr>
          </w:rPrChange>
        </w:rPr>
        <w:t>Dynamic Planning enables decision-makers to pose questions about the plan without the need for repeating, resubmitting, or redoing work. Adjustments to sensitivities, such as price, foreign exchange, or inflation, can be applied seamlessly without requiring involvement from the entire organization.</w:t>
      </w:r>
    </w:p>
    <w:p w14:paraId="2DA5FBCF" w14:textId="6DD4B923" w:rsidR="0099561F" w:rsidRPr="00CF42A6" w:rsidRDefault="00060F6A" w:rsidP="009E5B00">
      <w:pPr>
        <w:spacing w:line="360" w:lineRule="auto"/>
        <w:ind w:left="1080"/>
        <w:rPr>
          <w:rFonts w:cs="Arial"/>
          <w:rPrChange w:id="6422" w:author="Muhamad Ridho Zul Khoiri" w:date="2026-07-14T10:44:00Z" w16du:dateUtc="2026-07-14T03:44:00Z">
            <w:rPr>
              <w:rFonts w:ascii="Times New Roman" w:hAnsi="Times New Roman"/>
            </w:rPr>
          </w:rPrChange>
        </w:rPr>
        <w:sectPr w:rsidR="0099561F" w:rsidRPr="00CF42A6" w:rsidSect="005F380D">
          <w:headerReference w:type="default" r:id="rId21"/>
          <w:pgSz w:w="11907" w:h="16840" w:code="9"/>
          <w:pgMar w:top="1440" w:right="1107" w:bottom="1079" w:left="1440" w:header="720" w:footer="720" w:gutter="0"/>
          <w:cols w:space="720"/>
          <w:docGrid w:linePitch="360"/>
        </w:sectPr>
      </w:pPr>
      <w:r w:rsidRPr="00CF42A6">
        <w:rPr>
          <w:rFonts w:cs="Arial"/>
          <w:rPrChange w:id="6423" w:author="Muhamad Ridho Zul Khoiri" w:date="2026-07-14T10:44:00Z" w16du:dateUtc="2026-07-14T03:44:00Z">
            <w:rPr>
              <w:rFonts w:ascii="Times New Roman" w:hAnsi="Times New Roman"/>
            </w:rPr>
          </w:rPrChange>
        </w:rPr>
        <w:t>Integrated Planning centralizes planning data by aligning budget, economic, and financial planning processes. By eliminating conflicting data sources, this approach ensures that the resulting information and analyses are accessible at all organizational levels. The outcome is a more efficient and well-informed organization that can respond effectively to changing circumstances.</w:t>
      </w:r>
    </w:p>
    <w:p w14:paraId="4B787177" w14:textId="7C3F4F2D" w:rsidR="00A14AE5" w:rsidRPr="00CF42A6" w:rsidRDefault="00A14AE5" w:rsidP="00A14AE5">
      <w:pPr>
        <w:pStyle w:val="Heading1"/>
        <w:numPr>
          <w:ilvl w:val="0"/>
          <w:numId w:val="0"/>
        </w:numPr>
        <w:ind w:left="1080" w:hanging="1080"/>
        <w:jc w:val="center"/>
        <w:rPr>
          <w:rFonts w:cs="Arial"/>
          <w:sz w:val="32"/>
          <w:szCs w:val="32"/>
          <w:rPrChange w:id="6424" w:author="Muhamad Ridho Zul Khoiri" w:date="2026-07-14T10:44:00Z" w16du:dateUtc="2026-07-14T03:44:00Z">
            <w:rPr>
              <w:rFonts w:ascii="Times New Roman" w:hAnsi="Times New Roman"/>
              <w:sz w:val="32"/>
              <w:szCs w:val="32"/>
            </w:rPr>
          </w:rPrChange>
        </w:rPr>
      </w:pPr>
      <w:bookmarkStart w:id="6425" w:name="_Toc196309720"/>
      <w:bookmarkEnd w:id="6347"/>
      <w:bookmarkEnd w:id="6348"/>
      <w:bookmarkEnd w:id="6411"/>
      <w:r w:rsidRPr="00CF42A6">
        <w:rPr>
          <w:rFonts w:cs="Arial"/>
          <w:sz w:val="32"/>
          <w:szCs w:val="32"/>
          <w:rPrChange w:id="6426" w:author="Muhamad Ridho Zul Khoiri" w:date="2026-07-14T10:44:00Z" w16du:dateUtc="2026-07-14T03:44:00Z">
            <w:rPr>
              <w:rFonts w:ascii="Times New Roman" w:hAnsi="Times New Roman"/>
              <w:sz w:val="32"/>
              <w:szCs w:val="32"/>
            </w:rPr>
          </w:rPrChange>
        </w:rPr>
        <w:lastRenderedPageBreak/>
        <w:t>Appendices</w:t>
      </w:r>
      <w:bookmarkEnd w:id="6425"/>
    </w:p>
    <w:p w14:paraId="15CC6D39" w14:textId="77777777" w:rsidR="00A14AE5" w:rsidRPr="00CF42A6" w:rsidRDefault="00A14AE5" w:rsidP="00A14AE5">
      <w:pPr>
        <w:rPr>
          <w:rFonts w:cs="Arial"/>
          <w:rPrChange w:id="6427" w:author="Muhamad Ridho Zul Khoiri" w:date="2026-07-14T10:44:00Z" w16du:dateUtc="2026-07-14T03:44:00Z">
            <w:rPr>
              <w:rFonts w:ascii="Times New Roman" w:hAnsi="Times New Roman"/>
            </w:rPr>
          </w:rPrChange>
        </w:rPr>
      </w:pPr>
    </w:p>
    <w:p w14:paraId="75C07A54" w14:textId="0A3230D0" w:rsidR="00A14AE5" w:rsidRPr="00CF42A6" w:rsidRDefault="00A14AE5" w:rsidP="009C3B12">
      <w:pPr>
        <w:pStyle w:val="Caption"/>
        <w:spacing w:after="240"/>
        <w:rPr>
          <w:rFonts w:cs="Arial"/>
          <w:sz w:val="24"/>
          <w:szCs w:val="24"/>
          <w:rPrChange w:id="6428" w:author="Muhamad Ridho Zul Khoiri" w:date="2026-07-14T10:44:00Z" w16du:dateUtc="2026-07-14T03:44:00Z">
            <w:rPr>
              <w:rFonts w:ascii="Times New Roman" w:hAnsi="Times New Roman"/>
              <w:sz w:val="24"/>
              <w:szCs w:val="24"/>
            </w:rPr>
          </w:rPrChange>
        </w:rPr>
      </w:pPr>
      <w:bookmarkStart w:id="6429" w:name="_Toc193708136"/>
      <w:bookmarkStart w:id="6430" w:name="_Ref193708499"/>
      <w:r w:rsidRPr="00CF42A6">
        <w:rPr>
          <w:rFonts w:cs="Arial"/>
          <w:sz w:val="24"/>
          <w:szCs w:val="24"/>
          <w:rPrChange w:id="6431" w:author="Muhamad Ridho Zul Khoiri" w:date="2026-07-14T10:44:00Z" w16du:dateUtc="2026-07-14T03:44:00Z">
            <w:rPr>
              <w:rFonts w:ascii="Times New Roman" w:hAnsi="Times New Roman"/>
              <w:sz w:val="24"/>
              <w:szCs w:val="24"/>
            </w:rPr>
          </w:rPrChange>
        </w:rPr>
        <w:t xml:space="preserve">Appendix </w:t>
      </w:r>
      <w:r w:rsidRPr="00CF42A6">
        <w:rPr>
          <w:rFonts w:cs="Arial"/>
          <w:sz w:val="24"/>
          <w:szCs w:val="24"/>
          <w:rPrChange w:id="6432" w:author="Muhamad Ridho Zul Khoiri" w:date="2026-07-14T10:44:00Z" w16du:dateUtc="2026-07-14T03:44:00Z">
            <w:rPr>
              <w:rFonts w:ascii="Times New Roman" w:hAnsi="Times New Roman"/>
              <w:sz w:val="24"/>
              <w:szCs w:val="24"/>
            </w:rPr>
          </w:rPrChange>
        </w:rPr>
        <w:fldChar w:fldCharType="begin"/>
      </w:r>
      <w:r w:rsidRPr="00CF42A6">
        <w:rPr>
          <w:rFonts w:cs="Arial"/>
          <w:sz w:val="24"/>
          <w:szCs w:val="24"/>
          <w:rPrChange w:id="6433" w:author="Muhamad Ridho Zul Khoiri" w:date="2026-07-14T10:44:00Z" w16du:dateUtc="2026-07-14T03:44:00Z">
            <w:rPr>
              <w:rFonts w:ascii="Times New Roman" w:hAnsi="Times New Roman"/>
              <w:sz w:val="24"/>
              <w:szCs w:val="24"/>
            </w:rPr>
          </w:rPrChange>
        </w:rPr>
        <w:instrText xml:space="preserve"> SEQ Appendix \* ALPHABETIC </w:instrText>
      </w:r>
      <w:r w:rsidRPr="00CF42A6">
        <w:rPr>
          <w:rFonts w:cs="Arial"/>
          <w:sz w:val="24"/>
          <w:szCs w:val="24"/>
          <w:rPrChange w:id="6434" w:author="Muhamad Ridho Zul Khoiri" w:date="2026-07-14T10:44:00Z" w16du:dateUtc="2026-07-14T03:44:00Z">
            <w:rPr>
              <w:rFonts w:ascii="Times New Roman" w:hAnsi="Times New Roman"/>
              <w:sz w:val="24"/>
              <w:szCs w:val="24"/>
            </w:rPr>
          </w:rPrChange>
        </w:rPr>
        <w:fldChar w:fldCharType="separate"/>
      </w:r>
      <w:r w:rsidR="00962012" w:rsidRPr="00CF42A6">
        <w:rPr>
          <w:rFonts w:cs="Arial"/>
          <w:noProof/>
          <w:sz w:val="24"/>
          <w:szCs w:val="24"/>
          <w:rPrChange w:id="6435" w:author="Muhamad Ridho Zul Khoiri" w:date="2026-07-14T10:44:00Z" w16du:dateUtc="2026-07-14T03:44:00Z">
            <w:rPr>
              <w:rFonts w:ascii="Times New Roman" w:hAnsi="Times New Roman"/>
              <w:noProof/>
              <w:sz w:val="24"/>
              <w:szCs w:val="24"/>
            </w:rPr>
          </w:rPrChange>
        </w:rPr>
        <w:t>A</w:t>
      </w:r>
      <w:r w:rsidRPr="00CF42A6">
        <w:rPr>
          <w:rFonts w:cs="Arial"/>
          <w:sz w:val="24"/>
          <w:szCs w:val="24"/>
          <w:rPrChange w:id="6436" w:author="Muhamad Ridho Zul Khoiri" w:date="2026-07-14T10:44:00Z" w16du:dateUtc="2026-07-14T03:44:00Z">
            <w:rPr>
              <w:rFonts w:ascii="Times New Roman" w:hAnsi="Times New Roman"/>
              <w:sz w:val="24"/>
              <w:szCs w:val="24"/>
            </w:rPr>
          </w:rPrChange>
        </w:rPr>
        <w:fldChar w:fldCharType="end"/>
      </w:r>
      <w:r w:rsidRPr="00CF42A6">
        <w:rPr>
          <w:rFonts w:cs="Arial"/>
          <w:sz w:val="24"/>
          <w:szCs w:val="24"/>
          <w:rPrChange w:id="6437" w:author="Muhamad Ridho Zul Khoiri" w:date="2026-07-14T10:44:00Z" w16du:dateUtc="2026-07-14T03:44:00Z">
            <w:rPr>
              <w:rFonts w:ascii="Times New Roman" w:hAnsi="Times New Roman"/>
              <w:sz w:val="24"/>
              <w:szCs w:val="24"/>
            </w:rPr>
          </w:rPrChange>
        </w:rPr>
        <w:t xml:space="preserve"> </w:t>
      </w:r>
      <w:r w:rsidR="00F2379F" w:rsidRPr="00CF42A6">
        <w:rPr>
          <w:rFonts w:cs="Arial"/>
          <w:sz w:val="24"/>
          <w:szCs w:val="24"/>
          <w:rPrChange w:id="6438" w:author="Muhamad Ridho Zul Khoiri" w:date="2026-07-14T10:44:00Z" w16du:dateUtc="2026-07-14T03:44:00Z">
            <w:rPr>
              <w:rFonts w:ascii="Times New Roman" w:hAnsi="Times New Roman"/>
              <w:sz w:val="24"/>
              <w:szCs w:val="24"/>
            </w:rPr>
          </w:rPrChange>
        </w:rPr>
        <w:t>–</w:t>
      </w:r>
      <w:r w:rsidRPr="00CF42A6">
        <w:rPr>
          <w:rFonts w:cs="Arial"/>
          <w:sz w:val="24"/>
          <w:szCs w:val="24"/>
          <w:rPrChange w:id="6439" w:author="Muhamad Ridho Zul Khoiri" w:date="2026-07-14T10:44:00Z" w16du:dateUtc="2026-07-14T03:44:00Z">
            <w:rPr>
              <w:rFonts w:ascii="Times New Roman" w:hAnsi="Times New Roman"/>
              <w:sz w:val="24"/>
              <w:szCs w:val="24"/>
            </w:rPr>
          </w:rPrChange>
        </w:rPr>
        <w:t xml:space="preserve"> </w:t>
      </w:r>
      <w:r w:rsidR="00F2379F" w:rsidRPr="00CF42A6">
        <w:rPr>
          <w:rFonts w:cs="Arial"/>
          <w:sz w:val="24"/>
          <w:szCs w:val="24"/>
          <w:rPrChange w:id="6440" w:author="Muhamad Ridho Zul Khoiri" w:date="2026-07-14T10:44:00Z" w16du:dateUtc="2026-07-14T03:44:00Z">
            <w:rPr>
              <w:rFonts w:ascii="Times New Roman" w:hAnsi="Times New Roman"/>
              <w:sz w:val="24"/>
              <w:szCs w:val="24"/>
            </w:rPr>
          </w:rPrChange>
        </w:rPr>
        <w:t>BU Life Planning</w:t>
      </w:r>
      <w:bookmarkEnd w:id="6429"/>
      <w:bookmarkEnd w:id="6430"/>
    </w:p>
    <w:p w14:paraId="71ED5139" w14:textId="77777777" w:rsidR="00F2379F" w:rsidRPr="00CF42A6" w:rsidRDefault="00F2379F" w:rsidP="00F2379F">
      <w:pPr>
        <w:pStyle w:val="Appendix"/>
        <w:spacing w:line="360" w:lineRule="auto"/>
        <w:jc w:val="both"/>
        <w:rPr>
          <w:rFonts w:cs="Arial"/>
          <w:sz w:val="20"/>
          <w:u w:val="single"/>
          <w:rPrChange w:id="6441" w:author="Muhamad Ridho Zul Khoiri" w:date="2026-07-14T10:44:00Z" w16du:dateUtc="2026-07-14T03:44:00Z">
            <w:rPr>
              <w:rFonts w:ascii="Times New Roman" w:hAnsi="Times New Roman"/>
              <w:sz w:val="20"/>
              <w:u w:val="single"/>
            </w:rPr>
          </w:rPrChange>
        </w:rPr>
      </w:pPr>
      <w:r w:rsidRPr="00CF42A6">
        <w:rPr>
          <w:rFonts w:cs="Arial"/>
          <w:sz w:val="20"/>
          <w:u w:val="single"/>
          <w:rPrChange w:id="6442" w:author="Muhamad Ridho Zul Khoiri" w:date="2026-07-14T10:44:00Z" w16du:dateUtc="2026-07-14T03:44:00Z">
            <w:rPr>
              <w:rFonts w:ascii="Times New Roman" w:hAnsi="Times New Roman"/>
              <w:sz w:val="20"/>
              <w:u w:val="single"/>
            </w:rPr>
          </w:rPrChange>
        </w:rPr>
        <w:t>Structure and Functions</w:t>
      </w:r>
    </w:p>
    <w:p w14:paraId="3851E0D5" w14:textId="77777777" w:rsidR="00F2379F" w:rsidRPr="00CF42A6" w:rsidRDefault="00F2379F" w:rsidP="00F2379F">
      <w:pPr>
        <w:pStyle w:val="Appendix"/>
        <w:spacing w:line="360" w:lineRule="auto"/>
        <w:jc w:val="both"/>
        <w:rPr>
          <w:rFonts w:cs="Arial"/>
          <w:b w:val="0"/>
          <w:sz w:val="20"/>
          <w:rPrChange w:id="6443" w:author="Muhamad Ridho Zul Khoiri" w:date="2026-07-14T10:44:00Z" w16du:dateUtc="2026-07-14T03:44:00Z">
            <w:rPr>
              <w:rFonts w:ascii="Times New Roman" w:hAnsi="Times New Roman"/>
              <w:b w:val="0"/>
              <w:sz w:val="20"/>
            </w:rPr>
          </w:rPrChange>
        </w:rPr>
      </w:pPr>
      <w:r w:rsidRPr="00CF42A6">
        <w:rPr>
          <w:rFonts w:cs="Arial"/>
          <w:b w:val="0"/>
          <w:sz w:val="20"/>
          <w:rPrChange w:id="6444" w:author="Muhamad Ridho Zul Khoiri" w:date="2026-07-14T10:44:00Z" w16du:dateUtc="2026-07-14T03:44:00Z">
            <w:rPr>
              <w:rFonts w:ascii="Times New Roman" w:hAnsi="Times New Roman"/>
              <w:b w:val="0"/>
              <w:sz w:val="20"/>
            </w:rPr>
          </w:rPrChange>
        </w:rPr>
        <w:t>The Business Unit Life Plan comprises four key components that facilitate development, ensure alignment across functions, and integrate strategic inputs. These components, along with their respective ownership and storage locations, are detailed in the table below.</w:t>
      </w:r>
    </w:p>
    <w:tbl>
      <w:tblPr>
        <w:tblStyle w:val="MediumGrid3-Accent1"/>
        <w:tblW w:w="0" w:type="auto"/>
        <w:tblInd w:w="-10" w:type="dxa"/>
        <w:tblLook w:val="04A0" w:firstRow="1" w:lastRow="0" w:firstColumn="1" w:lastColumn="0" w:noHBand="0" w:noVBand="1"/>
      </w:tblPr>
      <w:tblGrid>
        <w:gridCol w:w="2095"/>
        <w:gridCol w:w="1235"/>
        <w:gridCol w:w="990"/>
        <w:gridCol w:w="1260"/>
        <w:gridCol w:w="1710"/>
        <w:gridCol w:w="2060"/>
      </w:tblGrid>
      <w:tr w:rsidR="00F2379F" w:rsidRPr="00526DF0" w14:paraId="35E31E5C" w14:textId="77777777" w:rsidTr="00FC5D1E">
        <w:trPr>
          <w:cnfStyle w:val="100000000000" w:firstRow="1" w:lastRow="0" w:firstColumn="0" w:lastColumn="0" w:oddVBand="0" w:evenVBand="0" w:oddHBand="0"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2095" w:type="dxa"/>
            <w:vAlign w:val="center"/>
          </w:tcPr>
          <w:p w14:paraId="382B1F39" w14:textId="77777777" w:rsidR="00F2379F" w:rsidRPr="00CF42A6" w:rsidRDefault="00F2379F" w:rsidP="00A04960">
            <w:pPr>
              <w:jc w:val="center"/>
              <w:rPr>
                <w:rFonts w:cs="Arial"/>
                <w:rPrChange w:id="6445" w:author="Muhamad Ridho Zul Khoiri" w:date="2026-07-14T10:44:00Z" w16du:dateUtc="2026-07-14T03:44:00Z">
                  <w:rPr>
                    <w:rFonts w:ascii="Times New Roman" w:hAnsi="Times New Roman"/>
                  </w:rPr>
                </w:rPrChange>
              </w:rPr>
            </w:pPr>
            <w:r w:rsidRPr="00CF42A6">
              <w:rPr>
                <w:rFonts w:cs="Arial"/>
                <w:rPrChange w:id="6446" w:author="Muhamad Ridho Zul Khoiri" w:date="2026-07-14T10:44:00Z" w16du:dateUtc="2026-07-14T03:44:00Z">
                  <w:rPr>
                    <w:rFonts w:ascii="Times New Roman" w:hAnsi="Times New Roman"/>
                  </w:rPr>
                </w:rPrChange>
              </w:rPr>
              <w:t>Components/Scope</w:t>
            </w:r>
          </w:p>
        </w:tc>
        <w:tc>
          <w:tcPr>
            <w:tcW w:w="1235" w:type="dxa"/>
            <w:vAlign w:val="center"/>
          </w:tcPr>
          <w:p w14:paraId="6959B15C" w14:textId="77777777" w:rsidR="00F2379F" w:rsidRPr="00CF42A6" w:rsidRDefault="00F2379F" w:rsidP="00A04960">
            <w:pPr>
              <w:jc w:val="center"/>
              <w:cnfStyle w:val="100000000000" w:firstRow="1" w:lastRow="0" w:firstColumn="0" w:lastColumn="0" w:oddVBand="0" w:evenVBand="0" w:oddHBand="0" w:evenHBand="0" w:firstRowFirstColumn="0" w:firstRowLastColumn="0" w:lastRowFirstColumn="0" w:lastRowLastColumn="0"/>
              <w:rPr>
                <w:rFonts w:cs="Arial"/>
                <w:rPrChange w:id="6447" w:author="Muhamad Ridho Zul Khoiri" w:date="2026-07-14T10:44:00Z" w16du:dateUtc="2026-07-14T03:44:00Z">
                  <w:rPr>
                    <w:rFonts w:ascii="Times New Roman" w:hAnsi="Times New Roman"/>
                  </w:rPr>
                </w:rPrChange>
              </w:rPr>
            </w:pPr>
            <w:r w:rsidRPr="00CF42A6">
              <w:rPr>
                <w:rFonts w:cs="Arial"/>
                <w:rPrChange w:id="6448" w:author="Muhamad Ridho Zul Khoiri" w:date="2026-07-14T10:44:00Z" w16du:dateUtc="2026-07-14T03:44:00Z">
                  <w:rPr>
                    <w:rFonts w:ascii="Times New Roman" w:hAnsi="Times New Roman"/>
                  </w:rPr>
                </w:rPrChange>
              </w:rPr>
              <w:t>Frequency</w:t>
            </w:r>
          </w:p>
        </w:tc>
        <w:tc>
          <w:tcPr>
            <w:tcW w:w="990" w:type="dxa"/>
            <w:vAlign w:val="center"/>
          </w:tcPr>
          <w:p w14:paraId="30F60697" w14:textId="77777777" w:rsidR="00F2379F" w:rsidRPr="00CF42A6" w:rsidRDefault="00F2379F" w:rsidP="00A04960">
            <w:pPr>
              <w:jc w:val="center"/>
              <w:cnfStyle w:val="100000000000" w:firstRow="1" w:lastRow="0" w:firstColumn="0" w:lastColumn="0" w:oddVBand="0" w:evenVBand="0" w:oddHBand="0" w:evenHBand="0" w:firstRowFirstColumn="0" w:firstRowLastColumn="0" w:lastRowFirstColumn="0" w:lastRowLastColumn="0"/>
              <w:rPr>
                <w:rFonts w:cs="Arial"/>
                <w:rPrChange w:id="6449" w:author="Muhamad Ridho Zul Khoiri" w:date="2026-07-14T10:44:00Z" w16du:dateUtc="2026-07-14T03:44:00Z">
                  <w:rPr>
                    <w:rFonts w:ascii="Times New Roman" w:hAnsi="Times New Roman"/>
                  </w:rPr>
                </w:rPrChange>
              </w:rPr>
            </w:pPr>
            <w:r w:rsidRPr="00CF42A6">
              <w:rPr>
                <w:rFonts w:cs="Arial"/>
                <w:rPrChange w:id="6450" w:author="Muhamad Ridho Zul Khoiri" w:date="2026-07-14T10:44:00Z" w16du:dateUtc="2026-07-14T03:44:00Z">
                  <w:rPr>
                    <w:rFonts w:ascii="Times New Roman" w:hAnsi="Times New Roman"/>
                  </w:rPr>
                </w:rPrChange>
              </w:rPr>
              <w:t>Timing</w:t>
            </w:r>
          </w:p>
        </w:tc>
        <w:tc>
          <w:tcPr>
            <w:tcW w:w="1260" w:type="dxa"/>
            <w:vAlign w:val="center"/>
          </w:tcPr>
          <w:p w14:paraId="6967A578" w14:textId="77777777" w:rsidR="00F2379F" w:rsidRPr="00CF42A6" w:rsidRDefault="00F2379F" w:rsidP="00A04960">
            <w:pPr>
              <w:jc w:val="center"/>
              <w:cnfStyle w:val="100000000000" w:firstRow="1" w:lastRow="0" w:firstColumn="0" w:lastColumn="0" w:oddVBand="0" w:evenVBand="0" w:oddHBand="0" w:evenHBand="0" w:firstRowFirstColumn="0" w:firstRowLastColumn="0" w:lastRowFirstColumn="0" w:lastRowLastColumn="0"/>
              <w:rPr>
                <w:rFonts w:cs="Arial"/>
                <w:rPrChange w:id="6451" w:author="Muhamad Ridho Zul Khoiri" w:date="2026-07-14T10:44:00Z" w16du:dateUtc="2026-07-14T03:44:00Z">
                  <w:rPr>
                    <w:rFonts w:ascii="Times New Roman" w:hAnsi="Times New Roman"/>
                  </w:rPr>
                </w:rPrChange>
              </w:rPr>
            </w:pPr>
            <w:r w:rsidRPr="00CF42A6">
              <w:rPr>
                <w:rFonts w:cs="Arial"/>
                <w:rPrChange w:id="6452" w:author="Muhamad Ridho Zul Khoiri" w:date="2026-07-14T10:44:00Z" w16du:dateUtc="2026-07-14T03:44:00Z">
                  <w:rPr>
                    <w:rFonts w:ascii="Times New Roman" w:hAnsi="Times New Roman"/>
                  </w:rPr>
                </w:rPrChange>
              </w:rPr>
              <w:t>Ownership</w:t>
            </w:r>
          </w:p>
        </w:tc>
        <w:tc>
          <w:tcPr>
            <w:tcW w:w="1710" w:type="dxa"/>
            <w:vAlign w:val="center"/>
          </w:tcPr>
          <w:p w14:paraId="4843EBE6" w14:textId="77777777" w:rsidR="00F2379F" w:rsidRPr="00CF42A6" w:rsidRDefault="00F2379F" w:rsidP="00A04960">
            <w:pPr>
              <w:jc w:val="center"/>
              <w:cnfStyle w:val="100000000000" w:firstRow="1" w:lastRow="0" w:firstColumn="0" w:lastColumn="0" w:oddVBand="0" w:evenVBand="0" w:oddHBand="0" w:evenHBand="0" w:firstRowFirstColumn="0" w:firstRowLastColumn="0" w:lastRowFirstColumn="0" w:lastRowLastColumn="0"/>
              <w:rPr>
                <w:rFonts w:cs="Arial"/>
                <w:rPrChange w:id="6453" w:author="Muhamad Ridho Zul Khoiri" w:date="2026-07-14T10:44:00Z" w16du:dateUtc="2026-07-14T03:44:00Z">
                  <w:rPr>
                    <w:rFonts w:ascii="Times New Roman" w:hAnsi="Times New Roman"/>
                  </w:rPr>
                </w:rPrChange>
              </w:rPr>
            </w:pPr>
            <w:r w:rsidRPr="00CF42A6">
              <w:rPr>
                <w:rFonts w:cs="Arial"/>
                <w:rPrChange w:id="6454" w:author="Muhamad Ridho Zul Khoiri" w:date="2026-07-14T10:44:00Z" w16du:dateUtc="2026-07-14T03:44:00Z">
                  <w:rPr>
                    <w:rFonts w:ascii="Times New Roman" w:hAnsi="Times New Roman"/>
                  </w:rPr>
                </w:rPrChange>
              </w:rPr>
              <w:t>Accountability</w:t>
            </w:r>
          </w:p>
        </w:tc>
        <w:tc>
          <w:tcPr>
            <w:tcW w:w="2060" w:type="dxa"/>
            <w:vAlign w:val="center"/>
          </w:tcPr>
          <w:p w14:paraId="70BDA155" w14:textId="77777777" w:rsidR="00F2379F" w:rsidRPr="00CF42A6" w:rsidRDefault="00F2379F" w:rsidP="00A04960">
            <w:pPr>
              <w:jc w:val="center"/>
              <w:cnfStyle w:val="100000000000" w:firstRow="1" w:lastRow="0" w:firstColumn="0" w:lastColumn="0" w:oddVBand="0" w:evenVBand="0" w:oddHBand="0" w:evenHBand="0" w:firstRowFirstColumn="0" w:firstRowLastColumn="0" w:lastRowFirstColumn="0" w:lastRowLastColumn="0"/>
              <w:rPr>
                <w:rFonts w:cs="Arial"/>
                <w:rPrChange w:id="6455" w:author="Muhamad Ridho Zul Khoiri" w:date="2026-07-14T10:44:00Z" w16du:dateUtc="2026-07-14T03:44:00Z">
                  <w:rPr>
                    <w:rFonts w:ascii="Times New Roman" w:hAnsi="Times New Roman"/>
                  </w:rPr>
                </w:rPrChange>
              </w:rPr>
            </w:pPr>
            <w:r w:rsidRPr="00CF42A6">
              <w:rPr>
                <w:rFonts w:cs="Arial"/>
                <w:rPrChange w:id="6456" w:author="Muhamad Ridho Zul Khoiri" w:date="2026-07-14T10:44:00Z" w16du:dateUtc="2026-07-14T03:44:00Z">
                  <w:rPr>
                    <w:rFonts w:ascii="Times New Roman" w:hAnsi="Times New Roman"/>
                  </w:rPr>
                </w:rPrChange>
              </w:rPr>
              <w:t>Location</w:t>
            </w:r>
          </w:p>
        </w:tc>
      </w:tr>
      <w:tr w:rsidR="00F2379F" w:rsidRPr="00526DF0" w14:paraId="62A52FC3" w14:textId="77777777" w:rsidTr="00FC5D1E">
        <w:trPr>
          <w:cnfStyle w:val="000000100000" w:firstRow="0" w:lastRow="0" w:firstColumn="0" w:lastColumn="0" w:oddVBand="0" w:evenVBand="0" w:oddHBand="1" w:evenHBand="0"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2095" w:type="dxa"/>
          </w:tcPr>
          <w:p w14:paraId="65107939" w14:textId="77777777" w:rsidR="00F2379F" w:rsidRPr="00CF42A6" w:rsidRDefault="00F2379F" w:rsidP="00A04960">
            <w:pPr>
              <w:jc w:val="center"/>
              <w:rPr>
                <w:rFonts w:cs="Arial"/>
                <w:rPrChange w:id="6457" w:author="Muhamad Ridho Zul Khoiri" w:date="2026-07-14T10:44:00Z" w16du:dateUtc="2026-07-14T03:44:00Z">
                  <w:rPr>
                    <w:rFonts w:ascii="Times New Roman" w:hAnsi="Times New Roman"/>
                  </w:rPr>
                </w:rPrChange>
              </w:rPr>
            </w:pPr>
            <w:r w:rsidRPr="00CF42A6">
              <w:rPr>
                <w:rFonts w:cs="Arial"/>
                <w:rPrChange w:id="6458" w:author="Muhamad Ridho Zul Khoiri" w:date="2026-07-14T10:44:00Z" w16du:dateUtc="2026-07-14T03:44:00Z">
                  <w:rPr>
                    <w:rFonts w:ascii="Times New Roman" w:hAnsi="Times New Roman"/>
                  </w:rPr>
                </w:rPrChange>
              </w:rPr>
              <w:t>Strategy Development &amp; Scenario Planning</w:t>
            </w:r>
          </w:p>
        </w:tc>
        <w:tc>
          <w:tcPr>
            <w:tcW w:w="1235" w:type="dxa"/>
          </w:tcPr>
          <w:p w14:paraId="44077CB0" w14:textId="77777777" w:rsidR="00F2379F" w:rsidRPr="00CF42A6"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Change w:id="6459" w:author="Muhamad Ridho Zul Khoiri" w:date="2026-07-14T10:44:00Z" w16du:dateUtc="2026-07-14T03:44:00Z">
                  <w:rPr>
                    <w:rFonts w:ascii="Times New Roman" w:hAnsi="Times New Roman"/>
                  </w:rPr>
                </w:rPrChange>
              </w:rPr>
            </w:pPr>
            <w:r w:rsidRPr="00CF42A6">
              <w:rPr>
                <w:rFonts w:cs="Arial"/>
                <w:rPrChange w:id="6460" w:author="Muhamad Ridho Zul Khoiri" w:date="2026-07-14T10:44:00Z" w16du:dateUtc="2026-07-14T03:44:00Z">
                  <w:rPr>
                    <w:rFonts w:ascii="Times New Roman" w:hAnsi="Times New Roman"/>
                  </w:rPr>
                </w:rPrChange>
              </w:rPr>
              <w:t>Yearly - or as needed</w:t>
            </w:r>
          </w:p>
        </w:tc>
        <w:tc>
          <w:tcPr>
            <w:tcW w:w="990" w:type="dxa"/>
          </w:tcPr>
          <w:p w14:paraId="6E4744E0" w14:textId="77777777" w:rsidR="00F2379F" w:rsidRPr="00CF42A6"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Change w:id="6461" w:author="Muhamad Ridho Zul Khoiri" w:date="2026-07-14T10:44:00Z" w16du:dateUtc="2026-07-14T03:44:00Z">
                  <w:rPr>
                    <w:rFonts w:ascii="Times New Roman" w:hAnsi="Times New Roman"/>
                  </w:rPr>
                </w:rPrChange>
              </w:rPr>
            </w:pPr>
            <w:r w:rsidRPr="00CF42A6">
              <w:rPr>
                <w:rFonts w:cs="Arial"/>
                <w:rPrChange w:id="6462" w:author="Muhamad Ridho Zul Khoiri" w:date="2026-07-14T10:44:00Z" w16du:dateUtc="2026-07-14T03:44:00Z">
                  <w:rPr>
                    <w:rFonts w:ascii="Times New Roman" w:hAnsi="Times New Roman"/>
                  </w:rPr>
                </w:rPrChange>
              </w:rPr>
              <w:t>Q4</w:t>
            </w:r>
          </w:p>
        </w:tc>
        <w:tc>
          <w:tcPr>
            <w:tcW w:w="1260" w:type="dxa"/>
          </w:tcPr>
          <w:p w14:paraId="3F2A3684" w14:textId="77777777" w:rsidR="00F2379F" w:rsidRPr="00CF42A6"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Change w:id="6463" w:author="Muhamad Ridho Zul Khoiri" w:date="2026-07-14T10:44:00Z" w16du:dateUtc="2026-07-14T03:44:00Z">
                  <w:rPr>
                    <w:rFonts w:ascii="Times New Roman" w:hAnsi="Times New Roman"/>
                  </w:rPr>
                </w:rPrChange>
              </w:rPr>
            </w:pPr>
            <w:r w:rsidRPr="00CF42A6">
              <w:rPr>
                <w:rFonts w:cs="Arial"/>
                <w:rPrChange w:id="6464" w:author="Muhamad Ridho Zul Khoiri" w:date="2026-07-14T10:44:00Z" w16du:dateUtc="2026-07-14T03:44:00Z">
                  <w:rPr>
                    <w:rFonts w:ascii="Times New Roman" w:hAnsi="Times New Roman"/>
                  </w:rPr>
                </w:rPrChange>
              </w:rPr>
              <w:t>COO</w:t>
            </w:r>
          </w:p>
        </w:tc>
        <w:tc>
          <w:tcPr>
            <w:tcW w:w="1710" w:type="dxa"/>
          </w:tcPr>
          <w:p w14:paraId="517A4A95" w14:textId="665A0489" w:rsidR="00F2379F" w:rsidRPr="00CF42A6"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Change w:id="6465" w:author="Muhamad Ridho Zul Khoiri" w:date="2026-07-14T10:44:00Z" w16du:dateUtc="2026-07-14T03:44:00Z">
                  <w:rPr>
                    <w:rFonts w:ascii="Times New Roman" w:hAnsi="Times New Roman"/>
                  </w:rPr>
                </w:rPrChange>
              </w:rPr>
            </w:pPr>
            <w:r w:rsidRPr="00CF42A6">
              <w:rPr>
                <w:rFonts w:cs="Arial"/>
                <w:rPrChange w:id="6466" w:author="Muhamad Ridho Zul Khoiri" w:date="2026-07-14T10:44:00Z" w16du:dateUtc="2026-07-14T03:44:00Z">
                  <w:rPr>
                    <w:rFonts w:ascii="Times New Roman" w:hAnsi="Times New Roman"/>
                  </w:rPr>
                </w:rPrChange>
              </w:rPr>
              <w:t xml:space="preserve">Mgr Planning </w:t>
            </w:r>
          </w:p>
        </w:tc>
        <w:tc>
          <w:tcPr>
            <w:tcW w:w="2060" w:type="dxa"/>
          </w:tcPr>
          <w:p w14:paraId="5B8C0DCB" w14:textId="77777777" w:rsidR="00F2379F" w:rsidRPr="00CF42A6"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Change w:id="6467" w:author="Muhamad Ridho Zul Khoiri" w:date="2026-07-14T10:44:00Z" w16du:dateUtc="2026-07-14T03:44:00Z">
                  <w:rPr>
                    <w:rFonts w:ascii="Times New Roman" w:hAnsi="Times New Roman"/>
                  </w:rPr>
                </w:rPrChange>
              </w:rPr>
            </w:pPr>
            <w:r w:rsidRPr="00CF42A6">
              <w:rPr>
                <w:rFonts w:cs="Arial"/>
                <w:rPrChange w:id="6468" w:author="Muhamad Ridho Zul Khoiri" w:date="2026-07-14T10:44:00Z" w16du:dateUtc="2026-07-14T03:44:00Z">
                  <w:rPr>
                    <w:rFonts w:ascii="Times New Roman" w:hAnsi="Times New Roman"/>
                  </w:rPr>
                </w:rPrChange>
              </w:rPr>
              <w:t>Confidential Sharepoint</w:t>
            </w:r>
          </w:p>
          <w:p w14:paraId="26FA1285" w14:textId="77777777" w:rsidR="00F2379F" w:rsidRPr="00CF42A6"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Change w:id="6469" w:author="Muhamad Ridho Zul Khoiri" w:date="2026-07-14T10:44:00Z" w16du:dateUtc="2026-07-14T03:44:00Z">
                  <w:rPr>
                    <w:rFonts w:ascii="Times New Roman" w:hAnsi="Times New Roman"/>
                  </w:rPr>
                </w:rPrChange>
              </w:rPr>
            </w:pPr>
            <w:r w:rsidRPr="00CF42A6">
              <w:rPr>
                <w:rFonts w:cs="Arial"/>
                <w:rPrChange w:id="6470" w:author="Muhamad Ridho Zul Khoiri" w:date="2026-07-14T10:44:00Z" w16du:dateUtc="2026-07-14T03:44:00Z">
                  <w:rPr>
                    <w:rFonts w:ascii="Times New Roman" w:hAnsi="Times New Roman"/>
                  </w:rPr>
                </w:rPrChange>
              </w:rPr>
              <w:t>(Advisor owned)</w:t>
            </w:r>
          </w:p>
        </w:tc>
      </w:tr>
      <w:tr w:rsidR="00F2379F" w:rsidRPr="00526DF0" w14:paraId="3A69144E" w14:textId="77777777" w:rsidTr="00FC5D1E">
        <w:trPr>
          <w:trHeight w:val="799"/>
        </w:trPr>
        <w:tc>
          <w:tcPr>
            <w:cnfStyle w:val="001000000000" w:firstRow="0" w:lastRow="0" w:firstColumn="1" w:lastColumn="0" w:oddVBand="0" w:evenVBand="0" w:oddHBand="0" w:evenHBand="0" w:firstRowFirstColumn="0" w:firstRowLastColumn="0" w:lastRowFirstColumn="0" w:lastRowLastColumn="0"/>
            <w:tcW w:w="2095" w:type="dxa"/>
          </w:tcPr>
          <w:p w14:paraId="76263590" w14:textId="77777777" w:rsidR="00F2379F" w:rsidRPr="00CF42A6" w:rsidRDefault="00F2379F" w:rsidP="00A04960">
            <w:pPr>
              <w:jc w:val="center"/>
              <w:rPr>
                <w:rFonts w:cs="Arial"/>
                <w:rPrChange w:id="6471" w:author="Muhamad Ridho Zul Khoiri" w:date="2026-07-14T10:44:00Z" w16du:dateUtc="2026-07-14T03:44:00Z">
                  <w:rPr>
                    <w:rFonts w:ascii="Times New Roman" w:hAnsi="Times New Roman"/>
                  </w:rPr>
                </w:rPrChange>
              </w:rPr>
            </w:pPr>
            <w:r w:rsidRPr="00CF42A6">
              <w:rPr>
                <w:rFonts w:cs="Arial"/>
                <w:rPrChange w:id="6472" w:author="Muhamad Ridho Zul Khoiri" w:date="2026-07-14T10:44:00Z" w16du:dateUtc="2026-07-14T03:44:00Z">
                  <w:rPr>
                    <w:rFonts w:ascii="Times New Roman" w:hAnsi="Times New Roman"/>
                  </w:rPr>
                </w:rPrChange>
              </w:rPr>
              <w:t>Long Term Growth Plan</w:t>
            </w:r>
          </w:p>
        </w:tc>
        <w:tc>
          <w:tcPr>
            <w:tcW w:w="1235" w:type="dxa"/>
          </w:tcPr>
          <w:p w14:paraId="32E1BA78" w14:textId="77777777" w:rsidR="00F2379F" w:rsidRPr="00CF42A6"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Change w:id="6473" w:author="Muhamad Ridho Zul Khoiri" w:date="2026-07-14T10:44:00Z" w16du:dateUtc="2026-07-14T03:44:00Z">
                  <w:rPr>
                    <w:rFonts w:ascii="Times New Roman" w:hAnsi="Times New Roman"/>
                  </w:rPr>
                </w:rPrChange>
              </w:rPr>
            </w:pPr>
            <w:r w:rsidRPr="00CF42A6">
              <w:rPr>
                <w:rFonts w:cs="Arial"/>
                <w:rPrChange w:id="6474" w:author="Muhamad Ridho Zul Khoiri" w:date="2026-07-14T10:44:00Z" w16du:dateUtc="2026-07-14T03:44:00Z">
                  <w:rPr>
                    <w:rFonts w:ascii="Times New Roman" w:hAnsi="Times New Roman"/>
                  </w:rPr>
                </w:rPrChange>
              </w:rPr>
              <w:t>Minimum Yearly</w:t>
            </w:r>
          </w:p>
        </w:tc>
        <w:tc>
          <w:tcPr>
            <w:tcW w:w="990" w:type="dxa"/>
          </w:tcPr>
          <w:p w14:paraId="18BB4977" w14:textId="77777777" w:rsidR="00F2379F" w:rsidRPr="00CF42A6"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Change w:id="6475" w:author="Muhamad Ridho Zul Khoiri" w:date="2026-07-14T10:44:00Z" w16du:dateUtc="2026-07-14T03:44:00Z">
                  <w:rPr>
                    <w:rFonts w:ascii="Times New Roman" w:hAnsi="Times New Roman"/>
                  </w:rPr>
                </w:rPrChange>
              </w:rPr>
            </w:pPr>
            <w:r w:rsidRPr="00CF42A6">
              <w:rPr>
                <w:rFonts w:cs="Arial"/>
                <w:rPrChange w:id="6476" w:author="Muhamad Ridho Zul Khoiri" w:date="2026-07-14T10:44:00Z" w16du:dateUtc="2026-07-14T03:44:00Z">
                  <w:rPr>
                    <w:rFonts w:ascii="Times New Roman" w:hAnsi="Times New Roman"/>
                  </w:rPr>
                </w:rPrChange>
              </w:rPr>
              <w:t>Q1</w:t>
            </w:r>
          </w:p>
        </w:tc>
        <w:tc>
          <w:tcPr>
            <w:tcW w:w="1260" w:type="dxa"/>
          </w:tcPr>
          <w:p w14:paraId="63FE12B9" w14:textId="77777777" w:rsidR="00F2379F" w:rsidRPr="00CF42A6"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Change w:id="6477" w:author="Muhamad Ridho Zul Khoiri" w:date="2026-07-14T10:44:00Z" w16du:dateUtc="2026-07-14T03:44:00Z">
                  <w:rPr>
                    <w:rFonts w:ascii="Times New Roman" w:hAnsi="Times New Roman"/>
                  </w:rPr>
                </w:rPrChange>
              </w:rPr>
            </w:pPr>
            <w:r w:rsidRPr="00CF42A6">
              <w:rPr>
                <w:rFonts w:cs="Arial"/>
                <w:rPrChange w:id="6478" w:author="Muhamad Ridho Zul Khoiri" w:date="2026-07-14T10:44:00Z" w16du:dateUtc="2026-07-14T03:44:00Z">
                  <w:rPr>
                    <w:rFonts w:ascii="Times New Roman" w:hAnsi="Times New Roman"/>
                  </w:rPr>
                </w:rPrChange>
              </w:rPr>
              <w:t>COO</w:t>
            </w:r>
          </w:p>
        </w:tc>
        <w:tc>
          <w:tcPr>
            <w:tcW w:w="1710" w:type="dxa"/>
          </w:tcPr>
          <w:p w14:paraId="252141C3" w14:textId="2BF60019" w:rsidR="00F2379F" w:rsidRPr="00CF42A6"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Change w:id="6479" w:author="Muhamad Ridho Zul Khoiri" w:date="2026-07-14T10:44:00Z" w16du:dateUtc="2026-07-14T03:44:00Z">
                  <w:rPr>
                    <w:rFonts w:ascii="Times New Roman" w:hAnsi="Times New Roman"/>
                  </w:rPr>
                </w:rPrChange>
              </w:rPr>
            </w:pPr>
            <w:r w:rsidRPr="00CF42A6">
              <w:rPr>
                <w:rFonts w:cs="Arial"/>
                <w:rPrChange w:id="6480" w:author="Muhamad Ridho Zul Khoiri" w:date="2026-07-14T10:44:00Z" w16du:dateUtc="2026-07-14T03:44:00Z">
                  <w:rPr>
                    <w:rFonts w:ascii="Times New Roman" w:hAnsi="Times New Roman"/>
                  </w:rPr>
                </w:rPrChange>
              </w:rPr>
              <w:t xml:space="preserve">Asset Management, </w:t>
            </w:r>
            <w:r w:rsidR="00FC5D1E" w:rsidRPr="00CF42A6">
              <w:rPr>
                <w:rFonts w:cs="Arial"/>
                <w:rPrChange w:id="6481" w:author="Muhamad Ridho Zul Khoiri" w:date="2026-07-14T10:44:00Z" w16du:dateUtc="2026-07-14T03:44:00Z">
                  <w:rPr>
                    <w:rFonts w:ascii="Times New Roman" w:hAnsi="Times New Roman"/>
                  </w:rPr>
                </w:rPrChange>
              </w:rPr>
              <w:t>E&amp;P Planning</w:t>
            </w:r>
            <w:r w:rsidRPr="00CF42A6">
              <w:rPr>
                <w:rFonts w:cs="Arial"/>
                <w:rPrChange w:id="6482" w:author="Muhamad Ridho Zul Khoiri" w:date="2026-07-14T10:44:00Z" w16du:dateUtc="2026-07-14T03:44:00Z">
                  <w:rPr>
                    <w:rFonts w:ascii="Times New Roman" w:hAnsi="Times New Roman"/>
                  </w:rPr>
                </w:rPrChange>
              </w:rPr>
              <w:t xml:space="preserve"> and BA</w:t>
            </w:r>
          </w:p>
        </w:tc>
        <w:tc>
          <w:tcPr>
            <w:tcW w:w="2060" w:type="dxa"/>
          </w:tcPr>
          <w:p w14:paraId="07E4A7AA" w14:textId="77777777" w:rsidR="00F2379F" w:rsidRPr="00CF42A6"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Change w:id="6483" w:author="Muhamad Ridho Zul Khoiri" w:date="2026-07-14T10:44:00Z" w16du:dateUtc="2026-07-14T03:44:00Z">
                  <w:rPr>
                    <w:rFonts w:ascii="Times New Roman" w:hAnsi="Times New Roman"/>
                  </w:rPr>
                </w:rPrChange>
              </w:rPr>
            </w:pPr>
            <w:r w:rsidRPr="00CF42A6">
              <w:rPr>
                <w:rFonts w:cs="Arial"/>
                <w:rPrChange w:id="6484" w:author="Muhamad Ridho Zul Khoiri" w:date="2026-07-14T10:44:00Z" w16du:dateUtc="2026-07-14T03:44:00Z">
                  <w:rPr>
                    <w:rFonts w:ascii="Times New Roman" w:hAnsi="Times New Roman"/>
                  </w:rPr>
                </w:rPrChange>
              </w:rPr>
              <w:t>Confidential Drive</w:t>
            </w:r>
          </w:p>
          <w:p w14:paraId="6A00E5B8" w14:textId="77777777" w:rsidR="00F2379F" w:rsidRPr="00CF42A6"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Change w:id="6485" w:author="Muhamad Ridho Zul Khoiri" w:date="2026-07-14T10:44:00Z" w16du:dateUtc="2026-07-14T03:44:00Z">
                  <w:rPr>
                    <w:rFonts w:ascii="Times New Roman" w:hAnsi="Times New Roman"/>
                  </w:rPr>
                </w:rPrChange>
              </w:rPr>
            </w:pPr>
            <w:r w:rsidRPr="00CF42A6">
              <w:rPr>
                <w:rFonts w:cs="Arial"/>
                <w:rPrChange w:id="6486" w:author="Muhamad Ridho Zul Khoiri" w:date="2026-07-14T10:44:00Z" w16du:dateUtc="2026-07-14T03:44:00Z">
                  <w:rPr>
                    <w:rFonts w:ascii="Times New Roman" w:hAnsi="Times New Roman"/>
                  </w:rPr>
                </w:rPrChange>
              </w:rPr>
              <w:t>(BD owned)</w:t>
            </w:r>
          </w:p>
          <w:p w14:paraId="3F79B031" w14:textId="77777777" w:rsidR="00F2379F" w:rsidRPr="00CF42A6"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Change w:id="6487" w:author="Muhamad Ridho Zul Khoiri" w:date="2026-07-14T10:44:00Z" w16du:dateUtc="2026-07-14T03:44:00Z">
                  <w:rPr>
                    <w:rFonts w:ascii="Times New Roman" w:hAnsi="Times New Roman"/>
                  </w:rPr>
                </w:rPrChange>
              </w:rPr>
            </w:pPr>
          </w:p>
        </w:tc>
      </w:tr>
      <w:tr w:rsidR="00F2379F" w:rsidRPr="00526DF0" w14:paraId="56814D16" w14:textId="77777777" w:rsidTr="00FC5D1E">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95" w:type="dxa"/>
          </w:tcPr>
          <w:p w14:paraId="6C3CB945" w14:textId="77777777" w:rsidR="00F2379F" w:rsidRPr="00CF42A6" w:rsidRDefault="00F2379F" w:rsidP="00A04960">
            <w:pPr>
              <w:jc w:val="center"/>
              <w:rPr>
                <w:rFonts w:cs="Arial"/>
                <w:rPrChange w:id="6488" w:author="Muhamad Ridho Zul Khoiri" w:date="2026-07-14T10:44:00Z" w16du:dateUtc="2026-07-14T03:44:00Z">
                  <w:rPr>
                    <w:rFonts w:ascii="Times New Roman" w:hAnsi="Times New Roman"/>
                  </w:rPr>
                </w:rPrChange>
              </w:rPr>
            </w:pPr>
            <w:r w:rsidRPr="00CF42A6">
              <w:rPr>
                <w:rFonts w:cs="Arial"/>
                <w:rPrChange w:id="6489" w:author="Muhamad Ridho Zul Khoiri" w:date="2026-07-14T10:44:00Z" w16du:dateUtc="2026-07-14T03:44:00Z">
                  <w:rPr>
                    <w:rFonts w:ascii="Times New Roman" w:hAnsi="Times New Roman"/>
                  </w:rPr>
                </w:rPrChange>
              </w:rPr>
              <w:t>LTP (10+ years)</w:t>
            </w:r>
          </w:p>
        </w:tc>
        <w:tc>
          <w:tcPr>
            <w:tcW w:w="1235" w:type="dxa"/>
          </w:tcPr>
          <w:p w14:paraId="709C6A19" w14:textId="77777777" w:rsidR="00F2379F" w:rsidRPr="00CF42A6"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Change w:id="6490" w:author="Muhamad Ridho Zul Khoiri" w:date="2026-07-14T10:44:00Z" w16du:dateUtc="2026-07-14T03:44:00Z">
                  <w:rPr>
                    <w:rFonts w:ascii="Times New Roman" w:hAnsi="Times New Roman"/>
                  </w:rPr>
                </w:rPrChange>
              </w:rPr>
            </w:pPr>
            <w:r w:rsidRPr="00CF42A6">
              <w:rPr>
                <w:rFonts w:cs="Arial"/>
                <w:rPrChange w:id="6491" w:author="Muhamad Ridho Zul Khoiri" w:date="2026-07-14T10:44:00Z" w16du:dateUtc="2026-07-14T03:44:00Z">
                  <w:rPr>
                    <w:rFonts w:ascii="Times New Roman" w:hAnsi="Times New Roman"/>
                  </w:rPr>
                </w:rPrChange>
              </w:rPr>
              <w:t>Yearly</w:t>
            </w:r>
          </w:p>
        </w:tc>
        <w:tc>
          <w:tcPr>
            <w:tcW w:w="990" w:type="dxa"/>
          </w:tcPr>
          <w:p w14:paraId="3B9F3FC9" w14:textId="77777777" w:rsidR="00F2379F" w:rsidRPr="00CF42A6"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Change w:id="6492" w:author="Muhamad Ridho Zul Khoiri" w:date="2026-07-14T10:44:00Z" w16du:dateUtc="2026-07-14T03:44:00Z">
                  <w:rPr>
                    <w:rFonts w:ascii="Times New Roman" w:hAnsi="Times New Roman"/>
                  </w:rPr>
                </w:rPrChange>
              </w:rPr>
            </w:pPr>
            <w:r w:rsidRPr="00CF42A6">
              <w:rPr>
                <w:rFonts w:cs="Arial"/>
                <w:rPrChange w:id="6493" w:author="Muhamad Ridho Zul Khoiri" w:date="2026-07-14T10:44:00Z" w16du:dateUtc="2026-07-14T03:44:00Z">
                  <w:rPr>
                    <w:rFonts w:ascii="Times New Roman" w:hAnsi="Times New Roman"/>
                  </w:rPr>
                </w:rPrChange>
              </w:rPr>
              <w:t>Q3</w:t>
            </w:r>
          </w:p>
        </w:tc>
        <w:tc>
          <w:tcPr>
            <w:tcW w:w="1260" w:type="dxa"/>
          </w:tcPr>
          <w:p w14:paraId="675EE1DA" w14:textId="77777777" w:rsidR="00F2379F" w:rsidRPr="00CF42A6"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Change w:id="6494" w:author="Muhamad Ridho Zul Khoiri" w:date="2026-07-14T10:44:00Z" w16du:dateUtc="2026-07-14T03:44:00Z">
                  <w:rPr>
                    <w:rFonts w:ascii="Times New Roman" w:hAnsi="Times New Roman"/>
                  </w:rPr>
                </w:rPrChange>
              </w:rPr>
            </w:pPr>
            <w:r w:rsidRPr="00CF42A6">
              <w:rPr>
                <w:rFonts w:cs="Arial"/>
                <w:rPrChange w:id="6495" w:author="Muhamad Ridho Zul Khoiri" w:date="2026-07-14T10:44:00Z" w16du:dateUtc="2026-07-14T03:44:00Z">
                  <w:rPr>
                    <w:rFonts w:ascii="Times New Roman" w:hAnsi="Times New Roman"/>
                  </w:rPr>
                </w:rPrChange>
              </w:rPr>
              <w:t>COO</w:t>
            </w:r>
          </w:p>
        </w:tc>
        <w:tc>
          <w:tcPr>
            <w:tcW w:w="1710" w:type="dxa"/>
          </w:tcPr>
          <w:p w14:paraId="3E0B4E40" w14:textId="77777777" w:rsidR="00F2379F" w:rsidRPr="00CF42A6"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Change w:id="6496" w:author="Muhamad Ridho Zul Khoiri" w:date="2026-07-14T10:44:00Z" w16du:dateUtc="2026-07-14T03:44:00Z">
                  <w:rPr>
                    <w:rFonts w:ascii="Times New Roman" w:hAnsi="Times New Roman"/>
                  </w:rPr>
                </w:rPrChange>
              </w:rPr>
            </w:pPr>
            <w:r w:rsidRPr="00CF42A6">
              <w:rPr>
                <w:rFonts w:cs="Arial"/>
                <w:rPrChange w:id="6497" w:author="Muhamad Ridho Zul Khoiri" w:date="2026-07-14T10:44:00Z" w16du:dateUtc="2026-07-14T03:44:00Z">
                  <w:rPr>
                    <w:rFonts w:ascii="Times New Roman" w:hAnsi="Times New Roman"/>
                  </w:rPr>
                </w:rPrChange>
              </w:rPr>
              <w:t>Asset Management,</w:t>
            </w:r>
          </w:p>
          <w:p w14:paraId="52C5AFDC" w14:textId="7272225C" w:rsidR="00F2379F" w:rsidRPr="00CF42A6" w:rsidRDefault="00FC5D1E" w:rsidP="00A04960">
            <w:pPr>
              <w:jc w:val="center"/>
              <w:cnfStyle w:val="000000100000" w:firstRow="0" w:lastRow="0" w:firstColumn="0" w:lastColumn="0" w:oddVBand="0" w:evenVBand="0" w:oddHBand="1" w:evenHBand="0" w:firstRowFirstColumn="0" w:firstRowLastColumn="0" w:lastRowFirstColumn="0" w:lastRowLastColumn="0"/>
              <w:rPr>
                <w:rFonts w:cs="Arial"/>
                <w:rPrChange w:id="6498" w:author="Muhamad Ridho Zul Khoiri" w:date="2026-07-14T10:44:00Z" w16du:dateUtc="2026-07-14T03:44:00Z">
                  <w:rPr>
                    <w:rFonts w:ascii="Times New Roman" w:hAnsi="Times New Roman"/>
                  </w:rPr>
                </w:rPrChange>
              </w:rPr>
            </w:pPr>
            <w:r w:rsidRPr="00CF42A6">
              <w:rPr>
                <w:rFonts w:cs="Arial"/>
                <w:rPrChange w:id="6499" w:author="Muhamad Ridho Zul Khoiri" w:date="2026-07-14T10:44:00Z" w16du:dateUtc="2026-07-14T03:44:00Z">
                  <w:rPr>
                    <w:rFonts w:ascii="Times New Roman" w:hAnsi="Times New Roman"/>
                  </w:rPr>
                </w:rPrChange>
              </w:rPr>
              <w:t xml:space="preserve">E&amp;P Planning </w:t>
            </w:r>
            <w:r w:rsidR="00F2379F" w:rsidRPr="00CF42A6">
              <w:rPr>
                <w:rFonts w:cs="Arial"/>
                <w:rPrChange w:id="6500" w:author="Muhamad Ridho Zul Khoiri" w:date="2026-07-14T10:44:00Z" w16du:dateUtc="2026-07-14T03:44:00Z">
                  <w:rPr>
                    <w:rFonts w:ascii="Times New Roman" w:hAnsi="Times New Roman"/>
                  </w:rPr>
                </w:rPrChange>
              </w:rPr>
              <w:t>and BA</w:t>
            </w:r>
          </w:p>
        </w:tc>
        <w:tc>
          <w:tcPr>
            <w:tcW w:w="2060" w:type="dxa"/>
          </w:tcPr>
          <w:p w14:paraId="04F8771F" w14:textId="77777777" w:rsidR="00F2379F" w:rsidRPr="00CF42A6"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Change w:id="6501" w:author="Muhamad Ridho Zul Khoiri" w:date="2026-07-14T10:44:00Z" w16du:dateUtc="2026-07-14T03:44:00Z">
                  <w:rPr>
                    <w:rFonts w:ascii="Times New Roman" w:hAnsi="Times New Roman"/>
                  </w:rPr>
                </w:rPrChange>
              </w:rPr>
            </w:pPr>
            <w:r w:rsidRPr="00CF42A6">
              <w:rPr>
                <w:rFonts w:cs="Arial"/>
                <w:rPrChange w:id="6502" w:author="Muhamad Ridho Zul Khoiri" w:date="2026-07-14T10:44:00Z" w16du:dateUtc="2026-07-14T03:44:00Z">
                  <w:rPr>
                    <w:rFonts w:ascii="Times New Roman" w:hAnsi="Times New Roman"/>
                  </w:rPr>
                </w:rPrChange>
              </w:rPr>
              <w:t>Confidential Drive</w:t>
            </w:r>
          </w:p>
          <w:p w14:paraId="4AFE9ED4" w14:textId="77777777" w:rsidR="00F2379F" w:rsidRPr="00CF42A6"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Change w:id="6503" w:author="Muhamad Ridho Zul Khoiri" w:date="2026-07-14T10:44:00Z" w16du:dateUtc="2026-07-14T03:44:00Z">
                  <w:rPr>
                    <w:rFonts w:ascii="Times New Roman" w:hAnsi="Times New Roman"/>
                  </w:rPr>
                </w:rPrChange>
              </w:rPr>
            </w:pPr>
            <w:r w:rsidRPr="00CF42A6">
              <w:rPr>
                <w:rFonts w:cs="Arial"/>
                <w:rPrChange w:id="6504" w:author="Muhamad Ridho Zul Khoiri" w:date="2026-07-14T10:44:00Z" w16du:dateUtc="2026-07-14T03:44:00Z">
                  <w:rPr>
                    <w:rFonts w:ascii="Times New Roman" w:hAnsi="Times New Roman"/>
                  </w:rPr>
                </w:rPrChange>
              </w:rPr>
              <w:t>(Finance owned)</w:t>
            </w:r>
          </w:p>
          <w:p w14:paraId="251FF832" w14:textId="77777777" w:rsidR="00F2379F" w:rsidRPr="00CF42A6"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Change w:id="6505" w:author="Muhamad Ridho Zul Khoiri" w:date="2026-07-14T10:44:00Z" w16du:dateUtc="2026-07-14T03:44:00Z">
                  <w:rPr>
                    <w:rFonts w:ascii="Times New Roman" w:hAnsi="Times New Roman"/>
                  </w:rPr>
                </w:rPrChange>
              </w:rPr>
            </w:pPr>
          </w:p>
        </w:tc>
      </w:tr>
      <w:tr w:rsidR="00F2379F" w:rsidRPr="00526DF0" w14:paraId="00A2BBB4" w14:textId="77777777" w:rsidTr="00FC5D1E">
        <w:trPr>
          <w:trHeight w:val="808"/>
        </w:trPr>
        <w:tc>
          <w:tcPr>
            <w:cnfStyle w:val="001000000000" w:firstRow="0" w:lastRow="0" w:firstColumn="1" w:lastColumn="0" w:oddVBand="0" w:evenVBand="0" w:oddHBand="0" w:evenHBand="0" w:firstRowFirstColumn="0" w:firstRowLastColumn="0" w:lastRowFirstColumn="0" w:lastRowLastColumn="0"/>
            <w:tcW w:w="2095" w:type="dxa"/>
          </w:tcPr>
          <w:p w14:paraId="3977244D" w14:textId="77777777" w:rsidR="00F2379F" w:rsidRPr="00CF42A6" w:rsidRDefault="00F2379F" w:rsidP="00A04960">
            <w:pPr>
              <w:jc w:val="center"/>
              <w:rPr>
                <w:rFonts w:cs="Arial"/>
                <w:rPrChange w:id="6506" w:author="Muhamad Ridho Zul Khoiri" w:date="2026-07-14T10:44:00Z" w16du:dateUtc="2026-07-14T03:44:00Z">
                  <w:rPr>
                    <w:rFonts w:ascii="Times New Roman" w:hAnsi="Times New Roman"/>
                  </w:rPr>
                </w:rPrChange>
              </w:rPr>
            </w:pPr>
            <w:r w:rsidRPr="00CF42A6">
              <w:rPr>
                <w:rFonts w:cs="Arial"/>
                <w:rPrChange w:id="6507" w:author="Muhamad Ridho Zul Khoiri" w:date="2026-07-14T10:44:00Z" w16du:dateUtc="2026-07-14T03:44:00Z">
                  <w:rPr>
                    <w:rFonts w:ascii="Times New Roman" w:hAnsi="Times New Roman"/>
                  </w:rPr>
                </w:rPrChange>
              </w:rPr>
              <w:t>End of Life Strategy</w:t>
            </w:r>
          </w:p>
        </w:tc>
        <w:tc>
          <w:tcPr>
            <w:tcW w:w="1235" w:type="dxa"/>
          </w:tcPr>
          <w:p w14:paraId="2AB8799D" w14:textId="77777777" w:rsidR="00F2379F" w:rsidRPr="00CF42A6"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Change w:id="6508" w:author="Muhamad Ridho Zul Khoiri" w:date="2026-07-14T10:44:00Z" w16du:dateUtc="2026-07-14T03:44:00Z">
                  <w:rPr>
                    <w:rFonts w:ascii="Times New Roman" w:hAnsi="Times New Roman"/>
                  </w:rPr>
                </w:rPrChange>
              </w:rPr>
            </w:pPr>
            <w:r w:rsidRPr="00CF42A6">
              <w:rPr>
                <w:rFonts w:cs="Arial"/>
                <w:rPrChange w:id="6509" w:author="Muhamad Ridho Zul Khoiri" w:date="2026-07-14T10:44:00Z" w16du:dateUtc="2026-07-14T03:44:00Z">
                  <w:rPr>
                    <w:rFonts w:ascii="Times New Roman" w:hAnsi="Times New Roman"/>
                  </w:rPr>
                </w:rPrChange>
              </w:rPr>
              <w:t>Yearly</w:t>
            </w:r>
          </w:p>
        </w:tc>
        <w:tc>
          <w:tcPr>
            <w:tcW w:w="990" w:type="dxa"/>
          </w:tcPr>
          <w:p w14:paraId="021E3522" w14:textId="77777777" w:rsidR="00F2379F" w:rsidRPr="00CF42A6"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Change w:id="6510" w:author="Muhamad Ridho Zul Khoiri" w:date="2026-07-14T10:44:00Z" w16du:dateUtc="2026-07-14T03:44:00Z">
                  <w:rPr>
                    <w:rFonts w:ascii="Times New Roman" w:hAnsi="Times New Roman"/>
                  </w:rPr>
                </w:rPrChange>
              </w:rPr>
            </w:pPr>
            <w:r w:rsidRPr="00CF42A6">
              <w:rPr>
                <w:rFonts w:cs="Arial"/>
                <w:rPrChange w:id="6511" w:author="Muhamad Ridho Zul Khoiri" w:date="2026-07-14T10:44:00Z" w16du:dateUtc="2026-07-14T03:44:00Z">
                  <w:rPr>
                    <w:rFonts w:ascii="Times New Roman" w:hAnsi="Times New Roman"/>
                  </w:rPr>
                </w:rPrChange>
              </w:rPr>
              <w:t>Varies by PSC</w:t>
            </w:r>
          </w:p>
        </w:tc>
        <w:tc>
          <w:tcPr>
            <w:tcW w:w="1260" w:type="dxa"/>
          </w:tcPr>
          <w:p w14:paraId="5BE91C90" w14:textId="77777777" w:rsidR="00F2379F" w:rsidRPr="00CF42A6"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Change w:id="6512" w:author="Muhamad Ridho Zul Khoiri" w:date="2026-07-14T10:44:00Z" w16du:dateUtc="2026-07-14T03:44:00Z">
                  <w:rPr>
                    <w:rFonts w:ascii="Times New Roman" w:hAnsi="Times New Roman"/>
                  </w:rPr>
                </w:rPrChange>
              </w:rPr>
            </w:pPr>
            <w:r w:rsidRPr="00CF42A6">
              <w:rPr>
                <w:rFonts w:cs="Arial"/>
                <w:rPrChange w:id="6513" w:author="Muhamad Ridho Zul Khoiri" w:date="2026-07-14T10:44:00Z" w16du:dateUtc="2026-07-14T03:44:00Z">
                  <w:rPr>
                    <w:rFonts w:ascii="Times New Roman" w:hAnsi="Times New Roman"/>
                  </w:rPr>
                </w:rPrChange>
              </w:rPr>
              <w:t>SVP</w:t>
            </w:r>
          </w:p>
        </w:tc>
        <w:tc>
          <w:tcPr>
            <w:tcW w:w="1710" w:type="dxa"/>
          </w:tcPr>
          <w:p w14:paraId="18F99789" w14:textId="77777777" w:rsidR="00F2379F" w:rsidRPr="00CF42A6"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Change w:id="6514" w:author="Muhamad Ridho Zul Khoiri" w:date="2026-07-14T10:44:00Z" w16du:dateUtc="2026-07-14T03:44:00Z">
                  <w:rPr>
                    <w:rFonts w:ascii="Times New Roman" w:hAnsi="Times New Roman"/>
                  </w:rPr>
                </w:rPrChange>
              </w:rPr>
            </w:pPr>
            <w:r w:rsidRPr="00CF42A6">
              <w:rPr>
                <w:rFonts w:cs="Arial"/>
                <w:rPrChange w:id="6515" w:author="Muhamad Ridho Zul Khoiri" w:date="2026-07-14T10:44:00Z" w16du:dateUtc="2026-07-14T03:44:00Z">
                  <w:rPr>
                    <w:rFonts w:ascii="Times New Roman" w:hAnsi="Times New Roman"/>
                  </w:rPr>
                </w:rPrChange>
              </w:rPr>
              <w:t>Asset Management</w:t>
            </w:r>
          </w:p>
        </w:tc>
        <w:tc>
          <w:tcPr>
            <w:tcW w:w="2060" w:type="dxa"/>
          </w:tcPr>
          <w:p w14:paraId="3A37175F" w14:textId="77777777" w:rsidR="00F2379F" w:rsidRPr="00CF42A6"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Change w:id="6516" w:author="Muhamad Ridho Zul Khoiri" w:date="2026-07-14T10:44:00Z" w16du:dateUtc="2026-07-14T03:44:00Z">
                  <w:rPr>
                    <w:rFonts w:ascii="Times New Roman" w:hAnsi="Times New Roman"/>
                  </w:rPr>
                </w:rPrChange>
              </w:rPr>
            </w:pPr>
            <w:r w:rsidRPr="00CF42A6">
              <w:rPr>
                <w:rFonts w:cs="Arial"/>
                <w:rPrChange w:id="6517" w:author="Muhamad Ridho Zul Khoiri" w:date="2026-07-14T10:44:00Z" w16du:dateUtc="2026-07-14T03:44:00Z">
                  <w:rPr>
                    <w:rFonts w:ascii="Times New Roman" w:hAnsi="Times New Roman"/>
                  </w:rPr>
                </w:rPrChange>
              </w:rPr>
              <w:t>Confidential SharePoint</w:t>
            </w:r>
          </w:p>
          <w:p w14:paraId="6E885E9E" w14:textId="77777777" w:rsidR="00F2379F" w:rsidRPr="00CF42A6"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Change w:id="6518" w:author="Muhamad Ridho Zul Khoiri" w:date="2026-07-14T10:44:00Z" w16du:dateUtc="2026-07-14T03:44:00Z">
                  <w:rPr>
                    <w:rFonts w:ascii="Times New Roman" w:hAnsi="Times New Roman"/>
                  </w:rPr>
                </w:rPrChange>
              </w:rPr>
            </w:pPr>
            <w:r w:rsidRPr="00CF42A6">
              <w:rPr>
                <w:rFonts w:cs="Arial"/>
                <w:rPrChange w:id="6519" w:author="Muhamad Ridho Zul Khoiri" w:date="2026-07-14T10:44:00Z" w16du:dateUtc="2026-07-14T03:44:00Z">
                  <w:rPr>
                    <w:rFonts w:ascii="Times New Roman" w:hAnsi="Times New Roman"/>
                  </w:rPr>
                </w:rPrChange>
              </w:rPr>
              <w:t>(AM owned)</w:t>
            </w:r>
          </w:p>
        </w:tc>
      </w:tr>
    </w:tbl>
    <w:p w14:paraId="7E0795DE" w14:textId="77777777" w:rsidR="00F2379F" w:rsidRPr="00CF42A6" w:rsidRDefault="00F2379F" w:rsidP="00F2379F">
      <w:pPr>
        <w:pStyle w:val="Appendix"/>
        <w:spacing w:after="0" w:line="360" w:lineRule="auto"/>
        <w:rPr>
          <w:rFonts w:cs="Arial"/>
          <w:b w:val="0"/>
          <w:sz w:val="20"/>
          <w:rPrChange w:id="6520" w:author="Muhamad Ridho Zul Khoiri" w:date="2026-07-14T10:44:00Z" w16du:dateUtc="2026-07-14T03:44:00Z">
            <w:rPr>
              <w:rFonts w:ascii="Times New Roman" w:hAnsi="Times New Roman"/>
              <w:b w:val="0"/>
              <w:sz w:val="20"/>
            </w:rPr>
          </w:rPrChange>
        </w:rPr>
      </w:pPr>
    </w:p>
    <w:p w14:paraId="040D6FAC" w14:textId="77777777" w:rsidR="00F2379F" w:rsidRPr="00CF42A6" w:rsidRDefault="00F2379F">
      <w:pPr>
        <w:pStyle w:val="Appendix"/>
        <w:numPr>
          <w:ilvl w:val="0"/>
          <w:numId w:val="33"/>
        </w:numPr>
        <w:spacing w:after="0" w:line="360" w:lineRule="auto"/>
        <w:jc w:val="both"/>
        <w:rPr>
          <w:rFonts w:cs="Arial"/>
          <w:b w:val="0"/>
          <w:sz w:val="20"/>
          <w:rPrChange w:id="6521" w:author="Muhamad Ridho Zul Khoiri" w:date="2026-07-14T10:44:00Z" w16du:dateUtc="2026-07-14T03:44:00Z">
            <w:rPr>
              <w:rFonts w:ascii="Times New Roman" w:hAnsi="Times New Roman"/>
              <w:b w:val="0"/>
              <w:sz w:val="20"/>
            </w:rPr>
          </w:rPrChange>
        </w:rPr>
      </w:pPr>
      <w:r w:rsidRPr="00CF42A6">
        <w:rPr>
          <w:rFonts w:cs="Arial"/>
          <w:sz w:val="20"/>
          <w:rPrChange w:id="6522" w:author="Muhamad Ridho Zul Khoiri" w:date="2026-07-14T10:44:00Z" w16du:dateUtc="2026-07-14T03:44:00Z">
            <w:rPr>
              <w:rFonts w:ascii="Times New Roman" w:hAnsi="Times New Roman"/>
              <w:sz w:val="20"/>
            </w:rPr>
          </w:rPrChange>
        </w:rPr>
        <w:t>Strategy Development &amp; Scenario Planning</w:t>
      </w:r>
    </w:p>
    <w:p w14:paraId="1281C878" w14:textId="77777777" w:rsidR="00F2379F" w:rsidRPr="00CF42A6" w:rsidRDefault="00F2379F" w:rsidP="00F2379F">
      <w:pPr>
        <w:pStyle w:val="Appendix"/>
        <w:spacing w:line="360" w:lineRule="auto"/>
        <w:ind w:left="360"/>
        <w:jc w:val="both"/>
        <w:rPr>
          <w:rFonts w:cs="Arial"/>
          <w:b w:val="0"/>
          <w:sz w:val="20"/>
          <w:rPrChange w:id="6523" w:author="Muhamad Ridho Zul Khoiri" w:date="2026-07-14T10:44:00Z" w16du:dateUtc="2026-07-14T03:44:00Z">
            <w:rPr>
              <w:rFonts w:ascii="Times New Roman" w:hAnsi="Times New Roman"/>
              <w:b w:val="0"/>
              <w:sz w:val="20"/>
            </w:rPr>
          </w:rPrChange>
        </w:rPr>
      </w:pPr>
      <w:r w:rsidRPr="00CF42A6">
        <w:rPr>
          <w:rFonts w:cs="Arial"/>
          <w:b w:val="0"/>
          <w:sz w:val="20"/>
          <w:rPrChange w:id="6524" w:author="Muhamad Ridho Zul Khoiri" w:date="2026-07-14T10:44:00Z" w16du:dateUtc="2026-07-14T03:44:00Z">
            <w:rPr>
              <w:rFonts w:ascii="Times New Roman" w:hAnsi="Times New Roman"/>
              <w:b w:val="0"/>
              <w:sz w:val="20"/>
            </w:rPr>
          </w:rPrChange>
        </w:rPr>
        <w:t>This component serves as a Business Unit (BU)-level Collaborative and Decision Quality (CDQ) session, aimed at formulating long-term portfolio planning scenarios. The CDQ leverages corporate methodologies and aligns with the Corporate-BU strategy. Owned by the COO and supported by SVP for Portfolio Management, this component includes discussions on exit strategies, potential market influences, and key drivers. The strategy undergoes annual validation and review with the corporate team and is revisited as needed, particularly in response to significant political, market, or commercial events that may impact its outcome.</w:t>
      </w:r>
    </w:p>
    <w:p w14:paraId="17F452CD" w14:textId="77777777" w:rsidR="00F2379F" w:rsidRPr="00CF42A6" w:rsidRDefault="00F2379F">
      <w:pPr>
        <w:pStyle w:val="Appendix"/>
        <w:numPr>
          <w:ilvl w:val="0"/>
          <w:numId w:val="33"/>
        </w:numPr>
        <w:spacing w:after="0" w:line="360" w:lineRule="auto"/>
        <w:jc w:val="both"/>
        <w:rPr>
          <w:rFonts w:cs="Arial"/>
          <w:b w:val="0"/>
          <w:sz w:val="20"/>
          <w:rPrChange w:id="6525" w:author="Muhamad Ridho Zul Khoiri" w:date="2026-07-14T10:44:00Z" w16du:dateUtc="2026-07-14T03:44:00Z">
            <w:rPr>
              <w:rFonts w:ascii="Times New Roman" w:hAnsi="Times New Roman"/>
              <w:b w:val="0"/>
              <w:sz w:val="20"/>
            </w:rPr>
          </w:rPrChange>
        </w:rPr>
      </w:pPr>
      <w:r w:rsidRPr="00CF42A6">
        <w:rPr>
          <w:rFonts w:cs="Arial"/>
          <w:sz w:val="20"/>
          <w:rPrChange w:id="6526" w:author="Muhamad Ridho Zul Khoiri" w:date="2026-07-14T10:44:00Z" w16du:dateUtc="2026-07-14T03:44:00Z">
            <w:rPr>
              <w:rFonts w:ascii="Times New Roman" w:hAnsi="Times New Roman"/>
              <w:sz w:val="20"/>
            </w:rPr>
          </w:rPrChange>
        </w:rPr>
        <w:t>Long Term Growth Plan</w:t>
      </w:r>
    </w:p>
    <w:p w14:paraId="13194696" w14:textId="77777777" w:rsidR="00F2379F" w:rsidRPr="00CF42A6" w:rsidRDefault="00F2379F" w:rsidP="00F2379F">
      <w:pPr>
        <w:pStyle w:val="Appendix"/>
        <w:spacing w:after="0" w:line="360" w:lineRule="auto"/>
        <w:ind w:left="360"/>
        <w:jc w:val="both"/>
        <w:rPr>
          <w:rFonts w:cs="Arial"/>
          <w:b w:val="0"/>
          <w:sz w:val="20"/>
          <w:rPrChange w:id="6527" w:author="Muhamad Ridho Zul Khoiri" w:date="2026-07-14T10:44:00Z" w16du:dateUtc="2026-07-14T03:44:00Z">
            <w:rPr>
              <w:rFonts w:ascii="Times New Roman" w:hAnsi="Times New Roman"/>
              <w:b w:val="0"/>
              <w:sz w:val="20"/>
            </w:rPr>
          </w:rPrChange>
        </w:rPr>
      </w:pPr>
      <w:r w:rsidRPr="00CF42A6">
        <w:rPr>
          <w:rFonts w:cs="Arial"/>
          <w:b w:val="0"/>
          <w:sz w:val="20"/>
          <w:rPrChange w:id="6528" w:author="Muhamad Ridho Zul Khoiri" w:date="2026-07-14T10:44:00Z" w16du:dateUtc="2026-07-14T03:44:00Z">
            <w:rPr>
              <w:rFonts w:ascii="Times New Roman" w:hAnsi="Times New Roman"/>
              <w:b w:val="0"/>
              <w:sz w:val="20"/>
            </w:rPr>
          </w:rPrChange>
        </w:rPr>
        <w:t>The COO is the owner of this component, with Asset Management responsible for collecting and supporting the development of the BU's long-term growth opportunities. The "BU Long-Term Growth Plan" extends beyond the LTP and is reviewed by the Leadership Team (LT) at least annually.</w:t>
      </w:r>
    </w:p>
    <w:p w14:paraId="4BB5A03D" w14:textId="77777777" w:rsidR="00F2379F" w:rsidRPr="00CF42A6" w:rsidRDefault="00F2379F" w:rsidP="00F2379F">
      <w:pPr>
        <w:pStyle w:val="Appendix"/>
        <w:spacing w:line="360" w:lineRule="auto"/>
        <w:ind w:left="360"/>
        <w:jc w:val="both"/>
        <w:rPr>
          <w:rFonts w:cs="Arial"/>
          <w:b w:val="0"/>
          <w:sz w:val="20"/>
          <w:rPrChange w:id="6529" w:author="Muhamad Ridho Zul Khoiri" w:date="2026-07-14T10:44:00Z" w16du:dateUtc="2026-07-14T03:44:00Z">
            <w:rPr>
              <w:rFonts w:ascii="Times New Roman" w:hAnsi="Times New Roman"/>
              <w:b w:val="0"/>
              <w:sz w:val="20"/>
            </w:rPr>
          </w:rPrChange>
        </w:rPr>
      </w:pPr>
      <w:r w:rsidRPr="00CF42A6">
        <w:rPr>
          <w:rFonts w:cs="Arial"/>
          <w:b w:val="0"/>
          <w:sz w:val="20"/>
          <w:rPrChange w:id="6530" w:author="Muhamad Ridho Zul Khoiri" w:date="2026-07-14T10:44:00Z" w16du:dateUtc="2026-07-14T03:44:00Z">
            <w:rPr>
              <w:rFonts w:ascii="Times New Roman" w:hAnsi="Times New Roman"/>
              <w:b w:val="0"/>
              <w:sz w:val="20"/>
            </w:rPr>
          </w:rPrChange>
        </w:rPr>
        <w:t>This plan includes action steps for developing identified opportunities and assesses their potential magnitude. It also incorporates strategies to optimize portfolio value. The associated documents are confidential and maintained by the Planning team.</w:t>
      </w:r>
    </w:p>
    <w:p w14:paraId="11D12366" w14:textId="77777777" w:rsidR="00F2379F" w:rsidRPr="00CF42A6" w:rsidRDefault="00F2379F">
      <w:pPr>
        <w:pStyle w:val="Appendix"/>
        <w:numPr>
          <w:ilvl w:val="0"/>
          <w:numId w:val="33"/>
        </w:numPr>
        <w:spacing w:after="0" w:line="360" w:lineRule="auto"/>
        <w:jc w:val="both"/>
        <w:rPr>
          <w:rFonts w:cs="Arial"/>
          <w:b w:val="0"/>
          <w:sz w:val="20"/>
          <w:rPrChange w:id="6531" w:author="Muhamad Ridho Zul Khoiri" w:date="2026-07-14T10:44:00Z" w16du:dateUtc="2026-07-14T03:44:00Z">
            <w:rPr>
              <w:rFonts w:ascii="Times New Roman" w:hAnsi="Times New Roman"/>
              <w:b w:val="0"/>
              <w:sz w:val="20"/>
            </w:rPr>
          </w:rPrChange>
        </w:rPr>
      </w:pPr>
      <w:r w:rsidRPr="00CF42A6">
        <w:rPr>
          <w:rFonts w:cs="Arial"/>
          <w:sz w:val="20"/>
          <w:rPrChange w:id="6532" w:author="Muhamad Ridho Zul Khoiri" w:date="2026-07-14T10:44:00Z" w16du:dateUtc="2026-07-14T03:44:00Z">
            <w:rPr>
              <w:rFonts w:ascii="Times New Roman" w:hAnsi="Times New Roman"/>
              <w:sz w:val="20"/>
            </w:rPr>
          </w:rPrChange>
        </w:rPr>
        <w:t>LTP beyond 10 years</w:t>
      </w:r>
    </w:p>
    <w:p w14:paraId="1F47AE5D" w14:textId="77777777" w:rsidR="00F2379F" w:rsidRPr="00CF42A6" w:rsidRDefault="00F2379F" w:rsidP="00F2379F">
      <w:pPr>
        <w:pStyle w:val="Appendix"/>
        <w:spacing w:after="0" w:line="360" w:lineRule="auto"/>
        <w:ind w:left="360"/>
        <w:jc w:val="both"/>
        <w:rPr>
          <w:rFonts w:cs="Arial"/>
          <w:b w:val="0"/>
          <w:sz w:val="20"/>
          <w:rPrChange w:id="6533" w:author="Muhamad Ridho Zul Khoiri" w:date="2026-07-14T10:44:00Z" w16du:dateUtc="2026-07-14T03:44:00Z">
            <w:rPr>
              <w:rFonts w:ascii="Times New Roman" w:hAnsi="Times New Roman"/>
              <w:b w:val="0"/>
              <w:sz w:val="20"/>
            </w:rPr>
          </w:rPrChange>
        </w:rPr>
      </w:pPr>
      <w:r w:rsidRPr="00CF42A6">
        <w:rPr>
          <w:rFonts w:cs="Arial"/>
          <w:b w:val="0"/>
          <w:sz w:val="20"/>
          <w:rPrChange w:id="6534" w:author="Muhamad Ridho Zul Khoiri" w:date="2026-07-14T10:44:00Z" w16du:dateUtc="2026-07-14T03:44:00Z">
            <w:rPr>
              <w:rFonts w:ascii="Times New Roman" w:hAnsi="Times New Roman"/>
              <w:b w:val="0"/>
              <w:sz w:val="20"/>
            </w:rPr>
          </w:rPrChange>
        </w:rPr>
        <w:t>This component is divided into two major areas: Development (Assets) and Exploration (New Ventures):</w:t>
      </w:r>
    </w:p>
    <w:p w14:paraId="34D4130D" w14:textId="77777777" w:rsidR="00F25F42" w:rsidRPr="00CF42A6" w:rsidRDefault="00F25F42" w:rsidP="00F2379F">
      <w:pPr>
        <w:pStyle w:val="Appendix"/>
        <w:spacing w:after="0" w:line="360" w:lineRule="auto"/>
        <w:ind w:left="360"/>
        <w:jc w:val="both"/>
        <w:rPr>
          <w:rFonts w:cs="Arial"/>
          <w:b w:val="0"/>
          <w:sz w:val="20"/>
          <w:rPrChange w:id="6535" w:author="Muhamad Ridho Zul Khoiri" w:date="2026-07-14T10:44:00Z" w16du:dateUtc="2026-07-14T03:44:00Z">
            <w:rPr>
              <w:rFonts w:ascii="Times New Roman" w:hAnsi="Times New Roman"/>
              <w:b w:val="0"/>
              <w:sz w:val="20"/>
            </w:rPr>
          </w:rPrChange>
        </w:rPr>
      </w:pPr>
    </w:p>
    <w:p w14:paraId="587A4DD5" w14:textId="77777777" w:rsidR="00F25F42" w:rsidRPr="00CF42A6" w:rsidRDefault="00F25F42" w:rsidP="00F2379F">
      <w:pPr>
        <w:pStyle w:val="Appendix"/>
        <w:spacing w:after="0" w:line="360" w:lineRule="auto"/>
        <w:ind w:left="360"/>
        <w:jc w:val="both"/>
        <w:rPr>
          <w:rFonts w:cs="Arial"/>
          <w:b w:val="0"/>
          <w:sz w:val="20"/>
          <w:rPrChange w:id="6536" w:author="Muhamad Ridho Zul Khoiri" w:date="2026-07-14T10:44:00Z" w16du:dateUtc="2026-07-14T03:44:00Z">
            <w:rPr>
              <w:rFonts w:ascii="Times New Roman" w:hAnsi="Times New Roman"/>
              <w:b w:val="0"/>
              <w:sz w:val="20"/>
            </w:rPr>
          </w:rPrChange>
        </w:rPr>
      </w:pPr>
    </w:p>
    <w:p w14:paraId="4621DCC1" w14:textId="77777777" w:rsidR="00F25F42" w:rsidRPr="00CF42A6" w:rsidRDefault="00F25F42" w:rsidP="00FC5D1E">
      <w:pPr>
        <w:pStyle w:val="Appendix"/>
        <w:spacing w:after="0" w:line="360" w:lineRule="auto"/>
        <w:jc w:val="both"/>
        <w:rPr>
          <w:rFonts w:cs="Arial"/>
          <w:b w:val="0"/>
          <w:sz w:val="20"/>
          <w:rPrChange w:id="6537" w:author="Muhamad Ridho Zul Khoiri" w:date="2026-07-14T10:44:00Z" w16du:dateUtc="2026-07-14T03:44:00Z">
            <w:rPr>
              <w:rFonts w:ascii="Times New Roman" w:hAnsi="Times New Roman"/>
              <w:b w:val="0"/>
              <w:sz w:val="20"/>
            </w:rPr>
          </w:rPrChange>
        </w:rPr>
      </w:pPr>
    </w:p>
    <w:p w14:paraId="1BF8E301" w14:textId="77777777" w:rsidR="00F2379F" w:rsidRPr="00CF42A6" w:rsidRDefault="00F2379F">
      <w:pPr>
        <w:pStyle w:val="Appendix"/>
        <w:numPr>
          <w:ilvl w:val="1"/>
          <w:numId w:val="33"/>
        </w:numPr>
        <w:spacing w:after="0" w:line="360" w:lineRule="auto"/>
        <w:jc w:val="both"/>
        <w:rPr>
          <w:rFonts w:cs="Arial"/>
          <w:b w:val="0"/>
          <w:sz w:val="20"/>
          <w:rPrChange w:id="6538" w:author="Muhamad Ridho Zul Khoiri" w:date="2026-07-14T10:44:00Z" w16du:dateUtc="2026-07-14T03:44:00Z">
            <w:rPr>
              <w:rFonts w:ascii="Times New Roman" w:hAnsi="Times New Roman"/>
              <w:b w:val="0"/>
              <w:sz w:val="20"/>
            </w:rPr>
          </w:rPrChange>
        </w:rPr>
      </w:pPr>
      <w:r w:rsidRPr="00CF42A6">
        <w:rPr>
          <w:rFonts w:cs="Arial"/>
          <w:b w:val="0"/>
          <w:sz w:val="20"/>
          <w:rPrChange w:id="6539" w:author="Muhamad Ridho Zul Khoiri" w:date="2026-07-14T10:44:00Z" w16du:dateUtc="2026-07-14T03:44:00Z">
            <w:rPr>
              <w:rFonts w:ascii="Times New Roman" w:hAnsi="Times New Roman"/>
              <w:b w:val="0"/>
              <w:sz w:val="20"/>
            </w:rPr>
          </w:rPrChange>
        </w:rPr>
        <w:t xml:space="preserve">Development   </w:t>
      </w:r>
    </w:p>
    <w:p w14:paraId="36296033" w14:textId="77777777" w:rsidR="00F2379F" w:rsidRPr="00CF42A6" w:rsidRDefault="00F2379F" w:rsidP="00F2379F">
      <w:pPr>
        <w:pStyle w:val="Appendix"/>
        <w:spacing w:after="60" w:line="360" w:lineRule="auto"/>
        <w:ind w:left="1080"/>
        <w:jc w:val="both"/>
        <w:rPr>
          <w:rFonts w:cs="Arial"/>
          <w:b w:val="0"/>
          <w:sz w:val="20"/>
          <w:rPrChange w:id="6540" w:author="Muhamad Ridho Zul Khoiri" w:date="2026-07-14T10:44:00Z" w16du:dateUtc="2026-07-14T03:44:00Z">
            <w:rPr>
              <w:rFonts w:ascii="Times New Roman" w:hAnsi="Times New Roman"/>
              <w:b w:val="0"/>
              <w:sz w:val="20"/>
            </w:rPr>
          </w:rPrChange>
        </w:rPr>
      </w:pPr>
      <w:r w:rsidRPr="00CF42A6">
        <w:rPr>
          <w:rFonts w:cs="Arial"/>
          <w:b w:val="0"/>
          <w:sz w:val="20"/>
          <w:rPrChange w:id="6541" w:author="Muhamad Ridho Zul Khoiri" w:date="2026-07-14T10:44:00Z" w16du:dateUtc="2026-07-14T03:44:00Z">
            <w:rPr>
              <w:rFonts w:ascii="Times New Roman" w:hAnsi="Times New Roman"/>
              <w:b w:val="0"/>
              <w:sz w:val="20"/>
            </w:rPr>
          </w:rPrChange>
        </w:rPr>
        <w:t>Focuses on future fields and utilizes a systematic new-opportunities selection criteria. It includes economic valuations as part of the LTP process and manages Plans of Development (POD) within existing PSCs. This area is reviewed annually in preparation for the LTP process and is informed by inventory generation initiatives within the assets.</w:t>
      </w:r>
    </w:p>
    <w:p w14:paraId="6C5C5F43" w14:textId="77777777" w:rsidR="00F2379F" w:rsidRPr="00CF42A6" w:rsidRDefault="00F2379F">
      <w:pPr>
        <w:pStyle w:val="Appendix"/>
        <w:numPr>
          <w:ilvl w:val="1"/>
          <w:numId w:val="33"/>
        </w:numPr>
        <w:spacing w:after="0" w:line="360" w:lineRule="auto"/>
        <w:jc w:val="both"/>
        <w:rPr>
          <w:rFonts w:cs="Arial"/>
          <w:b w:val="0"/>
          <w:sz w:val="20"/>
          <w:rPrChange w:id="6542" w:author="Muhamad Ridho Zul Khoiri" w:date="2026-07-14T10:44:00Z" w16du:dateUtc="2026-07-14T03:44:00Z">
            <w:rPr>
              <w:rFonts w:ascii="Times New Roman" w:hAnsi="Times New Roman"/>
              <w:b w:val="0"/>
              <w:sz w:val="20"/>
            </w:rPr>
          </w:rPrChange>
        </w:rPr>
      </w:pPr>
      <w:r w:rsidRPr="00CF42A6">
        <w:rPr>
          <w:rFonts w:cs="Arial"/>
          <w:b w:val="0"/>
          <w:sz w:val="20"/>
          <w:rPrChange w:id="6543" w:author="Muhamad Ridho Zul Khoiri" w:date="2026-07-14T10:44:00Z" w16du:dateUtc="2026-07-14T03:44:00Z">
            <w:rPr>
              <w:rFonts w:ascii="Times New Roman" w:hAnsi="Times New Roman"/>
              <w:b w:val="0"/>
              <w:sz w:val="20"/>
            </w:rPr>
          </w:rPrChange>
        </w:rPr>
        <w:t>Exploration</w:t>
      </w:r>
    </w:p>
    <w:p w14:paraId="2EBF8C45" w14:textId="77777777" w:rsidR="00F2379F" w:rsidRPr="00CF42A6" w:rsidRDefault="00F2379F" w:rsidP="00F2379F">
      <w:pPr>
        <w:pStyle w:val="Appendix"/>
        <w:spacing w:line="360" w:lineRule="auto"/>
        <w:ind w:left="1080"/>
        <w:jc w:val="both"/>
        <w:rPr>
          <w:rFonts w:cs="Arial"/>
          <w:b w:val="0"/>
          <w:sz w:val="20"/>
          <w:rPrChange w:id="6544" w:author="Muhamad Ridho Zul Khoiri" w:date="2026-07-14T10:44:00Z" w16du:dateUtc="2026-07-14T03:44:00Z">
            <w:rPr>
              <w:rFonts w:ascii="Times New Roman" w:hAnsi="Times New Roman"/>
              <w:b w:val="0"/>
              <w:sz w:val="20"/>
            </w:rPr>
          </w:rPrChange>
        </w:rPr>
      </w:pPr>
      <w:r w:rsidRPr="00CF42A6">
        <w:rPr>
          <w:rFonts w:cs="Arial"/>
          <w:b w:val="0"/>
          <w:sz w:val="20"/>
          <w:rPrChange w:id="6545" w:author="Muhamad Ridho Zul Khoiri" w:date="2026-07-14T10:44:00Z" w16du:dateUtc="2026-07-14T03:44:00Z">
            <w:rPr>
              <w:rFonts w:ascii="Times New Roman" w:hAnsi="Times New Roman"/>
              <w:b w:val="0"/>
              <w:sz w:val="20"/>
            </w:rPr>
          </w:rPrChange>
        </w:rPr>
        <w:t>Covers future fields, data acquisition, and entry into new PSCs. It applies a systematic new-opportunities selection criteria and conducts economic valuations within the LTP. Similar to Development, Exploration is reviewed annually in advance of the LTP process and is driven by inventory generation initiatives within the assets.</w:t>
      </w:r>
    </w:p>
    <w:p w14:paraId="05750185" w14:textId="77777777" w:rsidR="00F2379F" w:rsidRPr="00CF42A6" w:rsidRDefault="00F2379F">
      <w:pPr>
        <w:pStyle w:val="Appendix"/>
        <w:numPr>
          <w:ilvl w:val="0"/>
          <w:numId w:val="33"/>
        </w:numPr>
        <w:spacing w:after="0" w:line="360" w:lineRule="auto"/>
        <w:jc w:val="both"/>
        <w:rPr>
          <w:rFonts w:cs="Arial"/>
          <w:rPrChange w:id="6546" w:author="Muhamad Ridho Zul Khoiri" w:date="2026-07-14T10:44:00Z" w16du:dateUtc="2026-07-14T03:44:00Z">
            <w:rPr>
              <w:rFonts w:ascii="Times New Roman" w:hAnsi="Times New Roman"/>
            </w:rPr>
          </w:rPrChange>
        </w:rPr>
      </w:pPr>
      <w:r w:rsidRPr="00CF42A6">
        <w:rPr>
          <w:rFonts w:cs="Arial"/>
          <w:sz w:val="20"/>
          <w:rPrChange w:id="6547" w:author="Muhamad Ridho Zul Khoiri" w:date="2026-07-14T10:44:00Z" w16du:dateUtc="2026-07-14T03:44:00Z">
            <w:rPr>
              <w:rFonts w:ascii="Times New Roman" w:hAnsi="Times New Roman"/>
              <w:sz w:val="20"/>
            </w:rPr>
          </w:rPrChange>
        </w:rPr>
        <w:t>End of Life Strategy</w:t>
      </w:r>
    </w:p>
    <w:p w14:paraId="74C8059C" w14:textId="77777777" w:rsidR="00F2379F" w:rsidRPr="00CF42A6" w:rsidRDefault="00F2379F" w:rsidP="00F2379F">
      <w:pPr>
        <w:pStyle w:val="Appendix"/>
        <w:spacing w:after="0" w:line="360" w:lineRule="auto"/>
        <w:ind w:left="360"/>
        <w:jc w:val="both"/>
        <w:rPr>
          <w:rFonts w:cs="Arial"/>
          <w:b w:val="0"/>
          <w:sz w:val="20"/>
          <w:rPrChange w:id="6548" w:author="Muhamad Ridho Zul Khoiri" w:date="2026-07-14T10:44:00Z" w16du:dateUtc="2026-07-14T03:44:00Z">
            <w:rPr>
              <w:rFonts w:ascii="Times New Roman" w:hAnsi="Times New Roman"/>
              <w:b w:val="0"/>
              <w:sz w:val="20"/>
            </w:rPr>
          </w:rPrChange>
        </w:rPr>
      </w:pPr>
      <w:r w:rsidRPr="00CF42A6">
        <w:rPr>
          <w:rFonts w:cs="Arial"/>
          <w:b w:val="0"/>
          <w:sz w:val="20"/>
          <w:rPrChange w:id="6549" w:author="Muhamad Ridho Zul Khoiri" w:date="2026-07-14T10:44:00Z" w16du:dateUtc="2026-07-14T03:44:00Z">
            <w:rPr>
              <w:rFonts w:ascii="Times New Roman" w:hAnsi="Times New Roman"/>
              <w:b w:val="0"/>
              <w:sz w:val="20"/>
            </w:rPr>
          </w:rPrChange>
        </w:rPr>
        <w:t>End-of-PSC-life management involves the development and execution of the Abandonment and Site Restoration (ASR) strategy. This includes comprehensive planning and oversight to ensure the effective and compliant closure of operations.</w:t>
      </w:r>
    </w:p>
    <w:p w14:paraId="388C17A6" w14:textId="77777777" w:rsidR="00F2379F" w:rsidRPr="00CF42A6" w:rsidRDefault="00F2379F" w:rsidP="00F2379F">
      <w:pPr>
        <w:pStyle w:val="Appendix"/>
        <w:spacing w:after="0" w:line="360" w:lineRule="auto"/>
        <w:jc w:val="both"/>
        <w:rPr>
          <w:rFonts w:cs="Arial"/>
          <w:rPrChange w:id="6550" w:author="Muhamad Ridho Zul Khoiri" w:date="2026-07-14T10:44:00Z" w16du:dateUtc="2026-07-14T03:44:00Z">
            <w:rPr>
              <w:rFonts w:ascii="Times New Roman" w:hAnsi="Times New Roman"/>
            </w:rPr>
          </w:rPrChange>
        </w:rPr>
      </w:pPr>
    </w:p>
    <w:p w14:paraId="684B1790" w14:textId="77777777" w:rsidR="00F2379F" w:rsidRPr="00CF42A6" w:rsidRDefault="00F2379F" w:rsidP="00F2379F">
      <w:pPr>
        <w:pStyle w:val="Appendix"/>
        <w:spacing w:after="0" w:line="360" w:lineRule="auto"/>
        <w:jc w:val="both"/>
        <w:rPr>
          <w:rFonts w:cs="Arial"/>
          <w:rPrChange w:id="6551" w:author="Muhamad Ridho Zul Khoiri" w:date="2026-07-14T10:44:00Z" w16du:dateUtc="2026-07-14T03:44:00Z">
            <w:rPr>
              <w:rFonts w:ascii="Times New Roman" w:hAnsi="Times New Roman"/>
            </w:rPr>
          </w:rPrChange>
        </w:rPr>
      </w:pPr>
    </w:p>
    <w:p w14:paraId="02C602DB" w14:textId="3372D9E9" w:rsidR="00F2379F" w:rsidRPr="00CF42A6" w:rsidRDefault="00F2379F" w:rsidP="009C3B12">
      <w:pPr>
        <w:pStyle w:val="Caption"/>
        <w:spacing w:after="240"/>
        <w:rPr>
          <w:rFonts w:cs="Arial"/>
          <w:sz w:val="24"/>
          <w:szCs w:val="24"/>
          <w:rPrChange w:id="6552" w:author="Muhamad Ridho Zul Khoiri" w:date="2026-07-14T10:44:00Z" w16du:dateUtc="2026-07-14T03:44:00Z">
            <w:rPr>
              <w:rFonts w:ascii="Times New Roman" w:hAnsi="Times New Roman"/>
              <w:sz w:val="24"/>
              <w:szCs w:val="24"/>
            </w:rPr>
          </w:rPrChange>
        </w:rPr>
      </w:pPr>
      <w:bookmarkStart w:id="6553" w:name="_Toc193708137"/>
      <w:bookmarkStart w:id="6554" w:name="_Ref193708527"/>
      <w:r w:rsidRPr="00CF42A6">
        <w:rPr>
          <w:rFonts w:cs="Arial"/>
          <w:sz w:val="24"/>
          <w:szCs w:val="24"/>
          <w:rPrChange w:id="6555" w:author="Muhamad Ridho Zul Khoiri" w:date="2026-07-14T10:44:00Z" w16du:dateUtc="2026-07-14T03:44:00Z">
            <w:rPr>
              <w:rFonts w:ascii="Times New Roman" w:hAnsi="Times New Roman"/>
              <w:sz w:val="24"/>
              <w:szCs w:val="24"/>
            </w:rPr>
          </w:rPrChange>
        </w:rPr>
        <w:t xml:space="preserve">Appendix </w:t>
      </w:r>
      <w:r w:rsidRPr="00CF42A6">
        <w:rPr>
          <w:rFonts w:cs="Arial"/>
          <w:sz w:val="24"/>
          <w:szCs w:val="24"/>
          <w:rPrChange w:id="6556" w:author="Muhamad Ridho Zul Khoiri" w:date="2026-07-14T10:44:00Z" w16du:dateUtc="2026-07-14T03:44:00Z">
            <w:rPr>
              <w:rFonts w:ascii="Times New Roman" w:hAnsi="Times New Roman"/>
              <w:sz w:val="24"/>
              <w:szCs w:val="24"/>
            </w:rPr>
          </w:rPrChange>
        </w:rPr>
        <w:fldChar w:fldCharType="begin"/>
      </w:r>
      <w:r w:rsidRPr="00CF42A6">
        <w:rPr>
          <w:rFonts w:cs="Arial"/>
          <w:sz w:val="24"/>
          <w:szCs w:val="24"/>
          <w:rPrChange w:id="6557" w:author="Muhamad Ridho Zul Khoiri" w:date="2026-07-14T10:44:00Z" w16du:dateUtc="2026-07-14T03:44:00Z">
            <w:rPr>
              <w:rFonts w:ascii="Times New Roman" w:hAnsi="Times New Roman"/>
              <w:sz w:val="24"/>
              <w:szCs w:val="24"/>
            </w:rPr>
          </w:rPrChange>
        </w:rPr>
        <w:instrText xml:space="preserve"> SEQ Appendix \* ALPHABETIC </w:instrText>
      </w:r>
      <w:r w:rsidRPr="00CF42A6">
        <w:rPr>
          <w:rFonts w:cs="Arial"/>
          <w:sz w:val="24"/>
          <w:szCs w:val="24"/>
          <w:rPrChange w:id="6558" w:author="Muhamad Ridho Zul Khoiri" w:date="2026-07-14T10:44:00Z" w16du:dateUtc="2026-07-14T03:44:00Z">
            <w:rPr>
              <w:rFonts w:ascii="Times New Roman" w:hAnsi="Times New Roman"/>
              <w:sz w:val="24"/>
              <w:szCs w:val="24"/>
            </w:rPr>
          </w:rPrChange>
        </w:rPr>
        <w:fldChar w:fldCharType="separate"/>
      </w:r>
      <w:r w:rsidR="00962012" w:rsidRPr="00CF42A6">
        <w:rPr>
          <w:rFonts w:cs="Arial"/>
          <w:noProof/>
          <w:sz w:val="24"/>
          <w:szCs w:val="24"/>
          <w:rPrChange w:id="6559" w:author="Muhamad Ridho Zul Khoiri" w:date="2026-07-14T10:44:00Z" w16du:dateUtc="2026-07-14T03:44:00Z">
            <w:rPr>
              <w:rFonts w:ascii="Times New Roman" w:hAnsi="Times New Roman"/>
              <w:noProof/>
              <w:sz w:val="24"/>
              <w:szCs w:val="24"/>
            </w:rPr>
          </w:rPrChange>
        </w:rPr>
        <w:t>B</w:t>
      </w:r>
      <w:r w:rsidRPr="00CF42A6">
        <w:rPr>
          <w:rFonts w:cs="Arial"/>
          <w:sz w:val="24"/>
          <w:szCs w:val="24"/>
          <w:rPrChange w:id="6560" w:author="Muhamad Ridho Zul Khoiri" w:date="2026-07-14T10:44:00Z" w16du:dateUtc="2026-07-14T03:44:00Z">
            <w:rPr>
              <w:rFonts w:ascii="Times New Roman" w:hAnsi="Times New Roman"/>
              <w:sz w:val="24"/>
              <w:szCs w:val="24"/>
            </w:rPr>
          </w:rPrChange>
        </w:rPr>
        <w:fldChar w:fldCharType="end"/>
      </w:r>
      <w:r w:rsidRPr="00CF42A6">
        <w:rPr>
          <w:rFonts w:cs="Arial"/>
          <w:sz w:val="24"/>
          <w:szCs w:val="24"/>
          <w:rPrChange w:id="6561" w:author="Muhamad Ridho Zul Khoiri" w:date="2026-07-14T10:44:00Z" w16du:dateUtc="2026-07-14T03:44:00Z">
            <w:rPr>
              <w:rFonts w:ascii="Times New Roman" w:hAnsi="Times New Roman"/>
              <w:sz w:val="24"/>
              <w:szCs w:val="24"/>
            </w:rPr>
          </w:rPrChange>
        </w:rPr>
        <w:t xml:space="preserve"> – Meeting Term of Reference</w:t>
      </w:r>
      <w:bookmarkEnd w:id="6553"/>
      <w:bookmarkEnd w:id="6554"/>
    </w:p>
    <w:p w14:paraId="4F2A182F" w14:textId="77777777" w:rsidR="00F2379F" w:rsidRPr="00CF42A6" w:rsidRDefault="00F2379F" w:rsidP="00F2379F">
      <w:pPr>
        <w:rPr>
          <w:rFonts w:cs="Arial"/>
          <w:rPrChange w:id="6562" w:author="Muhamad Ridho Zul Khoiri" w:date="2026-07-14T10:44:00Z" w16du:dateUtc="2026-07-14T03:44:00Z">
            <w:rPr>
              <w:rFonts w:ascii="Times New Roman" w:hAnsi="Times New Roman"/>
            </w:rPr>
          </w:rPrChange>
        </w:rPr>
      </w:pPr>
    </w:p>
    <w:p w14:paraId="71741D62" w14:textId="02EC64A6" w:rsidR="00F2379F" w:rsidRPr="00CF42A6" w:rsidRDefault="00F62D7B" w:rsidP="00F2379F">
      <w:pPr>
        <w:rPr>
          <w:rFonts w:cs="Arial"/>
          <w:rPrChange w:id="6563" w:author="Muhamad Ridho Zul Khoiri" w:date="2026-07-14T10:44:00Z" w16du:dateUtc="2026-07-14T03:44:00Z">
            <w:rPr>
              <w:rFonts w:ascii="Times New Roman" w:hAnsi="Times New Roman"/>
            </w:rPr>
          </w:rPrChange>
        </w:rPr>
        <w:sectPr w:rsidR="00F2379F" w:rsidRPr="00CF42A6" w:rsidSect="005F380D">
          <w:headerReference w:type="default" r:id="rId22"/>
          <w:pgSz w:w="11907" w:h="16840" w:code="9"/>
          <w:pgMar w:top="1440" w:right="1107" w:bottom="1079" w:left="1440" w:header="720" w:footer="720" w:gutter="0"/>
          <w:cols w:space="720"/>
          <w:docGrid w:linePitch="360"/>
        </w:sectPr>
      </w:pPr>
      <w:r w:rsidRPr="003B4BB5">
        <w:rPr>
          <w:rFonts w:cs="Arial"/>
        </w:rPr>
        <w:object w:dxaOrig="1376" w:dyaOrig="899" w14:anchorId="016849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0pt;height:59.35pt" o:ole="">
            <v:imagedata r:id="rId23" o:title=""/>
          </v:shape>
          <o:OLEObject Type="Embed" ProgID="Acrobat.Document.DC" ShapeID="_x0000_i1025" DrawAspect="Icon" ObjectID="_1846150868" r:id="rId24"/>
        </w:object>
      </w:r>
    </w:p>
    <w:p w14:paraId="409A2F4E" w14:textId="1CD6B1E4" w:rsidR="00F2379F" w:rsidRPr="00CF42A6" w:rsidRDefault="00F2379F" w:rsidP="00F2379F">
      <w:pPr>
        <w:pStyle w:val="Caption"/>
        <w:rPr>
          <w:rFonts w:cs="Arial"/>
          <w:sz w:val="24"/>
          <w:szCs w:val="24"/>
          <w:rPrChange w:id="6564" w:author="Muhamad Ridho Zul Khoiri" w:date="2026-07-14T10:44:00Z" w16du:dateUtc="2026-07-14T03:44:00Z">
            <w:rPr>
              <w:rFonts w:ascii="Times New Roman" w:hAnsi="Times New Roman"/>
              <w:sz w:val="24"/>
              <w:szCs w:val="24"/>
            </w:rPr>
          </w:rPrChange>
        </w:rPr>
      </w:pPr>
      <w:bookmarkStart w:id="6565" w:name="_Toc193708138"/>
      <w:r w:rsidRPr="00CF42A6">
        <w:rPr>
          <w:rFonts w:cs="Arial"/>
          <w:sz w:val="24"/>
          <w:szCs w:val="24"/>
          <w:rPrChange w:id="6566" w:author="Muhamad Ridho Zul Khoiri" w:date="2026-07-14T10:44:00Z" w16du:dateUtc="2026-07-14T03:44:00Z">
            <w:rPr>
              <w:rFonts w:ascii="Times New Roman" w:hAnsi="Times New Roman"/>
              <w:sz w:val="24"/>
              <w:szCs w:val="24"/>
            </w:rPr>
          </w:rPrChange>
        </w:rPr>
        <w:lastRenderedPageBreak/>
        <w:t xml:space="preserve">Appendix </w:t>
      </w:r>
      <w:r w:rsidRPr="00CF42A6">
        <w:rPr>
          <w:rFonts w:cs="Arial"/>
          <w:sz w:val="24"/>
          <w:szCs w:val="24"/>
          <w:rPrChange w:id="6567" w:author="Muhamad Ridho Zul Khoiri" w:date="2026-07-14T10:44:00Z" w16du:dateUtc="2026-07-14T03:44:00Z">
            <w:rPr>
              <w:rFonts w:ascii="Times New Roman" w:hAnsi="Times New Roman"/>
              <w:sz w:val="24"/>
              <w:szCs w:val="24"/>
            </w:rPr>
          </w:rPrChange>
        </w:rPr>
        <w:fldChar w:fldCharType="begin"/>
      </w:r>
      <w:r w:rsidRPr="00CF42A6">
        <w:rPr>
          <w:rFonts w:cs="Arial"/>
          <w:sz w:val="24"/>
          <w:szCs w:val="24"/>
          <w:rPrChange w:id="6568" w:author="Muhamad Ridho Zul Khoiri" w:date="2026-07-14T10:44:00Z" w16du:dateUtc="2026-07-14T03:44:00Z">
            <w:rPr>
              <w:rFonts w:ascii="Times New Roman" w:hAnsi="Times New Roman"/>
              <w:sz w:val="24"/>
              <w:szCs w:val="24"/>
            </w:rPr>
          </w:rPrChange>
        </w:rPr>
        <w:instrText xml:space="preserve"> SEQ Appendix \* ALPHABETIC </w:instrText>
      </w:r>
      <w:r w:rsidRPr="00CF42A6">
        <w:rPr>
          <w:rFonts w:cs="Arial"/>
          <w:sz w:val="24"/>
          <w:szCs w:val="24"/>
          <w:rPrChange w:id="6569" w:author="Muhamad Ridho Zul Khoiri" w:date="2026-07-14T10:44:00Z" w16du:dateUtc="2026-07-14T03:44:00Z">
            <w:rPr>
              <w:rFonts w:ascii="Times New Roman" w:hAnsi="Times New Roman"/>
              <w:sz w:val="24"/>
              <w:szCs w:val="24"/>
            </w:rPr>
          </w:rPrChange>
        </w:rPr>
        <w:fldChar w:fldCharType="separate"/>
      </w:r>
      <w:r w:rsidR="00962012" w:rsidRPr="00CF42A6">
        <w:rPr>
          <w:rFonts w:cs="Arial"/>
          <w:noProof/>
          <w:sz w:val="24"/>
          <w:szCs w:val="24"/>
          <w:rPrChange w:id="6570" w:author="Muhamad Ridho Zul Khoiri" w:date="2026-07-14T10:44:00Z" w16du:dateUtc="2026-07-14T03:44:00Z">
            <w:rPr>
              <w:rFonts w:ascii="Times New Roman" w:hAnsi="Times New Roman"/>
              <w:noProof/>
              <w:sz w:val="24"/>
              <w:szCs w:val="24"/>
            </w:rPr>
          </w:rPrChange>
        </w:rPr>
        <w:t>C</w:t>
      </w:r>
      <w:r w:rsidRPr="00CF42A6">
        <w:rPr>
          <w:rFonts w:cs="Arial"/>
          <w:sz w:val="24"/>
          <w:szCs w:val="24"/>
          <w:rPrChange w:id="6571" w:author="Muhamad Ridho Zul Khoiri" w:date="2026-07-14T10:44:00Z" w16du:dateUtc="2026-07-14T03:44:00Z">
            <w:rPr>
              <w:rFonts w:ascii="Times New Roman" w:hAnsi="Times New Roman"/>
              <w:sz w:val="24"/>
              <w:szCs w:val="24"/>
            </w:rPr>
          </w:rPrChange>
        </w:rPr>
        <w:fldChar w:fldCharType="end"/>
      </w:r>
      <w:r w:rsidRPr="00CF42A6">
        <w:rPr>
          <w:rFonts w:cs="Arial"/>
          <w:sz w:val="24"/>
          <w:szCs w:val="24"/>
          <w:rPrChange w:id="6572" w:author="Muhamad Ridho Zul Khoiri" w:date="2026-07-14T10:44:00Z" w16du:dateUtc="2026-07-14T03:44:00Z">
            <w:rPr>
              <w:rFonts w:ascii="Times New Roman" w:hAnsi="Times New Roman"/>
              <w:sz w:val="24"/>
              <w:szCs w:val="24"/>
            </w:rPr>
          </w:rPrChange>
        </w:rPr>
        <w:t xml:space="preserve"> – Planning Activity Inclusion Criteria</w:t>
      </w:r>
      <w:bookmarkEnd w:id="6565"/>
    </w:p>
    <w:p w14:paraId="4B165AB8" w14:textId="77777777" w:rsidR="00F2379F" w:rsidRPr="00CF42A6" w:rsidRDefault="00F2379F" w:rsidP="00F2379F">
      <w:pPr>
        <w:rPr>
          <w:rFonts w:cs="Arial"/>
          <w:rPrChange w:id="6573" w:author="Muhamad Ridho Zul Khoiri" w:date="2026-07-14T10:44:00Z" w16du:dateUtc="2026-07-14T03:44:00Z">
            <w:rPr>
              <w:rFonts w:ascii="Times New Roman" w:hAnsi="Times New Roman"/>
            </w:rPr>
          </w:rPrChange>
        </w:rPr>
      </w:pPr>
    </w:p>
    <w:tbl>
      <w:tblPr>
        <w:tblW w:w="14670" w:type="dxa"/>
        <w:tblInd w:w="-450" w:type="dxa"/>
        <w:tblLayout w:type="fixed"/>
        <w:tblLook w:val="0000" w:firstRow="0" w:lastRow="0" w:firstColumn="0" w:lastColumn="0" w:noHBand="0" w:noVBand="0"/>
      </w:tblPr>
      <w:tblGrid>
        <w:gridCol w:w="270"/>
        <w:gridCol w:w="61"/>
        <w:gridCol w:w="4799"/>
        <w:gridCol w:w="1260"/>
        <w:gridCol w:w="900"/>
        <w:gridCol w:w="1620"/>
        <w:gridCol w:w="1620"/>
        <w:gridCol w:w="1350"/>
        <w:gridCol w:w="270"/>
        <w:gridCol w:w="900"/>
        <w:gridCol w:w="450"/>
        <w:gridCol w:w="1170"/>
      </w:tblGrid>
      <w:tr w:rsidR="00F2379F" w:rsidRPr="00526DF0" w14:paraId="46C973B2" w14:textId="77777777" w:rsidTr="00A04960">
        <w:trPr>
          <w:trHeight w:val="290"/>
        </w:trPr>
        <w:tc>
          <w:tcPr>
            <w:tcW w:w="331" w:type="dxa"/>
            <w:gridSpan w:val="2"/>
            <w:tcBorders>
              <w:top w:val="nil"/>
              <w:left w:val="nil"/>
              <w:bottom w:val="nil"/>
              <w:right w:val="nil"/>
            </w:tcBorders>
            <w:vAlign w:val="center"/>
          </w:tcPr>
          <w:p w14:paraId="761596A7" w14:textId="77777777" w:rsidR="00F2379F" w:rsidRPr="00CF42A6" w:rsidRDefault="00F2379F" w:rsidP="00A04960">
            <w:pPr>
              <w:autoSpaceDE w:val="0"/>
              <w:autoSpaceDN w:val="0"/>
              <w:adjustRightInd w:val="0"/>
              <w:jc w:val="left"/>
              <w:rPr>
                <w:rFonts w:cs="Arial"/>
                <w:color w:val="000000"/>
                <w:rPrChange w:id="6574" w:author="Muhamad Ridho Zul Khoiri" w:date="2026-07-14T10:44:00Z" w16du:dateUtc="2026-07-14T03:44:00Z">
                  <w:rPr>
                    <w:rFonts w:ascii="Times New Roman" w:hAnsi="Times New Roman"/>
                    <w:color w:val="000000"/>
                  </w:rPr>
                </w:rPrChange>
              </w:rPr>
            </w:pPr>
          </w:p>
        </w:tc>
        <w:tc>
          <w:tcPr>
            <w:tcW w:w="4799" w:type="dxa"/>
            <w:tcBorders>
              <w:top w:val="nil"/>
              <w:left w:val="nil"/>
              <w:bottom w:val="nil"/>
              <w:right w:val="nil"/>
            </w:tcBorders>
            <w:vAlign w:val="center"/>
          </w:tcPr>
          <w:p w14:paraId="35418446" w14:textId="77777777" w:rsidR="00F2379F" w:rsidRPr="00CF42A6" w:rsidRDefault="00F2379F" w:rsidP="00A04960">
            <w:pPr>
              <w:autoSpaceDE w:val="0"/>
              <w:autoSpaceDN w:val="0"/>
              <w:adjustRightInd w:val="0"/>
              <w:jc w:val="left"/>
              <w:rPr>
                <w:rFonts w:cs="Arial"/>
                <w:color w:val="000000"/>
                <w:rPrChange w:id="6575" w:author="Muhamad Ridho Zul Khoiri" w:date="2026-07-14T10:44:00Z" w16du:dateUtc="2026-07-14T03:44:00Z">
                  <w:rPr>
                    <w:rFonts w:ascii="Times New Roman" w:hAnsi="Times New Roman"/>
                    <w:color w:val="000000"/>
                  </w:rPr>
                </w:rPrChange>
              </w:rPr>
            </w:pPr>
          </w:p>
        </w:tc>
        <w:tc>
          <w:tcPr>
            <w:tcW w:w="1260" w:type="dxa"/>
            <w:tcBorders>
              <w:top w:val="nil"/>
              <w:left w:val="nil"/>
              <w:bottom w:val="nil"/>
              <w:right w:val="nil"/>
            </w:tcBorders>
            <w:vAlign w:val="center"/>
          </w:tcPr>
          <w:p w14:paraId="2D7C31CB" w14:textId="77777777" w:rsidR="00F2379F" w:rsidRPr="00CF42A6" w:rsidRDefault="00F2379F" w:rsidP="00A04960">
            <w:pPr>
              <w:autoSpaceDE w:val="0"/>
              <w:autoSpaceDN w:val="0"/>
              <w:adjustRightInd w:val="0"/>
              <w:jc w:val="left"/>
              <w:rPr>
                <w:rFonts w:cs="Arial"/>
                <w:color w:val="000000"/>
                <w:rPrChange w:id="6576" w:author="Muhamad Ridho Zul Khoiri" w:date="2026-07-14T10:44:00Z" w16du:dateUtc="2026-07-14T03:44:00Z">
                  <w:rPr>
                    <w:rFonts w:ascii="Times New Roman" w:hAnsi="Times New Roman"/>
                    <w:color w:val="000000"/>
                  </w:rPr>
                </w:rPrChange>
              </w:rPr>
            </w:pPr>
          </w:p>
        </w:tc>
        <w:tc>
          <w:tcPr>
            <w:tcW w:w="900" w:type="dxa"/>
            <w:tcBorders>
              <w:top w:val="single" w:sz="6" w:space="0" w:color="auto"/>
              <w:left w:val="single" w:sz="6" w:space="0" w:color="auto"/>
              <w:bottom w:val="single" w:sz="6" w:space="0" w:color="auto"/>
              <w:right w:val="single" w:sz="6" w:space="0" w:color="auto"/>
            </w:tcBorders>
            <w:shd w:val="solid" w:color="99CCFF" w:fill="auto"/>
            <w:vAlign w:val="center"/>
          </w:tcPr>
          <w:p w14:paraId="108F13B6" w14:textId="77777777" w:rsidR="00F2379F" w:rsidRPr="00CF42A6" w:rsidRDefault="00F2379F" w:rsidP="00A04960">
            <w:pPr>
              <w:autoSpaceDE w:val="0"/>
              <w:autoSpaceDN w:val="0"/>
              <w:adjustRightInd w:val="0"/>
              <w:jc w:val="left"/>
              <w:rPr>
                <w:rFonts w:cs="Arial"/>
                <w:color w:val="000000"/>
                <w:sz w:val="22"/>
                <w:szCs w:val="22"/>
                <w:rPrChange w:id="6577" w:author="Muhamad Ridho Zul Khoiri" w:date="2026-07-14T10:44:00Z" w16du:dateUtc="2026-07-14T03:44:00Z">
                  <w:rPr>
                    <w:rFonts w:ascii="Times New Roman" w:hAnsi="Times New Roman"/>
                    <w:color w:val="000000"/>
                    <w:sz w:val="22"/>
                    <w:szCs w:val="22"/>
                  </w:rPr>
                </w:rPrChange>
              </w:rPr>
            </w:pPr>
          </w:p>
        </w:tc>
        <w:tc>
          <w:tcPr>
            <w:tcW w:w="3240" w:type="dxa"/>
            <w:gridSpan w:val="2"/>
            <w:tcBorders>
              <w:top w:val="nil"/>
              <w:left w:val="nil"/>
              <w:bottom w:val="nil"/>
              <w:right w:val="nil"/>
            </w:tcBorders>
            <w:vAlign w:val="center"/>
          </w:tcPr>
          <w:p w14:paraId="5BF3F439" w14:textId="77777777" w:rsidR="00F2379F" w:rsidRPr="00CF42A6" w:rsidRDefault="00F2379F" w:rsidP="00A04960">
            <w:pPr>
              <w:autoSpaceDE w:val="0"/>
              <w:autoSpaceDN w:val="0"/>
              <w:adjustRightInd w:val="0"/>
              <w:jc w:val="left"/>
              <w:rPr>
                <w:rFonts w:cs="Arial"/>
                <w:color w:val="000000"/>
                <w:rPrChange w:id="6578" w:author="Muhamad Ridho Zul Khoiri" w:date="2026-07-14T10:44:00Z" w16du:dateUtc="2026-07-14T03:44:00Z">
                  <w:rPr>
                    <w:rFonts w:ascii="Times New Roman" w:hAnsi="Times New Roman"/>
                    <w:color w:val="000000"/>
                  </w:rPr>
                </w:rPrChange>
              </w:rPr>
            </w:pPr>
            <w:r w:rsidRPr="00CF42A6">
              <w:rPr>
                <w:rFonts w:cs="Arial"/>
                <w:color w:val="000000"/>
                <w:rPrChange w:id="6579" w:author="Muhamad Ridho Zul Khoiri" w:date="2026-07-14T10:44:00Z" w16du:dateUtc="2026-07-14T03:44:00Z">
                  <w:rPr>
                    <w:rFonts w:ascii="Times New Roman" w:hAnsi="Times New Roman"/>
                    <w:color w:val="000000"/>
                  </w:rPr>
                </w:rPrChange>
              </w:rPr>
              <w:t>Mandatory</w:t>
            </w:r>
          </w:p>
        </w:tc>
        <w:tc>
          <w:tcPr>
            <w:tcW w:w="1620" w:type="dxa"/>
            <w:gridSpan w:val="2"/>
            <w:tcBorders>
              <w:top w:val="single" w:sz="6" w:space="0" w:color="auto"/>
              <w:left w:val="single" w:sz="6" w:space="0" w:color="auto"/>
              <w:bottom w:val="single" w:sz="6" w:space="0" w:color="auto"/>
              <w:right w:val="single" w:sz="6" w:space="0" w:color="auto"/>
            </w:tcBorders>
            <w:shd w:val="solid" w:color="FFFF00" w:fill="auto"/>
            <w:vAlign w:val="center"/>
          </w:tcPr>
          <w:p w14:paraId="38ED1702" w14:textId="77777777" w:rsidR="00F2379F" w:rsidRPr="00CF42A6" w:rsidRDefault="00F2379F" w:rsidP="00A04960">
            <w:pPr>
              <w:autoSpaceDE w:val="0"/>
              <w:autoSpaceDN w:val="0"/>
              <w:adjustRightInd w:val="0"/>
              <w:jc w:val="left"/>
              <w:rPr>
                <w:rFonts w:cs="Arial"/>
                <w:color w:val="000000"/>
                <w:sz w:val="22"/>
                <w:szCs w:val="22"/>
                <w:rPrChange w:id="6580" w:author="Muhamad Ridho Zul Khoiri" w:date="2026-07-14T10:44:00Z" w16du:dateUtc="2026-07-14T03:44:00Z">
                  <w:rPr>
                    <w:rFonts w:ascii="Times New Roman" w:hAnsi="Times New Roman"/>
                    <w:color w:val="000000"/>
                    <w:sz w:val="22"/>
                    <w:szCs w:val="22"/>
                  </w:rPr>
                </w:rPrChange>
              </w:rPr>
            </w:pPr>
          </w:p>
        </w:tc>
        <w:tc>
          <w:tcPr>
            <w:tcW w:w="2520" w:type="dxa"/>
            <w:gridSpan w:val="3"/>
            <w:tcBorders>
              <w:top w:val="nil"/>
              <w:left w:val="nil"/>
              <w:bottom w:val="nil"/>
              <w:right w:val="nil"/>
            </w:tcBorders>
            <w:vAlign w:val="center"/>
          </w:tcPr>
          <w:p w14:paraId="7A987B91" w14:textId="77777777" w:rsidR="00F2379F" w:rsidRPr="00CF42A6" w:rsidRDefault="00F2379F" w:rsidP="00A04960">
            <w:pPr>
              <w:autoSpaceDE w:val="0"/>
              <w:autoSpaceDN w:val="0"/>
              <w:adjustRightInd w:val="0"/>
              <w:jc w:val="left"/>
              <w:rPr>
                <w:rFonts w:cs="Arial"/>
                <w:color w:val="000000"/>
                <w:rPrChange w:id="6581" w:author="Muhamad Ridho Zul Khoiri" w:date="2026-07-14T10:44:00Z" w16du:dateUtc="2026-07-14T03:44:00Z">
                  <w:rPr>
                    <w:rFonts w:ascii="Times New Roman" w:hAnsi="Times New Roman"/>
                    <w:color w:val="000000"/>
                  </w:rPr>
                </w:rPrChange>
              </w:rPr>
            </w:pPr>
            <w:r w:rsidRPr="00CF42A6">
              <w:rPr>
                <w:rFonts w:cs="Arial"/>
                <w:color w:val="000000"/>
                <w:rPrChange w:id="6582" w:author="Muhamad Ridho Zul Khoiri" w:date="2026-07-14T10:44:00Z" w16du:dateUtc="2026-07-14T03:44:00Z">
                  <w:rPr>
                    <w:rFonts w:ascii="Times New Roman" w:hAnsi="Times New Roman"/>
                    <w:color w:val="000000"/>
                  </w:rPr>
                </w:rPrChange>
              </w:rPr>
              <w:t>Discretionary</w:t>
            </w:r>
          </w:p>
        </w:tc>
      </w:tr>
      <w:tr w:rsidR="00F2379F" w:rsidRPr="00526DF0" w14:paraId="3EB335DA" w14:textId="77777777" w:rsidTr="00A04960">
        <w:trPr>
          <w:trHeight w:val="247"/>
        </w:trPr>
        <w:tc>
          <w:tcPr>
            <w:tcW w:w="331" w:type="dxa"/>
            <w:gridSpan w:val="2"/>
            <w:tcBorders>
              <w:top w:val="nil"/>
              <w:left w:val="nil"/>
              <w:bottom w:val="nil"/>
              <w:right w:val="nil"/>
            </w:tcBorders>
            <w:vAlign w:val="center"/>
          </w:tcPr>
          <w:p w14:paraId="39683D9E" w14:textId="77777777" w:rsidR="00F2379F" w:rsidRPr="00CF42A6" w:rsidRDefault="00F2379F" w:rsidP="00A04960">
            <w:pPr>
              <w:autoSpaceDE w:val="0"/>
              <w:autoSpaceDN w:val="0"/>
              <w:adjustRightInd w:val="0"/>
              <w:jc w:val="left"/>
              <w:rPr>
                <w:rFonts w:cs="Arial"/>
                <w:color w:val="000000"/>
                <w:rPrChange w:id="6583" w:author="Muhamad Ridho Zul Khoiri" w:date="2026-07-14T10:44:00Z" w16du:dateUtc="2026-07-14T03:44:00Z">
                  <w:rPr>
                    <w:rFonts w:ascii="Times New Roman" w:hAnsi="Times New Roman"/>
                    <w:color w:val="000000"/>
                  </w:rPr>
                </w:rPrChange>
              </w:rPr>
            </w:pPr>
          </w:p>
        </w:tc>
        <w:tc>
          <w:tcPr>
            <w:tcW w:w="4799" w:type="dxa"/>
            <w:tcBorders>
              <w:top w:val="nil"/>
              <w:left w:val="nil"/>
              <w:bottom w:val="nil"/>
              <w:right w:val="nil"/>
            </w:tcBorders>
            <w:vAlign w:val="center"/>
          </w:tcPr>
          <w:p w14:paraId="6F10BAF3" w14:textId="77777777" w:rsidR="00F2379F" w:rsidRPr="00CF42A6" w:rsidRDefault="00F2379F" w:rsidP="00A04960">
            <w:pPr>
              <w:autoSpaceDE w:val="0"/>
              <w:autoSpaceDN w:val="0"/>
              <w:adjustRightInd w:val="0"/>
              <w:jc w:val="left"/>
              <w:rPr>
                <w:rFonts w:cs="Arial"/>
                <w:color w:val="000000"/>
                <w:rPrChange w:id="6584" w:author="Muhamad Ridho Zul Khoiri" w:date="2026-07-14T10:44:00Z" w16du:dateUtc="2026-07-14T03:44:00Z">
                  <w:rPr>
                    <w:rFonts w:ascii="Times New Roman" w:hAnsi="Times New Roman"/>
                    <w:color w:val="000000"/>
                  </w:rPr>
                </w:rPrChange>
              </w:rPr>
            </w:pPr>
          </w:p>
        </w:tc>
        <w:tc>
          <w:tcPr>
            <w:tcW w:w="1260" w:type="dxa"/>
            <w:tcBorders>
              <w:top w:val="nil"/>
              <w:left w:val="nil"/>
              <w:bottom w:val="nil"/>
              <w:right w:val="nil"/>
            </w:tcBorders>
            <w:vAlign w:val="center"/>
          </w:tcPr>
          <w:p w14:paraId="6FE0F356" w14:textId="77777777" w:rsidR="00F2379F" w:rsidRPr="00CF42A6" w:rsidRDefault="00F2379F" w:rsidP="00A04960">
            <w:pPr>
              <w:autoSpaceDE w:val="0"/>
              <w:autoSpaceDN w:val="0"/>
              <w:adjustRightInd w:val="0"/>
              <w:jc w:val="left"/>
              <w:rPr>
                <w:rFonts w:cs="Arial"/>
                <w:color w:val="000000"/>
                <w:rPrChange w:id="6585" w:author="Muhamad Ridho Zul Khoiri" w:date="2026-07-14T10:44:00Z" w16du:dateUtc="2026-07-14T03:44:00Z">
                  <w:rPr>
                    <w:rFonts w:ascii="Times New Roman" w:hAnsi="Times New Roman"/>
                    <w:color w:val="000000"/>
                  </w:rPr>
                </w:rPrChange>
              </w:rPr>
            </w:pPr>
          </w:p>
        </w:tc>
        <w:tc>
          <w:tcPr>
            <w:tcW w:w="900" w:type="dxa"/>
            <w:tcBorders>
              <w:top w:val="single" w:sz="6" w:space="0" w:color="auto"/>
              <w:left w:val="single" w:sz="6" w:space="0" w:color="auto"/>
              <w:bottom w:val="single" w:sz="6" w:space="0" w:color="auto"/>
              <w:right w:val="single" w:sz="6" w:space="0" w:color="auto"/>
            </w:tcBorders>
            <w:shd w:val="solid" w:color="008000" w:fill="auto"/>
            <w:vAlign w:val="center"/>
          </w:tcPr>
          <w:p w14:paraId="23E41C36" w14:textId="77777777" w:rsidR="00F2379F" w:rsidRPr="00CF42A6" w:rsidRDefault="00F2379F" w:rsidP="00A04960">
            <w:pPr>
              <w:autoSpaceDE w:val="0"/>
              <w:autoSpaceDN w:val="0"/>
              <w:adjustRightInd w:val="0"/>
              <w:jc w:val="left"/>
              <w:rPr>
                <w:rFonts w:cs="Arial"/>
                <w:color w:val="000000"/>
                <w:rPrChange w:id="6586" w:author="Muhamad Ridho Zul Khoiri" w:date="2026-07-14T10:44:00Z" w16du:dateUtc="2026-07-14T03:44:00Z">
                  <w:rPr>
                    <w:rFonts w:ascii="Times New Roman" w:hAnsi="Times New Roman"/>
                    <w:color w:val="000000"/>
                  </w:rPr>
                </w:rPrChange>
              </w:rPr>
            </w:pPr>
          </w:p>
        </w:tc>
        <w:tc>
          <w:tcPr>
            <w:tcW w:w="3240" w:type="dxa"/>
            <w:gridSpan w:val="2"/>
            <w:tcBorders>
              <w:top w:val="nil"/>
              <w:left w:val="nil"/>
              <w:bottom w:val="nil"/>
              <w:right w:val="nil"/>
            </w:tcBorders>
            <w:vAlign w:val="center"/>
          </w:tcPr>
          <w:p w14:paraId="011B01BD" w14:textId="77777777" w:rsidR="00F2379F" w:rsidRPr="00CF42A6" w:rsidRDefault="00F2379F" w:rsidP="00A04960">
            <w:pPr>
              <w:autoSpaceDE w:val="0"/>
              <w:autoSpaceDN w:val="0"/>
              <w:adjustRightInd w:val="0"/>
              <w:jc w:val="left"/>
              <w:rPr>
                <w:rFonts w:cs="Arial"/>
                <w:color w:val="000000"/>
                <w:rPrChange w:id="6587" w:author="Muhamad Ridho Zul Khoiri" w:date="2026-07-14T10:44:00Z" w16du:dateUtc="2026-07-14T03:44:00Z">
                  <w:rPr>
                    <w:rFonts w:ascii="Times New Roman" w:hAnsi="Times New Roman"/>
                    <w:color w:val="000000"/>
                  </w:rPr>
                </w:rPrChange>
              </w:rPr>
            </w:pPr>
            <w:r w:rsidRPr="00CF42A6">
              <w:rPr>
                <w:rFonts w:cs="Arial"/>
                <w:color w:val="000000"/>
                <w:rPrChange w:id="6588" w:author="Muhamad Ridho Zul Khoiri" w:date="2026-07-14T10:44:00Z" w16du:dateUtc="2026-07-14T03:44:00Z">
                  <w:rPr>
                    <w:rFonts w:ascii="Times New Roman" w:hAnsi="Times New Roman"/>
                    <w:color w:val="000000"/>
                  </w:rPr>
                </w:rPrChange>
              </w:rPr>
              <w:t>Recommended</w:t>
            </w:r>
          </w:p>
        </w:tc>
        <w:tc>
          <w:tcPr>
            <w:tcW w:w="1620" w:type="dxa"/>
            <w:gridSpan w:val="2"/>
            <w:tcBorders>
              <w:top w:val="single" w:sz="6" w:space="0" w:color="auto"/>
              <w:left w:val="single" w:sz="6" w:space="0" w:color="auto"/>
              <w:bottom w:val="single" w:sz="6" w:space="0" w:color="auto"/>
              <w:right w:val="single" w:sz="6" w:space="0" w:color="auto"/>
            </w:tcBorders>
            <w:shd w:val="solid" w:color="808080" w:fill="auto"/>
            <w:vAlign w:val="center"/>
          </w:tcPr>
          <w:p w14:paraId="041E5308" w14:textId="77777777" w:rsidR="00F2379F" w:rsidRPr="00CF42A6" w:rsidRDefault="00F2379F" w:rsidP="00A04960">
            <w:pPr>
              <w:autoSpaceDE w:val="0"/>
              <w:autoSpaceDN w:val="0"/>
              <w:adjustRightInd w:val="0"/>
              <w:jc w:val="left"/>
              <w:rPr>
                <w:rFonts w:cs="Arial"/>
                <w:color w:val="000000"/>
                <w:rPrChange w:id="6589" w:author="Muhamad Ridho Zul Khoiri" w:date="2026-07-14T10:44:00Z" w16du:dateUtc="2026-07-14T03:44:00Z">
                  <w:rPr>
                    <w:rFonts w:ascii="Times New Roman" w:hAnsi="Times New Roman"/>
                    <w:color w:val="000000"/>
                  </w:rPr>
                </w:rPrChange>
              </w:rPr>
            </w:pPr>
          </w:p>
        </w:tc>
        <w:tc>
          <w:tcPr>
            <w:tcW w:w="1350" w:type="dxa"/>
            <w:gridSpan w:val="2"/>
            <w:tcBorders>
              <w:top w:val="nil"/>
              <w:left w:val="nil"/>
              <w:bottom w:val="nil"/>
              <w:right w:val="nil"/>
            </w:tcBorders>
            <w:vAlign w:val="center"/>
          </w:tcPr>
          <w:p w14:paraId="1A640332" w14:textId="77777777" w:rsidR="00F2379F" w:rsidRPr="00CF42A6" w:rsidRDefault="00F2379F" w:rsidP="00A04960">
            <w:pPr>
              <w:autoSpaceDE w:val="0"/>
              <w:autoSpaceDN w:val="0"/>
              <w:adjustRightInd w:val="0"/>
              <w:jc w:val="left"/>
              <w:rPr>
                <w:rFonts w:cs="Arial"/>
                <w:color w:val="000000"/>
                <w:rPrChange w:id="6590" w:author="Muhamad Ridho Zul Khoiri" w:date="2026-07-14T10:44:00Z" w16du:dateUtc="2026-07-14T03:44:00Z">
                  <w:rPr>
                    <w:rFonts w:ascii="Times New Roman" w:hAnsi="Times New Roman"/>
                    <w:color w:val="000000"/>
                  </w:rPr>
                </w:rPrChange>
              </w:rPr>
            </w:pPr>
            <w:r w:rsidRPr="00CF42A6">
              <w:rPr>
                <w:rFonts w:cs="Arial"/>
                <w:color w:val="000000"/>
                <w:rPrChange w:id="6591" w:author="Muhamad Ridho Zul Khoiri" w:date="2026-07-14T10:44:00Z" w16du:dateUtc="2026-07-14T03:44:00Z">
                  <w:rPr>
                    <w:rFonts w:ascii="Times New Roman" w:hAnsi="Times New Roman"/>
                    <w:color w:val="000000"/>
                  </w:rPr>
                </w:rPrChange>
              </w:rPr>
              <w:t>Not included</w:t>
            </w:r>
          </w:p>
        </w:tc>
        <w:tc>
          <w:tcPr>
            <w:tcW w:w="1170" w:type="dxa"/>
            <w:tcBorders>
              <w:top w:val="nil"/>
              <w:left w:val="nil"/>
              <w:bottom w:val="nil"/>
              <w:right w:val="nil"/>
            </w:tcBorders>
            <w:vAlign w:val="center"/>
          </w:tcPr>
          <w:p w14:paraId="09DB575D" w14:textId="77777777" w:rsidR="00F2379F" w:rsidRPr="00CF42A6" w:rsidRDefault="00F2379F" w:rsidP="00A04960">
            <w:pPr>
              <w:autoSpaceDE w:val="0"/>
              <w:autoSpaceDN w:val="0"/>
              <w:adjustRightInd w:val="0"/>
              <w:jc w:val="left"/>
              <w:rPr>
                <w:rFonts w:cs="Arial"/>
                <w:color w:val="000000"/>
                <w:rPrChange w:id="6592" w:author="Muhamad Ridho Zul Khoiri" w:date="2026-07-14T10:44:00Z" w16du:dateUtc="2026-07-14T03:44:00Z">
                  <w:rPr>
                    <w:rFonts w:ascii="Times New Roman" w:hAnsi="Times New Roman"/>
                    <w:color w:val="000000"/>
                  </w:rPr>
                </w:rPrChange>
              </w:rPr>
            </w:pPr>
          </w:p>
        </w:tc>
      </w:tr>
      <w:tr w:rsidR="00F2379F" w:rsidRPr="00526DF0" w14:paraId="3B981CDC" w14:textId="77777777" w:rsidTr="00A04960">
        <w:trPr>
          <w:trHeight w:val="101"/>
        </w:trPr>
        <w:tc>
          <w:tcPr>
            <w:tcW w:w="331" w:type="dxa"/>
            <w:gridSpan w:val="2"/>
            <w:tcBorders>
              <w:top w:val="nil"/>
              <w:left w:val="nil"/>
              <w:bottom w:val="nil"/>
              <w:right w:val="nil"/>
            </w:tcBorders>
            <w:vAlign w:val="center"/>
          </w:tcPr>
          <w:p w14:paraId="7C25B886" w14:textId="77777777" w:rsidR="00F2379F" w:rsidRPr="00CF42A6" w:rsidRDefault="00F2379F" w:rsidP="00A04960">
            <w:pPr>
              <w:autoSpaceDE w:val="0"/>
              <w:autoSpaceDN w:val="0"/>
              <w:adjustRightInd w:val="0"/>
              <w:jc w:val="left"/>
              <w:rPr>
                <w:rFonts w:cs="Arial"/>
                <w:color w:val="000000"/>
                <w:rPrChange w:id="6593" w:author="Muhamad Ridho Zul Khoiri" w:date="2026-07-14T10:44:00Z" w16du:dateUtc="2026-07-14T03:44:00Z">
                  <w:rPr>
                    <w:rFonts w:ascii="Times New Roman" w:hAnsi="Times New Roman"/>
                    <w:color w:val="000000"/>
                  </w:rPr>
                </w:rPrChange>
              </w:rPr>
            </w:pPr>
          </w:p>
        </w:tc>
        <w:tc>
          <w:tcPr>
            <w:tcW w:w="4799" w:type="dxa"/>
            <w:tcBorders>
              <w:top w:val="nil"/>
              <w:left w:val="nil"/>
              <w:bottom w:val="nil"/>
              <w:right w:val="nil"/>
            </w:tcBorders>
            <w:vAlign w:val="center"/>
          </w:tcPr>
          <w:p w14:paraId="4E24F845" w14:textId="77777777" w:rsidR="00F2379F" w:rsidRPr="00CF42A6" w:rsidRDefault="00F2379F" w:rsidP="00A04960">
            <w:pPr>
              <w:autoSpaceDE w:val="0"/>
              <w:autoSpaceDN w:val="0"/>
              <w:adjustRightInd w:val="0"/>
              <w:jc w:val="left"/>
              <w:rPr>
                <w:rFonts w:cs="Arial"/>
                <w:color w:val="000000"/>
                <w:rPrChange w:id="6594" w:author="Muhamad Ridho Zul Khoiri" w:date="2026-07-14T10:44:00Z" w16du:dateUtc="2026-07-14T03:44:00Z">
                  <w:rPr>
                    <w:rFonts w:ascii="Times New Roman" w:hAnsi="Times New Roman"/>
                    <w:color w:val="000000"/>
                  </w:rPr>
                </w:rPrChange>
              </w:rPr>
            </w:pPr>
          </w:p>
        </w:tc>
        <w:tc>
          <w:tcPr>
            <w:tcW w:w="1260" w:type="dxa"/>
            <w:tcBorders>
              <w:top w:val="nil"/>
              <w:left w:val="nil"/>
              <w:bottom w:val="nil"/>
              <w:right w:val="nil"/>
            </w:tcBorders>
            <w:vAlign w:val="center"/>
          </w:tcPr>
          <w:p w14:paraId="7B555830" w14:textId="77777777" w:rsidR="00F2379F" w:rsidRPr="00CF42A6" w:rsidRDefault="00F2379F" w:rsidP="00A04960">
            <w:pPr>
              <w:autoSpaceDE w:val="0"/>
              <w:autoSpaceDN w:val="0"/>
              <w:adjustRightInd w:val="0"/>
              <w:jc w:val="left"/>
              <w:rPr>
                <w:rFonts w:cs="Arial"/>
                <w:color w:val="000000"/>
                <w:rPrChange w:id="6595" w:author="Muhamad Ridho Zul Khoiri" w:date="2026-07-14T10:44:00Z" w16du:dateUtc="2026-07-14T03:44:00Z">
                  <w:rPr>
                    <w:rFonts w:ascii="Times New Roman" w:hAnsi="Times New Roman"/>
                    <w:color w:val="000000"/>
                  </w:rPr>
                </w:rPrChange>
              </w:rPr>
            </w:pPr>
          </w:p>
        </w:tc>
        <w:tc>
          <w:tcPr>
            <w:tcW w:w="900" w:type="dxa"/>
            <w:tcBorders>
              <w:top w:val="nil"/>
              <w:left w:val="nil"/>
              <w:bottom w:val="nil"/>
              <w:right w:val="nil"/>
            </w:tcBorders>
            <w:vAlign w:val="center"/>
          </w:tcPr>
          <w:p w14:paraId="14252393" w14:textId="77777777" w:rsidR="00F2379F" w:rsidRPr="00CF42A6" w:rsidRDefault="00F2379F" w:rsidP="00A04960">
            <w:pPr>
              <w:autoSpaceDE w:val="0"/>
              <w:autoSpaceDN w:val="0"/>
              <w:adjustRightInd w:val="0"/>
              <w:jc w:val="left"/>
              <w:rPr>
                <w:rFonts w:cs="Arial"/>
                <w:color w:val="000000"/>
                <w:rPrChange w:id="6596" w:author="Muhamad Ridho Zul Khoiri" w:date="2026-07-14T10:44:00Z" w16du:dateUtc="2026-07-14T03:44:00Z">
                  <w:rPr>
                    <w:rFonts w:ascii="Times New Roman" w:hAnsi="Times New Roman"/>
                    <w:color w:val="000000"/>
                  </w:rPr>
                </w:rPrChange>
              </w:rPr>
            </w:pPr>
          </w:p>
        </w:tc>
        <w:tc>
          <w:tcPr>
            <w:tcW w:w="1620" w:type="dxa"/>
            <w:tcBorders>
              <w:top w:val="nil"/>
              <w:left w:val="nil"/>
              <w:bottom w:val="nil"/>
              <w:right w:val="nil"/>
            </w:tcBorders>
            <w:vAlign w:val="center"/>
          </w:tcPr>
          <w:p w14:paraId="6FD274DF" w14:textId="77777777" w:rsidR="00F2379F" w:rsidRPr="00CF42A6" w:rsidRDefault="00F2379F" w:rsidP="00A04960">
            <w:pPr>
              <w:autoSpaceDE w:val="0"/>
              <w:autoSpaceDN w:val="0"/>
              <w:adjustRightInd w:val="0"/>
              <w:jc w:val="left"/>
              <w:rPr>
                <w:rFonts w:cs="Arial"/>
                <w:color w:val="000000"/>
                <w:rPrChange w:id="6597" w:author="Muhamad Ridho Zul Khoiri" w:date="2026-07-14T10:44:00Z" w16du:dateUtc="2026-07-14T03:44:00Z">
                  <w:rPr>
                    <w:rFonts w:ascii="Times New Roman" w:hAnsi="Times New Roman"/>
                    <w:color w:val="000000"/>
                  </w:rPr>
                </w:rPrChange>
              </w:rPr>
            </w:pPr>
          </w:p>
        </w:tc>
        <w:tc>
          <w:tcPr>
            <w:tcW w:w="1620" w:type="dxa"/>
            <w:tcBorders>
              <w:top w:val="nil"/>
              <w:left w:val="nil"/>
              <w:bottom w:val="nil"/>
              <w:right w:val="nil"/>
            </w:tcBorders>
            <w:vAlign w:val="center"/>
          </w:tcPr>
          <w:p w14:paraId="77DA913C" w14:textId="77777777" w:rsidR="00F2379F" w:rsidRPr="00CF42A6" w:rsidRDefault="00F2379F" w:rsidP="00A04960">
            <w:pPr>
              <w:autoSpaceDE w:val="0"/>
              <w:autoSpaceDN w:val="0"/>
              <w:adjustRightInd w:val="0"/>
              <w:jc w:val="left"/>
              <w:rPr>
                <w:rFonts w:cs="Arial"/>
                <w:color w:val="000000"/>
                <w:rPrChange w:id="6598" w:author="Muhamad Ridho Zul Khoiri" w:date="2026-07-14T10:44:00Z" w16du:dateUtc="2026-07-14T03:44:00Z">
                  <w:rPr>
                    <w:rFonts w:ascii="Times New Roman" w:hAnsi="Times New Roman"/>
                    <w:color w:val="000000"/>
                  </w:rPr>
                </w:rPrChange>
              </w:rPr>
            </w:pPr>
          </w:p>
        </w:tc>
        <w:tc>
          <w:tcPr>
            <w:tcW w:w="1620" w:type="dxa"/>
            <w:gridSpan w:val="2"/>
            <w:tcBorders>
              <w:top w:val="nil"/>
              <w:left w:val="nil"/>
              <w:bottom w:val="nil"/>
              <w:right w:val="nil"/>
            </w:tcBorders>
            <w:vAlign w:val="center"/>
          </w:tcPr>
          <w:p w14:paraId="17029F50" w14:textId="77777777" w:rsidR="00F2379F" w:rsidRPr="00CF42A6" w:rsidRDefault="00F2379F" w:rsidP="00A04960">
            <w:pPr>
              <w:autoSpaceDE w:val="0"/>
              <w:autoSpaceDN w:val="0"/>
              <w:adjustRightInd w:val="0"/>
              <w:jc w:val="left"/>
              <w:rPr>
                <w:rFonts w:cs="Arial"/>
                <w:color w:val="000000"/>
                <w:rPrChange w:id="6599" w:author="Muhamad Ridho Zul Khoiri" w:date="2026-07-14T10:44:00Z" w16du:dateUtc="2026-07-14T03:44:00Z">
                  <w:rPr>
                    <w:rFonts w:ascii="Times New Roman" w:hAnsi="Times New Roman"/>
                    <w:color w:val="000000"/>
                  </w:rPr>
                </w:rPrChange>
              </w:rPr>
            </w:pPr>
          </w:p>
        </w:tc>
        <w:tc>
          <w:tcPr>
            <w:tcW w:w="1350" w:type="dxa"/>
            <w:gridSpan w:val="2"/>
            <w:tcBorders>
              <w:top w:val="nil"/>
              <w:left w:val="nil"/>
              <w:bottom w:val="nil"/>
              <w:right w:val="nil"/>
            </w:tcBorders>
            <w:vAlign w:val="center"/>
          </w:tcPr>
          <w:p w14:paraId="5AA684EC" w14:textId="77777777" w:rsidR="00F2379F" w:rsidRPr="00CF42A6" w:rsidRDefault="00F2379F" w:rsidP="00A04960">
            <w:pPr>
              <w:autoSpaceDE w:val="0"/>
              <w:autoSpaceDN w:val="0"/>
              <w:adjustRightInd w:val="0"/>
              <w:jc w:val="left"/>
              <w:rPr>
                <w:rFonts w:cs="Arial"/>
                <w:color w:val="000000"/>
                <w:rPrChange w:id="6600" w:author="Muhamad Ridho Zul Khoiri" w:date="2026-07-14T10:44:00Z" w16du:dateUtc="2026-07-14T03:44:00Z">
                  <w:rPr>
                    <w:rFonts w:ascii="Times New Roman" w:hAnsi="Times New Roman"/>
                    <w:color w:val="000000"/>
                  </w:rPr>
                </w:rPrChange>
              </w:rPr>
            </w:pPr>
          </w:p>
        </w:tc>
        <w:tc>
          <w:tcPr>
            <w:tcW w:w="1170" w:type="dxa"/>
            <w:tcBorders>
              <w:top w:val="nil"/>
              <w:left w:val="nil"/>
              <w:bottom w:val="nil"/>
              <w:right w:val="nil"/>
            </w:tcBorders>
            <w:vAlign w:val="center"/>
          </w:tcPr>
          <w:p w14:paraId="414628CD" w14:textId="77777777" w:rsidR="00F2379F" w:rsidRPr="00CF42A6" w:rsidRDefault="00F2379F" w:rsidP="00A04960">
            <w:pPr>
              <w:autoSpaceDE w:val="0"/>
              <w:autoSpaceDN w:val="0"/>
              <w:adjustRightInd w:val="0"/>
              <w:jc w:val="left"/>
              <w:rPr>
                <w:rFonts w:cs="Arial"/>
                <w:color w:val="000000"/>
                <w:rPrChange w:id="6601" w:author="Muhamad Ridho Zul Khoiri" w:date="2026-07-14T10:44:00Z" w16du:dateUtc="2026-07-14T03:44:00Z">
                  <w:rPr>
                    <w:rFonts w:ascii="Times New Roman" w:hAnsi="Times New Roman"/>
                    <w:color w:val="000000"/>
                  </w:rPr>
                </w:rPrChange>
              </w:rPr>
            </w:pPr>
          </w:p>
        </w:tc>
      </w:tr>
      <w:tr w:rsidR="00F2379F" w:rsidRPr="00526DF0" w14:paraId="3351D7DC" w14:textId="77777777" w:rsidTr="00A04960">
        <w:trPr>
          <w:trHeight w:val="290"/>
        </w:trPr>
        <w:tc>
          <w:tcPr>
            <w:tcW w:w="331" w:type="dxa"/>
            <w:gridSpan w:val="2"/>
            <w:tcBorders>
              <w:top w:val="nil"/>
              <w:left w:val="nil"/>
              <w:bottom w:val="nil"/>
              <w:right w:val="nil"/>
            </w:tcBorders>
            <w:vAlign w:val="center"/>
          </w:tcPr>
          <w:p w14:paraId="5597FC56" w14:textId="77777777" w:rsidR="00F2379F" w:rsidRPr="00CF42A6" w:rsidRDefault="00F2379F" w:rsidP="00A04960">
            <w:pPr>
              <w:autoSpaceDE w:val="0"/>
              <w:autoSpaceDN w:val="0"/>
              <w:adjustRightInd w:val="0"/>
              <w:jc w:val="left"/>
              <w:rPr>
                <w:rFonts w:cs="Arial"/>
                <w:color w:val="000000"/>
                <w:rPrChange w:id="6602" w:author="Muhamad Ridho Zul Khoiri" w:date="2026-07-14T10:44:00Z" w16du:dateUtc="2026-07-14T03:44:00Z">
                  <w:rPr>
                    <w:rFonts w:ascii="Times New Roman" w:hAnsi="Times New Roman"/>
                    <w:color w:val="000000"/>
                  </w:rPr>
                </w:rPrChange>
              </w:rPr>
            </w:pPr>
          </w:p>
        </w:tc>
        <w:tc>
          <w:tcPr>
            <w:tcW w:w="4799" w:type="dxa"/>
            <w:tcBorders>
              <w:top w:val="single" w:sz="6" w:space="0" w:color="auto"/>
              <w:left w:val="single" w:sz="6" w:space="0" w:color="auto"/>
              <w:bottom w:val="single" w:sz="6" w:space="0" w:color="auto"/>
              <w:right w:val="single" w:sz="6" w:space="0" w:color="auto"/>
            </w:tcBorders>
            <w:shd w:val="solid" w:color="000000" w:fill="auto"/>
            <w:vAlign w:val="center"/>
          </w:tcPr>
          <w:p w14:paraId="42B855F8" w14:textId="77777777" w:rsidR="00F2379F" w:rsidRPr="00CF42A6" w:rsidRDefault="00F2379F" w:rsidP="00A04960">
            <w:pPr>
              <w:autoSpaceDE w:val="0"/>
              <w:autoSpaceDN w:val="0"/>
              <w:adjustRightInd w:val="0"/>
              <w:jc w:val="left"/>
              <w:rPr>
                <w:rFonts w:cs="Arial"/>
                <w:b/>
                <w:bCs/>
                <w:color w:val="FFFFFF"/>
                <w:sz w:val="22"/>
                <w:szCs w:val="22"/>
                <w:rPrChange w:id="6603" w:author="Muhamad Ridho Zul Khoiri" w:date="2026-07-14T10:44:00Z" w16du:dateUtc="2026-07-14T03:44:00Z">
                  <w:rPr>
                    <w:rFonts w:ascii="Times New Roman" w:hAnsi="Times New Roman"/>
                    <w:b/>
                    <w:bCs/>
                    <w:color w:val="FFFFFF"/>
                    <w:sz w:val="22"/>
                    <w:szCs w:val="22"/>
                  </w:rPr>
                </w:rPrChange>
              </w:rPr>
            </w:pPr>
            <w:r w:rsidRPr="00CF42A6">
              <w:rPr>
                <w:rFonts w:cs="Arial"/>
                <w:b/>
                <w:bCs/>
                <w:color w:val="FFFFFF"/>
                <w:sz w:val="22"/>
                <w:szCs w:val="22"/>
                <w:rPrChange w:id="6604" w:author="Muhamad Ridho Zul Khoiri" w:date="2026-07-14T10:44:00Z" w16du:dateUtc="2026-07-14T03:44:00Z">
                  <w:rPr>
                    <w:rFonts w:ascii="Times New Roman" w:hAnsi="Times New Roman"/>
                    <w:b/>
                    <w:bCs/>
                    <w:color w:val="FFFFFF"/>
                    <w:sz w:val="22"/>
                    <w:szCs w:val="22"/>
                  </w:rPr>
                </w:rPrChange>
              </w:rPr>
              <w:t>ACTIVITY</w:t>
            </w:r>
          </w:p>
        </w:tc>
        <w:tc>
          <w:tcPr>
            <w:tcW w:w="1260" w:type="dxa"/>
            <w:tcBorders>
              <w:top w:val="single" w:sz="6" w:space="0" w:color="auto"/>
              <w:left w:val="single" w:sz="6" w:space="0" w:color="auto"/>
              <w:bottom w:val="single" w:sz="6" w:space="0" w:color="auto"/>
              <w:right w:val="single" w:sz="6" w:space="0" w:color="auto"/>
            </w:tcBorders>
            <w:shd w:val="solid" w:color="000000" w:fill="auto"/>
            <w:vAlign w:val="center"/>
          </w:tcPr>
          <w:p w14:paraId="34C6E60F" w14:textId="77777777" w:rsidR="00F2379F" w:rsidRPr="00CF42A6" w:rsidRDefault="00F2379F" w:rsidP="00A04960">
            <w:pPr>
              <w:autoSpaceDE w:val="0"/>
              <w:autoSpaceDN w:val="0"/>
              <w:adjustRightInd w:val="0"/>
              <w:jc w:val="left"/>
              <w:rPr>
                <w:rFonts w:cs="Arial"/>
                <w:b/>
                <w:bCs/>
                <w:color w:val="FFFFFF"/>
                <w:sz w:val="22"/>
                <w:szCs w:val="22"/>
                <w:rPrChange w:id="6605" w:author="Muhamad Ridho Zul Khoiri" w:date="2026-07-14T10:44:00Z" w16du:dateUtc="2026-07-14T03:44:00Z">
                  <w:rPr>
                    <w:rFonts w:ascii="Times New Roman" w:hAnsi="Times New Roman"/>
                    <w:b/>
                    <w:bCs/>
                    <w:color w:val="FFFFFF"/>
                    <w:sz w:val="22"/>
                    <w:szCs w:val="22"/>
                  </w:rPr>
                </w:rPrChange>
              </w:rPr>
            </w:pPr>
            <w:r w:rsidRPr="00CF42A6">
              <w:rPr>
                <w:rFonts w:cs="Arial"/>
                <w:b/>
                <w:bCs/>
                <w:color w:val="FFFFFF"/>
                <w:sz w:val="22"/>
                <w:szCs w:val="22"/>
                <w:rPrChange w:id="6606" w:author="Muhamad Ridho Zul Khoiri" w:date="2026-07-14T10:44:00Z" w16du:dateUtc="2026-07-14T03:44:00Z">
                  <w:rPr>
                    <w:rFonts w:ascii="Times New Roman" w:hAnsi="Times New Roman"/>
                    <w:b/>
                    <w:bCs/>
                    <w:color w:val="FFFFFF"/>
                    <w:sz w:val="22"/>
                    <w:szCs w:val="22"/>
                  </w:rPr>
                </w:rPrChange>
              </w:rPr>
              <w:t>Activity Type</w:t>
            </w:r>
          </w:p>
        </w:tc>
        <w:tc>
          <w:tcPr>
            <w:tcW w:w="900" w:type="dxa"/>
            <w:tcBorders>
              <w:top w:val="single" w:sz="6" w:space="0" w:color="auto"/>
              <w:left w:val="single" w:sz="6" w:space="0" w:color="auto"/>
              <w:bottom w:val="single" w:sz="6" w:space="0" w:color="auto"/>
              <w:right w:val="single" w:sz="6" w:space="0" w:color="auto"/>
            </w:tcBorders>
            <w:shd w:val="solid" w:color="000000" w:fill="auto"/>
            <w:vAlign w:val="center"/>
          </w:tcPr>
          <w:p w14:paraId="4D74948E" w14:textId="77777777" w:rsidR="00F2379F" w:rsidRPr="00CF42A6" w:rsidRDefault="00F2379F" w:rsidP="00A04960">
            <w:pPr>
              <w:autoSpaceDE w:val="0"/>
              <w:autoSpaceDN w:val="0"/>
              <w:adjustRightInd w:val="0"/>
              <w:jc w:val="left"/>
              <w:rPr>
                <w:rFonts w:cs="Arial"/>
                <w:b/>
                <w:bCs/>
                <w:color w:val="FFFFFF"/>
                <w:sz w:val="22"/>
                <w:szCs w:val="22"/>
                <w:rPrChange w:id="6607" w:author="Muhamad Ridho Zul Khoiri" w:date="2026-07-14T10:44:00Z" w16du:dateUtc="2026-07-14T03:44:00Z">
                  <w:rPr>
                    <w:rFonts w:ascii="Times New Roman" w:hAnsi="Times New Roman"/>
                    <w:b/>
                    <w:bCs/>
                    <w:color w:val="FFFFFF"/>
                    <w:sz w:val="22"/>
                    <w:szCs w:val="22"/>
                  </w:rPr>
                </w:rPrChange>
              </w:rPr>
            </w:pPr>
            <w:r w:rsidRPr="00CF42A6">
              <w:rPr>
                <w:rFonts w:cs="Arial"/>
                <w:b/>
                <w:bCs/>
                <w:color w:val="FFFFFF"/>
                <w:sz w:val="22"/>
                <w:szCs w:val="22"/>
                <w:rPrChange w:id="6608" w:author="Muhamad Ridho Zul Khoiri" w:date="2026-07-14T10:44:00Z" w16du:dateUtc="2026-07-14T03:44:00Z">
                  <w:rPr>
                    <w:rFonts w:ascii="Times New Roman" w:hAnsi="Times New Roman"/>
                    <w:b/>
                    <w:bCs/>
                    <w:color w:val="FFFFFF"/>
                    <w:sz w:val="22"/>
                    <w:szCs w:val="22"/>
                  </w:rPr>
                </w:rPrChange>
              </w:rPr>
              <w:t>7-day</w:t>
            </w:r>
          </w:p>
        </w:tc>
        <w:tc>
          <w:tcPr>
            <w:tcW w:w="1620" w:type="dxa"/>
            <w:tcBorders>
              <w:top w:val="single" w:sz="6" w:space="0" w:color="auto"/>
              <w:left w:val="single" w:sz="6" w:space="0" w:color="auto"/>
              <w:bottom w:val="single" w:sz="6" w:space="0" w:color="auto"/>
              <w:right w:val="single" w:sz="6" w:space="0" w:color="auto"/>
            </w:tcBorders>
            <w:shd w:val="solid" w:color="000000" w:fill="auto"/>
            <w:vAlign w:val="center"/>
          </w:tcPr>
          <w:p w14:paraId="0C73F3E4" w14:textId="77777777" w:rsidR="00F2379F" w:rsidRPr="00CF42A6" w:rsidRDefault="00F2379F" w:rsidP="00A04960">
            <w:pPr>
              <w:autoSpaceDE w:val="0"/>
              <w:autoSpaceDN w:val="0"/>
              <w:adjustRightInd w:val="0"/>
              <w:jc w:val="left"/>
              <w:rPr>
                <w:rFonts w:cs="Arial"/>
                <w:b/>
                <w:bCs/>
                <w:color w:val="FFFFFF"/>
                <w:sz w:val="22"/>
                <w:szCs w:val="22"/>
                <w:rPrChange w:id="6609" w:author="Muhamad Ridho Zul Khoiri" w:date="2026-07-14T10:44:00Z" w16du:dateUtc="2026-07-14T03:44:00Z">
                  <w:rPr>
                    <w:rFonts w:ascii="Times New Roman" w:hAnsi="Times New Roman"/>
                    <w:b/>
                    <w:bCs/>
                    <w:color w:val="FFFFFF"/>
                    <w:sz w:val="22"/>
                    <w:szCs w:val="22"/>
                  </w:rPr>
                </w:rPrChange>
              </w:rPr>
            </w:pPr>
            <w:r w:rsidRPr="00CF42A6">
              <w:rPr>
                <w:rFonts w:cs="Arial"/>
                <w:b/>
                <w:bCs/>
                <w:color w:val="FFFFFF"/>
                <w:sz w:val="22"/>
                <w:szCs w:val="22"/>
                <w:rPrChange w:id="6610" w:author="Muhamad Ridho Zul Khoiri" w:date="2026-07-14T10:44:00Z" w16du:dateUtc="2026-07-14T03:44:00Z">
                  <w:rPr>
                    <w:rFonts w:ascii="Times New Roman" w:hAnsi="Times New Roman"/>
                    <w:b/>
                    <w:bCs/>
                    <w:color w:val="FFFFFF"/>
                    <w:sz w:val="22"/>
                    <w:szCs w:val="22"/>
                  </w:rPr>
                </w:rPrChange>
              </w:rPr>
              <w:t>30-day</w:t>
            </w:r>
          </w:p>
        </w:tc>
        <w:tc>
          <w:tcPr>
            <w:tcW w:w="1620" w:type="dxa"/>
            <w:tcBorders>
              <w:top w:val="single" w:sz="6" w:space="0" w:color="auto"/>
              <w:left w:val="single" w:sz="6" w:space="0" w:color="auto"/>
              <w:bottom w:val="single" w:sz="6" w:space="0" w:color="auto"/>
              <w:right w:val="single" w:sz="6" w:space="0" w:color="auto"/>
            </w:tcBorders>
            <w:shd w:val="solid" w:color="000000" w:fill="auto"/>
            <w:vAlign w:val="center"/>
          </w:tcPr>
          <w:p w14:paraId="57601F4F" w14:textId="77777777" w:rsidR="00F2379F" w:rsidRPr="00CF42A6" w:rsidRDefault="00F2379F" w:rsidP="00A04960">
            <w:pPr>
              <w:autoSpaceDE w:val="0"/>
              <w:autoSpaceDN w:val="0"/>
              <w:adjustRightInd w:val="0"/>
              <w:jc w:val="left"/>
              <w:rPr>
                <w:rFonts w:cs="Arial"/>
                <w:b/>
                <w:bCs/>
                <w:color w:val="FFFFFF"/>
                <w:sz w:val="22"/>
                <w:szCs w:val="22"/>
                <w:rPrChange w:id="6611" w:author="Muhamad Ridho Zul Khoiri" w:date="2026-07-14T10:44:00Z" w16du:dateUtc="2026-07-14T03:44:00Z">
                  <w:rPr>
                    <w:rFonts w:ascii="Times New Roman" w:hAnsi="Times New Roman"/>
                    <w:b/>
                    <w:bCs/>
                    <w:color w:val="FFFFFF"/>
                    <w:sz w:val="22"/>
                    <w:szCs w:val="22"/>
                  </w:rPr>
                </w:rPrChange>
              </w:rPr>
            </w:pPr>
            <w:r w:rsidRPr="00CF42A6">
              <w:rPr>
                <w:rFonts w:cs="Arial"/>
                <w:b/>
                <w:bCs/>
                <w:color w:val="FFFFFF"/>
                <w:sz w:val="22"/>
                <w:szCs w:val="22"/>
                <w:rPrChange w:id="6612" w:author="Muhamad Ridho Zul Khoiri" w:date="2026-07-14T10:44:00Z" w16du:dateUtc="2026-07-14T03:44:00Z">
                  <w:rPr>
                    <w:rFonts w:ascii="Times New Roman" w:hAnsi="Times New Roman"/>
                    <w:b/>
                    <w:bCs/>
                    <w:color w:val="FFFFFF"/>
                    <w:sz w:val="22"/>
                    <w:szCs w:val="22"/>
                  </w:rPr>
                </w:rPrChange>
              </w:rPr>
              <w:t>90-Day</w:t>
            </w:r>
          </w:p>
        </w:tc>
        <w:tc>
          <w:tcPr>
            <w:tcW w:w="1620" w:type="dxa"/>
            <w:gridSpan w:val="2"/>
            <w:tcBorders>
              <w:top w:val="single" w:sz="6" w:space="0" w:color="auto"/>
              <w:left w:val="single" w:sz="6" w:space="0" w:color="auto"/>
              <w:bottom w:val="single" w:sz="6" w:space="0" w:color="auto"/>
              <w:right w:val="single" w:sz="6" w:space="0" w:color="auto"/>
            </w:tcBorders>
            <w:shd w:val="solid" w:color="000000" w:fill="auto"/>
            <w:vAlign w:val="center"/>
          </w:tcPr>
          <w:p w14:paraId="1D9DFD5B" w14:textId="77777777" w:rsidR="00F2379F" w:rsidRPr="00CF42A6" w:rsidRDefault="00F2379F" w:rsidP="00A04960">
            <w:pPr>
              <w:autoSpaceDE w:val="0"/>
              <w:autoSpaceDN w:val="0"/>
              <w:adjustRightInd w:val="0"/>
              <w:jc w:val="left"/>
              <w:rPr>
                <w:rFonts w:cs="Arial"/>
                <w:b/>
                <w:bCs/>
                <w:color w:val="FFFFFF"/>
                <w:sz w:val="22"/>
                <w:szCs w:val="22"/>
                <w:rPrChange w:id="6613" w:author="Muhamad Ridho Zul Khoiri" w:date="2026-07-14T10:44:00Z" w16du:dateUtc="2026-07-14T03:44:00Z">
                  <w:rPr>
                    <w:rFonts w:ascii="Times New Roman" w:hAnsi="Times New Roman"/>
                    <w:b/>
                    <w:bCs/>
                    <w:color w:val="FFFFFF"/>
                    <w:sz w:val="22"/>
                    <w:szCs w:val="22"/>
                  </w:rPr>
                </w:rPrChange>
              </w:rPr>
            </w:pPr>
            <w:r w:rsidRPr="00CF42A6">
              <w:rPr>
                <w:rFonts w:cs="Arial"/>
                <w:b/>
                <w:bCs/>
                <w:color w:val="FFFFFF"/>
                <w:sz w:val="22"/>
                <w:szCs w:val="22"/>
                <w:rPrChange w:id="6614" w:author="Muhamad Ridho Zul Khoiri" w:date="2026-07-14T10:44:00Z" w16du:dateUtc="2026-07-14T03:44:00Z">
                  <w:rPr>
                    <w:rFonts w:ascii="Times New Roman" w:hAnsi="Times New Roman"/>
                    <w:b/>
                    <w:bCs/>
                    <w:color w:val="FFFFFF"/>
                    <w:sz w:val="22"/>
                    <w:szCs w:val="22"/>
                  </w:rPr>
                </w:rPrChange>
              </w:rPr>
              <w:t>24 Month</w:t>
            </w:r>
          </w:p>
        </w:tc>
        <w:tc>
          <w:tcPr>
            <w:tcW w:w="1350" w:type="dxa"/>
            <w:gridSpan w:val="2"/>
            <w:tcBorders>
              <w:top w:val="single" w:sz="6" w:space="0" w:color="auto"/>
              <w:left w:val="single" w:sz="6" w:space="0" w:color="auto"/>
              <w:bottom w:val="single" w:sz="6" w:space="0" w:color="auto"/>
              <w:right w:val="single" w:sz="6" w:space="0" w:color="auto"/>
            </w:tcBorders>
            <w:shd w:val="solid" w:color="000000" w:fill="auto"/>
            <w:vAlign w:val="center"/>
          </w:tcPr>
          <w:p w14:paraId="510D55DD" w14:textId="77777777" w:rsidR="00F2379F" w:rsidRPr="00CF42A6" w:rsidRDefault="00F2379F" w:rsidP="00A04960">
            <w:pPr>
              <w:autoSpaceDE w:val="0"/>
              <w:autoSpaceDN w:val="0"/>
              <w:adjustRightInd w:val="0"/>
              <w:jc w:val="left"/>
              <w:rPr>
                <w:rFonts w:cs="Arial"/>
                <w:b/>
                <w:bCs/>
                <w:color w:val="FFFFFF"/>
                <w:sz w:val="22"/>
                <w:szCs w:val="22"/>
                <w:rPrChange w:id="6615" w:author="Muhamad Ridho Zul Khoiri" w:date="2026-07-14T10:44:00Z" w16du:dateUtc="2026-07-14T03:44:00Z">
                  <w:rPr>
                    <w:rFonts w:ascii="Times New Roman" w:hAnsi="Times New Roman"/>
                    <w:b/>
                    <w:bCs/>
                    <w:color w:val="FFFFFF"/>
                    <w:sz w:val="22"/>
                    <w:szCs w:val="22"/>
                  </w:rPr>
                </w:rPrChange>
              </w:rPr>
            </w:pPr>
            <w:r w:rsidRPr="00CF42A6">
              <w:rPr>
                <w:rFonts w:cs="Arial"/>
                <w:b/>
                <w:bCs/>
                <w:color w:val="FFFFFF"/>
                <w:sz w:val="22"/>
                <w:szCs w:val="22"/>
                <w:rPrChange w:id="6616" w:author="Muhamad Ridho Zul Khoiri" w:date="2026-07-14T10:44:00Z" w16du:dateUtc="2026-07-14T03:44:00Z">
                  <w:rPr>
                    <w:rFonts w:ascii="Times New Roman" w:hAnsi="Times New Roman"/>
                    <w:b/>
                    <w:bCs/>
                    <w:color w:val="FFFFFF"/>
                    <w:sz w:val="22"/>
                    <w:szCs w:val="22"/>
                  </w:rPr>
                </w:rPrChange>
              </w:rPr>
              <w:t>10-Year</w:t>
            </w:r>
          </w:p>
        </w:tc>
        <w:tc>
          <w:tcPr>
            <w:tcW w:w="1170" w:type="dxa"/>
            <w:tcBorders>
              <w:top w:val="single" w:sz="6" w:space="0" w:color="auto"/>
              <w:left w:val="single" w:sz="6" w:space="0" w:color="auto"/>
              <w:bottom w:val="single" w:sz="6" w:space="0" w:color="auto"/>
              <w:right w:val="single" w:sz="6" w:space="0" w:color="auto"/>
            </w:tcBorders>
            <w:shd w:val="solid" w:color="000000" w:fill="auto"/>
            <w:vAlign w:val="center"/>
          </w:tcPr>
          <w:p w14:paraId="07A3D5E8" w14:textId="77777777" w:rsidR="00F2379F" w:rsidRPr="00CF42A6" w:rsidRDefault="00F2379F" w:rsidP="00A04960">
            <w:pPr>
              <w:autoSpaceDE w:val="0"/>
              <w:autoSpaceDN w:val="0"/>
              <w:adjustRightInd w:val="0"/>
              <w:jc w:val="left"/>
              <w:rPr>
                <w:rFonts w:cs="Arial"/>
                <w:b/>
                <w:bCs/>
                <w:color w:val="FFFFFF"/>
                <w:sz w:val="22"/>
                <w:szCs w:val="22"/>
                <w:rPrChange w:id="6617" w:author="Muhamad Ridho Zul Khoiri" w:date="2026-07-14T10:44:00Z" w16du:dateUtc="2026-07-14T03:44:00Z">
                  <w:rPr>
                    <w:rFonts w:ascii="Times New Roman" w:hAnsi="Times New Roman"/>
                    <w:b/>
                    <w:bCs/>
                    <w:color w:val="FFFFFF"/>
                    <w:sz w:val="22"/>
                    <w:szCs w:val="22"/>
                  </w:rPr>
                </w:rPrChange>
              </w:rPr>
            </w:pPr>
            <w:r w:rsidRPr="00CF42A6">
              <w:rPr>
                <w:rFonts w:cs="Arial"/>
                <w:b/>
                <w:bCs/>
                <w:color w:val="FFFFFF"/>
                <w:sz w:val="22"/>
                <w:szCs w:val="22"/>
                <w:rPrChange w:id="6618" w:author="Muhamad Ridho Zul Khoiri" w:date="2026-07-14T10:44:00Z" w16du:dateUtc="2026-07-14T03:44:00Z">
                  <w:rPr>
                    <w:rFonts w:ascii="Times New Roman" w:hAnsi="Times New Roman"/>
                    <w:b/>
                    <w:bCs/>
                    <w:color w:val="FFFFFF"/>
                    <w:sz w:val="22"/>
                    <w:szCs w:val="22"/>
                  </w:rPr>
                </w:rPrChange>
              </w:rPr>
              <w:t>BU Life</w:t>
            </w:r>
          </w:p>
        </w:tc>
      </w:tr>
      <w:tr w:rsidR="00F2379F" w:rsidRPr="00526DF0" w14:paraId="24BD2C7C" w14:textId="77777777" w:rsidTr="00A04960">
        <w:trPr>
          <w:trHeight w:val="290"/>
        </w:trPr>
        <w:tc>
          <w:tcPr>
            <w:tcW w:w="331" w:type="dxa"/>
            <w:gridSpan w:val="2"/>
            <w:tcBorders>
              <w:top w:val="nil"/>
              <w:left w:val="nil"/>
              <w:bottom w:val="nil"/>
              <w:right w:val="nil"/>
            </w:tcBorders>
            <w:vAlign w:val="center"/>
          </w:tcPr>
          <w:p w14:paraId="65D2DDB3" w14:textId="77777777" w:rsidR="00F2379F" w:rsidRPr="00CF42A6" w:rsidRDefault="00F2379F" w:rsidP="00A04960">
            <w:pPr>
              <w:autoSpaceDE w:val="0"/>
              <w:autoSpaceDN w:val="0"/>
              <w:adjustRightInd w:val="0"/>
              <w:jc w:val="left"/>
              <w:rPr>
                <w:rFonts w:cs="Arial"/>
                <w:color w:val="000000"/>
                <w:rPrChange w:id="6619" w:author="Muhamad Ridho Zul Khoiri" w:date="2026-07-14T10:44:00Z" w16du:dateUtc="2026-07-14T03:44:00Z">
                  <w:rPr>
                    <w:rFonts w:ascii="Times New Roman" w:hAnsi="Times New Roman"/>
                    <w:color w:val="000000"/>
                  </w:rPr>
                </w:rPrChange>
              </w:rPr>
            </w:pPr>
          </w:p>
        </w:tc>
        <w:tc>
          <w:tcPr>
            <w:tcW w:w="4799" w:type="dxa"/>
            <w:tcBorders>
              <w:top w:val="single" w:sz="6" w:space="0" w:color="auto"/>
              <w:left w:val="single" w:sz="6" w:space="0" w:color="auto"/>
              <w:bottom w:val="single" w:sz="6" w:space="0" w:color="auto"/>
              <w:right w:val="single" w:sz="6" w:space="0" w:color="auto"/>
            </w:tcBorders>
            <w:shd w:val="solid" w:color="000000" w:fill="auto"/>
            <w:vAlign w:val="center"/>
          </w:tcPr>
          <w:p w14:paraId="65900081" w14:textId="77777777" w:rsidR="00F2379F" w:rsidRPr="00CF42A6" w:rsidRDefault="00F2379F" w:rsidP="00A04960">
            <w:pPr>
              <w:autoSpaceDE w:val="0"/>
              <w:autoSpaceDN w:val="0"/>
              <w:adjustRightInd w:val="0"/>
              <w:jc w:val="left"/>
              <w:rPr>
                <w:rFonts w:cs="Arial"/>
                <w:color w:val="FFFFFF"/>
                <w:rPrChange w:id="6620" w:author="Muhamad Ridho Zul Khoiri" w:date="2026-07-14T10:44:00Z" w16du:dateUtc="2026-07-14T03:44:00Z">
                  <w:rPr>
                    <w:rFonts w:ascii="Times New Roman" w:hAnsi="Times New Roman"/>
                    <w:color w:val="FFFFFF"/>
                  </w:rPr>
                </w:rPrChange>
              </w:rPr>
            </w:pPr>
            <w:r w:rsidRPr="00CF42A6">
              <w:rPr>
                <w:rFonts w:cs="Arial"/>
                <w:color w:val="FFFFFF"/>
                <w:rPrChange w:id="6621" w:author="Muhamad Ridho Zul Khoiri" w:date="2026-07-14T10:44:00Z" w16du:dateUtc="2026-07-14T03:44:00Z">
                  <w:rPr>
                    <w:rFonts w:ascii="Times New Roman" w:hAnsi="Times New Roman"/>
                    <w:color w:val="FFFFFF"/>
                  </w:rPr>
                </w:rPrChange>
              </w:rPr>
              <w:t>Schedule Visualization Granularity</w:t>
            </w:r>
          </w:p>
        </w:tc>
        <w:tc>
          <w:tcPr>
            <w:tcW w:w="1260" w:type="dxa"/>
            <w:tcBorders>
              <w:top w:val="single" w:sz="6" w:space="0" w:color="auto"/>
              <w:left w:val="single" w:sz="6" w:space="0" w:color="auto"/>
              <w:bottom w:val="single" w:sz="6" w:space="0" w:color="auto"/>
              <w:right w:val="single" w:sz="6" w:space="0" w:color="auto"/>
            </w:tcBorders>
            <w:shd w:val="solid" w:color="000000" w:fill="auto"/>
            <w:vAlign w:val="center"/>
          </w:tcPr>
          <w:p w14:paraId="607044F4" w14:textId="77777777" w:rsidR="00F2379F" w:rsidRPr="00CF42A6" w:rsidRDefault="00F2379F" w:rsidP="00A04960">
            <w:pPr>
              <w:autoSpaceDE w:val="0"/>
              <w:autoSpaceDN w:val="0"/>
              <w:adjustRightInd w:val="0"/>
              <w:jc w:val="left"/>
              <w:rPr>
                <w:rFonts w:cs="Arial"/>
                <w:color w:val="FFFFFF"/>
                <w:rPrChange w:id="6622" w:author="Muhamad Ridho Zul Khoiri" w:date="2026-07-14T10:44:00Z" w16du:dateUtc="2026-07-14T03:44:00Z">
                  <w:rPr>
                    <w:rFonts w:ascii="Times New Roman" w:hAnsi="Times New Roman"/>
                    <w:color w:val="FFFFFF"/>
                  </w:rPr>
                </w:rPrChange>
              </w:rPr>
            </w:pPr>
          </w:p>
        </w:tc>
        <w:tc>
          <w:tcPr>
            <w:tcW w:w="900" w:type="dxa"/>
            <w:tcBorders>
              <w:top w:val="single" w:sz="6" w:space="0" w:color="auto"/>
              <w:left w:val="single" w:sz="6" w:space="0" w:color="auto"/>
              <w:bottom w:val="single" w:sz="6" w:space="0" w:color="auto"/>
              <w:right w:val="single" w:sz="6" w:space="0" w:color="auto"/>
            </w:tcBorders>
            <w:shd w:val="solid" w:color="000000" w:fill="auto"/>
            <w:vAlign w:val="center"/>
          </w:tcPr>
          <w:p w14:paraId="4E123AA7" w14:textId="77777777" w:rsidR="00F2379F" w:rsidRPr="00CF42A6" w:rsidRDefault="00F2379F" w:rsidP="00A04960">
            <w:pPr>
              <w:autoSpaceDE w:val="0"/>
              <w:autoSpaceDN w:val="0"/>
              <w:adjustRightInd w:val="0"/>
              <w:jc w:val="left"/>
              <w:rPr>
                <w:rFonts w:cs="Arial"/>
                <w:color w:val="FFFFFF"/>
                <w:sz w:val="22"/>
                <w:szCs w:val="22"/>
                <w:rPrChange w:id="6623" w:author="Muhamad Ridho Zul Khoiri" w:date="2026-07-14T10:44:00Z" w16du:dateUtc="2026-07-14T03:44:00Z">
                  <w:rPr>
                    <w:rFonts w:ascii="Times New Roman" w:hAnsi="Times New Roman"/>
                    <w:color w:val="FFFFFF"/>
                    <w:sz w:val="22"/>
                    <w:szCs w:val="22"/>
                  </w:rPr>
                </w:rPrChange>
              </w:rPr>
            </w:pPr>
            <w:r w:rsidRPr="00CF42A6">
              <w:rPr>
                <w:rFonts w:cs="Arial"/>
                <w:color w:val="FFFFFF"/>
                <w:sz w:val="22"/>
                <w:szCs w:val="22"/>
                <w:rPrChange w:id="6624" w:author="Muhamad Ridho Zul Khoiri" w:date="2026-07-14T10:44:00Z" w16du:dateUtc="2026-07-14T03:44:00Z">
                  <w:rPr>
                    <w:rFonts w:ascii="Times New Roman" w:hAnsi="Times New Roman"/>
                    <w:color w:val="FFFFFF"/>
                    <w:sz w:val="22"/>
                    <w:szCs w:val="22"/>
                  </w:rPr>
                </w:rPrChange>
              </w:rPr>
              <w:t>Daily</w:t>
            </w:r>
          </w:p>
        </w:tc>
        <w:tc>
          <w:tcPr>
            <w:tcW w:w="1620" w:type="dxa"/>
            <w:tcBorders>
              <w:top w:val="single" w:sz="6" w:space="0" w:color="auto"/>
              <w:left w:val="single" w:sz="6" w:space="0" w:color="auto"/>
              <w:bottom w:val="single" w:sz="6" w:space="0" w:color="auto"/>
              <w:right w:val="single" w:sz="6" w:space="0" w:color="auto"/>
            </w:tcBorders>
            <w:shd w:val="solid" w:color="000000" w:fill="auto"/>
            <w:vAlign w:val="center"/>
          </w:tcPr>
          <w:p w14:paraId="2C60F5BB" w14:textId="77777777" w:rsidR="00F2379F" w:rsidRPr="00CF42A6" w:rsidRDefault="00F2379F" w:rsidP="00A04960">
            <w:pPr>
              <w:autoSpaceDE w:val="0"/>
              <w:autoSpaceDN w:val="0"/>
              <w:adjustRightInd w:val="0"/>
              <w:jc w:val="left"/>
              <w:rPr>
                <w:rFonts w:cs="Arial"/>
                <w:color w:val="FFFFFF"/>
                <w:sz w:val="22"/>
                <w:szCs w:val="22"/>
                <w:rPrChange w:id="6625" w:author="Muhamad Ridho Zul Khoiri" w:date="2026-07-14T10:44:00Z" w16du:dateUtc="2026-07-14T03:44:00Z">
                  <w:rPr>
                    <w:rFonts w:ascii="Times New Roman" w:hAnsi="Times New Roman"/>
                    <w:color w:val="FFFFFF"/>
                    <w:sz w:val="22"/>
                    <w:szCs w:val="22"/>
                  </w:rPr>
                </w:rPrChange>
              </w:rPr>
            </w:pPr>
            <w:r w:rsidRPr="00CF42A6">
              <w:rPr>
                <w:rFonts w:cs="Arial"/>
                <w:color w:val="FFFFFF"/>
                <w:sz w:val="22"/>
                <w:szCs w:val="22"/>
                <w:rPrChange w:id="6626" w:author="Muhamad Ridho Zul Khoiri" w:date="2026-07-14T10:44:00Z" w16du:dateUtc="2026-07-14T03:44:00Z">
                  <w:rPr>
                    <w:rFonts w:ascii="Times New Roman" w:hAnsi="Times New Roman"/>
                    <w:color w:val="FFFFFF"/>
                    <w:sz w:val="22"/>
                    <w:szCs w:val="22"/>
                  </w:rPr>
                </w:rPrChange>
              </w:rPr>
              <w:t>Daily</w:t>
            </w:r>
          </w:p>
        </w:tc>
        <w:tc>
          <w:tcPr>
            <w:tcW w:w="1620" w:type="dxa"/>
            <w:tcBorders>
              <w:top w:val="single" w:sz="6" w:space="0" w:color="auto"/>
              <w:left w:val="single" w:sz="6" w:space="0" w:color="auto"/>
              <w:bottom w:val="single" w:sz="6" w:space="0" w:color="auto"/>
              <w:right w:val="single" w:sz="6" w:space="0" w:color="auto"/>
            </w:tcBorders>
            <w:shd w:val="solid" w:color="000000" w:fill="auto"/>
            <w:vAlign w:val="center"/>
          </w:tcPr>
          <w:p w14:paraId="1EBFD157" w14:textId="77777777" w:rsidR="00F2379F" w:rsidRPr="00CF42A6" w:rsidRDefault="00F2379F" w:rsidP="00A04960">
            <w:pPr>
              <w:autoSpaceDE w:val="0"/>
              <w:autoSpaceDN w:val="0"/>
              <w:adjustRightInd w:val="0"/>
              <w:jc w:val="left"/>
              <w:rPr>
                <w:rFonts w:cs="Arial"/>
                <w:color w:val="FFFFFF"/>
                <w:sz w:val="22"/>
                <w:szCs w:val="22"/>
                <w:rPrChange w:id="6627" w:author="Muhamad Ridho Zul Khoiri" w:date="2026-07-14T10:44:00Z" w16du:dateUtc="2026-07-14T03:44:00Z">
                  <w:rPr>
                    <w:rFonts w:ascii="Times New Roman" w:hAnsi="Times New Roman"/>
                    <w:color w:val="FFFFFF"/>
                    <w:sz w:val="22"/>
                    <w:szCs w:val="22"/>
                  </w:rPr>
                </w:rPrChange>
              </w:rPr>
            </w:pPr>
            <w:commentRangeStart w:id="6628"/>
            <w:r w:rsidRPr="00CF42A6">
              <w:rPr>
                <w:rFonts w:cs="Arial"/>
                <w:color w:val="FFFFFF"/>
                <w:sz w:val="22"/>
                <w:szCs w:val="22"/>
                <w:rPrChange w:id="6629" w:author="Muhamad Ridho Zul Khoiri" w:date="2026-07-14T10:44:00Z" w16du:dateUtc="2026-07-14T03:44:00Z">
                  <w:rPr>
                    <w:rFonts w:ascii="Times New Roman" w:hAnsi="Times New Roman"/>
                    <w:color w:val="FFFFFF"/>
                    <w:sz w:val="22"/>
                    <w:szCs w:val="22"/>
                  </w:rPr>
                </w:rPrChange>
              </w:rPr>
              <w:t>Daily</w:t>
            </w:r>
          </w:p>
        </w:tc>
        <w:tc>
          <w:tcPr>
            <w:tcW w:w="1620" w:type="dxa"/>
            <w:gridSpan w:val="2"/>
            <w:tcBorders>
              <w:top w:val="single" w:sz="6" w:space="0" w:color="auto"/>
              <w:left w:val="single" w:sz="6" w:space="0" w:color="auto"/>
              <w:bottom w:val="single" w:sz="6" w:space="0" w:color="auto"/>
              <w:right w:val="single" w:sz="6" w:space="0" w:color="auto"/>
            </w:tcBorders>
            <w:shd w:val="solid" w:color="000000" w:fill="auto"/>
            <w:vAlign w:val="center"/>
          </w:tcPr>
          <w:p w14:paraId="3FCEB83E" w14:textId="77777777" w:rsidR="00F2379F" w:rsidRPr="00CF42A6" w:rsidRDefault="00F2379F" w:rsidP="00A04960">
            <w:pPr>
              <w:autoSpaceDE w:val="0"/>
              <w:autoSpaceDN w:val="0"/>
              <w:adjustRightInd w:val="0"/>
              <w:jc w:val="left"/>
              <w:rPr>
                <w:rFonts w:cs="Arial"/>
                <w:color w:val="FFFFFF"/>
                <w:sz w:val="22"/>
                <w:szCs w:val="22"/>
                <w:rPrChange w:id="6630" w:author="Muhamad Ridho Zul Khoiri" w:date="2026-07-14T10:44:00Z" w16du:dateUtc="2026-07-14T03:44:00Z">
                  <w:rPr>
                    <w:rFonts w:ascii="Times New Roman" w:hAnsi="Times New Roman"/>
                    <w:color w:val="FFFFFF"/>
                    <w:sz w:val="22"/>
                    <w:szCs w:val="22"/>
                  </w:rPr>
                </w:rPrChange>
              </w:rPr>
            </w:pPr>
            <w:r w:rsidRPr="00CF42A6">
              <w:rPr>
                <w:rFonts w:cs="Arial"/>
                <w:color w:val="FFFFFF"/>
                <w:sz w:val="22"/>
                <w:szCs w:val="22"/>
                <w:rPrChange w:id="6631" w:author="Muhamad Ridho Zul Khoiri" w:date="2026-07-14T10:44:00Z" w16du:dateUtc="2026-07-14T03:44:00Z">
                  <w:rPr>
                    <w:rFonts w:ascii="Times New Roman" w:hAnsi="Times New Roman"/>
                    <w:color w:val="FFFFFF"/>
                    <w:sz w:val="22"/>
                    <w:szCs w:val="22"/>
                  </w:rPr>
                </w:rPrChange>
              </w:rPr>
              <w:t>Monthly</w:t>
            </w:r>
          </w:p>
        </w:tc>
        <w:tc>
          <w:tcPr>
            <w:tcW w:w="1350" w:type="dxa"/>
            <w:gridSpan w:val="2"/>
            <w:tcBorders>
              <w:top w:val="single" w:sz="6" w:space="0" w:color="auto"/>
              <w:left w:val="single" w:sz="6" w:space="0" w:color="auto"/>
              <w:bottom w:val="single" w:sz="6" w:space="0" w:color="auto"/>
              <w:right w:val="single" w:sz="6" w:space="0" w:color="auto"/>
            </w:tcBorders>
            <w:shd w:val="solid" w:color="000000" w:fill="auto"/>
            <w:vAlign w:val="center"/>
          </w:tcPr>
          <w:p w14:paraId="787F00DB" w14:textId="77777777" w:rsidR="00F2379F" w:rsidRPr="00CF42A6" w:rsidRDefault="00F2379F" w:rsidP="00A04960">
            <w:pPr>
              <w:autoSpaceDE w:val="0"/>
              <w:autoSpaceDN w:val="0"/>
              <w:adjustRightInd w:val="0"/>
              <w:jc w:val="left"/>
              <w:rPr>
                <w:rFonts w:cs="Arial"/>
                <w:color w:val="FFFFFF"/>
                <w:sz w:val="22"/>
                <w:szCs w:val="22"/>
                <w:rPrChange w:id="6632" w:author="Muhamad Ridho Zul Khoiri" w:date="2026-07-14T10:44:00Z" w16du:dateUtc="2026-07-14T03:44:00Z">
                  <w:rPr>
                    <w:rFonts w:ascii="Times New Roman" w:hAnsi="Times New Roman"/>
                    <w:color w:val="FFFFFF"/>
                    <w:sz w:val="22"/>
                    <w:szCs w:val="22"/>
                  </w:rPr>
                </w:rPrChange>
              </w:rPr>
            </w:pPr>
            <w:r w:rsidRPr="00CF42A6">
              <w:rPr>
                <w:rFonts w:cs="Arial"/>
                <w:color w:val="FFFFFF"/>
                <w:sz w:val="22"/>
                <w:szCs w:val="22"/>
                <w:rPrChange w:id="6633" w:author="Muhamad Ridho Zul Khoiri" w:date="2026-07-14T10:44:00Z" w16du:dateUtc="2026-07-14T03:44:00Z">
                  <w:rPr>
                    <w:rFonts w:ascii="Times New Roman" w:hAnsi="Times New Roman"/>
                    <w:color w:val="FFFFFF"/>
                    <w:sz w:val="22"/>
                    <w:szCs w:val="22"/>
                  </w:rPr>
                </w:rPrChange>
              </w:rPr>
              <w:t>Quarterly</w:t>
            </w:r>
          </w:p>
        </w:tc>
        <w:tc>
          <w:tcPr>
            <w:tcW w:w="1170" w:type="dxa"/>
            <w:tcBorders>
              <w:top w:val="single" w:sz="6" w:space="0" w:color="auto"/>
              <w:left w:val="single" w:sz="6" w:space="0" w:color="auto"/>
              <w:bottom w:val="single" w:sz="6" w:space="0" w:color="auto"/>
              <w:right w:val="single" w:sz="6" w:space="0" w:color="auto"/>
            </w:tcBorders>
            <w:shd w:val="solid" w:color="000000" w:fill="auto"/>
            <w:vAlign w:val="center"/>
          </w:tcPr>
          <w:p w14:paraId="3B50C5B3" w14:textId="77777777" w:rsidR="00F2379F" w:rsidRPr="00CF42A6" w:rsidRDefault="00F2379F" w:rsidP="00A04960">
            <w:pPr>
              <w:autoSpaceDE w:val="0"/>
              <w:autoSpaceDN w:val="0"/>
              <w:adjustRightInd w:val="0"/>
              <w:jc w:val="left"/>
              <w:rPr>
                <w:rFonts w:cs="Arial"/>
                <w:color w:val="FFFFFF"/>
                <w:sz w:val="22"/>
                <w:szCs w:val="22"/>
                <w:rPrChange w:id="6634" w:author="Muhamad Ridho Zul Khoiri" w:date="2026-07-14T10:44:00Z" w16du:dateUtc="2026-07-14T03:44:00Z">
                  <w:rPr>
                    <w:rFonts w:ascii="Times New Roman" w:hAnsi="Times New Roman"/>
                    <w:color w:val="FFFFFF"/>
                    <w:sz w:val="22"/>
                    <w:szCs w:val="22"/>
                  </w:rPr>
                </w:rPrChange>
              </w:rPr>
            </w:pPr>
            <w:r w:rsidRPr="00CF42A6">
              <w:rPr>
                <w:rFonts w:cs="Arial"/>
                <w:color w:val="FFFFFF"/>
                <w:sz w:val="22"/>
                <w:szCs w:val="22"/>
                <w:rPrChange w:id="6635" w:author="Muhamad Ridho Zul Khoiri" w:date="2026-07-14T10:44:00Z" w16du:dateUtc="2026-07-14T03:44:00Z">
                  <w:rPr>
                    <w:rFonts w:ascii="Times New Roman" w:hAnsi="Times New Roman"/>
                    <w:color w:val="FFFFFF"/>
                    <w:sz w:val="22"/>
                    <w:szCs w:val="22"/>
                  </w:rPr>
                </w:rPrChange>
              </w:rPr>
              <w:t>Yearly</w:t>
            </w:r>
            <w:commentRangeEnd w:id="6628"/>
            <w:r w:rsidR="003E2625" w:rsidRPr="00CF42A6">
              <w:rPr>
                <w:rStyle w:val="CommentReference"/>
                <w:rFonts w:cs="Arial"/>
                <w:color w:val="FFFFFF"/>
                <w:sz w:val="22"/>
                <w:szCs w:val="22"/>
                <w:rPrChange w:id="6636" w:author="Muhamad Ridho Zul Khoiri" w:date="2026-07-14T10:44:00Z" w16du:dateUtc="2026-07-14T03:44:00Z">
                  <w:rPr>
                    <w:rStyle w:val="CommentReference"/>
                    <w:rFonts w:ascii="Times New Roman" w:hAnsi="Times New Roman"/>
                    <w:color w:val="FFFFFF"/>
                    <w:sz w:val="22"/>
                    <w:szCs w:val="22"/>
                  </w:rPr>
                </w:rPrChange>
              </w:rPr>
              <w:commentReference w:id="6628"/>
            </w:r>
          </w:p>
        </w:tc>
      </w:tr>
      <w:tr w:rsidR="00F2379F" w:rsidRPr="00526DF0" w14:paraId="791A0BC7" w14:textId="77777777" w:rsidTr="00A04960">
        <w:trPr>
          <w:trHeight w:val="290"/>
        </w:trPr>
        <w:tc>
          <w:tcPr>
            <w:tcW w:w="5130" w:type="dxa"/>
            <w:gridSpan w:val="3"/>
            <w:tcBorders>
              <w:top w:val="nil"/>
              <w:left w:val="nil"/>
              <w:bottom w:val="nil"/>
              <w:right w:val="nil"/>
            </w:tcBorders>
            <w:vAlign w:val="center"/>
          </w:tcPr>
          <w:p w14:paraId="08605D54" w14:textId="77777777" w:rsidR="00F2379F" w:rsidRPr="00CF42A6" w:rsidRDefault="00F2379F" w:rsidP="00A04960">
            <w:pPr>
              <w:autoSpaceDE w:val="0"/>
              <w:autoSpaceDN w:val="0"/>
              <w:adjustRightInd w:val="0"/>
              <w:spacing w:before="120" w:after="120"/>
              <w:jc w:val="left"/>
              <w:rPr>
                <w:rFonts w:cs="Arial"/>
                <w:b/>
                <w:bCs/>
                <w:color w:val="000000"/>
                <w:rPrChange w:id="6637" w:author="Muhamad Ridho Zul Khoiri" w:date="2026-07-14T10:44:00Z" w16du:dateUtc="2026-07-14T03:44:00Z">
                  <w:rPr>
                    <w:rFonts w:ascii="Times New Roman" w:hAnsi="Times New Roman"/>
                    <w:b/>
                    <w:bCs/>
                    <w:color w:val="000000"/>
                  </w:rPr>
                </w:rPrChange>
              </w:rPr>
            </w:pPr>
          </w:p>
        </w:tc>
        <w:tc>
          <w:tcPr>
            <w:tcW w:w="1260" w:type="dxa"/>
            <w:tcBorders>
              <w:top w:val="single" w:sz="6" w:space="0" w:color="auto"/>
              <w:left w:val="nil"/>
              <w:bottom w:val="nil"/>
              <w:right w:val="nil"/>
            </w:tcBorders>
            <w:vAlign w:val="center"/>
          </w:tcPr>
          <w:p w14:paraId="73E90F8B" w14:textId="77777777" w:rsidR="00F2379F" w:rsidRPr="00CF42A6" w:rsidRDefault="00F2379F" w:rsidP="00A04960">
            <w:pPr>
              <w:autoSpaceDE w:val="0"/>
              <w:autoSpaceDN w:val="0"/>
              <w:adjustRightInd w:val="0"/>
              <w:jc w:val="left"/>
              <w:rPr>
                <w:rFonts w:cs="Arial"/>
                <w:color w:val="000000"/>
                <w:rPrChange w:id="6638" w:author="Muhamad Ridho Zul Khoiri" w:date="2026-07-14T10:44:00Z" w16du:dateUtc="2026-07-14T03:44:00Z">
                  <w:rPr>
                    <w:rFonts w:ascii="Times New Roman" w:hAnsi="Times New Roman"/>
                    <w:color w:val="000000"/>
                  </w:rPr>
                </w:rPrChange>
              </w:rPr>
            </w:pPr>
          </w:p>
        </w:tc>
        <w:tc>
          <w:tcPr>
            <w:tcW w:w="900" w:type="dxa"/>
            <w:tcBorders>
              <w:top w:val="single" w:sz="6" w:space="0" w:color="auto"/>
              <w:left w:val="nil"/>
              <w:bottom w:val="nil"/>
              <w:right w:val="nil"/>
            </w:tcBorders>
            <w:vAlign w:val="center"/>
          </w:tcPr>
          <w:p w14:paraId="4F0631E5" w14:textId="77777777" w:rsidR="00F2379F" w:rsidRPr="00CF42A6" w:rsidRDefault="00F2379F" w:rsidP="00A04960">
            <w:pPr>
              <w:autoSpaceDE w:val="0"/>
              <w:autoSpaceDN w:val="0"/>
              <w:adjustRightInd w:val="0"/>
              <w:jc w:val="left"/>
              <w:rPr>
                <w:rFonts w:cs="Arial"/>
                <w:color w:val="000000"/>
                <w:sz w:val="22"/>
                <w:szCs w:val="22"/>
                <w:rPrChange w:id="6639" w:author="Muhamad Ridho Zul Khoiri" w:date="2026-07-14T10:44:00Z" w16du:dateUtc="2026-07-14T03:44:00Z">
                  <w:rPr>
                    <w:rFonts w:ascii="Times New Roman" w:hAnsi="Times New Roman"/>
                    <w:color w:val="000000"/>
                    <w:sz w:val="22"/>
                    <w:szCs w:val="22"/>
                  </w:rPr>
                </w:rPrChange>
              </w:rPr>
            </w:pPr>
          </w:p>
        </w:tc>
        <w:tc>
          <w:tcPr>
            <w:tcW w:w="1620" w:type="dxa"/>
            <w:tcBorders>
              <w:top w:val="single" w:sz="6" w:space="0" w:color="auto"/>
              <w:left w:val="nil"/>
              <w:bottom w:val="nil"/>
              <w:right w:val="nil"/>
            </w:tcBorders>
            <w:vAlign w:val="center"/>
          </w:tcPr>
          <w:p w14:paraId="3BB4F555" w14:textId="77777777" w:rsidR="00F2379F" w:rsidRPr="00CF42A6" w:rsidRDefault="00F2379F" w:rsidP="00A04960">
            <w:pPr>
              <w:autoSpaceDE w:val="0"/>
              <w:autoSpaceDN w:val="0"/>
              <w:adjustRightInd w:val="0"/>
              <w:jc w:val="left"/>
              <w:rPr>
                <w:rFonts w:cs="Arial"/>
                <w:color w:val="000000"/>
                <w:sz w:val="22"/>
                <w:szCs w:val="22"/>
                <w:rPrChange w:id="6640" w:author="Muhamad Ridho Zul Khoiri" w:date="2026-07-14T10:44:00Z" w16du:dateUtc="2026-07-14T03:44:00Z">
                  <w:rPr>
                    <w:rFonts w:ascii="Times New Roman" w:hAnsi="Times New Roman"/>
                    <w:color w:val="000000"/>
                    <w:sz w:val="22"/>
                    <w:szCs w:val="22"/>
                  </w:rPr>
                </w:rPrChange>
              </w:rPr>
            </w:pPr>
          </w:p>
        </w:tc>
        <w:tc>
          <w:tcPr>
            <w:tcW w:w="1620" w:type="dxa"/>
            <w:tcBorders>
              <w:top w:val="single" w:sz="6" w:space="0" w:color="auto"/>
              <w:left w:val="nil"/>
              <w:bottom w:val="nil"/>
              <w:right w:val="nil"/>
            </w:tcBorders>
            <w:vAlign w:val="center"/>
          </w:tcPr>
          <w:p w14:paraId="2834A13C" w14:textId="77777777" w:rsidR="00F2379F" w:rsidRPr="00CF42A6" w:rsidRDefault="00F2379F" w:rsidP="00A04960">
            <w:pPr>
              <w:autoSpaceDE w:val="0"/>
              <w:autoSpaceDN w:val="0"/>
              <w:adjustRightInd w:val="0"/>
              <w:jc w:val="left"/>
              <w:rPr>
                <w:rFonts w:cs="Arial"/>
                <w:color w:val="000000"/>
                <w:sz w:val="22"/>
                <w:szCs w:val="22"/>
                <w:rPrChange w:id="6641" w:author="Muhamad Ridho Zul Khoiri" w:date="2026-07-14T10:44:00Z" w16du:dateUtc="2026-07-14T03:44:00Z">
                  <w:rPr>
                    <w:rFonts w:ascii="Times New Roman" w:hAnsi="Times New Roman"/>
                    <w:color w:val="000000"/>
                    <w:sz w:val="22"/>
                    <w:szCs w:val="22"/>
                  </w:rPr>
                </w:rPrChange>
              </w:rPr>
            </w:pPr>
          </w:p>
        </w:tc>
        <w:tc>
          <w:tcPr>
            <w:tcW w:w="1620" w:type="dxa"/>
            <w:gridSpan w:val="2"/>
            <w:tcBorders>
              <w:top w:val="single" w:sz="6" w:space="0" w:color="auto"/>
              <w:left w:val="nil"/>
              <w:bottom w:val="nil"/>
              <w:right w:val="nil"/>
            </w:tcBorders>
            <w:vAlign w:val="center"/>
          </w:tcPr>
          <w:p w14:paraId="061A4F18" w14:textId="77777777" w:rsidR="00F2379F" w:rsidRPr="00CF42A6" w:rsidRDefault="00F2379F" w:rsidP="00A04960">
            <w:pPr>
              <w:autoSpaceDE w:val="0"/>
              <w:autoSpaceDN w:val="0"/>
              <w:adjustRightInd w:val="0"/>
              <w:jc w:val="left"/>
              <w:rPr>
                <w:rFonts w:cs="Arial"/>
                <w:color w:val="000000"/>
                <w:sz w:val="22"/>
                <w:szCs w:val="22"/>
                <w:rPrChange w:id="6642" w:author="Muhamad Ridho Zul Khoiri" w:date="2026-07-14T10:44:00Z" w16du:dateUtc="2026-07-14T03:44:00Z">
                  <w:rPr>
                    <w:rFonts w:ascii="Times New Roman" w:hAnsi="Times New Roman"/>
                    <w:color w:val="000000"/>
                    <w:sz w:val="22"/>
                    <w:szCs w:val="22"/>
                  </w:rPr>
                </w:rPrChange>
              </w:rPr>
            </w:pPr>
          </w:p>
        </w:tc>
        <w:tc>
          <w:tcPr>
            <w:tcW w:w="1350" w:type="dxa"/>
            <w:gridSpan w:val="2"/>
            <w:tcBorders>
              <w:top w:val="single" w:sz="6" w:space="0" w:color="auto"/>
              <w:left w:val="nil"/>
              <w:bottom w:val="nil"/>
              <w:right w:val="nil"/>
            </w:tcBorders>
            <w:vAlign w:val="center"/>
          </w:tcPr>
          <w:p w14:paraId="3A590C75" w14:textId="77777777" w:rsidR="00F2379F" w:rsidRPr="00CF42A6" w:rsidRDefault="00F2379F" w:rsidP="00A04960">
            <w:pPr>
              <w:autoSpaceDE w:val="0"/>
              <w:autoSpaceDN w:val="0"/>
              <w:adjustRightInd w:val="0"/>
              <w:jc w:val="left"/>
              <w:rPr>
                <w:rFonts w:cs="Arial"/>
                <w:color w:val="000000"/>
                <w:sz w:val="22"/>
                <w:szCs w:val="22"/>
                <w:rPrChange w:id="6643" w:author="Muhamad Ridho Zul Khoiri" w:date="2026-07-14T10:44:00Z" w16du:dateUtc="2026-07-14T03:44:00Z">
                  <w:rPr>
                    <w:rFonts w:ascii="Times New Roman" w:hAnsi="Times New Roman"/>
                    <w:color w:val="000000"/>
                    <w:sz w:val="22"/>
                    <w:szCs w:val="22"/>
                  </w:rPr>
                </w:rPrChange>
              </w:rPr>
            </w:pPr>
          </w:p>
        </w:tc>
        <w:tc>
          <w:tcPr>
            <w:tcW w:w="1170" w:type="dxa"/>
            <w:tcBorders>
              <w:top w:val="single" w:sz="6" w:space="0" w:color="auto"/>
              <w:left w:val="nil"/>
              <w:bottom w:val="nil"/>
              <w:right w:val="nil"/>
            </w:tcBorders>
            <w:vAlign w:val="center"/>
          </w:tcPr>
          <w:p w14:paraId="053FBBF3" w14:textId="77777777" w:rsidR="00F2379F" w:rsidRPr="00CF42A6" w:rsidRDefault="00F2379F" w:rsidP="00A04960">
            <w:pPr>
              <w:autoSpaceDE w:val="0"/>
              <w:autoSpaceDN w:val="0"/>
              <w:adjustRightInd w:val="0"/>
              <w:jc w:val="left"/>
              <w:rPr>
                <w:rFonts w:cs="Arial"/>
                <w:color w:val="000000"/>
                <w:sz w:val="22"/>
                <w:szCs w:val="22"/>
                <w:rPrChange w:id="6644" w:author="Muhamad Ridho Zul Khoiri" w:date="2026-07-14T10:44:00Z" w16du:dateUtc="2026-07-14T03:44:00Z">
                  <w:rPr>
                    <w:rFonts w:ascii="Times New Roman" w:hAnsi="Times New Roman"/>
                    <w:color w:val="000000"/>
                    <w:sz w:val="22"/>
                    <w:szCs w:val="22"/>
                  </w:rPr>
                </w:rPrChange>
              </w:rPr>
            </w:pPr>
          </w:p>
        </w:tc>
      </w:tr>
      <w:tr w:rsidR="00F2379F" w:rsidRPr="00526DF0" w14:paraId="516F31D0" w14:textId="77777777" w:rsidTr="00A04960">
        <w:trPr>
          <w:trHeight w:val="290"/>
        </w:trPr>
        <w:tc>
          <w:tcPr>
            <w:tcW w:w="5130" w:type="dxa"/>
            <w:gridSpan w:val="3"/>
            <w:tcBorders>
              <w:top w:val="nil"/>
              <w:left w:val="nil"/>
              <w:bottom w:val="nil"/>
              <w:right w:val="nil"/>
            </w:tcBorders>
            <w:vAlign w:val="center"/>
          </w:tcPr>
          <w:p w14:paraId="7742BB77" w14:textId="77777777" w:rsidR="00F2379F" w:rsidRPr="00CF42A6" w:rsidRDefault="00F2379F" w:rsidP="00A04960">
            <w:pPr>
              <w:autoSpaceDE w:val="0"/>
              <w:autoSpaceDN w:val="0"/>
              <w:adjustRightInd w:val="0"/>
              <w:spacing w:before="120" w:after="120"/>
              <w:jc w:val="left"/>
              <w:rPr>
                <w:rFonts w:cs="Arial"/>
                <w:b/>
                <w:bCs/>
                <w:color w:val="000000"/>
                <w:rPrChange w:id="6645" w:author="Muhamad Ridho Zul Khoiri" w:date="2026-07-14T10:44:00Z" w16du:dateUtc="2026-07-14T03:44:00Z">
                  <w:rPr>
                    <w:rFonts w:ascii="Times New Roman" w:hAnsi="Times New Roman"/>
                    <w:b/>
                    <w:bCs/>
                    <w:color w:val="000000"/>
                  </w:rPr>
                </w:rPrChange>
              </w:rPr>
            </w:pPr>
            <w:r w:rsidRPr="00CF42A6">
              <w:rPr>
                <w:rFonts w:cs="Arial"/>
                <w:b/>
                <w:bCs/>
                <w:color w:val="000000"/>
                <w:rPrChange w:id="6646" w:author="Muhamad Ridho Zul Khoiri" w:date="2026-07-14T10:44:00Z" w16du:dateUtc="2026-07-14T03:44:00Z">
                  <w:rPr>
                    <w:rFonts w:ascii="Times New Roman" w:hAnsi="Times New Roman"/>
                    <w:b/>
                    <w:bCs/>
                    <w:color w:val="000000"/>
                  </w:rPr>
                </w:rPrChange>
              </w:rPr>
              <w:t>Integrated Activities (Common across functions)</w:t>
            </w:r>
          </w:p>
        </w:tc>
        <w:tc>
          <w:tcPr>
            <w:tcW w:w="1260" w:type="dxa"/>
            <w:tcBorders>
              <w:top w:val="single" w:sz="6" w:space="0" w:color="auto"/>
              <w:left w:val="nil"/>
              <w:bottom w:val="nil"/>
              <w:right w:val="nil"/>
            </w:tcBorders>
            <w:vAlign w:val="center"/>
          </w:tcPr>
          <w:p w14:paraId="561EACE7" w14:textId="77777777" w:rsidR="00F2379F" w:rsidRPr="00CF42A6" w:rsidRDefault="00F2379F" w:rsidP="00A04960">
            <w:pPr>
              <w:autoSpaceDE w:val="0"/>
              <w:autoSpaceDN w:val="0"/>
              <w:adjustRightInd w:val="0"/>
              <w:jc w:val="left"/>
              <w:rPr>
                <w:rFonts w:cs="Arial"/>
                <w:color w:val="000000"/>
                <w:rPrChange w:id="6647" w:author="Muhamad Ridho Zul Khoiri" w:date="2026-07-14T10:44:00Z" w16du:dateUtc="2026-07-14T03:44:00Z">
                  <w:rPr>
                    <w:rFonts w:ascii="Times New Roman" w:hAnsi="Times New Roman"/>
                    <w:color w:val="000000"/>
                  </w:rPr>
                </w:rPrChange>
              </w:rPr>
            </w:pPr>
          </w:p>
        </w:tc>
        <w:tc>
          <w:tcPr>
            <w:tcW w:w="900" w:type="dxa"/>
            <w:tcBorders>
              <w:top w:val="single" w:sz="6" w:space="0" w:color="auto"/>
              <w:left w:val="nil"/>
              <w:bottom w:val="nil"/>
              <w:right w:val="nil"/>
            </w:tcBorders>
            <w:vAlign w:val="center"/>
          </w:tcPr>
          <w:p w14:paraId="71DC10AD" w14:textId="77777777" w:rsidR="00F2379F" w:rsidRPr="00CF42A6" w:rsidRDefault="00F2379F" w:rsidP="00A04960">
            <w:pPr>
              <w:autoSpaceDE w:val="0"/>
              <w:autoSpaceDN w:val="0"/>
              <w:adjustRightInd w:val="0"/>
              <w:jc w:val="left"/>
              <w:rPr>
                <w:rFonts w:cs="Arial"/>
                <w:color w:val="000000"/>
                <w:sz w:val="22"/>
                <w:szCs w:val="22"/>
                <w:rPrChange w:id="6648" w:author="Muhamad Ridho Zul Khoiri" w:date="2026-07-14T10:44:00Z" w16du:dateUtc="2026-07-14T03:44:00Z">
                  <w:rPr>
                    <w:rFonts w:ascii="Times New Roman" w:hAnsi="Times New Roman"/>
                    <w:color w:val="000000"/>
                    <w:sz w:val="22"/>
                    <w:szCs w:val="22"/>
                  </w:rPr>
                </w:rPrChange>
              </w:rPr>
            </w:pPr>
          </w:p>
        </w:tc>
        <w:tc>
          <w:tcPr>
            <w:tcW w:w="1620" w:type="dxa"/>
            <w:tcBorders>
              <w:top w:val="single" w:sz="6" w:space="0" w:color="auto"/>
              <w:left w:val="nil"/>
              <w:bottom w:val="nil"/>
              <w:right w:val="nil"/>
            </w:tcBorders>
            <w:vAlign w:val="center"/>
          </w:tcPr>
          <w:p w14:paraId="2278B93B" w14:textId="77777777" w:rsidR="00F2379F" w:rsidRPr="00CF42A6" w:rsidRDefault="00F2379F" w:rsidP="00A04960">
            <w:pPr>
              <w:autoSpaceDE w:val="0"/>
              <w:autoSpaceDN w:val="0"/>
              <w:adjustRightInd w:val="0"/>
              <w:jc w:val="left"/>
              <w:rPr>
                <w:rFonts w:cs="Arial"/>
                <w:color w:val="000000"/>
                <w:sz w:val="22"/>
                <w:szCs w:val="22"/>
                <w:rPrChange w:id="6649" w:author="Muhamad Ridho Zul Khoiri" w:date="2026-07-14T10:44:00Z" w16du:dateUtc="2026-07-14T03:44:00Z">
                  <w:rPr>
                    <w:rFonts w:ascii="Times New Roman" w:hAnsi="Times New Roman"/>
                    <w:color w:val="000000"/>
                    <w:sz w:val="22"/>
                    <w:szCs w:val="22"/>
                  </w:rPr>
                </w:rPrChange>
              </w:rPr>
            </w:pPr>
          </w:p>
        </w:tc>
        <w:tc>
          <w:tcPr>
            <w:tcW w:w="1620" w:type="dxa"/>
            <w:tcBorders>
              <w:top w:val="single" w:sz="6" w:space="0" w:color="auto"/>
              <w:left w:val="nil"/>
              <w:bottom w:val="nil"/>
              <w:right w:val="nil"/>
            </w:tcBorders>
            <w:vAlign w:val="center"/>
          </w:tcPr>
          <w:p w14:paraId="0C66D3FE" w14:textId="77777777" w:rsidR="00F2379F" w:rsidRPr="00CF42A6" w:rsidRDefault="00F2379F" w:rsidP="00A04960">
            <w:pPr>
              <w:autoSpaceDE w:val="0"/>
              <w:autoSpaceDN w:val="0"/>
              <w:adjustRightInd w:val="0"/>
              <w:jc w:val="left"/>
              <w:rPr>
                <w:rFonts w:cs="Arial"/>
                <w:color w:val="000000"/>
                <w:sz w:val="22"/>
                <w:szCs w:val="22"/>
                <w:rPrChange w:id="6650" w:author="Muhamad Ridho Zul Khoiri" w:date="2026-07-14T10:44:00Z" w16du:dateUtc="2026-07-14T03:44:00Z">
                  <w:rPr>
                    <w:rFonts w:ascii="Times New Roman" w:hAnsi="Times New Roman"/>
                    <w:color w:val="000000"/>
                    <w:sz w:val="22"/>
                    <w:szCs w:val="22"/>
                  </w:rPr>
                </w:rPrChange>
              </w:rPr>
            </w:pPr>
          </w:p>
        </w:tc>
        <w:tc>
          <w:tcPr>
            <w:tcW w:w="1620" w:type="dxa"/>
            <w:gridSpan w:val="2"/>
            <w:tcBorders>
              <w:top w:val="single" w:sz="6" w:space="0" w:color="auto"/>
              <w:left w:val="nil"/>
              <w:bottom w:val="nil"/>
              <w:right w:val="nil"/>
            </w:tcBorders>
            <w:vAlign w:val="center"/>
          </w:tcPr>
          <w:p w14:paraId="5FDF7CA8" w14:textId="77777777" w:rsidR="00F2379F" w:rsidRPr="00CF42A6" w:rsidRDefault="00F2379F" w:rsidP="00A04960">
            <w:pPr>
              <w:autoSpaceDE w:val="0"/>
              <w:autoSpaceDN w:val="0"/>
              <w:adjustRightInd w:val="0"/>
              <w:jc w:val="left"/>
              <w:rPr>
                <w:rFonts w:cs="Arial"/>
                <w:color w:val="000000"/>
                <w:sz w:val="22"/>
                <w:szCs w:val="22"/>
                <w:rPrChange w:id="6651" w:author="Muhamad Ridho Zul Khoiri" w:date="2026-07-14T10:44:00Z" w16du:dateUtc="2026-07-14T03:44:00Z">
                  <w:rPr>
                    <w:rFonts w:ascii="Times New Roman" w:hAnsi="Times New Roman"/>
                    <w:color w:val="000000"/>
                    <w:sz w:val="22"/>
                    <w:szCs w:val="22"/>
                  </w:rPr>
                </w:rPrChange>
              </w:rPr>
            </w:pPr>
          </w:p>
        </w:tc>
        <w:tc>
          <w:tcPr>
            <w:tcW w:w="1350" w:type="dxa"/>
            <w:gridSpan w:val="2"/>
            <w:tcBorders>
              <w:top w:val="single" w:sz="6" w:space="0" w:color="auto"/>
              <w:left w:val="nil"/>
              <w:bottom w:val="nil"/>
              <w:right w:val="nil"/>
            </w:tcBorders>
            <w:vAlign w:val="center"/>
          </w:tcPr>
          <w:p w14:paraId="1BBE1A84" w14:textId="77777777" w:rsidR="00F2379F" w:rsidRPr="00CF42A6" w:rsidRDefault="00F2379F" w:rsidP="00A04960">
            <w:pPr>
              <w:autoSpaceDE w:val="0"/>
              <w:autoSpaceDN w:val="0"/>
              <w:adjustRightInd w:val="0"/>
              <w:jc w:val="left"/>
              <w:rPr>
                <w:rFonts w:cs="Arial"/>
                <w:color w:val="000000"/>
                <w:sz w:val="22"/>
                <w:szCs w:val="22"/>
                <w:rPrChange w:id="6652" w:author="Muhamad Ridho Zul Khoiri" w:date="2026-07-14T10:44:00Z" w16du:dateUtc="2026-07-14T03:44:00Z">
                  <w:rPr>
                    <w:rFonts w:ascii="Times New Roman" w:hAnsi="Times New Roman"/>
                    <w:color w:val="000000"/>
                    <w:sz w:val="22"/>
                    <w:szCs w:val="22"/>
                  </w:rPr>
                </w:rPrChange>
              </w:rPr>
            </w:pPr>
          </w:p>
        </w:tc>
        <w:tc>
          <w:tcPr>
            <w:tcW w:w="1170" w:type="dxa"/>
            <w:tcBorders>
              <w:top w:val="single" w:sz="6" w:space="0" w:color="auto"/>
              <w:left w:val="nil"/>
              <w:bottom w:val="nil"/>
              <w:right w:val="nil"/>
            </w:tcBorders>
            <w:vAlign w:val="center"/>
          </w:tcPr>
          <w:p w14:paraId="670BF97E" w14:textId="77777777" w:rsidR="00F2379F" w:rsidRPr="00CF42A6" w:rsidRDefault="00F2379F" w:rsidP="00A04960">
            <w:pPr>
              <w:autoSpaceDE w:val="0"/>
              <w:autoSpaceDN w:val="0"/>
              <w:adjustRightInd w:val="0"/>
              <w:jc w:val="left"/>
              <w:rPr>
                <w:rFonts w:cs="Arial"/>
                <w:color w:val="000000"/>
                <w:sz w:val="22"/>
                <w:szCs w:val="22"/>
                <w:rPrChange w:id="6653" w:author="Muhamad Ridho Zul Khoiri" w:date="2026-07-14T10:44:00Z" w16du:dateUtc="2026-07-14T03:44:00Z">
                  <w:rPr>
                    <w:rFonts w:ascii="Times New Roman" w:hAnsi="Times New Roman"/>
                    <w:color w:val="000000"/>
                    <w:sz w:val="22"/>
                    <w:szCs w:val="22"/>
                  </w:rPr>
                </w:rPrChange>
              </w:rPr>
            </w:pPr>
          </w:p>
        </w:tc>
      </w:tr>
      <w:tr w:rsidR="00F2379F" w:rsidRPr="00526DF0" w14:paraId="2237153D" w14:textId="77777777" w:rsidTr="00A04960">
        <w:trPr>
          <w:trHeight w:val="581"/>
        </w:trPr>
        <w:tc>
          <w:tcPr>
            <w:tcW w:w="331" w:type="dxa"/>
            <w:gridSpan w:val="2"/>
            <w:tcBorders>
              <w:top w:val="nil"/>
              <w:left w:val="nil"/>
              <w:bottom w:val="nil"/>
              <w:right w:val="nil"/>
            </w:tcBorders>
            <w:vAlign w:val="center"/>
          </w:tcPr>
          <w:p w14:paraId="31D6C6A4" w14:textId="77777777" w:rsidR="00F2379F" w:rsidRPr="00CF42A6" w:rsidRDefault="00F2379F" w:rsidP="00A04960">
            <w:pPr>
              <w:autoSpaceDE w:val="0"/>
              <w:autoSpaceDN w:val="0"/>
              <w:adjustRightInd w:val="0"/>
              <w:jc w:val="left"/>
              <w:rPr>
                <w:rFonts w:cs="Arial"/>
                <w:b/>
                <w:bCs/>
                <w:color w:val="000000"/>
                <w:rPrChange w:id="6654" w:author="Muhamad Ridho Zul Khoiri" w:date="2026-07-14T10:44:00Z" w16du:dateUtc="2026-07-14T03:44:00Z">
                  <w:rPr>
                    <w:rFonts w:ascii="Times New Roman" w:hAnsi="Times New Roman"/>
                    <w:b/>
                    <w:bCs/>
                    <w:color w:val="000000"/>
                  </w:rPr>
                </w:rPrChange>
              </w:rPr>
            </w:pPr>
          </w:p>
        </w:tc>
        <w:tc>
          <w:tcPr>
            <w:tcW w:w="4799" w:type="dxa"/>
            <w:tcBorders>
              <w:top w:val="single" w:sz="6" w:space="0" w:color="auto"/>
              <w:left w:val="single" w:sz="6" w:space="0" w:color="auto"/>
              <w:bottom w:val="single" w:sz="6" w:space="0" w:color="969696"/>
              <w:right w:val="single" w:sz="6" w:space="0" w:color="auto"/>
            </w:tcBorders>
            <w:vAlign w:val="center"/>
          </w:tcPr>
          <w:p w14:paraId="178F3F66" w14:textId="77777777" w:rsidR="00F2379F" w:rsidRPr="00CF42A6" w:rsidRDefault="00F2379F" w:rsidP="00A04960">
            <w:pPr>
              <w:autoSpaceDE w:val="0"/>
              <w:autoSpaceDN w:val="0"/>
              <w:adjustRightInd w:val="0"/>
              <w:jc w:val="left"/>
              <w:rPr>
                <w:rFonts w:cs="Arial"/>
                <w:color w:val="800000"/>
                <w:rPrChange w:id="6655" w:author="Muhamad Ridho Zul Khoiri" w:date="2026-07-14T10:44:00Z" w16du:dateUtc="2026-07-14T03:44:00Z">
                  <w:rPr>
                    <w:rFonts w:ascii="Times New Roman" w:hAnsi="Times New Roman"/>
                    <w:color w:val="800000"/>
                  </w:rPr>
                </w:rPrChange>
              </w:rPr>
            </w:pPr>
            <w:r w:rsidRPr="00CF42A6">
              <w:rPr>
                <w:rFonts w:cs="Arial"/>
                <w:rPrChange w:id="6656" w:author="Muhamad Ridho Zul Khoiri" w:date="2026-07-14T10:44:00Z" w16du:dateUtc="2026-07-14T03:44:00Z">
                  <w:rPr>
                    <w:rFonts w:ascii="Times New Roman" w:hAnsi="Times New Roman"/>
                  </w:rPr>
                </w:rPrChange>
              </w:rPr>
              <w:t>All vendor / contractor work aside from core staffing</w:t>
            </w:r>
          </w:p>
        </w:tc>
        <w:tc>
          <w:tcPr>
            <w:tcW w:w="1260" w:type="dxa"/>
            <w:tcBorders>
              <w:top w:val="single" w:sz="6" w:space="0" w:color="auto"/>
              <w:left w:val="single" w:sz="6" w:space="0" w:color="auto"/>
              <w:bottom w:val="single" w:sz="6" w:space="0" w:color="969696"/>
              <w:right w:val="single" w:sz="6" w:space="0" w:color="auto"/>
            </w:tcBorders>
            <w:vAlign w:val="center"/>
          </w:tcPr>
          <w:p w14:paraId="6D7FD9E9" w14:textId="77777777" w:rsidR="00F2379F" w:rsidRPr="00CF42A6" w:rsidRDefault="00F2379F" w:rsidP="00A04960">
            <w:pPr>
              <w:autoSpaceDE w:val="0"/>
              <w:autoSpaceDN w:val="0"/>
              <w:adjustRightInd w:val="0"/>
              <w:jc w:val="center"/>
              <w:rPr>
                <w:rFonts w:cs="Arial"/>
                <w:rPrChange w:id="6657" w:author="Muhamad Ridho Zul Khoiri" w:date="2026-07-14T10:44:00Z" w16du:dateUtc="2026-07-14T03:44:00Z">
                  <w:rPr>
                    <w:rFonts w:ascii="Times New Roman" w:hAnsi="Times New Roman"/>
                  </w:rPr>
                </w:rPrChange>
              </w:rPr>
            </w:pPr>
            <w:r w:rsidRPr="00CF42A6">
              <w:rPr>
                <w:rFonts w:cs="Arial"/>
                <w:rPrChange w:id="6658" w:author="Muhamad Ridho Zul Khoiri" w:date="2026-07-14T10:44:00Z" w16du:dateUtc="2026-07-14T03:44:00Z">
                  <w:rPr>
                    <w:rFonts w:ascii="Times New Roman" w:hAnsi="Times New Roman"/>
                  </w:rPr>
                </w:rPrChange>
              </w:rPr>
              <w:t>Function</w:t>
            </w:r>
          </w:p>
        </w:tc>
        <w:tc>
          <w:tcPr>
            <w:tcW w:w="900" w:type="dxa"/>
            <w:tcBorders>
              <w:top w:val="single" w:sz="6" w:space="0" w:color="auto"/>
              <w:left w:val="single" w:sz="6" w:space="0" w:color="auto"/>
              <w:bottom w:val="single" w:sz="6" w:space="0" w:color="969696"/>
              <w:right w:val="single" w:sz="6" w:space="0" w:color="auto"/>
            </w:tcBorders>
            <w:shd w:val="solid" w:color="99CCFF" w:fill="auto"/>
            <w:vAlign w:val="center"/>
          </w:tcPr>
          <w:p w14:paraId="5CD79FC7" w14:textId="77777777" w:rsidR="00F2379F" w:rsidRPr="00CF42A6" w:rsidRDefault="00F2379F" w:rsidP="00A04960">
            <w:pPr>
              <w:autoSpaceDE w:val="0"/>
              <w:autoSpaceDN w:val="0"/>
              <w:adjustRightInd w:val="0"/>
              <w:jc w:val="center"/>
              <w:rPr>
                <w:rFonts w:cs="Arial"/>
                <w:color w:val="000000"/>
                <w:sz w:val="22"/>
                <w:szCs w:val="22"/>
                <w:rPrChange w:id="6659"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660" w:author="Muhamad Ridho Zul Khoiri" w:date="2026-07-14T10:44:00Z" w16du:dateUtc="2026-07-14T03:44:00Z">
                  <w:rPr>
                    <w:rFonts w:ascii="Times New Roman" w:hAnsi="Times New Roman"/>
                    <w:color w:val="000000"/>
                    <w:sz w:val="22"/>
                    <w:szCs w:val="22"/>
                  </w:rPr>
                </w:rPrChange>
              </w:rPr>
              <w:t>ALL</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571970EE" w14:textId="77777777" w:rsidR="00F2379F" w:rsidRPr="00CF42A6" w:rsidRDefault="00F2379F" w:rsidP="00A04960">
            <w:pPr>
              <w:autoSpaceDE w:val="0"/>
              <w:autoSpaceDN w:val="0"/>
              <w:adjustRightInd w:val="0"/>
              <w:jc w:val="center"/>
              <w:rPr>
                <w:rFonts w:cs="Arial"/>
                <w:color w:val="000000"/>
                <w:sz w:val="22"/>
                <w:szCs w:val="22"/>
                <w:rPrChange w:id="6661"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662" w:author="Muhamad Ridho Zul Khoiri" w:date="2026-07-14T10:44:00Z" w16du:dateUtc="2026-07-14T03:44:00Z">
                  <w:rPr>
                    <w:rFonts w:ascii="Times New Roman" w:hAnsi="Times New Roman"/>
                    <w:color w:val="000000"/>
                    <w:sz w:val="22"/>
                    <w:szCs w:val="22"/>
                  </w:rPr>
                </w:rPrChange>
              </w:rPr>
              <w:t>ALL</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060E39EC" w14:textId="77777777" w:rsidR="00F2379F" w:rsidRPr="00CF42A6" w:rsidRDefault="00F2379F" w:rsidP="00A04960">
            <w:pPr>
              <w:autoSpaceDE w:val="0"/>
              <w:autoSpaceDN w:val="0"/>
              <w:adjustRightInd w:val="0"/>
              <w:jc w:val="center"/>
              <w:rPr>
                <w:rFonts w:cs="Arial"/>
                <w:color w:val="000000"/>
                <w:sz w:val="22"/>
                <w:szCs w:val="22"/>
                <w:rPrChange w:id="6663"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664" w:author="Muhamad Ridho Zul Khoiri" w:date="2026-07-14T10:44:00Z" w16du:dateUtc="2026-07-14T03:44:00Z">
                  <w:rPr>
                    <w:rFonts w:ascii="Times New Roman" w:hAnsi="Times New Roman"/>
                    <w:color w:val="000000"/>
                    <w:sz w:val="22"/>
                    <w:szCs w:val="22"/>
                  </w:rPr>
                </w:rPrChange>
              </w:rPr>
              <w:t>&gt; 20% total workforce</w:t>
            </w:r>
          </w:p>
        </w:tc>
        <w:tc>
          <w:tcPr>
            <w:tcW w:w="1620" w:type="dxa"/>
            <w:gridSpan w:val="2"/>
            <w:tcBorders>
              <w:top w:val="single" w:sz="6" w:space="0" w:color="auto"/>
              <w:left w:val="single" w:sz="6" w:space="0" w:color="auto"/>
              <w:bottom w:val="single" w:sz="6" w:space="0" w:color="969696"/>
              <w:right w:val="single" w:sz="6" w:space="0" w:color="auto"/>
            </w:tcBorders>
            <w:shd w:val="solid" w:color="99CCFF" w:fill="auto"/>
            <w:vAlign w:val="center"/>
          </w:tcPr>
          <w:p w14:paraId="6AD0D5F1" w14:textId="77777777" w:rsidR="00F2379F" w:rsidRPr="00CF42A6" w:rsidRDefault="00F2379F" w:rsidP="00A04960">
            <w:pPr>
              <w:autoSpaceDE w:val="0"/>
              <w:autoSpaceDN w:val="0"/>
              <w:adjustRightInd w:val="0"/>
              <w:jc w:val="center"/>
              <w:rPr>
                <w:rFonts w:cs="Arial"/>
                <w:color w:val="000000"/>
                <w:sz w:val="22"/>
                <w:szCs w:val="22"/>
                <w:rPrChange w:id="6665"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666" w:author="Muhamad Ridho Zul Khoiri" w:date="2026-07-14T10:44:00Z" w16du:dateUtc="2026-07-14T03:44:00Z">
                  <w:rPr>
                    <w:rFonts w:ascii="Times New Roman" w:hAnsi="Times New Roman"/>
                    <w:color w:val="000000"/>
                    <w:sz w:val="22"/>
                    <w:szCs w:val="22"/>
                  </w:rPr>
                </w:rPrChange>
              </w:rPr>
              <w:t>&gt; 20% total workforce</w:t>
            </w:r>
          </w:p>
        </w:tc>
        <w:tc>
          <w:tcPr>
            <w:tcW w:w="1350" w:type="dxa"/>
            <w:gridSpan w:val="2"/>
            <w:tcBorders>
              <w:top w:val="single" w:sz="6" w:space="0" w:color="auto"/>
              <w:left w:val="single" w:sz="6" w:space="0" w:color="auto"/>
              <w:bottom w:val="single" w:sz="6" w:space="0" w:color="969696"/>
              <w:right w:val="single" w:sz="6" w:space="0" w:color="auto"/>
            </w:tcBorders>
            <w:shd w:val="solid" w:color="008000" w:fill="auto"/>
            <w:vAlign w:val="center"/>
          </w:tcPr>
          <w:p w14:paraId="68AC7C21" w14:textId="77777777" w:rsidR="00F2379F" w:rsidRPr="00CF42A6" w:rsidRDefault="00F2379F" w:rsidP="00A04960">
            <w:pPr>
              <w:autoSpaceDE w:val="0"/>
              <w:autoSpaceDN w:val="0"/>
              <w:adjustRightInd w:val="0"/>
              <w:jc w:val="center"/>
              <w:rPr>
                <w:rFonts w:cs="Arial"/>
                <w:color w:val="000000"/>
                <w:sz w:val="22"/>
                <w:szCs w:val="22"/>
                <w:rPrChange w:id="6667"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668" w:author="Muhamad Ridho Zul Khoiri" w:date="2026-07-14T10:44:00Z" w16du:dateUtc="2026-07-14T03:44:00Z">
                  <w:rPr>
                    <w:rFonts w:ascii="Times New Roman" w:hAnsi="Times New Roman"/>
                    <w:color w:val="000000"/>
                    <w:sz w:val="22"/>
                    <w:szCs w:val="22"/>
                  </w:rPr>
                </w:rPrChange>
              </w:rPr>
              <w:t>&gt; 20% total workforce</w:t>
            </w:r>
          </w:p>
        </w:tc>
        <w:tc>
          <w:tcPr>
            <w:tcW w:w="1170" w:type="dxa"/>
            <w:tcBorders>
              <w:top w:val="single" w:sz="6" w:space="0" w:color="auto"/>
              <w:left w:val="single" w:sz="6" w:space="0" w:color="auto"/>
              <w:bottom w:val="single" w:sz="6" w:space="0" w:color="969696"/>
              <w:right w:val="single" w:sz="6" w:space="0" w:color="auto"/>
            </w:tcBorders>
            <w:shd w:val="clear" w:color="auto" w:fill="808080" w:themeFill="background1" w:themeFillShade="80"/>
            <w:vAlign w:val="center"/>
          </w:tcPr>
          <w:p w14:paraId="3C22E850" w14:textId="77777777" w:rsidR="00F2379F" w:rsidRPr="00CF42A6" w:rsidRDefault="00F2379F" w:rsidP="00A04960">
            <w:pPr>
              <w:autoSpaceDE w:val="0"/>
              <w:autoSpaceDN w:val="0"/>
              <w:adjustRightInd w:val="0"/>
              <w:jc w:val="center"/>
              <w:rPr>
                <w:rFonts w:cs="Arial"/>
                <w:color w:val="000000"/>
                <w:sz w:val="22"/>
                <w:szCs w:val="22"/>
                <w:rPrChange w:id="6669" w:author="Muhamad Ridho Zul Khoiri" w:date="2026-07-14T10:44:00Z" w16du:dateUtc="2026-07-14T03:44:00Z">
                  <w:rPr>
                    <w:rFonts w:ascii="Times New Roman" w:hAnsi="Times New Roman"/>
                    <w:color w:val="000000"/>
                    <w:sz w:val="22"/>
                    <w:szCs w:val="22"/>
                  </w:rPr>
                </w:rPrChange>
              </w:rPr>
            </w:pPr>
          </w:p>
        </w:tc>
      </w:tr>
      <w:tr w:rsidR="00F2379F" w:rsidRPr="00526DF0" w14:paraId="70DC62CA" w14:textId="77777777" w:rsidTr="00A04960">
        <w:trPr>
          <w:trHeight w:val="871"/>
        </w:trPr>
        <w:tc>
          <w:tcPr>
            <w:tcW w:w="331" w:type="dxa"/>
            <w:gridSpan w:val="2"/>
            <w:tcBorders>
              <w:top w:val="nil"/>
              <w:left w:val="nil"/>
              <w:bottom w:val="nil"/>
              <w:right w:val="nil"/>
            </w:tcBorders>
            <w:vAlign w:val="center"/>
          </w:tcPr>
          <w:p w14:paraId="36368646" w14:textId="77777777" w:rsidR="00F2379F" w:rsidRPr="00CF42A6" w:rsidRDefault="00F2379F" w:rsidP="00A04960">
            <w:pPr>
              <w:autoSpaceDE w:val="0"/>
              <w:autoSpaceDN w:val="0"/>
              <w:adjustRightInd w:val="0"/>
              <w:jc w:val="left"/>
              <w:rPr>
                <w:rFonts w:cs="Arial"/>
                <w:b/>
                <w:bCs/>
                <w:color w:val="000000"/>
                <w:rPrChange w:id="6670" w:author="Muhamad Ridho Zul Khoiri" w:date="2026-07-14T10:44:00Z" w16du:dateUtc="2026-07-14T03:44:00Z">
                  <w:rPr>
                    <w:rFonts w:ascii="Times New Roman" w:hAnsi="Times New Roman"/>
                    <w:b/>
                    <w:bCs/>
                    <w:color w:val="000000"/>
                  </w:rPr>
                </w:rPrChange>
              </w:rPr>
            </w:pPr>
          </w:p>
        </w:tc>
        <w:tc>
          <w:tcPr>
            <w:tcW w:w="4799" w:type="dxa"/>
            <w:tcBorders>
              <w:top w:val="single" w:sz="6" w:space="0" w:color="969696"/>
              <w:left w:val="single" w:sz="6" w:space="0" w:color="auto"/>
              <w:bottom w:val="single" w:sz="6" w:space="0" w:color="969696"/>
              <w:right w:val="single" w:sz="6" w:space="0" w:color="auto"/>
            </w:tcBorders>
            <w:vAlign w:val="center"/>
          </w:tcPr>
          <w:p w14:paraId="64C9FF59" w14:textId="77777777" w:rsidR="00F2379F" w:rsidRPr="00CF42A6" w:rsidRDefault="00F2379F" w:rsidP="00A04960">
            <w:pPr>
              <w:autoSpaceDE w:val="0"/>
              <w:autoSpaceDN w:val="0"/>
              <w:adjustRightInd w:val="0"/>
              <w:jc w:val="left"/>
              <w:rPr>
                <w:rFonts w:cs="Arial"/>
                <w:color w:val="0000FF"/>
                <w:rPrChange w:id="6671" w:author="Muhamad Ridho Zul Khoiri" w:date="2026-07-14T10:44:00Z" w16du:dateUtc="2026-07-14T03:44:00Z">
                  <w:rPr>
                    <w:rFonts w:ascii="Times New Roman" w:hAnsi="Times New Roman"/>
                    <w:color w:val="0000FF"/>
                  </w:rPr>
                </w:rPrChange>
              </w:rPr>
            </w:pPr>
            <w:r w:rsidRPr="00CF42A6">
              <w:rPr>
                <w:rFonts w:cs="Arial"/>
                <w:color w:val="1F497D" w:themeColor="text2"/>
                <w:rPrChange w:id="6672" w:author="Muhamad Ridho Zul Khoiri" w:date="2026-07-14T10:44:00Z" w16du:dateUtc="2026-07-14T03:44:00Z">
                  <w:rPr>
                    <w:rFonts w:ascii="Times New Roman" w:hAnsi="Times New Roman"/>
                    <w:color w:val="1F497D" w:themeColor="text2"/>
                  </w:rPr>
                </w:rPrChange>
              </w:rPr>
              <w:t>Shutdowns or rate reductions</w:t>
            </w:r>
          </w:p>
        </w:tc>
        <w:tc>
          <w:tcPr>
            <w:tcW w:w="1260" w:type="dxa"/>
            <w:tcBorders>
              <w:top w:val="single" w:sz="6" w:space="0" w:color="969696"/>
              <w:left w:val="single" w:sz="6" w:space="0" w:color="auto"/>
              <w:bottom w:val="single" w:sz="6" w:space="0" w:color="969696"/>
              <w:right w:val="single" w:sz="6" w:space="0" w:color="auto"/>
            </w:tcBorders>
            <w:vAlign w:val="center"/>
          </w:tcPr>
          <w:p w14:paraId="3455E3F5" w14:textId="77777777" w:rsidR="00F2379F" w:rsidRPr="00CF42A6" w:rsidRDefault="00F2379F" w:rsidP="00A04960">
            <w:pPr>
              <w:autoSpaceDE w:val="0"/>
              <w:autoSpaceDN w:val="0"/>
              <w:adjustRightInd w:val="0"/>
              <w:jc w:val="center"/>
              <w:rPr>
                <w:rFonts w:cs="Arial"/>
                <w:color w:val="1F497D" w:themeColor="text2"/>
                <w:rPrChange w:id="6673"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6674" w:author="Muhamad Ridho Zul Khoiri" w:date="2026-07-14T10:44:00Z" w16du:dateUtc="2026-07-14T03:44:00Z">
                  <w:rPr>
                    <w:rFonts w:ascii="Times New Roman" w:hAnsi="Times New Roman"/>
                    <w:color w:val="1F497D" w:themeColor="text2"/>
                  </w:rPr>
                </w:rPrChange>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5E16F3B0" w14:textId="77777777" w:rsidR="00F2379F" w:rsidRPr="00CF42A6" w:rsidRDefault="00F2379F" w:rsidP="00A04960">
            <w:pPr>
              <w:autoSpaceDE w:val="0"/>
              <w:autoSpaceDN w:val="0"/>
              <w:adjustRightInd w:val="0"/>
              <w:jc w:val="center"/>
              <w:rPr>
                <w:rFonts w:cs="Arial"/>
                <w:color w:val="000000"/>
                <w:sz w:val="22"/>
                <w:szCs w:val="22"/>
                <w:rPrChange w:id="6675" w:author="Muhamad Ridho Zul Khoiri" w:date="2026-07-14T10:44:00Z" w16du:dateUtc="2026-07-14T03:44:00Z">
                  <w:rPr>
                    <w:rFonts w:ascii="Times New Roman" w:hAnsi="Times New Roman"/>
                    <w:color w:val="000000"/>
                    <w:sz w:val="22"/>
                    <w:szCs w:val="22"/>
                  </w:rPr>
                </w:rPrChange>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18F7DEE" w14:textId="77777777" w:rsidR="00F2379F" w:rsidRPr="00CF42A6" w:rsidRDefault="00F2379F" w:rsidP="00A04960">
            <w:pPr>
              <w:autoSpaceDE w:val="0"/>
              <w:autoSpaceDN w:val="0"/>
              <w:adjustRightInd w:val="0"/>
              <w:jc w:val="center"/>
              <w:rPr>
                <w:rFonts w:cs="Arial"/>
                <w:color w:val="000000"/>
                <w:sz w:val="22"/>
                <w:szCs w:val="22"/>
                <w:rPrChange w:id="6676" w:author="Muhamad Ridho Zul Khoiri" w:date="2026-07-14T10:44:00Z" w16du:dateUtc="2026-07-14T03:44:00Z">
                  <w:rPr>
                    <w:rFonts w:ascii="Times New Roman" w:hAnsi="Times New Roman"/>
                    <w:color w:val="000000"/>
                    <w:sz w:val="22"/>
                    <w:szCs w:val="22"/>
                  </w:rPr>
                </w:rPrChange>
              </w:rPr>
            </w:pPr>
            <w:r w:rsidRPr="00CF42A6">
              <w:rPr>
                <w:rFonts w:cs="Arial"/>
                <w:color w:val="1F497D" w:themeColor="text2"/>
                <w:sz w:val="22"/>
                <w:szCs w:val="22"/>
                <w:rPrChange w:id="6677" w:author="Muhamad Ridho Zul Khoiri" w:date="2026-07-14T10:44:00Z" w16du:dateUtc="2026-07-14T03:44:00Z">
                  <w:rPr>
                    <w:rFonts w:ascii="Times New Roman" w:hAnsi="Times New Roman"/>
                    <w:color w:val="1F497D" w:themeColor="text2"/>
                    <w:sz w:val="22"/>
                    <w:szCs w:val="22"/>
                  </w:rPr>
                </w:rPrChange>
              </w:rPr>
              <w:t>Lower ability to meet demand</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8DEE8E1" w14:textId="77777777" w:rsidR="00F2379F" w:rsidRPr="00CF42A6" w:rsidRDefault="00F2379F" w:rsidP="00A04960">
            <w:pPr>
              <w:autoSpaceDE w:val="0"/>
              <w:autoSpaceDN w:val="0"/>
              <w:adjustRightInd w:val="0"/>
              <w:jc w:val="center"/>
              <w:rPr>
                <w:rFonts w:cs="Arial"/>
                <w:color w:val="000000"/>
                <w:sz w:val="22"/>
                <w:szCs w:val="22"/>
                <w:rPrChange w:id="6678" w:author="Muhamad Ridho Zul Khoiri" w:date="2026-07-14T10:44:00Z" w16du:dateUtc="2026-07-14T03:44:00Z">
                  <w:rPr>
                    <w:rFonts w:ascii="Times New Roman" w:hAnsi="Times New Roman"/>
                    <w:color w:val="000000"/>
                    <w:sz w:val="22"/>
                    <w:szCs w:val="22"/>
                  </w:rPr>
                </w:rPrChange>
              </w:rPr>
            </w:pPr>
            <w:r w:rsidRPr="00CF42A6">
              <w:rPr>
                <w:rFonts w:cs="Arial"/>
                <w:color w:val="1F497D" w:themeColor="text2"/>
                <w:sz w:val="22"/>
                <w:szCs w:val="22"/>
                <w:rPrChange w:id="6679" w:author="Muhamad Ridho Zul Khoiri" w:date="2026-07-14T10:44:00Z" w16du:dateUtc="2026-07-14T03:44:00Z">
                  <w:rPr>
                    <w:rFonts w:ascii="Times New Roman" w:hAnsi="Times New Roman"/>
                    <w:color w:val="1F497D" w:themeColor="text2"/>
                    <w:sz w:val="22"/>
                    <w:szCs w:val="22"/>
                  </w:rPr>
                </w:rPrChange>
              </w:rPr>
              <w:t>Lower ability to meet demand</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4A98DC46" w14:textId="77777777" w:rsidR="00F2379F" w:rsidRPr="00CF42A6" w:rsidRDefault="00F2379F" w:rsidP="00A04960">
            <w:pPr>
              <w:autoSpaceDE w:val="0"/>
              <w:autoSpaceDN w:val="0"/>
              <w:adjustRightInd w:val="0"/>
              <w:jc w:val="center"/>
              <w:rPr>
                <w:rFonts w:cs="Arial"/>
                <w:color w:val="000000"/>
                <w:sz w:val="22"/>
                <w:szCs w:val="22"/>
                <w:rPrChange w:id="6680" w:author="Muhamad Ridho Zul Khoiri" w:date="2026-07-14T10:44:00Z" w16du:dateUtc="2026-07-14T03:44:00Z">
                  <w:rPr>
                    <w:rFonts w:ascii="Times New Roman" w:hAnsi="Times New Roman"/>
                    <w:color w:val="000000"/>
                    <w:sz w:val="22"/>
                    <w:szCs w:val="22"/>
                  </w:rPr>
                </w:rPrChange>
              </w:rPr>
            </w:pPr>
            <w:r w:rsidRPr="00CF42A6">
              <w:rPr>
                <w:rFonts w:cs="Arial"/>
                <w:color w:val="1F497D" w:themeColor="text2"/>
                <w:sz w:val="22"/>
                <w:szCs w:val="22"/>
                <w:rPrChange w:id="6681" w:author="Muhamad Ridho Zul Khoiri" w:date="2026-07-14T10:44:00Z" w16du:dateUtc="2026-07-14T03:44:00Z">
                  <w:rPr>
                    <w:rFonts w:ascii="Times New Roman" w:hAnsi="Times New Roman"/>
                    <w:color w:val="1F497D" w:themeColor="text2"/>
                    <w:sz w:val="22"/>
                    <w:szCs w:val="22"/>
                  </w:rPr>
                </w:rPrChange>
              </w:rPr>
              <w:t>Lower ability to meet demand</w:t>
            </w:r>
          </w:p>
        </w:tc>
        <w:tc>
          <w:tcPr>
            <w:tcW w:w="1350" w:type="dxa"/>
            <w:gridSpan w:val="2"/>
            <w:tcBorders>
              <w:top w:val="single" w:sz="6" w:space="0" w:color="969696"/>
              <w:left w:val="single" w:sz="6" w:space="0" w:color="auto"/>
              <w:bottom w:val="single" w:sz="6" w:space="0" w:color="969696"/>
              <w:right w:val="single" w:sz="6" w:space="0" w:color="auto"/>
            </w:tcBorders>
            <w:shd w:val="clear" w:color="auto" w:fill="008000"/>
            <w:vAlign w:val="center"/>
          </w:tcPr>
          <w:p w14:paraId="65474FC8" w14:textId="77777777" w:rsidR="00F2379F" w:rsidRPr="00CF42A6" w:rsidRDefault="00F2379F" w:rsidP="00A04960">
            <w:pPr>
              <w:autoSpaceDE w:val="0"/>
              <w:autoSpaceDN w:val="0"/>
              <w:adjustRightInd w:val="0"/>
              <w:jc w:val="center"/>
              <w:rPr>
                <w:rFonts w:cs="Arial"/>
                <w:color w:val="000000"/>
                <w:sz w:val="22"/>
                <w:szCs w:val="22"/>
                <w:rPrChange w:id="6682"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683" w:author="Muhamad Ridho Zul Khoiri" w:date="2026-07-14T10:44:00Z" w16du:dateUtc="2026-07-14T03:44:00Z">
                  <w:rPr>
                    <w:rFonts w:ascii="Times New Roman" w:hAnsi="Times New Roman"/>
                    <w:color w:val="000000"/>
                    <w:sz w:val="22"/>
                    <w:szCs w:val="22"/>
                  </w:rPr>
                </w:rPrChange>
              </w:rPr>
              <w:t>&gt; 10% of facility capacity</w:t>
            </w: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7BCC8A23" w14:textId="77777777" w:rsidR="00F2379F" w:rsidRPr="00CF42A6" w:rsidRDefault="00F2379F" w:rsidP="00A04960">
            <w:pPr>
              <w:autoSpaceDE w:val="0"/>
              <w:autoSpaceDN w:val="0"/>
              <w:adjustRightInd w:val="0"/>
              <w:jc w:val="center"/>
              <w:rPr>
                <w:rFonts w:cs="Arial"/>
                <w:color w:val="000000"/>
                <w:sz w:val="22"/>
                <w:szCs w:val="22"/>
                <w:rPrChange w:id="6684" w:author="Muhamad Ridho Zul Khoiri" w:date="2026-07-14T10:44:00Z" w16du:dateUtc="2026-07-14T03:44:00Z">
                  <w:rPr>
                    <w:rFonts w:ascii="Times New Roman" w:hAnsi="Times New Roman"/>
                    <w:color w:val="000000"/>
                    <w:sz w:val="22"/>
                    <w:szCs w:val="22"/>
                  </w:rPr>
                </w:rPrChange>
              </w:rPr>
            </w:pPr>
          </w:p>
        </w:tc>
      </w:tr>
      <w:tr w:rsidR="00F2379F" w:rsidRPr="00526DF0" w14:paraId="1454F616" w14:textId="77777777" w:rsidTr="00A04960">
        <w:trPr>
          <w:trHeight w:val="581"/>
        </w:trPr>
        <w:tc>
          <w:tcPr>
            <w:tcW w:w="331" w:type="dxa"/>
            <w:gridSpan w:val="2"/>
            <w:tcBorders>
              <w:top w:val="nil"/>
              <w:left w:val="nil"/>
              <w:bottom w:val="nil"/>
              <w:right w:val="nil"/>
            </w:tcBorders>
            <w:vAlign w:val="center"/>
          </w:tcPr>
          <w:p w14:paraId="51C6C5CF" w14:textId="77777777" w:rsidR="00F2379F" w:rsidRPr="00CF42A6" w:rsidRDefault="00F2379F" w:rsidP="00A04960">
            <w:pPr>
              <w:autoSpaceDE w:val="0"/>
              <w:autoSpaceDN w:val="0"/>
              <w:adjustRightInd w:val="0"/>
              <w:jc w:val="left"/>
              <w:rPr>
                <w:rFonts w:cs="Arial"/>
                <w:b/>
                <w:bCs/>
                <w:color w:val="000000"/>
                <w:rPrChange w:id="6685" w:author="Muhamad Ridho Zul Khoiri" w:date="2026-07-14T10:44:00Z" w16du:dateUtc="2026-07-14T03:44:00Z">
                  <w:rPr>
                    <w:rFonts w:ascii="Times New Roman" w:hAnsi="Times New Roman"/>
                    <w:b/>
                    <w:bCs/>
                    <w:color w:val="000000"/>
                  </w:rPr>
                </w:rPrChange>
              </w:rPr>
            </w:pPr>
          </w:p>
        </w:tc>
        <w:tc>
          <w:tcPr>
            <w:tcW w:w="4799" w:type="dxa"/>
            <w:tcBorders>
              <w:top w:val="single" w:sz="6" w:space="0" w:color="969696"/>
              <w:left w:val="single" w:sz="6" w:space="0" w:color="auto"/>
              <w:bottom w:val="single" w:sz="6" w:space="0" w:color="969696"/>
              <w:right w:val="single" w:sz="6" w:space="0" w:color="auto"/>
            </w:tcBorders>
            <w:vAlign w:val="center"/>
          </w:tcPr>
          <w:p w14:paraId="519F7BBA" w14:textId="77777777" w:rsidR="00F2379F" w:rsidRPr="00CF42A6" w:rsidRDefault="00F2379F" w:rsidP="00A04960">
            <w:pPr>
              <w:autoSpaceDE w:val="0"/>
              <w:autoSpaceDN w:val="0"/>
              <w:adjustRightInd w:val="0"/>
              <w:jc w:val="left"/>
              <w:rPr>
                <w:rFonts w:cs="Arial"/>
                <w:rPrChange w:id="6686" w:author="Muhamad Ridho Zul Khoiri" w:date="2026-07-14T10:44:00Z" w16du:dateUtc="2026-07-14T03:44:00Z">
                  <w:rPr>
                    <w:rFonts w:ascii="Times New Roman" w:hAnsi="Times New Roman"/>
                  </w:rPr>
                </w:rPrChange>
              </w:rPr>
            </w:pPr>
            <w:r w:rsidRPr="00CF42A6">
              <w:rPr>
                <w:rFonts w:cs="Arial"/>
                <w:rPrChange w:id="6687" w:author="Muhamad Ridho Zul Khoiri" w:date="2026-07-14T10:44:00Z" w16du:dateUtc="2026-07-14T03:44:00Z">
                  <w:rPr>
                    <w:rFonts w:ascii="Times New Roman" w:hAnsi="Times New Roman"/>
                  </w:rPr>
                </w:rPrChange>
              </w:rPr>
              <w:t>Additional logistics (boats, helicopter, vehicles)</w:t>
            </w:r>
          </w:p>
        </w:tc>
        <w:tc>
          <w:tcPr>
            <w:tcW w:w="1260" w:type="dxa"/>
            <w:tcBorders>
              <w:top w:val="single" w:sz="6" w:space="0" w:color="969696"/>
              <w:left w:val="single" w:sz="6" w:space="0" w:color="auto"/>
              <w:bottom w:val="single" w:sz="6" w:space="0" w:color="969696"/>
              <w:right w:val="single" w:sz="6" w:space="0" w:color="auto"/>
            </w:tcBorders>
            <w:vAlign w:val="center"/>
          </w:tcPr>
          <w:p w14:paraId="6E5A6D21" w14:textId="77777777" w:rsidR="00F2379F" w:rsidRPr="00CF42A6" w:rsidRDefault="00F2379F" w:rsidP="00A04960">
            <w:pPr>
              <w:autoSpaceDE w:val="0"/>
              <w:autoSpaceDN w:val="0"/>
              <w:adjustRightInd w:val="0"/>
              <w:jc w:val="center"/>
              <w:rPr>
                <w:rFonts w:cs="Arial"/>
                <w:rPrChange w:id="6688" w:author="Muhamad Ridho Zul Khoiri" w:date="2026-07-14T10:44:00Z" w16du:dateUtc="2026-07-14T03:44:00Z">
                  <w:rPr>
                    <w:rFonts w:ascii="Times New Roman" w:hAnsi="Times New Roman"/>
                  </w:rPr>
                </w:rPrChange>
              </w:rPr>
            </w:pPr>
            <w:r w:rsidRPr="00CF42A6">
              <w:rPr>
                <w:rFonts w:cs="Arial"/>
                <w:rPrChange w:id="6689" w:author="Muhamad Ridho Zul Khoiri" w:date="2026-07-14T10:44:00Z" w16du:dateUtc="2026-07-14T03:44:00Z">
                  <w:rPr>
                    <w:rFonts w:ascii="Times New Roman" w:hAnsi="Times New Roman"/>
                  </w:rPr>
                </w:rPrChange>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1E196DAC" w14:textId="77777777" w:rsidR="00F2379F" w:rsidRPr="00CF42A6" w:rsidRDefault="00F2379F" w:rsidP="00A04960">
            <w:pPr>
              <w:autoSpaceDE w:val="0"/>
              <w:autoSpaceDN w:val="0"/>
              <w:adjustRightInd w:val="0"/>
              <w:jc w:val="center"/>
              <w:rPr>
                <w:rFonts w:cs="Arial"/>
                <w:color w:val="000000"/>
                <w:sz w:val="22"/>
                <w:szCs w:val="22"/>
                <w:rPrChange w:id="6690"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691" w:author="Muhamad Ridho Zul Khoiri" w:date="2026-07-14T10:44:00Z" w16du:dateUtc="2026-07-14T03:44:00Z">
                  <w:rPr>
                    <w:rFonts w:ascii="Times New Roman" w:hAnsi="Times New Roman"/>
                    <w:color w:val="000000"/>
                    <w:sz w:val="22"/>
                    <w:szCs w:val="22"/>
                  </w:rPr>
                </w:rPrChange>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50911B80" w14:textId="77777777" w:rsidR="00F2379F" w:rsidRPr="00CF42A6" w:rsidRDefault="00F2379F" w:rsidP="00A04960">
            <w:pPr>
              <w:autoSpaceDE w:val="0"/>
              <w:autoSpaceDN w:val="0"/>
              <w:adjustRightInd w:val="0"/>
              <w:jc w:val="center"/>
              <w:rPr>
                <w:rFonts w:cs="Arial"/>
                <w:color w:val="000000"/>
                <w:sz w:val="22"/>
                <w:szCs w:val="22"/>
                <w:rPrChange w:id="6692"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693" w:author="Muhamad Ridho Zul Khoiri" w:date="2026-07-14T10:44:00Z" w16du:dateUtc="2026-07-14T03:44:00Z">
                  <w:rPr>
                    <w:rFonts w:ascii="Times New Roman" w:hAnsi="Times New Roman"/>
                    <w:color w:val="000000"/>
                    <w:sz w:val="22"/>
                    <w:szCs w:val="22"/>
                  </w:rPr>
                </w:rPrChange>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9D8EA4B" w14:textId="77777777" w:rsidR="00F2379F" w:rsidRPr="00CF42A6" w:rsidRDefault="00F2379F" w:rsidP="00A04960">
            <w:pPr>
              <w:autoSpaceDE w:val="0"/>
              <w:autoSpaceDN w:val="0"/>
              <w:adjustRightInd w:val="0"/>
              <w:jc w:val="center"/>
              <w:rPr>
                <w:rFonts w:cs="Arial"/>
                <w:color w:val="000000"/>
                <w:sz w:val="22"/>
                <w:szCs w:val="22"/>
                <w:rPrChange w:id="6694"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695" w:author="Muhamad Ridho Zul Khoiri" w:date="2026-07-14T10:44:00Z" w16du:dateUtc="2026-07-14T03:44:00Z">
                  <w:rPr>
                    <w:rFonts w:ascii="Times New Roman" w:hAnsi="Times New Roman"/>
                    <w:color w:val="000000"/>
                    <w:sz w:val="22"/>
                    <w:szCs w:val="22"/>
                  </w:rPr>
                </w:rPrChange>
              </w:rPr>
              <w:t>&gt; 20% capacity</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41A1358F" w14:textId="77777777" w:rsidR="00F2379F" w:rsidRPr="00CF42A6" w:rsidRDefault="00F2379F" w:rsidP="00A04960">
            <w:pPr>
              <w:autoSpaceDE w:val="0"/>
              <w:autoSpaceDN w:val="0"/>
              <w:adjustRightInd w:val="0"/>
              <w:jc w:val="center"/>
              <w:rPr>
                <w:rFonts w:cs="Arial"/>
                <w:color w:val="000000"/>
                <w:sz w:val="22"/>
                <w:szCs w:val="22"/>
                <w:rPrChange w:id="6696"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697" w:author="Muhamad Ridho Zul Khoiri" w:date="2026-07-14T10:44:00Z" w16du:dateUtc="2026-07-14T03:44:00Z">
                  <w:rPr>
                    <w:rFonts w:ascii="Times New Roman" w:hAnsi="Times New Roman"/>
                    <w:color w:val="000000"/>
                    <w:sz w:val="22"/>
                    <w:szCs w:val="22"/>
                  </w:rPr>
                </w:rPrChange>
              </w:rPr>
              <w:t>&gt; 20% capacity</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60908185" w14:textId="77777777" w:rsidR="00F2379F" w:rsidRPr="00CF42A6" w:rsidRDefault="00F2379F" w:rsidP="00A04960">
            <w:pPr>
              <w:autoSpaceDE w:val="0"/>
              <w:autoSpaceDN w:val="0"/>
              <w:adjustRightInd w:val="0"/>
              <w:jc w:val="center"/>
              <w:rPr>
                <w:rFonts w:cs="Arial"/>
                <w:color w:val="000000"/>
                <w:sz w:val="22"/>
                <w:szCs w:val="22"/>
                <w:rPrChange w:id="6698"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699" w:author="Muhamad Ridho Zul Khoiri" w:date="2026-07-14T10:44:00Z" w16du:dateUtc="2026-07-14T03:44:00Z">
                  <w:rPr>
                    <w:rFonts w:ascii="Times New Roman" w:hAnsi="Times New Roman"/>
                    <w:color w:val="000000"/>
                    <w:sz w:val="22"/>
                    <w:szCs w:val="22"/>
                  </w:rPr>
                </w:rPrChange>
              </w:rPr>
              <w:t>&gt; 20% capacity</w:t>
            </w: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22C5AB9A" w14:textId="77777777" w:rsidR="00F2379F" w:rsidRPr="00CF42A6" w:rsidRDefault="00F2379F" w:rsidP="00A04960">
            <w:pPr>
              <w:autoSpaceDE w:val="0"/>
              <w:autoSpaceDN w:val="0"/>
              <w:adjustRightInd w:val="0"/>
              <w:jc w:val="center"/>
              <w:rPr>
                <w:rFonts w:cs="Arial"/>
                <w:color w:val="000000"/>
                <w:rPrChange w:id="6700" w:author="Muhamad Ridho Zul Khoiri" w:date="2026-07-14T10:44:00Z" w16du:dateUtc="2026-07-14T03:44:00Z">
                  <w:rPr>
                    <w:rFonts w:ascii="Times New Roman" w:hAnsi="Times New Roman"/>
                    <w:color w:val="000000"/>
                  </w:rPr>
                </w:rPrChange>
              </w:rPr>
            </w:pPr>
          </w:p>
        </w:tc>
      </w:tr>
      <w:tr w:rsidR="00F2379F" w:rsidRPr="00526DF0" w14:paraId="55DAE9CA" w14:textId="77777777" w:rsidTr="00A04960">
        <w:trPr>
          <w:trHeight w:val="290"/>
        </w:trPr>
        <w:tc>
          <w:tcPr>
            <w:tcW w:w="331" w:type="dxa"/>
            <w:gridSpan w:val="2"/>
            <w:tcBorders>
              <w:top w:val="nil"/>
              <w:left w:val="nil"/>
              <w:bottom w:val="nil"/>
              <w:right w:val="nil"/>
            </w:tcBorders>
            <w:vAlign w:val="center"/>
          </w:tcPr>
          <w:p w14:paraId="1A7153E1" w14:textId="77777777" w:rsidR="00F2379F" w:rsidRPr="00CF42A6" w:rsidRDefault="00F2379F" w:rsidP="00A04960">
            <w:pPr>
              <w:autoSpaceDE w:val="0"/>
              <w:autoSpaceDN w:val="0"/>
              <w:adjustRightInd w:val="0"/>
              <w:jc w:val="left"/>
              <w:rPr>
                <w:rFonts w:cs="Arial"/>
                <w:b/>
                <w:bCs/>
                <w:color w:val="000000"/>
                <w:rPrChange w:id="6701" w:author="Muhamad Ridho Zul Khoiri" w:date="2026-07-14T10:44:00Z" w16du:dateUtc="2026-07-14T03:44:00Z">
                  <w:rPr>
                    <w:rFonts w:ascii="Times New Roman" w:hAnsi="Times New Roman"/>
                    <w:b/>
                    <w:bCs/>
                    <w:color w:val="000000"/>
                  </w:rPr>
                </w:rPrChange>
              </w:rPr>
            </w:pPr>
          </w:p>
        </w:tc>
        <w:tc>
          <w:tcPr>
            <w:tcW w:w="4799" w:type="dxa"/>
            <w:tcBorders>
              <w:top w:val="single" w:sz="6" w:space="0" w:color="969696"/>
              <w:left w:val="single" w:sz="6" w:space="0" w:color="auto"/>
              <w:bottom w:val="single" w:sz="6" w:space="0" w:color="969696"/>
              <w:right w:val="single" w:sz="6" w:space="0" w:color="auto"/>
            </w:tcBorders>
            <w:vAlign w:val="center"/>
          </w:tcPr>
          <w:p w14:paraId="08ABA6D3" w14:textId="77777777" w:rsidR="00F2379F" w:rsidRPr="00CF42A6" w:rsidRDefault="00F2379F" w:rsidP="00A04960">
            <w:pPr>
              <w:autoSpaceDE w:val="0"/>
              <w:autoSpaceDN w:val="0"/>
              <w:adjustRightInd w:val="0"/>
              <w:jc w:val="left"/>
              <w:rPr>
                <w:rFonts w:cs="Arial"/>
                <w:color w:val="1F497D" w:themeColor="text2"/>
                <w:rPrChange w:id="6702"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6703" w:author="Muhamad Ridho Zul Khoiri" w:date="2026-07-14T10:44:00Z" w16du:dateUtc="2026-07-14T03:44:00Z">
                  <w:rPr>
                    <w:rFonts w:ascii="Times New Roman" w:hAnsi="Times New Roman"/>
                    <w:color w:val="1F497D" w:themeColor="text2"/>
                  </w:rPr>
                </w:rPrChange>
              </w:rPr>
              <w:t>Emergency exercises</w:t>
            </w:r>
          </w:p>
        </w:tc>
        <w:tc>
          <w:tcPr>
            <w:tcW w:w="1260" w:type="dxa"/>
            <w:tcBorders>
              <w:top w:val="single" w:sz="6" w:space="0" w:color="969696"/>
              <w:left w:val="single" w:sz="6" w:space="0" w:color="auto"/>
              <w:bottom w:val="single" w:sz="6" w:space="0" w:color="969696"/>
              <w:right w:val="single" w:sz="6" w:space="0" w:color="auto"/>
            </w:tcBorders>
            <w:vAlign w:val="center"/>
          </w:tcPr>
          <w:p w14:paraId="3C2B9617" w14:textId="77777777" w:rsidR="00F2379F" w:rsidRPr="00CF42A6" w:rsidRDefault="00F2379F" w:rsidP="00A04960">
            <w:pPr>
              <w:autoSpaceDE w:val="0"/>
              <w:autoSpaceDN w:val="0"/>
              <w:adjustRightInd w:val="0"/>
              <w:jc w:val="center"/>
              <w:rPr>
                <w:rFonts w:cs="Arial"/>
                <w:color w:val="1F497D" w:themeColor="text2"/>
                <w:rPrChange w:id="6704"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6705" w:author="Muhamad Ridho Zul Khoiri" w:date="2026-07-14T10:44:00Z" w16du:dateUtc="2026-07-14T03:44:00Z">
                  <w:rPr>
                    <w:rFonts w:ascii="Times New Roman" w:hAnsi="Times New Roman"/>
                    <w:color w:val="1F497D" w:themeColor="text2"/>
                  </w:rPr>
                </w:rPrChange>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6F29B4FD" w14:textId="77777777" w:rsidR="00F2379F" w:rsidRPr="00CF42A6" w:rsidRDefault="00F2379F" w:rsidP="00A04960">
            <w:pPr>
              <w:autoSpaceDE w:val="0"/>
              <w:autoSpaceDN w:val="0"/>
              <w:adjustRightInd w:val="0"/>
              <w:jc w:val="center"/>
              <w:rPr>
                <w:rFonts w:cs="Arial"/>
                <w:color w:val="000000"/>
                <w:sz w:val="22"/>
                <w:szCs w:val="22"/>
                <w:rPrChange w:id="6706" w:author="Muhamad Ridho Zul Khoiri" w:date="2026-07-14T10:44:00Z" w16du:dateUtc="2026-07-14T03:44:00Z">
                  <w:rPr>
                    <w:rFonts w:ascii="Times New Roman" w:hAnsi="Times New Roman"/>
                    <w:color w:val="000000"/>
                    <w:sz w:val="22"/>
                    <w:szCs w:val="22"/>
                  </w:rPr>
                </w:rPrChange>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2E113670" w14:textId="77777777" w:rsidR="00F2379F" w:rsidRPr="00CF42A6" w:rsidRDefault="00F2379F" w:rsidP="00A04960">
            <w:pPr>
              <w:autoSpaceDE w:val="0"/>
              <w:autoSpaceDN w:val="0"/>
              <w:adjustRightInd w:val="0"/>
              <w:jc w:val="center"/>
              <w:rPr>
                <w:rFonts w:cs="Arial"/>
                <w:color w:val="1F497D" w:themeColor="text2"/>
                <w:sz w:val="22"/>
                <w:szCs w:val="22"/>
                <w:rPrChange w:id="6707"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6708" w:author="Muhamad Ridho Zul Khoiri" w:date="2026-07-14T10:44:00Z" w16du:dateUtc="2026-07-14T03:44:00Z">
                  <w:rPr>
                    <w:rFonts w:ascii="Times New Roman" w:hAnsi="Times New Roman"/>
                    <w:color w:val="1F497D" w:themeColor="text2"/>
                    <w:sz w:val="22"/>
                    <w:szCs w:val="22"/>
                  </w:rPr>
                </w:rPrChange>
              </w:rPr>
              <w:t>Tier 1 and above, excluding table top</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5622926" w14:textId="77777777" w:rsidR="00F2379F" w:rsidRPr="00CF42A6" w:rsidRDefault="00F2379F" w:rsidP="00A04960">
            <w:pPr>
              <w:autoSpaceDE w:val="0"/>
              <w:autoSpaceDN w:val="0"/>
              <w:adjustRightInd w:val="0"/>
              <w:jc w:val="center"/>
              <w:rPr>
                <w:rFonts w:cs="Arial"/>
                <w:color w:val="1F497D" w:themeColor="text2"/>
                <w:sz w:val="22"/>
                <w:szCs w:val="22"/>
                <w:rPrChange w:id="6709"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6710" w:author="Muhamad Ridho Zul Khoiri" w:date="2026-07-14T10:44:00Z" w16du:dateUtc="2026-07-14T03:44:00Z">
                  <w:rPr>
                    <w:rFonts w:ascii="Times New Roman" w:hAnsi="Times New Roman"/>
                    <w:color w:val="1F497D" w:themeColor="text2"/>
                    <w:sz w:val="22"/>
                    <w:szCs w:val="22"/>
                  </w:rPr>
                </w:rPrChange>
              </w:rPr>
              <w:t>Tier 1 and above, excluding table top</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01D17512" w14:textId="77777777" w:rsidR="00F2379F" w:rsidRPr="00CF42A6" w:rsidRDefault="00F2379F" w:rsidP="00A04960">
            <w:pPr>
              <w:autoSpaceDE w:val="0"/>
              <w:autoSpaceDN w:val="0"/>
              <w:adjustRightInd w:val="0"/>
              <w:jc w:val="center"/>
              <w:rPr>
                <w:rFonts w:cs="Arial"/>
                <w:color w:val="1F497D" w:themeColor="text2"/>
                <w:sz w:val="22"/>
                <w:szCs w:val="22"/>
                <w:rPrChange w:id="6711"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6712" w:author="Muhamad Ridho Zul Khoiri" w:date="2026-07-14T10:44:00Z" w16du:dateUtc="2026-07-14T03:44:00Z">
                  <w:rPr>
                    <w:rFonts w:ascii="Times New Roman" w:hAnsi="Times New Roman"/>
                    <w:color w:val="1F497D" w:themeColor="text2"/>
                    <w:sz w:val="22"/>
                    <w:szCs w:val="22"/>
                  </w:rPr>
                </w:rPrChange>
              </w:rPr>
              <w:t>Tier 1 and above, excluding table top</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5B84D3FB" w14:textId="77777777" w:rsidR="00F2379F" w:rsidRPr="00CF42A6" w:rsidRDefault="00F2379F" w:rsidP="00A04960">
            <w:pPr>
              <w:autoSpaceDE w:val="0"/>
              <w:autoSpaceDN w:val="0"/>
              <w:adjustRightInd w:val="0"/>
              <w:jc w:val="center"/>
              <w:rPr>
                <w:rFonts w:cs="Arial"/>
                <w:color w:val="000000"/>
                <w:rPrChange w:id="6713" w:author="Muhamad Ridho Zul Khoiri" w:date="2026-07-14T10:44:00Z" w16du:dateUtc="2026-07-14T03:44:00Z">
                  <w:rPr>
                    <w:rFonts w:ascii="Times New Roman" w:hAnsi="Times New Roman"/>
                    <w:color w:val="000000"/>
                  </w:rPr>
                </w:rPrChange>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11C536FB" w14:textId="77777777" w:rsidR="00F2379F" w:rsidRPr="00CF42A6" w:rsidRDefault="00F2379F" w:rsidP="00A04960">
            <w:pPr>
              <w:autoSpaceDE w:val="0"/>
              <w:autoSpaceDN w:val="0"/>
              <w:adjustRightInd w:val="0"/>
              <w:jc w:val="center"/>
              <w:rPr>
                <w:rFonts w:cs="Arial"/>
                <w:color w:val="000000"/>
                <w:rPrChange w:id="6714" w:author="Muhamad Ridho Zul Khoiri" w:date="2026-07-14T10:44:00Z" w16du:dateUtc="2026-07-14T03:44:00Z">
                  <w:rPr>
                    <w:rFonts w:ascii="Times New Roman" w:hAnsi="Times New Roman"/>
                    <w:color w:val="000000"/>
                  </w:rPr>
                </w:rPrChange>
              </w:rPr>
            </w:pPr>
          </w:p>
        </w:tc>
      </w:tr>
      <w:tr w:rsidR="00F2379F" w:rsidRPr="00526DF0" w14:paraId="7347FFC0" w14:textId="77777777" w:rsidTr="00A04960">
        <w:trPr>
          <w:trHeight w:val="581"/>
        </w:trPr>
        <w:tc>
          <w:tcPr>
            <w:tcW w:w="331" w:type="dxa"/>
            <w:gridSpan w:val="2"/>
            <w:tcBorders>
              <w:top w:val="nil"/>
              <w:left w:val="nil"/>
              <w:bottom w:val="nil"/>
              <w:right w:val="nil"/>
            </w:tcBorders>
            <w:vAlign w:val="center"/>
          </w:tcPr>
          <w:p w14:paraId="4A47C379" w14:textId="77777777" w:rsidR="00F2379F" w:rsidRPr="00CF42A6" w:rsidRDefault="00F2379F" w:rsidP="00A04960">
            <w:pPr>
              <w:autoSpaceDE w:val="0"/>
              <w:autoSpaceDN w:val="0"/>
              <w:adjustRightInd w:val="0"/>
              <w:jc w:val="left"/>
              <w:rPr>
                <w:rFonts w:cs="Arial"/>
                <w:b/>
                <w:bCs/>
                <w:color w:val="000000"/>
                <w:rPrChange w:id="6715" w:author="Muhamad Ridho Zul Khoiri" w:date="2026-07-14T10:44:00Z" w16du:dateUtc="2026-07-14T03:44:00Z">
                  <w:rPr>
                    <w:rFonts w:ascii="Times New Roman" w:hAnsi="Times New Roman"/>
                    <w:b/>
                    <w:bCs/>
                    <w:color w:val="000000"/>
                  </w:rPr>
                </w:rPrChange>
              </w:rPr>
            </w:pPr>
          </w:p>
        </w:tc>
        <w:tc>
          <w:tcPr>
            <w:tcW w:w="4799" w:type="dxa"/>
            <w:tcBorders>
              <w:top w:val="single" w:sz="6" w:space="0" w:color="969696"/>
              <w:left w:val="single" w:sz="6" w:space="0" w:color="auto"/>
              <w:bottom w:val="single" w:sz="6" w:space="0" w:color="969696"/>
              <w:right w:val="single" w:sz="6" w:space="0" w:color="auto"/>
            </w:tcBorders>
            <w:vAlign w:val="center"/>
          </w:tcPr>
          <w:p w14:paraId="3E22D1AC" w14:textId="77777777" w:rsidR="00F2379F" w:rsidRPr="00CF42A6" w:rsidRDefault="00F2379F" w:rsidP="00A04960">
            <w:pPr>
              <w:autoSpaceDE w:val="0"/>
              <w:autoSpaceDN w:val="0"/>
              <w:adjustRightInd w:val="0"/>
              <w:jc w:val="left"/>
              <w:rPr>
                <w:rFonts w:cs="Arial"/>
                <w:color w:val="1F497D" w:themeColor="text2"/>
                <w:rPrChange w:id="6716"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6717" w:author="Muhamad Ridho Zul Khoiri" w:date="2026-07-14T10:44:00Z" w16du:dateUtc="2026-07-14T03:44:00Z">
                  <w:rPr>
                    <w:rFonts w:ascii="Times New Roman" w:hAnsi="Times New Roman"/>
                    <w:color w:val="1F497D" w:themeColor="text2"/>
                  </w:rPr>
                </w:rPrChange>
              </w:rPr>
              <w:t>Project Milestones</w:t>
            </w:r>
          </w:p>
        </w:tc>
        <w:tc>
          <w:tcPr>
            <w:tcW w:w="1260" w:type="dxa"/>
            <w:tcBorders>
              <w:top w:val="single" w:sz="6" w:space="0" w:color="969696"/>
              <w:left w:val="single" w:sz="6" w:space="0" w:color="auto"/>
              <w:bottom w:val="single" w:sz="6" w:space="0" w:color="969696"/>
              <w:right w:val="single" w:sz="6" w:space="0" w:color="auto"/>
            </w:tcBorders>
            <w:vAlign w:val="center"/>
          </w:tcPr>
          <w:p w14:paraId="58D28FB8" w14:textId="77777777" w:rsidR="00F2379F" w:rsidRPr="00CF42A6" w:rsidRDefault="00F2379F" w:rsidP="00A04960">
            <w:pPr>
              <w:autoSpaceDE w:val="0"/>
              <w:autoSpaceDN w:val="0"/>
              <w:adjustRightInd w:val="0"/>
              <w:jc w:val="center"/>
              <w:rPr>
                <w:rFonts w:cs="Arial"/>
                <w:color w:val="1F497D" w:themeColor="text2"/>
                <w:rPrChange w:id="6718"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6719" w:author="Muhamad Ridho Zul Khoiri" w:date="2026-07-14T10:44:00Z" w16du:dateUtc="2026-07-14T03:44:00Z">
                  <w:rPr>
                    <w:rFonts w:ascii="Times New Roman" w:hAnsi="Times New Roman"/>
                    <w:color w:val="1F497D" w:themeColor="text2"/>
                  </w:rPr>
                </w:rPrChange>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20E076B0" w14:textId="77777777" w:rsidR="00F2379F" w:rsidRPr="00CF42A6" w:rsidRDefault="00F2379F" w:rsidP="00A04960">
            <w:pPr>
              <w:autoSpaceDE w:val="0"/>
              <w:autoSpaceDN w:val="0"/>
              <w:adjustRightInd w:val="0"/>
              <w:jc w:val="center"/>
              <w:rPr>
                <w:rFonts w:cs="Arial"/>
                <w:color w:val="000000"/>
                <w:sz w:val="22"/>
                <w:szCs w:val="22"/>
                <w:rPrChange w:id="6720" w:author="Muhamad Ridho Zul Khoiri" w:date="2026-07-14T10:44:00Z" w16du:dateUtc="2026-07-14T03:44:00Z">
                  <w:rPr>
                    <w:rFonts w:ascii="Times New Roman" w:hAnsi="Times New Roman"/>
                    <w:color w:val="000000"/>
                    <w:sz w:val="22"/>
                    <w:szCs w:val="22"/>
                  </w:rPr>
                </w:rPrChange>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5E36068B" w14:textId="77777777" w:rsidR="00F2379F" w:rsidRPr="00CF42A6" w:rsidRDefault="00F2379F" w:rsidP="00A04960">
            <w:pPr>
              <w:autoSpaceDE w:val="0"/>
              <w:autoSpaceDN w:val="0"/>
              <w:adjustRightInd w:val="0"/>
              <w:jc w:val="center"/>
              <w:rPr>
                <w:rFonts w:cs="Arial"/>
                <w:color w:val="1F497D" w:themeColor="text2"/>
                <w:sz w:val="22"/>
                <w:szCs w:val="22"/>
                <w:rPrChange w:id="6721"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6722" w:author="Muhamad Ridho Zul Khoiri" w:date="2026-07-14T10:44:00Z" w16du:dateUtc="2026-07-14T03:44:00Z">
                  <w:rPr>
                    <w:rFonts w:ascii="Times New Roman" w:hAnsi="Times New Roman"/>
                    <w:color w:val="1F497D" w:themeColor="text2"/>
                    <w:sz w:val="22"/>
                    <w:szCs w:val="22"/>
                  </w:rPr>
                </w:rPrChange>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59A5DCB5" w14:textId="77777777" w:rsidR="00F2379F" w:rsidRPr="00CF42A6" w:rsidRDefault="00F2379F" w:rsidP="00A04960">
            <w:pPr>
              <w:autoSpaceDE w:val="0"/>
              <w:autoSpaceDN w:val="0"/>
              <w:adjustRightInd w:val="0"/>
              <w:jc w:val="center"/>
              <w:rPr>
                <w:rFonts w:cs="Arial"/>
                <w:color w:val="1F497D" w:themeColor="text2"/>
                <w:sz w:val="22"/>
                <w:szCs w:val="22"/>
                <w:rPrChange w:id="6723"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6724" w:author="Muhamad Ridho Zul Khoiri" w:date="2026-07-14T10:44:00Z" w16du:dateUtc="2026-07-14T03:44:00Z">
                  <w:rPr>
                    <w:rFonts w:ascii="Times New Roman" w:hAnsi="Times New Roman"/>
                    <w:color w:val="1F497D" w:themeColor="text2"/>
                    <w:sz w:val="22"/>
                    <w:szCs w:val="22"/>
                  </w:rPr>
                </w:rPrChange>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4B110044" w14:textId="77777777" w:rsidR="00F2379F" w:rsidRPr="00CF42A6" w:rsidRDefault="00F2379F" w:rsidP="00A04960">
            <w:pPr>
              <w:autoSpaceDE w:val="0"/>
              <w:autoSpaceDN w:val="0"/>
              <w:adjustRightInd w:val="0"/>
              <w:jc w:val="center"/>
              <w:rPr>
                <w:rFonts w:cs="Arial"/>
                <w:color w:val="1F497D" w:themeColor="text2"/>
                <w:sz w:val="22"/>
                <w:szCs w:val="22"/>
                <w:rPrChange w:id="6725"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6726" w:author="Muhamad Ridho Zul Khoiri" w:date="2026-07-14T10:44:00Z" w16du:dateUtc="2026-07-14T03:44:00Z">
                  <w:rPr>
                    <w:rFonts w:ascii="Times New Roman" w:hAnsi="Times New Roman"/>
                    <w:color w:val="1F497D" w:themeColor="text2"/>
                    <w:sz w:val="22"/>
                    <w:szCs w:val="22"/>
                  </w:rPr>
                </w:rPrChange>
              </w:rPr>
              <w:t>ALL</w:t>
            </w:r>
          </w:p>
        </w:tc>
        <w:tc>
          <w:tcPr>
            <w:tcW w:w="1350" w:type="dxa"/>
            <w:gridSpan w:val="2"/>
            <w:tcBorders>
              <w:top w:val="single" w:sz="6" w:space="0" w:color="969696"/>
              <w:left w:val="single" w:sz="6" w:space="0" w:color="auto"/>
              <w:bottom w:val="single" w:sz="6" w:space="0" w:color="969696"/>
              <w:right w:val="single" w:sz="6" w:space="0" w:color="auto"/>
            </w:tcBorders>
            <w:shd w:val="clear" w:color="auto" w:fill="99CCFF"/>
            <w:vAlign w:val="center"/>
          </w:tcPr>
          <w:p w14:paraId="66441BD9" w14:textId="77777777" w:rsidR="00F2379F" w:rsidRPr="00CF42A6" w:rsidRDefault="00F2379F" w:rsidP="00A04960">
            <w:pPr>
              <w:autoSpaceDE w:val="0"/>
              <w:autoSpaceDN w:val="0"/>
              <w:adjustRightInd w:val="0"/>
              <w:jc w:val="center"/>
              <w:rPr>
                <w:rFonts w:cs="Arial"/>
                <w:color w:val="000000"/>
                <w:sz w:val="22"/>
                <w:szCs w:val="22"/>
                <w:rPrChange w:id="6727"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728" w:author="Muhamad Ridho Zul Khoiri" w:date="2026-07-14T10:44:00Z" w16du:dateUtc="2026-07-14T03:44:00Z">
                  <w:rPr>
                    <w:rFonts w:ascii="Times New Roman" w:hAnsi="Times New Roman"/>
                    <w:color w:val="000000"/>
                    <w:sz w:val="22"/>
                    <w:szCs w:val="22"/>
                  </w:rPr>
                </w:rPrChange>
              </w:rPr>
              <w:t>Major Project</w:t>
            </w:r>
          </w:p>
        </w:tc>
        <w:tc>
          <w:tcPr>
            <w:tcW w:w="1170" w:type="dxa"/>
            <w:tcBorders>
              <w:top w:val="single" w:sz="6" w:space="0" w:color="969696"/>
              <w:left w:val="single" w:sz="6" w:space="0" w:color="auto"/>
              <w:bottom w:val="single" w:sz="6" w:space="0" w:color="969696"/>
              <w:right w:val="single" w:sz="6" w:space="0" w:color="auto"/>
            </w:tcBorders>
            <w:shd w:val="solid" w:color="FFFF00" w:fill="auto"/>
            <w:vAlign w:val="center"/>
          </w:tcPr>
          <w:p w14:paraId="5DED4A4B" w14:textId="77777777" w:rsidR="00F2379F" w:rsidRPr="00CF42A6" w:rsidRDefault="00F2379F" w:rsidP="00A04960">
            <w:pPr>
              <w:autoSpaceDE w:val="0"/>
              <w:autoSpaceDN w:val="0"/>
              <w:adjustRightInd w:val="0"/>
              <w:jc w:val="center"/>
              <w:rPr>
                <w:rFonts w:cs="Arial"/>
                <w:color w:val="000000"/>
                <w:rPrChange w:id="6729" w:author="Muhamad Ridho Zul Khoiri" w:date="2026-07-14T10:44:00Z" w16du:dateUtc="2026-07-14T03:44:00Z">
                  <w:rPr>
                    <w:rFonts w:ascii="Times New Roman" w:hAnsi="Times New Roman"/>
                    <w:color w:val="000000"/>
                  </w:rPr>
                </w:rPrChange>
              </w:rPr>
            </w:pPr>
            <w:r w:rsidRPr="00CF42A6">
              <w:rPr>
                <w:rFonts w:cs="Arial"/>
                <w:color w:val="000000"/>
                <w:sz w:val="22"/>
                <w:rPrChange w:id="6730" w:author="Muhamad Ridho Zul Khoiri" w:date="2026-07-14T10:44:00Z" w16du:dateUtc="2026-07-14T03:44:00Z">
                  <w:rPr>
                    <w:rFonts w:ascii="Times New Roman" w:hAnsi="Times New Roman"/>
                    <w:color w:val="000000"/>
                    <w:sz w:val="22"/>
                  </w:rPr>
                </w:rPrChange>
              </w:rPr>
              <w:t>Major Project</w:t>
            </w:r>
          </w:p>
        </w:tc>
      </w:tr>
      <w:tr w:rsidR="00F2379F" w:rsidRPr="00526DF0" w14:paraId="4EE20E13" w14:textId="77777777" w:rsidTr="00A04960">
        <w:trPr>
          <w:trHeight w:val="581"/>
        </w:trPr>
        <w:tc>
          <w:tcPr>
            <w:tcW w:w="331" w:type="dxa"/>
            <w:gridSpan w:val="2"/>
            <w:tcBorders>
              <w:top w:val="nil"/>
              <w:left w:val="nil"/>
              <w:bottom w:val="nil"/>
              <w:right w:val="nil"/>
            </w:tcBorders>
            <w:vAlign w:val="center"/>
          </w:tcPr>
          <w:p w14:paraId="2C2B6728" w14:textId="77777777" w:rsidR="00F2379F" w:rsidRPr="00CF42A6" w:rsidRDefault="00F2379F" w:rsidP="00A04960">
            <w:pPr>
              <w:autoSpaceDE w:val="0"/>
              <w:autoSpaceDN w:val="0"/>
              <w:adjustRightInd w:val="0"/>
              <w:jc w:val="left"/>
              <w:rPr>
                <w:rFonts w:cs="Arial"/>
                <w:b/>
                <w:bCs/>
                <w:color w:val="000000"/>
                <w:rPrChange w:id="6731" w:author="Muhamad Ridho Zul Khoiri" w:date="2026-07-14T10:44:00Z" w16du:dateUtc="2026-07-14T03:44:00Z">
                  <w:rPr>
                    <w:rFonts w:ascii="Times New Roman" w:hAnsi="Times New Roman"/>
                    <w:b/>
                    <w:bCs/>
                    <w:color w:val="000000"/>
                  </w:rPr>
                </w:rPrChange>
              </w:rPr>
            </w:pPr>
          </w:p>
        </w:tc>
        <w:tc>
          <w:tcPr>
            <w:tcW w:w="4799" w:type="dxa"/>
            <w:tcBorders>
              <w:top w:val="single" w:sz="6" w:space="0" w:color="969696"/>
              <w:left w:val="single" w:sz="6" w:space="0" w:color="auto"/>
              <w:bottom w:val="single" w:sz="6" w:space="0" w:color="969696"/>
              <w:right w:val="single" w:sz="6" w:space="0" w:color="auto"/>
            </w:tcBorders>
            <w:vAlign w:val="center"/>
          </w:tcPr>
          <w:p w14:paraId="18212D7E" w14:textId="77777777" w:rsidR="00F2379F" w:rsidRPr="00CF42A6" w:rsidRDefault="00F2379F" w:rsidP="00A04960">
            <w:pPr>
              <w:autoSpaceDE w:val="0"/>
              <w:autoSpaceDN w:val="0"/>
              <w:adjustRightInd w:val="0"/>
              <w:jc w:val="left"/>
              <w:rPr>
                <w:rFonts w:cs="Arial"/>
                <w:color w:val="800000"/>
                <w:rPrChange w:id="6732" w:author="Muhamad Ridho Zul Khoiri" w:date="2026-07-14T10:44:00Z" w16du:dateUtc="2026-07-14T03:44:00Z">
                  <w:rPr>
                    <w:rFonts w:ascii="Times New Roman" w:hAnsi="Times New Roman"/>
                    <w:color w:val="800000"/>
                  </w:rPr>
                </w:rPrChange>
              </w:rPr>
            </w:pPr>
            <w:r w:rsidRPr="00CF42A6">
              <w:rPr>
                <w:rFonts w:cs="Arial"/>
                <w:color w:val="1F497D" w:themeColor="text2"/>
                <w:rPrChange w:id="6733" w:author="Muhamad Ridho Zul Khoiri" w:date="2026-07-14T10:44:00Z" w16du:dateUtc="2026-07-14T03:44:00Z">
                  <w:rPr>
                    <w:rFonts w:ascii="Times New Roman" w:hAnsi="Times New Roman"/>
                    <w:color w:val="1F497D" w:themeColor="text2"/>
                  </w:rPr>
                </w:rPrChange>
              </w:rPr>
              <w:t>Major Procurement Milestones</w:t>
            </w:r>
          </w:p>
        </w:tc>
        <w:tc>
          <w:tcPr>
            <w:tcW w:w="1260" w:type="dxa"/>
            <w:tcBorders>
              <w:top w:val="single" w:sz="6" w:space="0" w:color="969696"/>
              <w:left w:val="single" w:sz="6" w:space="0" w:color="auto"/>
              <w:bottom w:val="single" w:sz="6" w:space="0" w:color="969696"/>
              <w:right w:val="single" w:sz="6" w:space="0" w:color="auto"/>
            </w:tcBorders>
            <w:vAlign w:val="center"/>
          </w:tcPr>
          <w:p w14:paraId="4BDB0AF2" w14:textId="77777777" w:rsidR="00F2379F" w:rsidRPr="00CF42A6" w:rsidRDefault="00F2379F" w:rsidP="00A04960">
            <w:pPr>
              <w:autoSpaceDE w:val="0"/>
              <w:autoSpaceDN w:val="0"/>
              <w:adjustRightInd w:val="0"/>
              <w:jc w:val="center"/>
              <w:rPr>
                <w:rFonts w:cs="Arial"/>
                <w:color w:val="1F497D" w:themeColor="text2"/>
                <w:rPrChange w:id="6734"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6735" w:author="Muhamad Ridho Zul Khoiri" w:date="2026-07-14T10:44:00Z" w16du:dateUtc="2026-07-14T03:44:00Z">
                  <w:rPr>
                    <w:rFonts w:ascii="Times New Roman" w:hAnsi="Times New Roman"/>
                    <w:color w:val="1F497D" w:themeColor="text2"/>
                  </w:rPr>
                </w:rPrChange>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2D3FCD64" w14:textId="77777777" w:rsidR="00F2379F" w:rsidRPr="00CF42A6" w:rsidRDefault="00F2379F" w:rsidP="00A04960">
            <w:pPr>
              <w:autoSpaceDE w:val="0"/>
              <w:autoSpaceDN w:val="0"/>
              <w:adjustRightInd w:val="0"/>
              <w:jc w:val="center"/>
              <w:rPr>
                <w:rFonts w:cs="Arial"/>
                <w:color w:val="000000"/>
                <w:sz w:val="22"/>
                <w:szCs w:val="22"/>
                <w:rPrChange w:id="6736" w:author="Muhamad Ridho Zul Khoiri" w:date="2026-07-14T10:44:00Z" w16du:dateUtc="2026-07-14T03:44:00Z">
                  <w:rPr>
                    <w:rFonts w:ascii="Times New Roman" w:hAnsi="Times New Roman"/>
                    <w:color w:val="000000"/>
                    <w:sz w:val="22"/>
                    <w:szCs w:val="22"/>
                  </w:rPr>
                </w:rPrChange>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03B74940" w14:textId="77777777" w:rsidR="00F2379F" w:rsidRPr="00CF42A6" w:rsidRDefault="00F2379F" w:rsidP="00A04960">
            <w:pPr>
              <w:autoSpaceDE w:val="0"/>
              <w:autoSpaceDN w:val="0"/>
              <w:adjustRightInd w:val="0"/>
              <w:jc w:val="center"/>
              <w:rPr>
                <w:rFonts w:cs="Arial"/>
                <w:color w:val="000000"/>
                <w:sz w:val="22"/>
                <w:szCs w:val="22"/>
                <w:rPrChange w:id="6737"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738" w:author="Muhamad Ridho Zul Khoiri" w:date="2026-07-14T10:44:00Z" w16du:dateUtc="2026-07-14T03:44:00Z">
                  <w:rPr>
                    <w:rFonts w:ascii="Times New Roman" w:hAnsi="Times New Roman"/>
                    <w:color w:val="000000"/>
                    <w:sz w:val="22"/>
                    <w:szCs w:val="22"/>
                  </w:rPr>
                </w:rPrChange>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2981E083" w14:textId="41E7E4C6" w:rsidR="00F2379F" w:rsidRPr="00CF42A6" w:rsidRDefault="00F2379F" w:rsidP="00A04960">
            <w:pPr>
              <w:autoSpaceDE w:val="0"/>
              <w:autoSpaceDN w:val="0"/>
              <w:adjustRightInd w:val="0"/>
              <w:jc w:val="center"/>
              <w:rPr>
                <w:rFonts w:cs="Arial"/>
                <w:color w:val="1F497D" w:themeColor="text2"/>
                <w:sz w:val="22"/>
                <w:szCs w:val="22"/>
                <w:rPrChange w:id="6739"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6740" w:author="Muhamad Ridho Zul Khoiri" w:date="2026-07-14T10:44:00Z" w16du:dateUtc="2026-07-14T03:44:00Z">
                  <w:rPr>
                    <w:rFonts w:ascii="Times New Roman" w:hAnsi="Times New Roman"/>
                    <w:color w:val="1F497D" w:themeColor="text2"/>
                    <w:sz w:val="22"/>
                    <w:szCs w:val="22"/>
                  </w:rPr>
                </w:rPrChange>
              </w:rPr>
              <w:t xml:space="preserve">MEDCO E&amp;P </w:t>
            </w:r>
            <w:r w:rsidR="00F837F2" w:rsidRPr="00CF42A6">
              <w:rPr>
                <w:rFonts w:cs="Arial"/>
                <w:color w:val="1F497D" w:themeColor="text2"/>
                <w:sz w:val="22"/>
                <w:szCs w:val="22"/>
                <w:rPrChange w:id="6741" w:author="Muhamad Ridho Zul Khoiri" w:date="2026-07-14T10:44:00Z" w16du:dateUtc="2026-07-14T03:44:00Z">
                  <w:rPr>
                    <w:rFonts w:ascii="Times New Roman" w:hAnsi="Times New Roman"/>
                    <w:color w:val="1F497D" w:themeColor="text2"/>
                    <w:sz w:val="22"/>
                    <w:szCs w:val="22"/>
                  </w:rPr>
                </w:rPrChange>
              </w:rPr>
              <w:t>GRISSIK</w:t>
            </w:r>
            <w:r w:rsidRPr="00CF42A6">
              <w:rPr>
                <w:rFonts w:cs="Arial"/>
                <w:color w:val="1F497D" w:themeColor="text2"/>
                <w:sz w:val="22"/>
                <w:szCs w:val="22"/>
                <w:rPrChange w:id="6742" w:author="Muhamad Ridho Zul Khoiri" w:date="2026-07-14T10:44:00Z" w16du:dateUtc="2026-07-14T03:44:00Z">
                  <w:rPr>
                    <w:rFonts w:ascii="Times New Roman" w:hAnsi="Times New Roman"/>
                    <w:color w:val="1F497D" w:themeColor="text2"/>
                    <w:sz w:val="22"/>
                    <w:szCs w:val="22"/>
                  </w:rPr>
                </w:rPrChange>
              </w:rPr>
              <w:t xml:space="preserve"> Approval, SKK Migas Approval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768EC745" w14:textId="28E6442A" w:rsidR="00F2379F" w:rsidRPr="00CF42A6" w:rsidRDefault="00F2379F" w:rsidP="00A04960">
            <w:pPr>
              <w:autoSpaceDE w:val="0"/>
              <w:autoSpaceDN w:val="0"/>
              <w:adjustRightInd w:val="0"/>
              <w:jc w:val="center"/>
              <w:rPr>
                <w:rFonts w:cs="Arial"/>
                <w:color w:val="1F497D" w:themeColor="text2"/>
                <w:sz w:val="22"/>
                <w:szCs w:val="22"/>
                <w:rPrChange w:id="6743" w:author="Muhamad Ridho Zul Khoiri" w:date="2026-07-14T10:44:00Z" w16du:dateUtc="2026-07-14T03:44:00Z">
                  <w:rPr>
                    <w:rFonts w:ascii="Times New Roman" w:hAnsi="Times New Roman"/>
                    <w:color w:val="1F497D" w:themeColor="text2"/>
                    <w:sz w:val="22"/>
                    <w:szCs w:val="22"/>
                  </w:rPr>
                </w:rPrChange>
              </w:rPr>
            </w:pPr>
            <w:r w:rsidRPr="00CF42A6">
              <w:rPr>
                <w:rFonts w:cs="Arial"/>
                <w:color w:val="002060"/>
                <w:sz w:val="22"/>
                <w:szCs w:val="22"/>
                <w:rPrChange w:id="6744" w:author="Muhamad Ridho Zul Khoiri" w:date="2026-07-14T10:44:00Z" w16du:dateUtc="2026-07-14T03:44:00Z">
                  <w:rPr>
                    <w:rFonts w:ascii="Times New Roman" w:hAnsi="Times New Roman"/>
                    <w:color w:val="002060"/>
                    <w:sz w:val="22"/>
                    <w:szCs w:val="22"/>
                  </w:rPr>
                </w:rPrChange>
              </w:rPr>
              <w:t xml:space="preserve">MEDCO E&amp;P </w:t>
            </w:r>
            <w:r w:rsidR="00F837F2" w:rsidRPr="00CF42A6">
              <w:rPr>
                <w:rFonts w:cs="Arial"/>
                <w:color w:val="002060"/>
                <w:sz w:val="22"/>
                <w:szCs w:val="22"/>
                <w:rPrChange w:id="6745" w:author="Muhamad Ridho Zul Khoiri" w:date="2026-07-14T10:44:00Z" w16du:dateUtc="2026-07-14T03:44:00Z">
                  <w:rPr>
                    <w:rFonts w:ascii="Times New Roman" w:hAnsi="Times New Roman"/>
                    <w:color w:val="002060"/>
                    <w:sz w:val="22"/>
                    <w:szCs w:val="22"/>
                  </w:rPr>
                </w:rPrChange>
              </w:rPr>
              <w:t>GRISSIK</w:t>
            </w:r>
            <w:r w:rsidRPr="00CF42A6">
              <w:rPr>
                <w:rFonts w:cs="Arial"/>
                <w:color w:val="002060"/>
                <w:sz w:val="22"/>
                <w:szCs w:val="22"/>
                <w:rPrChange w:id="6746" w:author="Muhamad Ridho Zul Khoiri" w:date="2026-07-14T10:44:00Z" w16du:dateUtc="2026-07-14T03:44:00Z">
                  <w:rPr>
                    <w:rFonts w:ascii="Times New Roman" w:hAnsi="Times New Roman"/>
                    <w:color w:val="002060"/>
                    <w:sz w:val="22"/>
                    <w:szCs w:val="22"/>
                  </w:rPr>
                </w:rPrChange>
              </w:rPr>
              <w:t xml:space="preserve"> Approval, SKK Migas Approval, MEPI Approval</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5E7F9F6B" w14:textId="77777777" w:rsidR="00F2379F" w:rsidRPr="00CF42A6" w:rsidRDefault="00F2379F" w:rsidP="00A04960">
            <w:pPr>
              <w:autoSpaceDE w:val="0"/>
              <w:autoSpaceDN w:val="0"/>
              <w:adjustRightInd w:val="0"/>
              <w:jc w:val="center"/>
              <w:rPr>
                <w:rFonts w:cs="Arial"/>
                <w:color w:val="000000"/>
                <w:sz w:val="22"/>
                <w:szCs w:val="22"/>
                <w:rPrChange w:id="6747"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748" w:author="Muhamad Ridho Zul Khoiri" w:date="2026-07-14T10:44:00Z" w16du:dateUtc="2026-07-14T03:44:00Z">
                  <w:rPr>
                    <w:rFonts w:ascii="Times New Roman" w:hAnsi="Times New Roman"/>
                    <w:color w:val="000000"/>
                    <w:sz w:val="22"/>
                    <w:szCs w:val="22"/>
                  </w:rPr>
                </w:rPrChange>
              </w:rPr>
              <w:t>MEPI Approval</w:t>
            </w: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6113C7BA" w14:textId="77777777" w:rsidR="00F2379F" w:rsidRPr="00CF42A6" w:rsidRDefault="00F2379F" w:rsidP="00A04960">
            <w:pPr>
              <w:autoSpaceDE w:val="0"/>
              <w:autoSpaceDN w:val="0"/>
              <w:adjustRightInd w:val="0"/>
              <w:jc w:val="center"/>
              <w:rPr>
                <w:rFonts w:cs="Arial"/>
                <w:color w:val="000000"/>
                <w:sz w:val="22"/>
                <w:szCs w:val="22"/>
                <w:rPrChange w:id="6749"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750" w:author="Muhamad Ridho Zul Khoiri" w:date="2026-07-14T10:44:00Z" w16du:dateUtc="2026-07-14T03:44:00Z">
                  <w:rPr>
                    <w:rFonts w:ascii="Times New Roman" w:hAnsi="Times New Roman"/>
                    <w:color w:val="000000"/>
                    <w:sz w:val="22"/>
                    <w:szCs w:val="22"/>
                  </w:rPr>
                </w:rPrChange>
              </w:rPr>
              <w:t>-</w:t>
            </w:r>
          </w:p>
        </w:tc>
      </w:tr>
      <w:tr w:rsidR="00F2379F" w:rsidRPr="00526DF0" w14:paraId="1E050897" w14:textId="77777777" w:rsidTr="00A04960">
        <w:trPr>
          <w:trHeight w:val="288"/>
        </w:trPr>
        <w:tc>
          <w:tcPr>
            <w:tcW w:w="331" w:type="dxa"/>
            <w:gridSpan w:val="2"/>
            <w:tcBorders>
              <w:top w:val="nil"/>
              <w:left w:val="nil"/>
              <w:bottom w:val="nil"/>
              <w:right w:val="nil"/>
            </w:tcBorders>
            <w:vAlign w:val="center"/>
          </w:tcPr>
          <w:p w14:paraId="5142D122" w14:textId="77777777" w:rsidR="00F2379F" w:rsidRPr="00CF42A6" w:rsidRDefault="00F2379F" w:rsidP="00A04960">
            <w:pPr>
              <w:autoSpaceDE w:val="0"/>
              <w:autoSpaceDN w:val="0"/>
              <w:adjustRightInd w:val="0"/>
              <w:jc w:val="left"/>
              <w:rPr>
                <w:rFonts w:cs="Arial"/>
                <w:b/>
                <w:bCs/>
                <w:color w:val="000000"/>
                <w:rPrChange w:id="6751" w:author="Muhamad Ridho Zul Khoiri" w:date="2026-07-14T10:44:00Z" w16du:dateUtc="2026-07-14T03:44:00Z">
                  <w:rPr>
                    <w:rFonts w:ascii="Times New Roman" w:hAnsi="Times New Roman"/>
                    <w:b/>
                    <w:bCs/>
                    <w:color w:val="000000"/>
                  </w:rPr>
                </w:rPrChange>
              </w:rPr>
            </w:pPr>
          </w:p>
        </w:tc>
        <w:tc>
          <w:tcPr>
            <w:tcW w:w="4799"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0B5DE437" w14:textId="77777777" w:rsidR="00F2379F" w:rsidRPr="00CF42A6" w:rsidRDefault="00F2379F" w:rsidP="00A04960">
            <w:pPr>
              <w:autoSpaceDE w:val="0"/>
              <w:autoSpaceDN w:val="0"/>
              <w:adjustRightInd w:val="0"/>
              <w:jc w:val="left"/>
              <w:rPr>
                <w:rFonts w:cs="Arial"/>
                <w:b/>
                <w:bCs/>
                <w:color w:val="FFFFFF"/>
                <w:sz w:val="22"/>
                <w:szCs w:val="22"/>
                <w:rPrChange w:id="6752" w:author="Muhamad Ridho Zul Khoiri" w:date="2026-07-14T10:44:00Z" w16du:dateUtc="2026-07-14T03:44:00Z">
                  <w:rPr>
                    <w:rFonts w:ascii="Times New Roman" w:hAnsi="Times New Roman"/>
                    <w:b/>
                    <w:bCs/>
                    <w:color w:val="FFFFFF"/>
                    <w:sz w:val="22"/>
                    <w:szCs w:val="22"/>
                  </w:rPr>
                </w:rPrChange>
              </w:rPr>
            </w:pPr>
            <w:r w:rsidRPr="00CF42A6">
              <w:rPr>
                <w:rFonts w:cs="Arial"/>
                <w:b/>
                <w:bCs/>
                <w:color w:val="FFFFFF"/>
                <w:sz w:val="22"/>
                <w:szCs w:val="22"/>
                <w:rPrChange w:id="6753" w:author="Muhamad Ridho Zul Khoiri" w:date="2026-07-14T10:44:00Z" w16du:dateUtc="2026-07-14T03:44:00Z">
                  <w:rPr>
                    <w:rFonts w:ascii="Times New Roman" w:hAnsi="Times New Roman"/>
                    <w:b/>
                    <w:bCs/>
                    <w:color w:val="FFFFFF"/>
                    <w:sz w:val="22"/>
                    <w:szCs w:val="22"/>
                  </w:rPr>
                </w:rPrChange>
              </w:rPr>
              <w:t>ACTIVITY</w:t>
            </w:r>
          </w:p>
        </w:tc>
        <w:tc>
          <w:tcPr>
            <w:tcW w:w="126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2C08C3CF" w14:textId="77777777" w:rsidR="00F2379F" w:rsidRPr="00CF42A6" w:rsidRDefault="00F2379F" w:rsidP="00A04960">
            <w:pPr>
              <w:autoSpaceDE w:val="0"/>
              <w:autoSpaceDN w:val="0"/>
              <w:adjustRightInd w:val="0"/>
              <w:jc w:val="left"/>
              <w:rPr>
                <w:rFonts w:cs="Arial"/>
                <w:b/>
                <w:bCs/>
                <w:color w:val="FFFFFF"/>
                <w:sz w:val="22"/>
                <w:szCs w:val="22"/>
                <w:rPrChange w:id="6754" w:author="Muhamad Ridho Zul Khoiri" w:date="2026-07-14T10:44:00Z" w16du:dateUtc="2026-07-14T03:44:00Z">
                  <w:rPr>
                    <w:rFonts w:ascii="Times New Roman" w:hAnsi="Times New Roman"/>
                    <w:b/>
                    <w:bCs/>
                    <w:color w:val="FFFFFF"/>
                    <w:sz w:val="22"/>
                    <w:szCs w:val="22"/>
                  </w:rPr>
                </w:rPrChange>
              </w:rPr>
            </w:pPr>
            <w:r w:rsidRPr="00CF42A6">
              <w:rPr>
                <w:rFonts w:cs="Arial"/>
                <w:b/>
                <w:bCs/>
                <w:color w:val="FFFFFF"/>
                <w:sz w:val="22"/>
                <w:szCs w:val="22"/>
                <w:rPrChange w:id="6755" w:author="Muhamad Ridho Zul Khoiri" w:date="2026-07-14T10:44:00Z" w16du:dateUtc="2026-07-14T03:44:00Z">
                  <w:rPr>
                    <w:rFonts w:ascii="Times New Roman" w:hAnsi="Times New Roman"/>
                    <w:b/>
                    <w:bCs/>
                    <w:color w:val="FFFFFF"/>
                    <w:sz w:val="22"/>
                    <w:szCs w:val="22"/>
                  </w:rPr>
                </w:rPrChange>
              </w:rPr>
              <w:t>Activity Type</w:t>
            </w:r>
          </w:p>
        </w:tc>
        <w:tc>
          <w:tcPr>
            <w:tcW w:w="90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674CAE05" w14:textId="77777777" w:rsidR="00F2379F" w:rsidRPr="00CF42A6" w:rsidRDefault="00F2379F" w:rsidP="00A04960">
            <w:pPr>
              <w:autoSpaceDE w:val="0"/>
              <w:autoSpaceDN w:val="0"/>
              <w:adjustRightInd w:val="0"/>
              <w:jc w:val="left"/>
              <w:rPr>
                <w:rFonts w:cs="Arial"/>
                <w:b/>
                <w:bCs/>
                <w:color w:val="FFFFFF"/>
                <w:sz w:val="22"/>
                <w:szCs w:val="22"/>
                <w:rPrChange w:id="6756" w:author="Muhamad Ridho Zul Khoiri" w:date="2026-07-14T10:44:00Z" w16du:dateUtc="2026-07-14T03:44:00Z">
                  <w:rPr>
                    <w:rFonts w:ascii="Times New Roman" w:hAnsi="Times New Roman"/>
                    <w:b/>
                    <w:bCs/>
                    <w:color w:val="FFFFFF"/>
                    <w:sz w:val="22"/>
                    <w:szCs w:val="22"/>
                  </w:rPr>
                </w:rPrChange>
              </w:rPr>
            </w:pPr>
            <w:r w:rsidRPr="00CF42A6">
              <w:rPr>
                <w:rFonts w:cs="Arial"/>
                <w:b/>
                <w:bCs/>
                <w:color w:val="FFFFFF"/>
                <w:sz w:val="22"/>
                <w:szCs w:val="22"/>
                <w:rPrChange w:id="6757" w:author="Muhamad Ridho Zul Khoiri" w:date="2026-07-14T10:44:00Z" w16du:dateUtc="2026-07-14T03:44:00Z">
                  <w:rPr>
                    <w:rFonts w:ascii="Times New Roman" w:hAnsi="Times New Roman"/>
                    <w:b/>
                    <w:bCs/>
                    <w:color w:val="FFFFFF"/>
                    <w:sz w:val="22"/>
                    <w:szCs w:val="22"/>
                  </w:rPr>
                </w:rPrChange>
              </w:rPr>
              <w:t>7-day</w:t>
            </w:r>
          </w:p>
        </w:tc>
        <w:tc>
          <w:tcPr>
            <w:tcW w:w="162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03BCDD26" w14:textId="77777777" w:rsidR="00F2379F" w:rsidRPr="00CF42A6" w:rsidRDefault="00F2379F" w:rsidP="00A04960">
            <w:pPr>
              <w:autoSpaceDE w:val="0"/>
              <w:autoSpaceDN w:val="0"/>
              <w:adjustRightInd w:val="0"/>
              <w:jc w:val="left"/>
              <w:rPr>
                <w:rFonts w:cs="Arial"/>
                <w:b/>
                <w:bCs/>
                <w:color w:val="FFFFFF"/>
                <w:sz w:val="22"/>
                <w:szCs w:val="22"/>
                <w:rPrChange w:id="6758" w:author="Muhamad Ridho Zul Khoiri" w:date="2026-07-14T10:44:00Z" w16du:dateUtc="2026-07-14T03:44:00Z">
                  <w:rPr>
                    <w:rFonts w:ascii="Times New Roman" w:hAnsi="Times New Roman"/>
                    <w:b/>
                    <w:bCs/>
                    <w:color w:val="FFFFFF"/>
                    <w:sz w:val="22"/>
                    <w:szCs w:val="22"/>
                  </w:rPr>
                </w:rPrChange>
              </w:rPr>
            </w:pPr>
            <w:r w:rsidRPr="00CF42A6">
              <w:rPr>
                <w:rFonts w:cs="Arial"/>
                <w:b/>
                <w:bCs/>
                <w:color w:val="FFFFFF"/>
                <w:sz w:val="22"/>
                <w:szCs w:val="22"/>
                <w:rPrChange w:id="6759" w:author="Muhamad Ridho Zul Khoiri" w:date="2026-07-14T10:44:00Z" w16du:dateUtc="2026-07-14T03:44:00Z">
                  <w:rPr>
                    <w:rFonts w:ascii="Times New Roman" w:hAnsi="Times New Roman"/>
                    <w:b/>
                    <w:bCs/>
                    <w:color w:val="FFFFFF"/>
                    <w:sz w:val="22"/>
                    <w:szCs w:val="22"/>
                  </w:rPr>
                </w:rPrChange>
              </w:rPr>
              <w:t>30-day</w:t>
            </w:r>
          </w:p>
        </w:tc>
        <w:tc>
          <w:tcPr>
            <w:tcW w:w="162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7F7C9A6C" w14:textId="77777777" w:rsidR="00F2379F" w:rsidRPr="00CF42A6" w:rsidRDefault="00F2379F" w:rsidP="00A04960">
            <w:pPr>
              <w:autoSpaceDE w:val="0"/>
              <w:autoSpaceDN w:val="0"/>
              <w:adjustRightInd w:val="0"/>
              <w:jc w:val="left"/>
              <w:rPr>
                <w:rFonts w:cs="Arial"/>
                <w:b/>
                <w:bCs/>
                <w:color w:val="FFFFFF"/>
                <w:sz w:val="22"/>
                <w:szCs w:val="22"/>
                <w:rPrChange w:id="6760" w:author="Muhamad Ridho Zul Khoiri" w:date="2026-07-14T10:44:00Z" w16du:dateUtc="2026-07-14T03:44:00Z">
                  <w:rPr>
                    <w:rFonts w:ascii="Times New Roman" w:hAnsi="Times New Roman"/>
                    <w:b/>
                    <w:bCs/>
                    <w:color w:val="FFFFFF"/>
                    <w:sz w:val="22"/>
                    <w:szCs w:val="22"/>
                  </w:rPr>
                </w:rPrChange>
              </w:rPr>
            </w:pPr>
            <w:r w:rsidRPr="00CF42A6">
              <w:rPr>
                <w:rFonts w:cs="Arial"/>
                <w:b/>
                <w:bCs/>
                <w:color w:val="FFFFFF"/>
                <w:sz w:val="22"/>
                <w:szCs w:val="22"/>
                <w:rPrChange w:id="6761" w:author="Muhamad Ridho Zul Khoiri" w:date="2026-07-14T10:44:00Z" w16du:dateUtc="2026-07-14T03:44:00Z">
                  <w:rPr>
                    <w:rFonts w:ascii="Times New Roman" w:hAnsi="Times New Roman"/>
                    <w:b/>
                    <w:bCs/>
                    <w:color w:val="FFFFFF"/>
                    <w:sz w:val="22"/>
                    <w:szCs w:val="22"/>
                  </w:rPr>
                </w:rPrChange>
              </w:rPr>
              <w:t>90-Day</w:t>
            </w:r>
          </w:p>
        </w:tc>
        <w:tc>
          <w:tcPr>
            <w:tcW w:w="1620" w:type="dxa"/>
            <w:gridSpan w:val="2"/>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6A3D1419" w14:textId="77777777" w:rsidR="00F2379F" w:rsidRPr="00CF42A6" w:rsidRDefault="00F2379F" w:rsidP="00A04960">
            <w:pPr>
              <w:autoSpaceDE w:val="0"/>
              <w:autoSpaceDN w:val="0"/>
              <w:adjustRightInd w:val="0"/>
              <w:jc w:val="left"/>
              <w:rPr>
                <w:rFonts w:cs="Arial"/>
                <w:b/>
                <w:bCs/>
                <w:color w:val="FFFFFF"/>
                <w:sz w:val="22"/>
                <w:szCs w:val="22"/>
                <w:rPrChange w:id="6762" w:author="Muhamad Ridho Zul Khoiri" w:date="2026-07-14T10:44:00Z" w16du:dateUtc="2026-07-14T03:44:00Z">
                  <w:rPr>
                    <w:rFonts w:ascii="Times New Roman" w:hAnsi="Times New Roman"/>
                    <w:b/>
                    <w:bCs/>
                    <w:color w:val="FFFFFF"/>
                    <w:sz w:val="22"/>
                    <w:szCs w:val="22"/>
                  </w:rPr>
                </w:rPrChange>
              </w:rPr>
            </w:pPr>
            <w:r w:rsidRPr="00CF42A6">
              <w:rPr>
                <w:rFonts w:cs="Arial"/>
                <w:b/>
                <w:bCs/>
                <w:color w:val="FFFFFF"/>
                <w:sz w:val="22"/>
                <w:szCs w:val="22"/>
                <w:rPrChange w:id="6763" w:author="Muhamad Ridho Zul Khoiri" w:date="2026-07-14T10:44:00Z" w16du:dateUtc="2026-07-14T03:44:00Z">
                  <w:rPr>
                    <w:rFonts w:ascii="Times New Roman" w:hAnsi="Times New Roman"/>
                    <w:b/>
                    <w:bCs/>
                    <w:color w:val="FFFFFF"/>
                    <w:sz w:val="22"/>
                    <w:szCs w:val="22"/>
                  </w:rPr>
                </w:rPrChange>
              </w:rPr>
              <w:t>24 Month</w:t>
            </w:r>
          </w:p>
        </w:tc>
        <w:tc>
          <w:tcPr>
            <w:tcW w:w="1350" w:type="dxa"/>
            <w:gridSpan w:val="2"/>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4438EE74" w14:textId="77777777" w:rsidR="00F2379F" w:rsidRPr="00CF42A6" w:rsidRDefault="00F2379F" w:rsidP="00A04960">
            <w:pPr>
              <w:autoSpaceDE w:val="0"/>
              <w:autoSpaceDN w:val="0"/>
              <w:adjustRightInd w:val="0"/>
              <w:jc w:val="left"/>
              <w:rPr>
                <w:rFonts w:cs="Arial"/>
                <w:b/>
                <w:bCs/>
                <w:color w:val="FFFFFF"/>
                <w:sz w:val="22"/>
                <w:szCs w:val="22"/>
                <w:rPrChange w:id="6764" w:author="Muhamad Ridho Zul Khoiri" w:date="2026-07-14T10:44:00Z" w16du:dateUtc="2026-07-14T03:44:00Z">
                  <w:rPr>
                    <w:rFonts w:ascii="Times New Roman" w:hAnsi="Times New Roman"/>
                    <w:b/>
                    <w:bCs/>
                    <w:color w:val="FFFFFF"/>
                    <w:sz w:val="22"/>
                    <w:szCs w:val="22"/>
                  </w:rPr>
                </w:rPrChange>
              </w:rPr>
            </w:pPr>
            <w:r w:rsidRPr="00CF42A6">
              <w:rPr>
                <w:rFonts w:cs="Arial"/>
                <w:b/>
                <w:bCs/>
                <w:color w:val="FFFFFF"/>
                <w:sz w:val="22"/>
                <w:szCs w:val="22"/>
                <w:rPrChange w:id="6765" w:author="Muhamad Ridho Zul Khoiri" w:date="2026-07-14T10:44:00Z" w16du:dateUtc="2026-07-14T03:44:00Z">
                  <w:rPr>
                    <w:rFonts w:ascii="Times New Roman" w:hAnsi="Times New Roman"/>
                    <w:b/>
                    <w:bCs/>
                    <w:color w:val="FFFFFF"/>
                    <w:sz w:val="22"/>
                    <w:szCs w:val="22"/>
                  </w:rPr>
                </w:rPrChange>
              </w:rPr>
              <w:t>10-Year</w:t>
            </w:r>
          </w:p>
        </w:tc>
        <w:tc>
          <w:tcPr>
            <w:tcW w:w="117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5720BD25" w14:textId="77777777" w:rsidR="00F2379F" w:rsidRPr="00CF42A6" w:rsidRDefault="00F2379F" w:rsidP="00A04960">
            <w:pPr>
              <w:autoSpaceDE w:val="0"/>
              <w:autoSpaceDN w:val="0"/>
              <w:adjustRightInd w:val="0"/>
              <w:jc w:val="left"/>
              <w:rPr>
                <w:rFonts w:cs="Arial"/>
                <w:b/>
                <w:bCs/>
                <w:color w:val="FFFFFF"/>
                <w:sz w:val="22"/>
                <w:szCs w:val="22"/>
                <w:rPrChange w:id="6766" w:author="Muhamad Ridho Zul Khoiri" w:date="2026-07-14T10:44:00Z" w16du:dateUtc="2026-07-14T03:44:00Z">
                  <w:rPr>
                    <w:rFonts w:ascii="Times New Roman" w:hAnsi="Times New Roman"/>
                    <w:b/>
                    <w:bCs/>
                    <w:color w:val="FFFFFF"/>
                    <w:sz w:val="22"/>
                    <w:szCs w:val="22"/>
                  </w:rPr>
                </w:rPrChange>
              </w:rPr>
            </w:pPr>
            <w:r w:rsidRPr="00CF42A6">
              <w:rPr>
                <w:rFonts w:cs="Arial"/>
                <w:b/>
                <w:bCs/>
                <w:color w:val="FFFFFF"/>
                <w:sz w:val="22"/>
                <w:szCs w:val="22"/>
                <w:rPrChange w:id="6767" w:author="Muhamad Ridho Zul Khoiri" w:date="2026-07-14T10:44:00Z" w16du:dateUtc="2026-07-14T03:44:00Z">
                  <w:rPr>
                    <w:rFonts w:ascii="Times New Roman" w:hAnsi="Times New Roman"/>
                    <w:b/>
                    <w:bCs/>
                    <w:color w:val="FFFFFF"/>
                    <w:sz w:val="22"/>
                    <w:szCs w:val="22"/>
                  </w:rPr>
                </w:rPrChange>
              </w:rPr>
              <w:t>BU Life</w:t>
            </w:r>
          </w:p>
        </w:tc>
      </w:tr>
      <w:tr w:rsidR="00F2379F" w:rsidRPr="00526DF0" w14:paraId="48C611E7" w14:textId="77777777" w:rsidTr="00A04960">
        <w:trPr>
          <w:trHeight w:val="288"/>
        </w:trPr>
        <w:tc>
          <w:tcPr>
            <w:tcW w:w="331" w:type="dxa"/>
            <w:gridSpan w:val="2"/>
            <w:tcBorders>
              <w:top w:val="nil"/>
              <w:left w:val="nil"/>
              <w:bottom w:val="nil"/>
              <w:right w:val="nil"/>
            </w:tcBorders>
            <w:vAlign w:val="center"/>
          </w:tcPr>
          <w:p w14:paraId="42273BA8" w14:textId="77777777" w:rsidR="00F2379F" w:rsidRPr="00CF42A6" w:rsidRDefault="00F2379F" w:rsidP="00A04960">
            <w:pPr>
              <w:autoSpaceDE w:val="0"/>
              <w:autoSpaceDN w:val="0"/>
              <w:adjustRightInd w:val="0"/>
              <w:jc w:val="left"/>
              <w:rPr>
                <w:rFonts w:cs="Arial"/>
                <w:b/>
                <w:bCs/>
                <w:color w:val="000000"/>
                <w:rPrChange w:id="6768" w:author="Muhamad Ridho Zul Khoiri" w:date="2026-07-14T10:44:00Z" w16du:dateUtc="2026-07-14T03:44:00Z">
                  <w:rPr>
                    <w:rFonts w:ascii="Times New Roman" w:hAnsi="Times New Roman"/>
                    <w:b/>
                    <w:bCs/>
                    <w:color w:val="000000"/>
                  </w:rPr>
                </w:rPrChange>
              </w:rPr>
            </w:pPr>
          </w:p>
        </w:tc>
        <w:tc>
          <w:tcPr>
            <w:tcW w:w="4799"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76287BB6" w14:textId="77777777" w:rsidR="00F2379F" w:rsidRPr="00CF42A6" w:rsidRDefault="00F2379F" w:rsidP="00A04960">
            <w:pPr>
              <w:autoSpaceDE w:val="0"/>
              <w:autoSpaceDN w:val="0"/>
              <w:adjustRightInd w:val="0"/>
              <w:jc w:val="left"/>
              <w:rPr>
                <w:rFonts w:cs="Arial"/>
                <w:color w:val="FFFFFF"/>
                <w:rPrChange w:id="6769" w:author="Muhamad Ridho Zul Khoiri" w:date="2026-07-14T10:44:00Z" w16du:dateUtc="2026-07-14T03:44:00Z">
                  <w:rPr>
                    <w:rFonts w:ascii="Times New Roman" w:hAnsi="Times New Roman"/>
                    <w:color w:val="FFFFFF"/>
                  </w:rPr>
                </w:rPrChange>
              </w:rPr>
            </w:pPr>
            <w:r w:rsidRPr="00CF42A6">
              <w:rPr>
                <w:rFonts w:cs="Arial"/>
                <w:color w:val="FFFFFF"/>
                <w:rPrChange w:id="6770" w:author="Muhamad Ridho Zul Khoiri" w:date="2026-07-14T10:44:00Z" w16du:dateUtc="2026-07-14T03:44:00Z">
                  <w:rPr>
                    <w:rFonts w:ascii="Times New Roman" w:hAnsi="Times New Roman"/>
                    <w:color w:val="FFFFFF"/>
                  </w:rPr>
                </w:rPrChange>
              </w:rPr>
              <w:t>Schedule Visualization Granularity</w:t>
            </w:r>
          </w:p>
        </w:tc>
        <w:tc>
          <w:tcPr>
            <w:tcW w:w="126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0A1EF39A" w14:textId="77777777" w:rsidR="00F2379F" w:rsidRPr="00CF42A6" w:rsidRDefault="00F2379F" w:rsidP="00A04960">
            <w:pPr>
              <w:autoSpaceDE w:val="0"/>
              <w:autoSpaceDN w:val="0"/>
              <w:adjustRightInd w:val="0"/>
              <w:jc w:val="left"/>
              <w:rPr>
                <w:rFonts w:cs="Arial"/>
                <w:color w:val="FFFFFF"/>
                <w:rPrChange w:id="6771" w:author="Muhamad Ridho Zul Khoiri" w:date="2026-07-14T10:44:00Z" w16du:dateUtc="2026-07-14T03:44:00Z">
                  <w:rPr>
                    <w:rFonts w:ascii="Times New Roman" w:hAnsi="Times New Roman"/>
                    <w:color w:val="FFFFFF"/>
                  </w:rPr>
                </w:rPrChange>
              </w:rPr>
            </w:pPr>
          </w:p>
        </w:tc>
        <w:tc>
          <w:tcPr>
            <w:tcW w:w="90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6073FF6F" w14:textId="77777777" w:rsidR="00F2379F" w:rsidRPr="00CF42A6" w:rsidRDefault="00F2379F" w:rsidP="00A04960">
            <w:pPr>
              <w:autoSpaceDE w:val="0"/>
              <w:autoSpaceDN w:val="0"/>
              <w:adjustRightInd w:val="0"/>
              <w:jc w:val="left"/>
              <w:rPr>
                <w:rFonts w:cs="Arial"/>
                <w:color w:val="FFFFFF"/>
                <w:sz w:val="22"/>
                <w:szCs w:val="22"/>
                <w:rPrChange w:id="6772" w:author="Muhamad Ridho Zul Khoiri" w:date="2026-07-14T10:44:00Z" w16du:dateUtc="2026-07-14T03:44:00Z">
                  <w:rPr>
                    <w:rFonts w:ascii="Times New Roman" w:hAnsi="Times New Roman"/>
                    <w:color w:val="FFFFFF"/>
                    <w:sz w:val="22"/>
                    <w:szCs w:val="22"/>
                  </w:rPr>
                </w:rPrChange>
              </w:rPr>
            </w:pPr>
            <w:r w:rsidRPr="00CF42A6">
              <w:rPr>
                <w:rFonts w:cs="Arial"/>
                <w:color w:val="FFFFFF"/>
                <w:sz w:val="22"/>
                <w:szCs w:val="22"/>
                <w:rPrChange w:id="6773" w:author="Muhamad Ridho Zul Khoiri" w:date="2026-07-14T10:44:00Z" w16du:dateUtc="2026-07-14T03:44:00Z">
                  <w:rPr>
                    <w:rFonts w:ascii="Times New Roman" w:hAnsi="Times New Roman"/>
                    <w:color w:val="FFFFFF"/>
                    <w:sz w:val="22"/>
                    <w:szCs w:val="22"/>
                  </w:rPr>
                </w:rPrChange>
              </w:rPr>
              <w:t>Daily</w:t>
            </w:r>
          </w:p>
        </w:tc>
        <w:tc>
          <w:tcPr>
            <w:tcW w:w="162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5D1B30C5" w14:textId="77777777" w:rsidR="00F2379F" w:rsidRPr="00CF42A6" w:rsidRDefault="00F2379F" w:rsidP="00A04960">
            <w:pPr>
              <w:autoSpaceDE w:val="0"/>
              <w:autoSpaceDN w:val="0"/>
              <w:adjustRightInd w:val="0"/>
              <w:jc w:val="left"/>
              <w:rPr>
                <w:rFonts w:cs="Arial"/>
                <w:color w:val="FFFFFF"/>
                <w:sz w:val="22"/>
                <w:szCs w:val="22"/>
                <w:rPrChange w:id="6774" w:author="Muhamad Ridho Zul Khoiri" w:date="2026-07-14T10:44:00Z" w16du:dateUtc="2026-07-14T03:44:00Z">
                  <w:rPr>
                    <w:rFonts w:ascii="Times New Roman" w:hAnsi="Times New Roman"/>
                    <w:color w:val="FFFFFF"/>
                    <w:sz w:val="22"/>
                    <w:szCs w:val="22"/>
                  </w:rPr>
                </w:rPrChange>
              </w:rPr>
            </w:pPr>
            <w:r w:rsidRPr="00CF42A6">
              <w:rPr>
                <w:rFonts w:cs="Arial"/>
                <w:color w:val="FFFFFF"/>
                <w:sz w:val="22"/>
                <w:szCs w:val="22"/>
                <w:rPrChange w:id="6775" w:author="Muhamad Ridho Zul Khoiri" w:date="2026-07-14T10:44:00Z" w16du:dateUtc="2026-07-14T03:44:00Z">
                  <w:rPr>
                    <w:rFonts w:ascii="Times New Roman" w:hAnsi="Times New Roman"/>
                    <w:color w:val="FFFFFF"/>
                    <w:sz w:val="22"/>
                    <w:szCs w:val="22"/>
                  </w:rPr>
                </w:rPrChange>
              </w:rPr>
              <w:t>Daily</w:t>
            </w:r>
          </w:p>
        </w:tc>
        <w:tc>
          <w:tcPr>
            <w:tcW w:w="162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772AE189" w14:textId="77777777" w:rsidR="00F2379F" w:rsidRPr="00CF42A6" w:rsidRDefault="00F2379F" w:rsidP="00A04960">
            <w:pPr>
              <w:autoSpaceDE w:val="0"/>
              <w:autoSpaceDN w:val="0"/>
              <w:adjustRightInd w:val="0"/>
              <w:jc w:val="left"/>
              <w:rPr>
                <w:rFonts w:cs="Arial"/>
                <w:color w:val="FFFFFF"/>
                <w:sz w:val="22"/>
                <w:szCs w:val="22"/>
                <w:rPrChange w:id="6776" w:author="Muhamad Ridho Zul Khoiri" w:date="2026-07-14T10:44:00Z" w16du:dateUtc="2026-07-14T03:44:00Z">
                  <w:rPr>
                    <w:rFonts w:ascii="Times New Roman" w:hAnsi="Times New Roman"/>
                    <w:color w:val="FFFFFF"/>
                    <w:sz w:val="22"/>
                    <w:szCs w:val="22"/>
                  </w:rPr>
                </w:rPrChange>
              </w:rPr>
            </w:pPr>
            <w:r w:rsidRPr="00CF42A6">
              <w:rPr>
                <w:rFonts w:cs="Arial"/>
                <w:color w:val="FFFFFF"/>
                <w:sz w:val="22"/>
                <w:szCs w:val="22"/>
                <w:rPrChange w:id="6777" w:author="Muhamad Ridho Zul Khoiri" w:date="2026-07-14T10:44:00Z" w16du:dateUtc="2026-07-14T03:44:00Z">
                  <w:rPr>
                    <w:rFonts w:ascii="Times New Roman" w:hAnsi="Times New Roman"/>
                    <w:color w:val="FFFFFF"/>
                    <w:sz w:val="22"/>
                    <w:szCs w:val="22"/>
                  </w:rPr>
                </w:rPrChange>
              </w:rPr>
              <w:t>Daily</w:t>
            </w:r>
          </w:p>
        </w:tc>
        <w:tc>
          <w:tcPr>
            <w:tcW w:w="1620" w:type="dxa"/>
            <w:gridSpan w:val="2"/>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431B3B28" w14:textId="77777777" w:rsidR="00F2379F" w:rsidRPr="00CF42A6" w:rsidRDefault="00F2379F" w:rsidP="00A04960">
            <w:pPr>
              <w:autoSpaceDE w:val="0"/>
              <w:autoSpaceDN w:val="0"/>
              <w:adjustRightInd w:val="0"/>
              <w:jc w:val="left"/>
              <w:rPr>
                <w:rFonts w:cs="Arial"/>
                <w:color w:val="FFFFFF"/>
                <w:sz w:val="22"/>
                <w:szCs w:val="22"/>
                <w:rPrChange w:id="6778" w:author="Muhamad Ridho Zul Khoiri" w:date="2026-07-14T10:44:00Z" w16du:dateUtc="2026-07-14T03:44:00Z">
                  <w:rPr>
                    <w:rFonts w:ascii="Times New Roman" w:hAnsi="Times New Roman"/>
                    <w:color w:val="FFFFFF"/>
                    <w:sz w:val="22"/>
                    <w:szCs w:val="22"/>
                  </w:rPr>
                </w:rPrChange>
              </w:rPr>
            </w:pPr>
            <w:r w:rsidRPr="00CF42A6">
              <w:rPr>
                <w:rFonts w:cs="Arial"/>
                <w:color w:val="FFFFFF"/>
                <w:sz w:val="22"/>
                <w:szCs w:val="22"/>
                <w:rPrChange w:id="6779" w:author="Muhamad Ridho Zul Khoiri" w:date="2026-07-14T10:44:00Z" w16du:dateUtc="2026-07-14T03:44:00Z">
                  <w:rPr>
                    <w:rFonts w:ascii="Times New Roman" w:hAnsi="Times New Roman"/>
                    <w:color w:val="FFFFFF"/>
                    <w:sz w:val="22"/>
                    <w:szCs w:val="22"/>
                  </w:rPr>
                </w:rPrChange>
              </w:rPr>
              <w:t>Monthly</w:t>
            </w:r>
          </w:p>
        </w:tc>
        <w:tc>
          <w:tcPr>
            <w:tcW w:w="1350" w:type="dxa"/>
            <w:gridSpan w:val="2"/>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06B94713" w14:textId="77777777" w:rsidR="00F2379F" w:rsidRPr="00CF42A6" w:rsidRDefault="00F2379F" w:rsidP="00A04960">
            <w:pPr>
              <w:autoSpaceDE w:val="0"/>
              <w:autoSpaceDN w:val="0"/>
              <w:adjustRightInd w:val="0"/>
              <w:jc w:val="left"/>
              <w:rPr>
                <w:rFonts w:cs="Arial"/>
                <w:color w:val="FFFFFF"/>
                <w:sz w:val="22"/>
                <w:szCs w:val="22"/>
                <w:rPrChange w:id="6780" w:author="Muhamad Ridho Zul Khoiri" w:date="2026-07-14T10:44:00Z" w16du:dateUtc="2026-07-14T03:44:00Z">
                  <w:rPr>
                    <w:rFonts w:ascii="Times New Roman" w:hAnsi="Times New Roman"/>
                    <w:color w:val="FFFFFF"/>
                    <w:sz w:val="22"/>
                    <w:szCs w:val="22"/>
                  </w:rPr>
                </w:rPrChange>
              </w:rPr>
            </w:pPr>
            <w:r w:rsidRPr="00CF42A6">
              <w:rPr>
                <w:rFonts w:cs="Arial"/>
                <w:color w:val="FFFFFF"/>
                <w:sz w:val="22"/>
                <w:szCs w:val="22"/>
                <w:rPrChange w:id="6781" w:author="Muhamad Ridho Zul Khoiri" w:date="2026-07-14T10:44:00Z" w16du:dateUtc="2026-07-14T03:44:00Z">
                  <w:rPr>
                    <w:rFonts w:ascii="Times New Roman" w:hAnsi="Times New Roman"/>
                    <w:color w:val="FFFFFF"/>
                    <w:sz w:val="22"/>
                    <w:szCs w:val="22"/>
                  </w:rPr>
                </w:rPrChange>
              </w:rPr>
              <w:t>Quarterly</w:t>
            </w:r>
          </w:p>
        </w:tc>
        <w:tc>
          <w:tcPr>
            <w:tcW w:w="117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0CE859B4" w14:textId="77777777" w:rsidR="00F2379F" w:rsidRPr="00CF42A6" w:rsidRDefault="00F2379F" w:rsidP="00A04960">
            <w:pPr>
              <w:autoSpaceDE w:val="0"/>
              <w:autoSpaceDN w:val="0"/>
              <w:adjustRightInd w:val="0"/>
              <w:jc w:val="left"/>
              <w:rPr>
                <w:rFonts w:cs="Arial"/>
                <w:color w:val="FFFFFF"/>
                <w:sz w:val="22"/>
                <w:szCs w:val="22"/>
                <w:rPrChange w:id="6782" w:author="Muhamad Ridho Zul Khoiri" w:date="2026-07-14T10:44:00Z" w16du:dateUtc="2026-07-14T03:44:00Z">
                  <w:rPr>
                    <w:rFonts w:ascii="Times New Roman" w:hAnsi="Times New Roman"/>
                    <w:color w:val="FFFFFF"/>
                    <w:sz w:val="22"/>
                    <w:szCs w:val="22"/>
                  </w:rPr>
                </w:rPrChange>
              </w:rPr>
            </w:pPr>
            <w:r w:rsidRPr="00CF42A6">
              <w:rPr>
                <w:rFonts w:cs="Arial"/>
                <w:color w:val="FFFFFF"/>
                <w:sz w:val="22"/>
                <w:szCs w:val="22"/>
                <w:rPrChange w:id="6783" w:author="Muhamad Ridho Zul Khoiri" w:date="2026-07-14T10:44:00Z" w16du:dateUtc="2026-07-14T03:44:00Z">
                  <w:rPr>
                    <w:rFonts w:ascii="Times New Roman" w:hAnsi="Times New Roman"/>
                    <w:color w:val="FFFFFF"/>
                    <w:sz w:val="22"/>
                    <w:szCs w:val="22"/>
                  </w:rPr>
                </w:rPrChange>
              </w:rPr>
              <w:t>Yearly</w:t>
            </w:r>
          </w:p>
        </w:tc>
      </w:tr>
      <w:tr w:rsidR="00F2379F" w:rsidRPr="00526DF0" w14:paraId="75B2472B" w14:textId="77777777" w:rsidTr="00A04960">
        <w:trPr>
          <w:trHeight w:val="581"/>
        </w:trPr>
        <w:tc>
          <w:tcPr>
            <w:tcW w:w="331" w:type="dxa"/>
            <w:gridSpan w:val="2"/>
            <w:tcBorders>
              <w:top w:val="nil"/>
              <w:left w:val="nil"/>
              <w:bottom w:val="nil"/>
              <w:right w:val="nil"/>
            </w:tcBorders>
            <w:vAlign w:val="center"/>
          </w:tcPr>
          <w:p w14:paraId="71A997A4" w14:textId="77777777" w:rsidR="00F2379F" w:rsidRPr="00CF42A6" w:rsidRDefault="00F2379F" w:rsidP="00A04960">
            <w:pPr>
              <w:autoSpaceDE w:val="0"/>
              <w:autoSpaceDN w:val="0"/>
              <w:adjustRightInd w:val="0"/>
              <w:jc w:val="left"/>
              <w:rPr>
                <w:rFonts w:cs="Arial"/>
                <w:b/>
                <w:bCs/>
                <w:color w:val="000000"/>
                <w:rPrChange w:id="6784" w:author="Muhamad Ridho Zul Khoiri" w:date="2026-07-14T10:44:00Z" w16du:dateUtc="2026-07-14T03:44:00Z">
                  <w:rPr>
                    <w:rFonts w:ascii="Times New Roman" w:hAnsi="Times New Roman"/>
                    <w:b/>
                    <w:bCs/>
                    <w:color w:val="000000"/>
                  </w:rPr>
                </w:rPrChange>
              </w:rPr>
            </w:pPr>
          </w:p>
        </w:tc>
        <w:tc>
          <w:tcPr>
            <w:tcW w:w="4799" w:type="dxa"/>
            <w:tcBorders>
              <w:top w:val="single" w:sz="6" w:space="0" w:color="969696"/>
              <w:left w:val="single" w:sz="6" w:space="0" w:color="auto"/>
              <w:bottom w:val="single" w:sz="6" w:space="0" w:color="969696"/>
              <w:right w:val="single" w:sz="6" w:space="0" w:color="auto"/>
            </w:tcBorders>
            <w:vAlign w:val="center"/>
          </w:tcPr>
          <w:p w14:paraId="122B6EC9" w14:textId="77777777" w:rsidR="00F2379F" w:rsidRPr="00CF42A6" w:rsidRDefault="00F2379F" w:rsidP="00A04960">
            <w:pPr>
              <w:autoSpaceDE w:val="0"/>
              <w:autoSpaceDN w:val="0"/>
              <w:adjustRightInd w:val="0"/>
              <w:jc w:val="left"/>
              <w:rPr>
                <w:rFonts w:cs="Arial"/>
                <w:color w:val="002060"/>
                <w:rPrChange w:id="6785" w:author="Muhamad Ridho Zul Khoiri" w:date="2026-07-14T10:44:00Z" w16du:dateUtc="2026-07-14T03:44:00Z">
                  <w:rPr>
                    <w:rFonts w:ascii="Times New Roman" w:hAnsi="Times New Roman"/>
                    <w:color w:val="002060"/>
                  </w:rPr>
                </w:rPrChange>
              </w:rPr>
            </w:pPr>
            <w:r w:rsidRPr="00CF42A6">
              <w:rPr>
                <w:rFonts w:cs="Arial"/>
                <w:rPrChange w:id="6786" w:author="Muhamad Ridho Zul Khoiri" w:date="2026-07-14T10:44:00Z" w16du:dateUtc="2026-07-14T03:44:00Z">
                  <w:rPr>
                    <w:rFonts w:ascii="Times New Roman" w:hAnsi="Times New Roman"/>
                  </w:rPr>
                </w:rPrChange>
              </w:rPr>
              <w:t>Additional external resources</w:t>
            </w:r>
          </w:p>
        </w:tc>
        <w:tc>
          <w:tcPr>
            <w:tcW w:w="1260" w:type="dxa"/>
            <w:tcBorders>
              <w:top w:val="single" w:sz="6" w:space="0" w:color="969696"/>
              <w:left w:val="single" w:sz="6" w:space="0" w:color="auto"/>
              <w:bottom w:val="single" w:sz="6" w:space="0" w:color="969696"/>
              <w:right w:val="single" w:sz="6" w:space="0" w:color="auto"/>
            </w:tcBorders>
            <w:vAlign w:val="center"/>
          </w:tcPr>
          <w:p w14:paraId="2745C068" w14:textId="77777777" w:rsidR="00F2379F" w:rsidRPr="00CF42A6" w:rsidRDefault="00F2379F" w:rsidP="00A04960">
            <w:pPr>
              <w:autoSpaceDE w:val="0"/>
              <w:autoSpaceDN w:val="0"/>
              <w:adjustRightInd w:val="0"/>
              <w:jc w:val="center"/>
              <w:rPr>
                <w:rFonts w:cs="Arial"/>
                <w:rPrChange w:id="6787" w:author="Muhamad Ridho Zul Khoiri" w:date="2026-07-14T10:44:00Z" w16du:dateUtc="2026-07-14T03:44:00Z">
                  <w:rPr>
                    <w:rFonts w:ascii="Times New Roman" w:hAnsi="Times New Roman"/>
                  </w:rPr>
                </w:rPrChange>
              </w:rPr>
            </w:pPr>
            <w:r w:rsidRPr="00CF42A6">
              <w:rPr>
                <w:rFonts w:cs="Arial"/>
                <w:rPrChange w:id="6788" w:author="Muhamad Ridho Zul Khoiri" w:date="2026-07-14T10:44:00Z" w16du:dateUtc="2026-07-14T03:44:00Z">
                  <w:rPr>
                    <w:rFonts w:ascii="Times New Roman" w:hAnsi="Times New Roman"/>
                  </w:rPr>
                </w:rPrChange>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39F30FC7" w14:textId="77777777" w:rsidR="00F2379F" w:rsidRPr="00CF42A6" w:rsidRDefault="00F2379F" w:rsidP="00A04960">
            <w:pPr>
              <w:autoSpaceDE w:val="0"/>
              <w:autoSpaceDN w:val="0"/>
              <w:adjustRightInd w:val="0"/>
              <w:jc w:val="center"/>
              <w:rPr>
                <w:rFonts w:cs="Arial"/>
                <w:color w:val="000000"/>
                <w:sz w:val="22"/>
                <w:szCs w:val="22"/>
                <w:rPrChange w:id="6789"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790" w:author="Muhamad Ridho Zul Khoiri" w:date="2026-07-14T10:44:00Z" w16du:dateUtc="2026-07-14T03:44:00Z">
                  <w:rPr>
                    <w:rFonts w:ascii="Times New Roman" w:hAnsi="Times New Roman"/>
                    <w:color w:val="000000"/>
                    <w:sz w:val="22"/>
                    <w:szCs w:val="22"/>
                  </w:rPr>
                </w:rPrChange>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CB10F66" w14:textId="77777777" w:rsidR="00F2379F" w:rsidRPr="00CF42A6" w:rsidRDefault="00F2379F" w:rsidP="00A04960">
            <w:pPr>
              <w:autoSpaceDE w:val="0"/>
              <w:autoSpaceDN w:val="0"/>
              <w:adjustRightInd w:val="0"/>
              <w:jc w:val="center"/>
              <w:rPr>
                <w:rFonts w:cs="Arial"/>
                <w:color w:val="000000"/>
                <w:sz w:val="22"/>
                <w:szCs w:val="22"/>
                <w:rPrChange w:id="6791"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792" w:author="Muhamad Ridho Zul Khoiri" w:date="2026-07-14T10:44:00Z" w16du:dateUtc="2026-07-14T03:44:00Z">
                  <w:rPr>
                    <w:rFonts w:ascii="Times New Roman" w:hAnsi="Times New Roman"/>
                    <w:color w:val="000000"/>
                    <w:sz w:val="22"/>
                    <w:szCs w:val="22"/>
                  </w:rPr>
                </w:rPrChange>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FA8882E" w14:textId="77777777" w:rsidR="00F2379F" w:rsidRPr="00CF42A6" w:rsidRDefault="00F2379F" w:rsidP="00A04960">
            <w:pPr>
              <w:autoSpaceDE w:val="0"/>
              <w:autoSpaceDN w:val="0"/>
              <w:adjustRightInd w:val="0"/>
              <w:jc w:val="center"/>
              <w:rPr>
                <w:rFonts w:cs="Arial"/>
                <w:color w:val="000000"/>
                <w:sz w:val="22"/>
                <w:szCs w:val="22"/>
                <w:rPrChange w:id="6793"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794" w:author="Muhamad Ridho Zul Khoiri" w:date="2026-07-14T10:44:00Z" w16du:dateUtc="2026-07-14T03:44:00Z">
                  <w:rPr>
                    <w:rFonts w:ascii="Times New Roman" w:hAnsi="Times New Roman"/>
                    <w:color w:val="000000"/>
                    <w:sz w:val="22"/>
                    <w:szCs w:val="22"/>
                  </w:rPr>
                </w:rPrChange>
              </w:rPr>
              <w:t>&gt; 20% total workforce</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2F7D3B88" w14:textId="77777777" w:rsidR="00F2379F" w:rsidRPr="00CF42A6" w:rsidRDefault="00F2379F" w:rsidP="00A04960">
            <w:pPr>
              <w:autoSpaceDE w:val="0"/>
              <w:autoSpaceDN w:val="0"/>
              <w:adjustRightInd w:val="0"/>
              <w:jc w:val="center"/>
              <w:rPr>
                <w:rFonts w:cs="Arial"/>
                <w:color w:val="000000"/>
                <w:sz w:val="22"/>
                <w:szCs w:val="22"/>
                <w:rPrChange w:id="6795"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796" w:author="Muhamad Ridho Zul Khoiri" w:date="2026-07-14T10:44:00Z" w16du:dateUtc="2026-07-14T03:44:00Z">
                  <w:rPr>
                    <w:rFonts w:ascii="Times New Roman" w:hAnsi="Times New Roman"/>
                    <w:color w:val="000000"/>
                    <w:sz w:val="22"/>
                    <w:szCs w:val="22"/>
                  </w:rPr>
                </w:rPrChange>
              </w:rPr>
              <w:t>&gt; 20% total workforce</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72619CC1" w14:textId="77777777" w:rsidR="00F2379F" w:rsidRPr="00CF42A6" w:rsidRDefault="00F2379F" w:rsidP="00A04960">
            <w:pPr>
              <w:autoSpaceDE w:val="0"/>
              <w:autoSpaceDN w:val="0"/>
              <w:adjustRightInd w:val="0"/>
              <w:jc w:val="center"/>
              <w:rPr>
                <w:rFonts w:cs="Arial"/>
                <w:color w:val="000000"/>
                <w:sz w:val="22"/>
                <w:szCs w:val="22"/>
                <w:rPrChange w:id="6797"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798" w:author="Muhamad Ridho Zul Khoiri" w:date="2026-07-14T10:44:00Z" w16du:dateUtc="2026-07-14T03:44:00Z">
                  <w:rPr>
                    <w:rFonts w:ascii="Times New Roman" w:hAnsi="Times New Roman"/>
                    <w:color w:val="000000"/>
                    <w:sz w:val="22"/>
                    <w:szCs w:val="22"/>
                  </w:rPr>
                </w:rPrChange>
              </w:rPr>
              <w:t>&gt; 20% total workforce</w:t>
            </w: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25C79BD7" w14:textId="77777777" w:rsidR="00F2379F" w:rsidRPr="00CF42A6" w:rsidRDefault="00F2379F" w:rsidP="00A04960">
            <w:pPr>
              <w:autoSpaceDE w:val="0"/>
              <w:autoSpaceDN w:val="0"/>
              <w:adjustRightInd w:val="0"/>
              <w:jc w:val="center"/>
              <w:rPr>
                <w:rFonts w:cs="Arial"/>
                <w:color w:val="000000"/>
                <w:sz w:val="22"/>
                <w:szCs w:val="22"/>
                <w:rPrChange w:id="6799" w:author="Muhamad Ridho Zul Khoiri" w:date="2026-07-14T10:44:00Z" w16du:dateUtc="2026-07-14T03:44:00Z">
                  <w:rPr>
                    <w:rFonts w:ascii="Times New Roman" w:hAnsi="Times New Roman"/>
                    <w:color w:val="000000"/>
                    <w:sz w:val="22"/>
                    <w:szCs w:val="22"/>
                  </w:rPr>
                </w:rPrChange>
              </w:rPr>
            </w:pPr>
          </w:p>
        </w:tc>
      </w:tr>
      <w:tr w:rsidR="00F2379F" w:rsidRPr="00526DF0" w14:paraId="62CCA93A" w14:textId="77777777" w:rsidTr="00A04960">
        <w:trPr>
          <w:trHeight w:val="581"/>
        </w:trPr>
        <w:tc>
          <w:tcPr>
            <w:tcW w:w="331" w:type="dxa"/>
            <w:gridSpan w:val="2"/>
            <w:tcBorders>
              <w:top w:val="nil"/>
              <w:left w:val="nil"/>
              <w:bottom w:val="nil"/>
              <w:right w:val="nil"/>
            </w:tcBorders>
            <w:vAlign w:val="center"/>
          </w:tcPr>
          <w:p w14:paraId="53612213" w14:textId="77777777" w:rsidR="00F2379F" w:rsidRPr="00CF42A6" w:rsidRDefault="00F2379F" w:rsidP="00A04960">
            <w:pPr>
              <w:autoSpaceDE w:val="0"/>
              <w:autoSpaceDN w:val="0"/>
              <w:adjustRightInd w:val="0"/>
              <w:jc w:val="left"/>
              <w:rPr>
                <w:rFonts w:cs="Arial"/>
                <w:b/>
                <w:bCs/>
                <w:color w:val="000000"/>
                <w:rPrChange w:id="6800" w:author="Muhamad Ridho Zul Khoiri" w:date="2026-07-14T10:44:00Z" w16du:dateUtc="2026-07-14T03:44:00Z">
                  <w:rPr>
                    <w:rFonts w:ascii="Times New Roman" w:hAnsi="Times New Roman"/>
                    <w:b/>
                    <w:bCs/>
                    <w:color w:val="000000"/>
                  </w:rPr>
                </w:rPrChange>
              </w:rPr>
            </w:pPr>
          </w:p>
        </w:tc>
        <w:tc>
          <w:tcPr>
            <w:tcW w:w="4799" w:type="dxa"/>
            <w:tcBorders>
              <w:top w:val="single" w:sz="6" w:space="0" w:color="969696"/>
              <w:left w:val="single" w:sz="6" w:space="0" w:color="auto"/>
              <w:bottom w:val="single" w:sz="6" w:space="0" w:color="969696"/>
              <w:right w:val="single" w:sz="6" w:space="0" w:color="auto"/>
            </w:tcBorders>
            <w:vAlign w:val="center"/>
          </w:tcPr>
          <w:p w14:paraId="50650AA5" w14:textId="77777777" w:rsidR="00F2379F" w:rsidRPr="00CF42A6" w:rsidRDefault="00F2379F" w:rsidP="00A04960">
            <w:pPr>
              <w:autoSpaceDE w:val="0"/>
              <w:autoSpaceDN w:val="0"/>
              <w:adjustRightInd w:val="0"/>
              <w:jc w:val="left"/>
              <w:rPr>
                <w:rFonts w:cs="Arial"/>
                <w:rPrChange w:id="6801" w:author="Muhamad Ridho Zul Khoiri" w:date="2026-07-14T10:44:00Z" w16du:dateUtc="2026-07-14T03:44:00Z">
                  <w:rPr>
                    <w:rFonts w:ascii="Times New Roman" w:hAnsi="Times New Roman"/>
                  </w:rPr>
                </w:rPrChange>
              </w:rPr>
            </w:pPr>
            <w:r w:rsidRPr="00CF42A6">
              <w:rPr>
                <w:rFonts w:cs="Arial"/>
                <w:rPrChange w:id="6802" w:author="Muhamad Ridho Zul Khoiri" w:date="2026-07-14T10:44:00Z" w16du:dateUtc="2026-07-14T03:44:00Z">
                  <w:rPr>
                    <w:rFonts w:ascii="Times New Roman" w:hAnsi="Times New Roman"/>
                  </w:rPr>
                </w:rPrChange>
              </w:rPr>
              <w:t>Additional internal resources</w:t>
            </w:r>
          </w:p>
        </w:tc>
        <w:tc>
          <w:tcPr>
            <w:tcW w:w="1260" w:type="dxa"/>
            <w:tcBorders>
              <w:top w:val="single" w:sz="6" w:space="0" w:color="969696"/>
              <w:left w:val="single" w:sz="6" w:space="0" w:color="auto"/>
              <w:bottom w:val="single" w:sz="6" w:space="0" w:color="969696"/>
              <w:right w:val="single" w:sz="6" w:space="0" w:color="auto"/>
            </w:tcBorders>
            <w:vAlign w:val="center"/>
          </w:tcPr>
          <w:p w14:paraId="4F562A51" w14:textId="77777777" w:rsidR="00F2379F" w:rsidRPr="00CF42A6" w:rsidRDefault="00F2379F" w:rsidP="00A04960">
            <w:pPr>
              <w:autoSpaceDE w:val="0"/>
              <w:autoSpaceDN w:val="0"/>
              <w:adjustRightInd w:val="0"/>
              <w:jc w:val="center"/>
              <w:rPr>
                <w:rFonts w:cs="Arial"/>
                <w:rPrChange w:id="6803" w:author="Muhamad Ridho Zul Khoiri" w:date="2026-07-14T10:44:00Z" w16du:dateUtc="2026-07-14T03:44:00Z">
                  <w:rPr>
                    <w:rFonts w:ascii="Times New Roman" w:hAnsi="Times New Roman"/>
                  </w:rPr>
                </w:rPrChange>
              </w:rPr>
            </w:pPr>
            <w:r w:rsidRPr="00CF42A6">
              <w:rPr>
                <w:rFonts w:cs="Arial"/>
                <w:rPrChange w:id="6804" w:author="Muhamad Ridho Zul Khoiri" w:date="2026-07-14T10:44:00Z" w16du:dateUtc="2026-07-14T03:44:00Z">
                  <w:rPr>
                    <w:rFonts w:ascii="Times New Roman" w:hAnsi="Times New Roman"/>
                  </w:rPr>
                </w:rPrChange>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37A23F1E" w14:textId="77777777" w:rsidR="00F2379F" w:rsidRPr="00CF42A6" w:rsidRDefault="00F2379F" w:rsidP="00A04960">
            <w:pPr>
              <w:autoSpaceDE w:val="0"/>
              <w:autoSpaceDN w:val="0"/>
              <w:adjustRightInd w:val="0"/>
              <w:jc w:val="center"/>
              <w:rPr>
                <w:rFonts w:cs="Arial"/>
                <w:color w:val="000000"/>
                <w:sz w:val="22"/>
                <w:szCs w:val="22"/>
                <w:rPrChange w:id="6805"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806" w:author="Muhamad Ridho Zul Khoiri" w:date="2026-07-14T10:44:00Z" w16du:dateUtc="2026-07-14T03:44:00Z">
                  <w:rPr>
                    <w:rFonts w:ascii="Times New Roman" w:hAnsi="Times New Roman"/>
                    <w:color w:val="000000"/>
                    <w:sz w:val="22"/>
                    <w:szCs w:val="22"/>
                  </w:rPr>
                </w:rPrChange>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65C25A2" w14:textId="77777777" w:rsidR="00F2379F" w:rsidRPr="00CF42A6" w:rsidRDefault="00F2379F" w:rsidP="00A04960">
            <w:pPr>
              <w:autoSpaceDE w:val="0"/>
              <w:autoSpaceDN w:val="0"/>
              <w:adjustRightInd w:val="0"/>
              <w:jc w:val="center"/>
              <w:rPr>
                <w:rFonts w:cs="Arial"/>
                <w:color w:val="000000"/>
                <w:sz w:val="22"/>
                <w:szCs w:val="22"/>
                <w:rPrChange w:id="6807"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808" w:author="Muhamad Ridho Zul Khoiri" w:date="2026-07-14T10:44:00Z" w16du:dateUtc="2026-07-14T03:44:00Z">
                  <w:rPr>
                    <w:rFonts w:ascii="Times New Roman" w:hAnsi="Times New Roman"/>
                    <w:color w:val="000000"/>
                    <w:sz w:val="22"/>
                    <w:szCs w:val="22"/>
                  </w:rPr>
                </w:rPrChange>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781C997B" w14:textId="77777777" w:rsidR="00F2379F" w:rsidRPr="00CF42A6" w:rsidRDefault="00F2379F" w:rsidP="00A04960">
            <w:pPr>
              <w:autoSpaceDE w:val="0"/>
              <w:autoSpaceDN w:val="0"/>
              <w:adjustRightInd w:val="0"/>
              <w:jc w:val="center"/>
              <w:rPr>
                <w:rFonts w:cs="Arial"/>
                <w:color w:val="000000"/>
                <w:sz w:val="22"/>
                <w:szCs w:val="22"/>
                <w:rPrChange w:id="6809"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810" w:author="Muhamad Ridho Zul Khoiri" w:date="2026-07-14T10:44:00Z" w16du:dateUtc="2026-07-14T03:44:00Z">
                  <w:rPr>
                    <w:rFonts w:ascii="Times New Roman" w:hAnsi="Times New Roman"/>
                    <w:color w:val="000000"/>
                    <w:sz w:val="22"/>
                    <w:szCs w:val="22"/>
                  </w:rPr>
                </w:rPrChange>
              </w:rPr>
              <w:t>&gt; 20% total workforce</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7C38F785" w14:textId="77777777" w:rsidR="00F2379F" w:rsidRPr="00CF42A6" w:rsidRDefault="00F2379F" w:rsidP="00A04960">
            <w:pPr>
              <w:autoSpaceDE w:val="0"/>
              <w:autoSpaceDN w:val="0"/>
              <w:adjustRightInd w:val="0"/>
              <w:jc w:val="center"/>
              <w:rPr>
                <w:rFonts w:cs="Arial"/>
                <w:color w:val="000000"/>
                <w:sz w:val="22"/>
                <w:szCs w:val="22"/>
                <w:rPrChange w:id="6811"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812" w:author="Muhamad Ridho Zul Khoiri" w:date="2026-07-14T10:44:00Z" w16du:dateUtc="2026-07-14T03:44:00Z">
                  <w:rPr>
                    <w:rFonts w:ascii="Times New Roman" w:hAnsi="Times New Roman"/>
                    <w:color w:val="000000"/>
                    <w:sz w:val="22"/>
                    <w:szCs w:val="22"/>
                  </w:rPr>
                </w:rPrChange>
              </w:rPr>
              <w:t>&gt; 20% total workforce</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307CA2A0" w14:textId="77777777" w:rsidR="00F2379F" w:rsidRPr="00CF42A6" w:rsidRDefault="00F2379F" w:rsidP="00A04960">
            <w:pPr>
              <w:autoSpaceDE w:val="0"/>
              <w:autoSpaceDN w:val="0"/>
              <w:adjustRightInd w:val="0"/>
              <w:jc w:val="center"/>
              <w:rPr>
                <w:rFonts w:cs="Arial"/>
                <w:color w:val="000000"/>
                <w:sz w:val="22"/>
                <w:szCs w:val="22"/>
                <w:rPrChange w:id="6813"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814" w:author="Muhamad Ridho Zul Khoiri" w:date="2026-07-14T10:44:00Z" w16du:dateUtc="2026-07-14T03:44:00Z">
                  <w:rPr>
                    <w:rFonts w:ascii="Times New Roman" w:hAnsi="Times New Roman"/>
                    <w:color w:val="000000"/>
                    <w:sz w:val="22"/>
                    <w:szCs w:val="22"/>
                  </w:rPr>
                </w:rPrChange>
              </w:rPr>
              <w:t>&gt; 20% total workforce</w:t>
            </w: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3877B0F6" w14:textId="77777777" w:rsidR="00F2379F" w:rsidRPr="00CF42A6" w:rsidRDefault="00F2379F" w:rsidP="00A04960">
            <w:pPr>
              <w:autoSpaceDE w:val="0"/>
              <w:autoSpaceDN w:val="0"/>
              <w:adjustRightInd w:val="0"/>
              <w:jc w:val="center"/>
              <w:rPr>
                <w:rFonts w:cs="Arial"/>
                <w:color w:val="000000"/>
                <w:sz w:val="22"/>
                <w:szCs w:val="22"/>
                <w:rPrChange w:id="6815" w:author="Muhamad Ridho Zul Khoiri" w:date="2026-07-14T10:44:00Z" w16du:dateUtc="2026-07-14T03:44:00Z">
                  <w:rPr>
                    <w:rFonts w:ascii="Times New Roman" w:hAnsi="Times New Roman"/>
                    <w:color w:val="000000"/>
                    <w:sz w:val="22"/>
                    <w:szCs w:val="22"/>
                  </w:rPr>
                </w:rPrChange>
              </w:rPr>
            </w:pPr>
          </w:p>
        </w:tc>
      </w:tr>
      <w:tr w:rsidR="00F2379F" w:rsidRPr="00526DF0" w14:paraId="6D4251E5" w14:textId="77777777" w:rsidTr="00A04960">
        <w:trPr>
          <w:trHeight w:val="290"/>
        </w:trPr>
        <w:tc>
          <w:tcPr>
            <w:tcW w:w="331" w:type="dxa"/>
            <w:gridSpan w:val="2"/>
            <w:tcBorders>
              <w:top w:val="nil"/>
              <w:left w:val="nil"/>
              <w:bottom w:val="nil"/>
              <w:right w:val="nil"/>
            </w:tcBorders>
            <w:vAlign w:val="center"/>
          </w:tcPr>
          <w:p w14:paraId="60850A6F" w14:textId="77777777" w:rsidR="00F2379F" w:rsidRPr="00CF42A6" w:rsidRDefault="00F2379F" w:rsidP="00A04960">
            <w:pPr>
              <w:autoSpaceDE w:val="0"/>
              <w:autoSpaceDN w:val="0"/>
              <w:adjustRightInd w:val="0"/>
              <w:jc w:val="left"/>
              <w:rPr>
                <w:rFonts w:cs="Arial"/>
                <w:b/>
                <w:bCs/>
                <w:color w:val="000000"/>
                <w:rPrChange w:id="6816" w:author="Muhamad Ridho Zul Khoiri" w:date="2026-07-14T10:44:00Z" w16du:dateUtc="2026-07-14T03:44:00Z">
                  <w:rPr>
                    <w:rFonts w:ascii="Times New Roman" w:hAnsi="Times New Roman"/>
                    <w:b/>
                    <w:bCs/>
                    <w:color w:val="000000"/>
                  </w:rPr>
                </w:rPrChange>
              </w:rPr>
            </w:pPr>
          </w:p>
        </w:tc>
        <w:tc>
          <w:tcPr>
            <w:tcW w:w="4799" w:type="dxa"/>
            <w:tcBorders>
              <w:top w:val="single" w:sz="6" w:space="0" w:color="969696"/>
              <w:left w:val="single" w:sz="6" w:space="0" w:color="auto"/>
              <w:bottom w:val="single" w:sz="6" w:space="0" w:color="969696"/>
              <w:right w:val="single" w:sz="6" w:space="0" w:color="auto"/>
            </w:tcBorders>
            <w:vAlign w:val="center"/>
          </w:tcPr>
          <w:p w14:paraId="6AEE2188" w14:textId="77777777" w:rsidR="00F2379F" w:rsidRPr="00CF42A6" w:rsidRDefault="00F2379F" w:rsidP="00A04960">
            <w:pPr>
              <w:autoSpaceDE w:val="0"/>
              <w:autoSpaceDN w:val="0"/>
              <w:adjustRightInd w:val="0"/>
              <w:spacing w:before="120" w:after="120"/>
              <w:jc w:val="left"/>
              <w:rPr>
                <w:rFonts w:cs="Arial"/>
                <w:rPrChange w:id="6817" w:author="Muhamad Ridho Zul Khoiri" w:date="2026-07-14T10:44:00Z" w16du:dateUtc="2026-07-14T03:44:00Z">
                  <w:rPr>
                    <w:rFonts w:ascii="Times New Roman" w:hAnsi="Times New Roman"/>
                  </w:rPr>
                </w:rPrChange>
              </w:rPr>
            </w:pPr>
            <w:r w:rsidRPr="00CF42A6">
              <w:rPr>
                <w:rFonts w:cs="Arial"/>
                <w:rPrChange w:id="6818" w:author="Muhamad Ridho Zul Khoiri" w:date="2026-07-14T10:44:00Z" w16du:dateUtc="2026-07-14T03:44:00Z">
                  <w:rPr>
                    <w:rFonts w:ascii="Times New Roman" w:hAnsi="Times New Roman"/>
                  </w:rPr>
                </w:rPrChange>
              </w:rPr>
              <w:t>Major HAZOP / HAZID requirements</w:t>
            </w:r>
          </w:p>
        </w:tc>
        <w:tc>
          <w:tcPr>
            <w:tcW w:w="1260" w:type="dxa"/>
            <w:tcBorders>
              <w:top w:val="single" w:sz="6" w:space="0" w:color="969696"/>
              <w:left w:val="single" w:sz="6" w:space="0" w:color="auto"/>
              <w:bottom w:val="single" w:sz="6" w:space="0" w:color="969696"/>
              <w:right w:val="single" w:sz="6" w:space="0" w:color="auto"/>
            </w:tcBorders>
            <w:vAlign w:val="center"/>
          </w:tcPr>
          <w:p w14:paraId="4C895D1C" w14:textId="77777777" w:rsidR="00F2379F" w:rsidRPr="00CF42A6" w:rsidRDefault="00F2379F" w:rsidP="00A04960">
            <w:pPr>
              <w:autoSpaceDE w:val="0"/>
              <w:autoSpaceDN w:val="0"/>
              <w:adjustRightInd w:val="0"/>
              <w:jc w:val="center"/>
              <w:rPr>
                <w:rFonts w:cs="Arial"/>
                <w:rPrChange w:id="6819" w:author="Muhamad Ridho Zul Khoiri" w:date="2026-07-14T10:44:00Z" w16du:dateUtc="2026-07-14T03:44:00Z">
                  <w:rPr>
                    <w:rFonts w:ascii="Times New Roman" w:hAnsi="Times New Roman"/>
                  </w:rPr>
                </w:rPrChange>
              </w:rPr>
            </w:pPr>
            <w:r w:rsidRPr="00CF42A6">
              <w:rPr>
                <w:rFonts w:cs="Arial"/>
                <w:rPrChange w:id="6820" w:author="Muhamad Ridho Zul Khoiri" w:date="2026-07-14T10:44:00Z" w16du:dateUtc="2026-07-14T03:44:00Z">
                  <w:rPr>
                    <w:rFonts w:ascii="Times New Roman" w:hAnsi="Times New Roman"/>
                  </w:rPr>
                </w:rPrChange>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4CC5DB01" w14:textId="77777777" w:rsidR="00F2379F" w:rsidRPr="00CF42A6" w:rsidRDefault="00F2379F" w:rsidP="00A04960">
            <w:pPr>
              <w:autoSpaceDE w:val="0"/>
              <w:autoSpaceDN w:val="0"/>
              <w:adjustRightInd w:val="0"/>
              <w:jc w:val="center"/>
              <w:rPr>
                <w:rFonts w:cs="Arial"/>
                <w:color w:val="000000"/>
                <w:sz w:val="22"/>
                <w:szCs w:val="22"/>
                <w:rPrChange w:id="6821"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822" w:author="Muhamad Ridho Zul Khoiri" w:date="2026-07-14T10:44:00Z" w16du:dateUtc="2026-07-14T03:44:00Z">
                  <w:rPr>
                    <w:rFonts w:ascii="Times New Roman" w:hAnsi="Times New Roman"/>
                    <w:color w:val="000000"/>
                    <w:sz w:val="22"/>
                    <w:szCs w:val="22"/>
                  </w:rPr>
                </w:rPrChange>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5D6F9B6A" w14:textId="77777777" w:rsidR="00F2379F" w:rsidRPr="00CF42A6" w:rsidRDefault="00F2379F" w:rsidP="00A04960">
            <w:pPr>
              <w:autoSpaceDE w:val="0"/>
              <w:autoSpaceDN w:val="0"/>
              <w:adjustRightInd w:val="0"/>
              <w:jc w:val="center"/>
              <w:rPr>
                <w:rFonts w:cs="Arial"/>
                <w:color w:val="000000"/>
                <w:sz w:val="22"/>
                <w:szCs w:val="22"/>
                <w:rPrChange w:id="6823"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824" w:author="Muhamad Ridho Zul Khoiri" w:date="2026-07-14T10:44:00Z" w16du:dateUtc="2026-07-14T03:44:00Z">
                  <w:rPr>
                    <w:rFonts w:ascii="Times New Roman" w:hAnsi="Times New Roman"/>
                    <w:color w:val="000000"/>
                    <w:sz w:val="22"/>
                    <w:szCs w:val="22"/>
                  </w:rPr>
                </w:rPrChange>
              </w:rPr>
              <w:t>ALL</w:t>
            </w:r>
          </w:p>
        </w:tc>
        <w:tc>
          <w:tcPr>
            <w:tcW w:w="1620" w:type="dxa"/>
            <w:tcBorders>
              <w:top w:val="single" w:sz="6" w:space="0" w:color="969696"/>
              <w:left w:val="single" w:sz="6" w:space="0" w:color="auto"/>
              <w:bottom w:val="single" w:sz="6" w:space="0" w:color="969696"/>
              <w:right w:val="single" w:sz="6" w:space="0" w:color="auto"/>
            </w:tcBorders>
            <w:shd w:val="solid" w:color="008000" w:fill="auto"/>
            <w:vAlign w:val="center"/>
          </w:tcPr>
          <w:p w14:paraId="1DAA1A7C" w14:textId="77777777" w:rsidR="00F2379F" w:rsidRPr="00CF42A6" w:rsidRDefault="00F2379F" w:rsidP="00A04960">
            <w:pPr>
              <w:autoSpaceDE w:val="0"/>
              <w:autoSpaceDN w:val="0"/>
              <w:adjustRightInd w:val="0"/>
              <w:jc w:val="center"/>
              <w:rPr>
                <w:rFonts w:cs="Arial"/>
                <w:color w:val="000000"/>
                <w:sz w:val="22"/>
                <w:szCs w:val="22"/>
                <w:rPrChange w:id="6825"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826" w:author="Muhamad Ridho Zul Khoiri" w:date="2026-07-14T10:44:00Z" w16du:dateUtc="2026-07-14T03:44:00Z">
                  <w:rPr>
                    <w:rFonts w:ascii="Times New Roman" w:hAnsi="Times New Roman"/>
                    <w:color w:val="000000"/>
                    <w:sz w:val="22"/>
                    <w:szCs w:val="22"/>
                  </w:rPr>
                </w:rPrChange>
              </w:rPr>
              <w:t>&gt;10 FTE</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21C6CCE2" w14:textId="77777777" w:rsidR="00F2379F" w:rsidRPr="00CF42A6" w:rsidRDefault="00F2379F" w:rsidP="00A04960">
            <w:pPr>
              <w:autoSpaceDE w:val="0"/>
              <w:autoSpaceDN w:val="0"/>
              <w:adjustRightInd w:val="0"/>
              <w:jc w:val="center"/>
              <w:rPr>
                <w:rFonts w:cs="Arial"/>
                <w:color w:val="000000"/>
                <w:sz w:val="22"/>
                <w:szCs w:val="22"/>
                <w:rPrChange w:id="6827"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828" w:author="Muhamad Ridho Zul Khoiri" w:date="2026-07-14T10:44:00Z" w16du:dateUtc="2026-07-14T03:44:00Z">
                  <w:rPr>
                    <w:rFonts w:ascii="Times New Roman" w:hAnsi="Times New Roman"/>
                    <w:color w:val="000000"/>
                    <w:sz w:val="22"/>
                    <w:szCs w:val="22"/>
                  </w:rPr>
                </w:rPrChange>
              </w:rPr>
              <w:t>&gt;10 FTE</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62AEB8AA" w14:textId="77777777" w:rsidR="00F2379F" w:rsidRPr="00CF42A6" w:rsidRDefault="00F2379F" w:rsidP="00A04960">
            <w:pPr>
              <w:autoSpaceDE w:val="0"/>
              <w:autoSpaceDN w:val="0"/>
              <w:adjustRightInd w:val="0"/>
              <w:jc w:val="center"/>
              <w:rPr>
                <w:rFonts w:cs="Arial"/>
                <w:color w:val="000000"/>
                <w:rPrChange w:id="6829" w:author="Muhamad Ridho Zul Khoiri" w:date="2026-07-14T10:44:00Z" w16du:dateUtc="2026-07-14T03:44:00Z">
                  <w:rPr>
                    <w:rFonts w:ascii="Times New Roman" w:hAnsi="Times New Roman"/>
                    <w:color w:val="000000"/>
                  </w:rPr>
                </w:rPrChange>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63EF454C" w14:textId="77777777" w:rsidR="00F2379F" w:rsidRPr="00CF42A6" w:rsidRDefault="00F2379F" w:rsidP="00A04960">
            <w:pPr>
              <w:autoSpaceDE w:val="0"/>
              <w:autoSpaceDN w:val="0"/>
              <w:adjustRightInd w:val="0"/>
              <w:jc w:val="center"/>
              <w:rPr>
                <w:rFonts w:cs="Arial"/>
                <w:color w:val="000000"/>
                <w:rPrChange w:id="6830" w:author="Muhamad Ridho Zul Khoiri" w:date="2026-07-14T10:44:00Z" w16du:dateUtc="2026-07-14T03:44:00Z">
                  <w:rPr>
                    <w:rFonts w:ascii="Times New Roman" w:hAnsi="Times New Roman"/>
                    <w:color w:val="000000"/>
                  </w:rPr>
                </w:rPrChange>
              </w:rPr>
            </w:pPr>
          </w:p>
        </w:tc>
      </w:tr>
      <w:tr w:rsidR="00F2379F" w:rsidRPr="00526DF0" w14:paraId="6652CD89" w14:textId="77777777" w:rsidTr="00A04960">
        <w:trPr>
          <w:trHeight w:val="290"/>
        </w:trPr>
        <w:tc>
          <w:tcPr>
            <w:tcW w:w="331" w:type="dxa"/>
            <w:gridSpan w:val="2"/>
            <w:tcBorders>
              <w:top w:val="nil"/>
              <w:left w:val="nil"/>
              <w:bottom w:val="nil"/>
              <w:right w:val="nil"/>
            </w:tcBorders>
            <w:vAlign w:val="center"/>
          </w:tcPr>
          <w:p w14:paraId="244C9D81" w14:textId="77777777" w:rsidR="00F2379F" w:rsidRPr="00CF42A6" w:rsidRDefault="00F2379F" w:rsidP="00A04960">
            <w:pPr>
              <w:autoSpaceDE w:val="0"/>
              <w:autoSpaceDN w:val="0"/>
              <w:adjustRightInd w:val="0"/>
              <w:jc w:val="left"/>
              <w:rPr>
                <w:rFonts w:cs="Arial"/>
                <w:b/>
                <w:bCs/>
                <w:color w:val="000000"/>
                <w:rPrChange w:id="6831" w:author="Muhamad Ridho Zul Khoiri" w:date="2026-07-14T10:44:00Z" w16du:dateUtc="2026-07-14T03:44:00Z">
                  <w:rPr>
                    <w:rFonts w:ascii="Times New Roman" w:hAnsi="Times New Roman"/>
                    <w:b/>
                    <w:bCs/>
                    <w:color w:val="000000"/>
                  </w:rPr>
                </w:rPrChange>
              </w:rPr>
            </w:pPr>
          </w:p>
        </w:tc>
        <w:tc>
          <w:tcPr>
            <w:tcW w:w="4799" w:type="dxa"/>
            <w:tcBorders>
              <w:top w:val="single" w:sz="6" w:space="0" w:color="969696"/>
              <w:left w:val="single" w:sz="6" w:space="0" w:color="auto"/>
              <w:bottom w:val="single" w:sz="6" w:space="0" w:color="969696"/>
              <w:right w:val="single" w:sz="6" w:space="0" w:color="auto"/>
            </w:tcBorders>
            <w:vAlign w:val="center"/>
          </w:tcPr>
          <w:p w14:paraId="2A431324" w14:textId="77777777" w:rsidR="00F2379F" w:rsidRPr="00CF42A6" w:rsidRDefault="00F2379F" w:rsidP="00A04960">
            <w:pPr>
              <w:autoSpaceDE w:val="0"/>
              <w:autoSpaceDN w:val="0"/>
              <w:adjustRightInd w:val="0"/>
              <w:spacing w:before="120" w:after="120"/>
              <w:jc w:val="left"/>
              <w:rPr>
                <w:rFonts w:cs="Arial"/>
                <w:rPrChange w:id="6832" w:author="Muhamad Ridho Zul Khoiri" w:date="2026-07-14T10:44:00Z" w16du:dateUtc="2026-07-14T03:44:00Z">
                  <w:rPr>
                    <w:rFonts w:ascii="Times New Roman" w:hAnsi="Times New Roman"/>
                  </w:rPr>
                </w:rPrChange>
              </w:rPr>
            </w:pPr>
            <w:r w:rsidRPr="00CF42A6">
              <w:rPr>
                <w:rFonts w:cs="Arial"/>
                <w:rPrChange w:id="6833" w:author="Muhamad Ridho Zul Khoiri" w:date="2026-07-14T10:44:00Z" w16du:dateUtc="2026-07-14T03:44:00Z">
                  <w:rPr>
                    <w:rFonts w:ascii="Times New Roman" w:hAnsi="Times New Roman"/>
                  </w:rPr>
                </w:rPrChange>
              </w:rPr>
              <w:t>Supply vessel and other significant logistics schedules</w:t>
            </w:r>
          </w:p>
        </w:tc>
        <w:tc>
          <w:tcPr>
            <w:tcW w:w="1260" w:type="dxa"/>
            <w:tcBorders>
              <w:top w:val="single" w:sz="6" w:space="0" w:color="969696"/>
              <w:left w:val="single" w:sz="6" w:space="0" w:color="auto"/>
              <w:bottom w:val="single" w:sz="6" w:space="0" w:color="969696"/>
              <w:right w:val="single" w:sz="6" w:space="0" w:color="auto"/>
            </w:tcBorders>
            <w:vAlign w:val="center"/>
          </w:tcPr>
          <w:p w14:paraId="6A42052C" w14:textId="77777777" w:rsidR="00F2379F" w:rsidRPr="00CF42A6" w:rsidRDefault="00F2379F" w:rsidP="00A04960">
            <w:pPr>
              <w:autoSpaceDE w:val="0"/>
              <w:autoSpaceDN w:val="0"/>
              <w:adjustRightInd w:val="0"/>
              <w:jc w:val="center"/>
              <w:rPr>
                <w:rFonts w:cs="Arial"/>
                <w:rPrChange w:id="6834" w:author="Muhamad Ridho Zul Khoiri" w:date="2026-07-14T10:44:00Z" w16du:dateUtc="2026-07-14T03:44:00Z">
                  <w:rPr>
                    <w:rFonts w:ascii="Times New Roman" w:hAnsi="Times New Roman"/>
                  </w:rPr>
                </w:rPrChange>
              </w:rPr>
            </w:pPr>
            <w:r w:rsidRPr="00CF42A6">
              <w:rPr>
                <w:rFonts w:cs="Arial"/>
                <w:rPrChange w:id="6835" w:author="Muhamad Ridho Zul Khoiri" w:date="2026-07-14T10:44:00Z" w16du:dateUtc="2026-07-14T03:44:00Z">
                  <w:rPr>
                    <w:rFonts w:ascii="Times New Roman" w:hAnsi="Times New Roman"/>
                  </w:rPr>
                </w:rPrChange>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01CD5290" w14:textId="77777777" w:rsidR="00F2379F" w:rsidRPr="00CF42A6" w:rsidRDefault="00F2379F" w:rsidP="00A04960">
            <w:pPr>
              <w:autoSpaceDE w:val="0"/>
              <w:autoSpaceDN w:val="0"/>
              <w:adjustRightInd w:val="0"/>
              <w:jc w:val="center"/>
              <w:rPr>
                <w:rFonts w:cs="Arial"/>
                <w:color w:val="000000"/>
                <w:sz w:val="22"/>
                <w:szCs w:val="22"/>
                <w:rPrChange w:id="6836"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837" w:author="Muhamad Ridho Zul Khoiri" w:date="2026-07-14T10:44:00Z" w16du:dateUtc="2026-07-14T03:44:00Z">
                  <w:rPr>
                    <w:rFonts w:ascii="Times New Roman" w:hAnsi="Times New Roman"/>
                    <w:color w:val="000000"/>
                    <w:sz w:val="22"/>
                    <w:szCs w:val="22"/>
                  </w:rPr>
                </w:rPrChange>
              </w:rPr>
              <w:t>-</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CE50F2B" w14:textId="77777777" w:rsidR="00F2379F" w:rsidRPr="00CF42A6" w:rsidRDefault="00F2379F" w:rsidP="00A04960">
            <w:pPr>
              <w:autoSpaceDE w:val="0"/>
              <w:autoSpaceDN w:val="0"/>
              <w:adjustRightInd w:val="0"/>
              <w:jc w:val="center"/>
              <w:rPr>
                <w:rFonts w:cs="Arial"/>
                <w:color w:val="000000"/>
                <w:sz w:val="22"/>
                <w:szCs w:val="22"/>
                <w:rPrChange w:id="6838"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839" w:author="Muhamad Ridho Zul Khoiri" w:date="2026-07-14T10:44:00Z" w16du:dateUtc="2026-07-14T03:44:00Z">
                  <w:rPr>
                    <w:rFonts w:ascii="Times New Roman" w:hAnsi="Times New Roman"/>
                    <w:color w:val="000000"/>
                    <w:sz w:val="22"/>
                    <w:szCs w:val="22"/>
                  </w:rPr>
                </w:rPrChange>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A83A896" w14:textId="77777777" w:rsidR="00F2379F" w:rsidRPr="00CF42A6" w:rsidRDefault="00F2379F" w:rsidP="00A04960">
            <w:pPr>
              <w:autoSpaceDE w:val="0"/>
              <w:autoSpaceDN w:val="0"/>
              <w:adjustRightInd w:val="0"/>
              <w:jc w:val="center"/>
              <w:rPr>
                <w:rFonts w:cs="Arial"/>
                <w:color w:val="000000"/>
                <w:sz w:val="22"/>
                <w:szCs w:val="22"/>
                <w:rPrChange w:id="6840"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841" w:author="Muhamad Ridho Zul Khoiri" w:date="2026-07-14T10:44:00Z" w16du:dateUtc="2026-07-14T03:44:00Z">
                  <w:rPr>
                    <w:rFonts w:ascii="Times New Roman" w:hAnsi="Times New Roman"/>
                    <w:color w:val="000000"/>
                    <w:sz w:val="22"/>
                    <w:szCs w:val="22"/>
                  </w:rPr>
                </w:rPrChange>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67E7434E" w14:textId="77777777" w:rsidR="00F2379F" w:rsidRPr="00CF42A6" w:rsidRDefault="00F2379F" w:rsidP="00A04960">
            <w:pPr>
              <w:autoSpaceDE w:val="0"/>
              <w:autoSpaceDN w:val="0"/>
              <w:adjustRightInd w:val="0"/>
              <w:jc w:val="center"/>
              <w:rPr>
                <w:rFonts w:cs="Arial"/>
                <w:color w:val="000000"/>
                <w:sz w:val="22"/>
                <w:szCs w:val="22"/>
                <w:rPrChange w:id="6842"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843" w:author="Muhamad Ridho Zul Khoiri" w:date="2026-07-14T10:44:00Z" w16du:dateUtc="2026-07-14T03:44:00Z">
                  <w:rPr>
                    <w:rFonts w:ascii="Times New Roman" w:hAnsi="Times New Roman"/>
                    <w:color w:val="000000"/>
                    <w:sz w:val="22"/>
                    <w:szCs w:val="22"/>
                  </w:rPr>
                </w:rPrChange>
              </w:rPr>
              <w:t>Inter Island</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2E0DE5BF" w14:textId="77777777" w:rsidR="00F2379F" w:rsidRPr="00CF42A6" w:rsidRDefault="00F2379F" w:rsidP="00A04960">
            <w:pPr>
              <w:autoSpaceDE w:val="0"/>
              <w:autoSpaceDN w:val="0"/>
              <w:adjustRightInd w:val="0"/>
              <w:jc w:val="center"/>
              <w:rPr>
                <w:rFonts w:cs="Arial"/>
                <w:color w:val="000000"/>
                <w:rPrChange w:id="6844" w:author="Muhamad Ridho Zul Khoiri" w:date="2026-07-14T10:44:00Z" w16du:dateUtc="2026-07-14T03:44:00Z">
                  <w:rPr>
                    <w:rFonts w:ascii="Times New Roman" w:hAnsi="Times New Roman"/>
                    <w:color w:val="000000"/>
                  </w:rPr>
                </w:rPrChange>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6633A521" w14:textId="77777777" w:rsidR="00F2379F" w:rsidRPr="00CF42A6" w:rsidRDefault="00F2379F" w:rsidP="00A04960">
            <w:pPr>
              <w:autoSpaceDE w:val="0"/>
              <w:autoSpaceDN w:val="0"/>
              <w:adjustRightInd w:val="0"/>
              <w:jc w:val="center"/>
              <w:rPr>
                <w:rFonts w:cs="Arial"/>
                <w:color w:val="000000"/>
                <w:rPrChange w:id="6845" w:author="Muhamad Ridho Zul Khoiri" w:date="2026-07-14T10:44:00Z" w16du:dateUtc="2026-07-14T03:44:00Z">
                  <w:rPr>
                    <w:rFonts w:ascii="Times New Roman" w:hAnsi="Times New Roman"/>
                    <w:color w:val="000000"/>
                  </w:rPr>
                </w:rPrChange>
              </w:rPr>
            </w:pPr>
          </w:p>
        </w:tc>
      </w:tr>
      <w:tr w:rsidR="00F2379F" w:rsidRPr="00526DF0" w14:paraId="3E3707F9" w14:textId="77777777" w:rsidTr="00A04960">
        <w:trPr>
          <w:trHeight w:val="290"/>
        </w:trPr>
        <w:tc>
          <w:tcPr>
            <w:tcW w:w="331" w:type="dxa"/>
            <w:gridSpan w:val="2"/>
            <w:tcBorders>
              <w:top w:val="nil"/>
              <w:left w:val="nil"/>
              <w:bottom w:val="nil"/>
              <w:right w:val="nil"/>
            </w:tcBorders>
            <w:vAlign w:val="center"/>
          </w:tcPr>
          <w:p w14:paraId="11A3E5DA" w14:textId="77777777" w:rsidR="00F2379F" w:rsidRPr="00CF42A6" w:rsidRDefault="00F2379F" w:rsidP="00A04960">
            <w:pPr>
              <w:autoSpaceDE w:val="0"/>
              <w:autoSpaceDN w:val="0"/>
              <w:adjustRightInd w:val="0"/>
              <w:jc w:val="left"/>
              <w:rPr>
                <w:rFonts w:cs="Arial"/>
                <w:b/>
                <w:bCs/>
                <w:color w:val="000000"/>
                <w:rPrChange w:id="6846" w:author="Muhamad Ridho Zul Khoiri" w:date="2026-07-14T10:44:00Z" w16du:dateUtc="2026-07-14T03:44:00Z">
                  <w:rPr>
                    <w:rFonts w:ascii="Times New Roman" w:hAnsi="Times New Roman"/>
                    <w:b/>
                    <w:bCs/>
                    <w:color w:val="000000"/>
                  </w:rPr>
                </w:rPrChange>
              </w:rPr>
            </w:pPr>
          </w:p>
        </w:tc>
        <w:tc>
          <w:tcPr>
            <w:tcW w:w="4799" w:type="dxa"/>
            <w:tcBorders>
              <w:top w:val="single" w:sz="6" w:space="0" w:color="969696"/>
              <w:left w:val="single" w:sz="6" w:space="0" w:color="auto"/>
              <w:bottom w:val="single" w:sz="6" w:space="0" w:color="969696"/>
              <w:right w:val="single" w:sz="6" w:space="0" w:color="auto"/>
            </w:tcBorders>
            <w:vAlign w:val="center"/>
          </w:tcPr>
          <w:p w14:paraId="57B590F2" w14:textId="77777777" w:rsidR="00F2379F" w:rsidRPr="00CF42A6" w:rsidRDefault="00F2379F" w:rsidP="00A04960">
            <w:pPr>
              <w:autoSpaceDE w:val="0"/>
              <w:autoSpaceDN w:val="0"/>
              <w:adjustRightInd w:val="0"/>
              <w:jc w:val="left"/>
              <w:rPr>
                <w:rFonts w:cs="Arial"/>
                <w:color w:val="1F497D" w:themeColor="text2"/>
                <w:rPrChange w:id="6847"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6848" w:author="Muhamad Ridho Zul Khoiri" w:date="2026-07-14T10:44:00Z" w16du:dateUtc="2026-07-14T03:44:00Z">
                  <w:rPr>
                    <w:rFonts w:ascii="Times New Roman" w:hAnsi="Times New Roman"/>
                    <w:color w:val="1F497D" w:themeColor="text2"/>
                  </w:rPr>
                </w:rPrChange>
              </w:rPr>
              <w:t>IAAN Follow up action</w:t>
            </w:r>
          </w:p>
        </w:tc>
        <w:tc>
          <w:tcPr>
            <w:tcW w:w="1260" w:type="dxa"/>
            <w:tcBorders>
              <w:top w:val="single" w:sz="6" w:space="0" w:color="969696"/>
              <w:left w:val="single" w:sz="6" w:space="0" w:color="auto"/>
              <w:bottom w:val="single" w:sz="6" w:space="0" w:color="969696"/>
              <w:right w:val="single" w:sz="6" w:space="0" w:color="auto"/>
            </w:tcBorders>
            <w:vAlign w:val="center"/>
          </w:tcPr>
          <w:p w14:paraId="6B8668F5" w14:textId="77777777" w:rsidR="00F2379F" w:rsidRPr="00CF42A6" w:rsidRDefault="00F2379F" w:rsidP="00A04960">
            <w:pPr>
              <w:autoSpaceDE w:val="0"/>
              <w:autoSpaceDN w:val="0"/>
              <w:adjustRightInd w:val="0"/>
              <w:jc w:val="center"/>
              <w:rPr>
                <w:rFonts w:cs="Arial"/>
                <w:color w:val="1F497D" w:themeColor="text2"/>
                <w:rPrChange w:id="6849"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6850" w:author="Muhamad Ridho Zul Khoiri" w:date="2026-07-14T10:44:00Z" w16du:dateUtc="2026-07-14T03:44:00Z">
                  <w:rPr>
                    <w:rFonts w:ascii="Times New Roman" w:hAnsi="Times New Roman"/>
                    <w:color w:val="1F497D" w:themeColor="text2"/>
                  </w:rPr>
                </w:rPrChange>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1E755F10" w14:textId="77777777" w:rsidR="00F2379F" w:rsidRPr="00CF42A6" w:rsidRDefault="00F2379F" w:rsidP="00A04960">
            <w:pPr>
              <w:autoSpaceDE w:val="0"/>
              <w:autoSpaceDN w:val="0"/>
              <w:adjustRightInd w:val="0"/>
              <w:jc w:val="center"/>
              <w:rPr>
                <w:rFonts w:cs="Arial"/>
                <w:color w:val="000000"/>
                <w:sz w:val="22"/>
                <w:szCs w:val="22"/>
                <w:rPrChange w:id="6851" w:author="Muhamad Ridho Zul Khoiri" w:date="2026-07-14T10:44:00Z" w16du:dateUtc="2026-07-14T03:44:00Z">
                  <w:rPr>
                    <w:rFonts w:ascii="Times New Roman" w:hAnsi="Times New Roman"/>
                    <w:color w:val="000000"/>
                    <w:sz w:val="22"/>
                    <w:szCs w:val="22"/>
                  </w:rPr>
                </w:rPrChange>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17CCBD8F" w14:textId="77777777" w:rsidR="00F2379F" w:rsidRPr="00CF42A6" w:rsidRDefault="00F2379F" w:rsidP="00A04960">
            <w:pPr>
              <w:autoSpaceDE w:val="0"/>
              <w:autoSpaceDN w:val="0"/>
              <w:adjustRightInd w:val="0"/>
              <w:jc w:val="center"/>
              <w:rPr>
                <w:rFonts w:cs="Arial"/>
                <w:color w:val="1F497D" w:themeColor="text2"/>
                <w:sz w:val="22"/>
                <w:szCs w:val="22"/>
                <w:rPrChange w:id="6852"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6853" w:author="Muhamad Ridho Zul Khoiri" w:date="2026-07-14T10:44:00Z" w16du:dateUtc="2026-07-14T03:44:00Z">
                  <w:rPr>
                    <w:rFonts w:ascii="Times New Roman" w:hAnsi="Times New Roman"/>
                    <w:color w:val="1F497D" w:themeColor="text2"/>
                    <w:sz w:val="22"/>
                    <w:szCs w:val="22"/>
                  </w:rPr>
                </w:rPrChange>
              </w:rPr>
              <w:t>Sig/Hi Risk, and/or production impact</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2490DB23" w14:textId="77777777" w:rsidR="00F2379F" w:rsidRPr="00CF42A6" w:rsidRDefault="00F2379F" w:rsidP="00A04960">
            <w:pPr>
              <w:autoSpaceDE w:val="0"/>
              <w:autoSpaceDN w:val="0"/>
              <w:adjustRightInd w:val="0"/>
              <w:jc w:val="center"/>
              <w:rPr>
                <w:rFonts w:cs="Arial"/>
                <w:color w:val="1F497D" w:themeColor="text2"/>
                <w:sz w:val="22"/>
                <w:szCs w:val="22"/>
                <w:rPrChange w:id="6854"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6855" w:author="Muhamad Ridho Zul Khoiri" w:date="2026-07-14T10:44:00Z" w16du:dateUtc="2026-07-14T03:44:00Z">
                  <w:rPr>
                    <w:rFonts w:ascii="Times New Roman" w:hAnsi="Times New Roman"/>
                    <w:color w:val="1F497D" w:themeColor="text2"/>
                    <w:sz w:val="22"/>
                    <w:szCs w:val="22"/>
                  </w:rPr>
                </w:rPrChange>
              </w:rPr>
              <w:t>Sig/Hi Risk, and/or production impact</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64338C6E" w14:textId="77777777" w:rsidR="00F2379F" w:rsidRPr="00CF42A6" w:rsidRDefault="00F2379F" w:rsidP="00A04960">
            <w:pPr>
              <w:autoSpaceDE w:val="0"/>
              <w:autoSpaceDN w:val="0"/>
              <w:adjustRightInd w:val="0"/>
              <w:jc w:val="center"/>
              <w:rPr>
                <w:rFonts w:cs="Arial"/>
                <w:color w:val="1F497D" w:themeColor="text2"/>
                <w:sz w:val="22"/>
                <w:szCs w:val="22"/>
                <w:rPrChange w:id="6856"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6857" w:author="Muhamad Ridho Zul Khoiri" w:date="2026-07-14T10:44:00Z" w16du:dateUtc="2026-07-14T03:44:00Z">
                  <w:rPr>
                    <w:rFonts w:ascii="Times New Roman" w:hAnsi="Times New Roman"/>
                    <w:color w:val="1F497D" w:themeColor="text2"/>
                    <w:sz w:val="22"/>
                    <w:szCs w:val="22"/>
                  </w:rPr>
                </w:rPrChange>
              </w:rPr>
              <w:t>Sig/Hi Risk, and/or production impact</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289F3313" w14:textId="77777777" w:rsidR="00F2379F" w:rsidRPr="00CF42A6" w:rsidRDefault="00F2379F" w:rsidP="00A04960">
            <w:pPr>
              <w:autoSpaceDE w:val="0"/>
              <w:autoSpaceDN w:val="0"/>
              <w:adjustRightInd w:val="0"/>
              <w:jc w:val="center"/>
              <w:rPr>
                <w:rFonts w:cs="Arial"/>
                <w:color w:val="000000"/>
                <w:rPrChange w:id="6858" w:author="Muhamad Ridho Zul Khoiri" w:date="2026-07-14T10:44:00Z" w16du:dateUtc="2026-07-14T03:44:00Z">
                  <w:rPr>
                    <w:rFonts w:ascii="Times New Roman" w:hAnsi="Times New Roman"/>
                    <w:color w:val="000000"/>
                  </w:rPr>
                </w:rPrChange>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7E7734F1" w14:textId="77777777" w:rsidR="00F2379F" w:rsidRPr="00CF42A6" w:rsidRDefault="00F2379F" w:rsidP="00A04960">
            <w:pPr>
              <w:autoSpaceDE w:val="0"/>
              <w:autoSpaceDN w:val="0"/>
              <w:adjustRightInd w:val="0"/>
              <w:jc w:val="center"/>
              <w:rPr>
                <w:rFonts w:cs="Arial"/>
                <w:color w:val="000000"/>
                <w:rPrChange w:id="6859" w:author="Muhamad Ridho Zul Khoiri" w:date="2026-07-14T10:44:00Z" w16du:dateUtc="2026-07-14T03:44:00Z">
                  <w:rPr>
                    <w:rFonts w:ascii="Times New Roman" w:hAnsi="Times New Roman"/>
                    <w:color w:val="000000"/>
                  </w:rPr>
                </w:rPrChange>
              </w:rPr>
            </w:pPr>
          </w:p>
        </w:tc>
      </w:tr>
      <w:tr w:rsidR="00F2379F" w:rsidRPr="00526DF0" w14:paraId="16D2AA89" w14:textId="77777777" w:rsidTr="00A04960">
        <w:trPr>
          <w:trHeight w:val="290"/>
        </w:trPr>
        <w:tc>
          <w:tcPr>
            <w:tcW w:w="331" w:type="dxa"/>
            <w:gridSpan w:val="2"/>
            <w:tcBorders>
              <w:top w:val="nil"/>
              <w:left w:val="nil"/>
              <w:bottom w:val="nil"/>
              <w:right w:val="nil"/>
            </w:tcBorders>
            <w:vAlign w:val="center"/>
          </w:tcPr>
          <w:p w14:paraId="6039B033" w14:textId="77777777" w:rsidR="00F2379F" w:rsidRPr="00CF42A6" w:rsidRDefault="00F2379F" w:rsidP="00A04960">
            <w:pPr>
              <w:autoSpaceDE w:val="0"/>
              <w:autoSpaceDN w:val="0"/>
              <w:adjustRightInd w:val="0"/>
              <w:jc w:val="left"/>
              <w:rPr>
                <w:rFonts w:cs="Arial"/>
                <w:b/>
                <w:bCs/>
                <w:color w:val="000000"/>
                <w:rPrChange w:id="6860" w:author="Muhamad Ridho Zul Khoiri" w:date="2026-07-14T10:44:00Z" w16du:dateUtc="2026-07-14T03:44:00Z">
                  <w:rPr>
                    <w:rFonts w:ascii="Times New Roman" w:hAnsi="Times New Roman"/>
                    <w:b/>
                    <w:bCs/>
                    <w:color w:val="000000"/>
                  </w:rPr>
                </w:rPrChange>
              </w:rPr>
            </w:pPr>
          </w:p>
        </w:tc>
        <w:tc>
          <w:tcPr>
            <w:tcW w:w="4799" w:type="dxa"/>
            <w:tcBorders>
              <w:top w:val="single" w:sz="6" w:space="0" w:color="969696"/>
              <w:left w:val="single" w:sz="6" w:space="0" w:color="auto"/>
              <w:bottom w:val="single" w:sz="6" w:space="0" w:color="969696"/>
              <w:right w:val="single" w:sz="6" w:space="0" w:color="auto"/>
            </w:tcBorders>
            <w:vAlign w:val="center"/>
          </w:tcPr>
          <w:p w14:paraId="20297F14" w14:textId="77777777" w:rsidR="00F2379F" w:rsidRPr="00CF42A6" w:rsidRDefault="00F2379F" w:rsidP="00A04960">
            <w:pPr>
              <w:autoSpaceDE w:val="0"/>
              <w:autoSpaceDN w:val="0"/>
              <w:adjustRightInd w:val="0"/>
              <w:jc w:val="left"/>
              <w:rPr>
                <w:rFonts w:cs="Arial"/>
                <w:color w:val="1F497D" w:themeColor="text2"/>
                <w:rPrChange w:id="6861"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6862" w:author="Muhamad Ridho Zul Khoiri" w:date="2026-07-14T10:44:00Z" w16du:dateUtc="2026-07-14T03:44:00Z">
                  <w:rPr>
                    <w:rFonts w:ascii="Times New Roman" w:hAnsi="Times New Roman"/>
                    <w:color w:val="1F497D" w:themeColor="text2"/>
                  </w:rPr>
                </w:rPrChange>
              </w:rPr>
              <w:t xml:space="preserve">SCE activities </w:t>
            </w:r>
          </w:p>
        </w:tc>
        <w:tc>
          <w:tcPr>
            <w:tcW w:w="1260" w:type="dxa"/>
            <w:tcBorders>
              <w:top w:val="single" w:sz="6" w:space="0" w:color="969696"/>
              <w:left w:val="single" w:sz="6" w:space="0" w:color="auto"/>
              <w:bottom w:val="single" w:sz="6" w:space="0" w:color="969696"/>
              <w:right w:val="single" w:sz="6" w:space="0" w:color="auto"/>
            </w:tcBorders>
            <w:vAlign w:val="center"/>
          </w:tcPr>
          <w:p w14:paraId="72FCE0FA" w14:textId="77777777" w:rsidR="00F2379F" w:rsidRPr="00CF42A6" w:rsidRDefault="00F2379F" w:rsidP="00A04960">
            <w:pPr>
              <w:autoSpaceDE w:val="0"/>
              <w:autoSpaceDN w:val="0"/>
              <w:adjustRightInd w:val="0"/>
              <w:jc w:val="center"/>
              <w:rPr>
                <w:rFonts w:cs="Arial"/>
                <w:color w:val="1F497D" w:themeColor="text2"/>
                <w:rPrChange w:id="6863"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6864" w:author="Muhamad Ridho Zul Khoiri" w:date="2026-07-14T10:44:00Z" w16du:dateUtc="2026-07-14T03:44:00Z">
                  <w:rPr>
                    <w:rFonts w:ascii="Times New Roman" w:hAnsi="Times New Roman"/>
                    <w:color w:val="1F497D" w:themeColor="text2"/>
                  </w:rPr>
                </w:rPrChange>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6A4FD84B" w14:textId="77777777" w:rsidR="00F2379F" w:rsidRPr="00CF42A6" w:rsidRDefault="00F2379F" w:rsidP="00A04960">
            <w:pPr>
              <w:autoSpaceDE w:val="0"/>
              <w:autoSpaceDN w:val="0"/>
              <w:adjustRightInd w:val="0"/>
              <w:jc w:val="center"/>
              <w:rPr>
                <w:rFonts w:cs="Arial"/>
                <w:color w:val="000000"/>
                <w:sz w:val="22"/>
                <w:szCs w:val="22"/>
                <w:rPrChange w:id="6865" w:author="Muhamad Ridho Zul Khoiri" w:date="2026-07-14T10:44:00Z" w16du:dateUtc="2026-07-14T03:44:00Z">
                  <w:rPr>
                    <w:rFonts w:ascii="Times New Roman" w:hAnsi="Times New Roman"/>
                    <w:color w:val="000000"/>
                    <w:sz w:val="22"/>
                    <w:szCs w:val="22"/>
                  </w:rPr>
                </w:rPrChange>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1429B0A8" w14:textId="77777777" w:rsidR="00F2379F" w:rsidRPr="00CF42A6" w:rsidRDefault="00F2379F" w:rsidP="00A04960">
            <w:pPr>
              <w:autoSpaceDE w:val="0"/>
              <w:autoSpaceDN w:val="0"/>
              <w:adjustRightInd w:val="0"/>
              <w:jc w:val="center"/>
              <w:rPr>
                <w:rFonts w:cs="Arial"/>
                <w:color w:val="000000"/>
                <w:sz w:val="22"/>
                <w:szCs w:val="22"/>
                <w:rPrChange w:id="6866" w:author="Muhamad Ridho Zul Khoiri" w:date="2026-07-14T10:44:00Z" w16du:dateUtc="2026-07-14T03:44:00Z">
                  <w:rPr>
                    <w:rFonts w:ascii="Times New Roman" w:hAnsi="Times New Roman"/>
                    <w:color w:val="000000"/>
                    <w:sz w:val="22"/>
                    <w:szCs w:val="22"/>
                  </w:rPr>
                </w:rPrChange>
              </w:rPr>
            </w:pPr>
            <w:r w:rsidRPr="00CF42A6">
              <w:rPr>
                <w:rFonts w:cs="Arial"/>
                <w:color w:val="1F497D" w:themeColor="text2"/>
                <w:sz w:val="22"/>
                <w:szCs w:val="22"/>
                <w:rPrChange w:id="6867" w:author="Muhamad Ridho Zul Khoiri" w:date="2026-07-14T10:44:00Z" w16du:dateUtc="2026-07-14T03:44:00Z">
                  <w:rPr>
                    <w:rFonts w:ascii="Times New Roman" w:hAnsi="Times New Roman"/>
                    <w:color w:val="1F497D" w:themeColor="text2"/>
                    <w:sz w:val="22"/>
                    <w:szCs w:val="22"/>
                  </w:rPr>
                </w:rPrChange>
              </w:rPr>
              <w:t>Major impairment – Hi/Sig Risk, and/or production impact</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1E6AD6BA" w14:textId="77777777" w:rsidR="00F2379F" w:rsidRPr="00CF42A6" w:rsidRDefault="00F2379F" w:rsidP="00A04960">
            <w:pPr>
              <w:autoSpaceDE w:val="0"/>
              <w:autoSpaceDN w:val="0"/>
              <w:adjustRightInd w:val="0"/>
              <w:jc w:val="center"/>
              <w:rPr>
                <w:rFonts w:cs="Arial"/>
                <w:color w:val="000000"/>
                <w:sz w:val="22"/>
                <w:szCs w:val="22"/>
                <w:rPrChange w:id="6868" w:author="Muhamad Ridho Zul Khoiri" w:date="2026-07-14T10:44:00Z" w16du:dateUtc="2026-07-14T03:44:00Z">
                  <w:rPr>
                    <w:rFonts w:ascii="Times New Roman" w:hAnsi="Times New Roman"/>
                    <w:color w:val="000000"/>
                    <w:sz w:val="22"/>
                    <w:szCs w:val="22"/>
                  </w:rPr>
                </w:rPrChange>
              </w:rPr>
            </w:pPr>
            <w:r w:rsidRPr="00CF42A6">
              <w:rPr>
                <w:rFonts w:cs="Arial"/>
                <w:color w:val="1F497D" w:themeColor="text2"/>
                <w:sz w:val="22"/>
                <w:szCs w:val="22"/>
                <w:rPrChange w:id="6869" w:author="Muhamad Ridho Zul Khoiri" w:date="2026-07-14T10:44:00Z" w16du:dateUtc="2026-07-14T03:44:00Z">
                  <w:rPr>
                    <w:rFonts w:ascii="Times New Roman" w:hAnsi="Times New Roman"/>
                    <w:color w:val="1F497D" w:themeColor="text2"/>
                    <w:sz w:val="22"/>
                    <w:szCs w:val="22"/>
                  </w:rPr>
                </w:rPrChange>
              </w:rPr>
              <w:t>Major impairment – Hi/Sig Risk, and/or production impact</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03BC722B" w14:textId="77777777" w:rsidR="00F2379F" w:rsidRPr="00CF42A6" w:rsidRDefault="00F2379F" w:rsidP="00A04960">
            <w:pPr>
              <w:autoSpaceDE w:val="0"/>
              <w:autoSpaceDN w:val="0"/>
              <w:adjustRightInd w:val="0"/>
              <w:jc w:val="center"/>
              <w:rPr>
                <w:rFonts w:cs="Arial"/>
                <w:color w:val="000000"/>
                <w:sz w:val="22"/>
                <w:szCs w:val="22"/>
                <w:rPrChange w:id="6870" w:author="Muhamad Ridho Zul Khoiri" w:date="2026-07-14T10:44:00Z" w16du:dateUtc="2026-07-14T03:44:00Z">
                  <w:rPr>
                    <w:rFonts w:ascii="Times New Roman" w:hAnsi="Times New Roman"/>
                    <w:color w:val="000000"/>
                    <w:sz w:val="22"/>
                    <w:szCs w:val="22"/>
                  </w:rPr>
                </w:rPrChange>
              </w:rPr>
            </w:pPr>
            <w:r w:rsidRPr="00CF42A6">
              <w:rPr>
                <w:rFonts w:cs="Arial"/>
                <w:color w:val="1F497D" w:themeColor="text2"/>
                <w:sz w:val="22"/>
                <w:szCs w:val="22"/>
                <w:rPrChange w:id="6871" w:author="Muhamad Ridho Zul Khoiri" w:date="2026-07-14T10:44:00Z" w16du:dateUtc="2026-07-14T03:44:00Z">
                  <w:rPr>
                    <w:rFonts w:ascii="Times New Roman" w:hAnsi="Times New Roman"/>
                    <w:color w:val="1F497D" w:themeColor="text2"/>
                    <w:sz w:val="22"/>
                    <w:szCs w:val="22"/>
                  </w:rPr>
                </w:rPrChange>
              </w:rPr>
              <w:t>Major impairment – Hi/Sig Risk, and/or production impact</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6F7491DE" w14:textId="77777777" w:rsidR="00F2379F" w:rsidRPr="00CF42A6" w:rsidRDefault="00F2379F" w:rsidP="00A04960">
            <w:pPr>
              <w:autoSpaceDE w:val="0"/>
              <w:autoSpaceDN w:val="0"/>
              <w:adjustRightInd w:val="0"/>
              <w:jc w:val="center"/>
              <w:rPr>
                <w:rFonts w:cs="Arial"/>
                <w:color w:val="000000"/>
                <w:rPrChange w:id="6872" w:author="Muhamad Ridho Zul Khoiri" w:date="2026-07-14T10:44:00Z" w16du:dateUtc="2026-07-14T03:44:00Z">
                  <w:rPr>
                    <w:rFonts w:ascii="Times New Roman" w:hAnsi="Times New Roman"/>
                    <w:color w:val="000000"/>
                  </w:rPr>
                </w:rPrChange>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660CDEF8" w14:textId="77777777" w:rsidR="00F2379F" w:rsidRPr="00CF42A6" w:rsidRDefault="00F2379F" w:rsidP="00A04960">
            <w:pPr>
              <w:autoSpaceDE w:val="0"/>
              <w:autoSpaceDN w:val="0"/>
              <w:adjustRightInd w:val="0"/>
              <w:jc w:val="center"/>
              <w:rPr>
                <w:rFonts w:cs="Arial"/>
                <w:color w:val="000000"/>
                <w:rPrChange w:id="6873" w:author="Muhamad Ridho Zul Khoiri" w:date="2026-07-14T10:44:00Z" w16du:dateUtc="2026-07-14T03:44:00Z">
                  <w:rPr>
                    <w:rFonts w:ascii="Times New Roman" w:hAnsi="Times New Roman"/>
                    <w:color w:val="000000"/>
                  </w:rPr>
                </w:rPrChange>
              </w:rPr>
            </w:pPr>
          </w:p>
        </w:tc>
      </w:tr>
      <w:tr w:rsidR="00F2379F" w:rsidRPr="00526DF0" w14:paraId="28DBA2EA" w14:textId="77777777" w:rsidTr="00A04960">
        <w:trPr>
          <w:trHeight w:val="290"/>
        </w:trPr>
        <w:tc>
          <w:tcPr>
            <w:tcW w:w="331" w:type="dxa"/>
            <w:gridSpan w:val="2"/>
            <w:tcBorders>
              <w:top w:val="nil"/>
              <w:left w:val="nil"/>
              <w:bottom w:val="nil"/>
              <w:right w:val="nil"/>
            </w:tcBorders>
            <w:vAlign w:val="center"/>
          </w:tcPr>
          <w:p w14:paraId="2AE50677" w14:textId="77777777" w:rsidR="00F2379F" w:rsidRPr="00CF42A6" w:rsidRDefault="00F2379F" w:rsidP="00A04960">
            <w:pPr>
              <w:autoSpaceDE w:val="0"/>
              <w:autoSpaceDN w:val="0"/>
              <w:adjustRightInd w:val="0"/>
              <w:jc w:val="left"/>
              <w:rPr>
                <w:rFonts w:cs="Arial"/>
                <w:b/>
                <w:bCs/>
                <w:color w:val="000000"/>
                <w:rPrChange w:id="6874" w:author="Muhamad Ridho Zul Khoiri" w:date="2026-07-14T10:44:00Z" w16du:dateUtc="2026-07-14T03:44:00Z">
                  <w:rPr>
                    <w:rFonts w:ascii="Times New Roman" w:hAnsi="Times New Roman"/>
                    <w:b/>
                    <w:bCs/>
                    <w:color w:val="000000"/>
                  </w:rPr>
                </w:rPrChange>
              </w:rPr>
            </w:pPr>
          </w:p>
        </w:tc>
        <w:tc>
          <w:tcPr>
            <w:tcW w:w="4799" w:type="dxa"/>
            <w:tcBorders>
              <w:top w:val="single" w:sz="6" w:space="0" w:color="969696"/>
              <w:left w:val="single" w:sz="6" w:space="0" w:color="auto"/>
              <w:bottom w:val="single" w:sz="6" w:space="0" w:color="969696"/>
              <w:right w:val="single" w:sz="6" w:space="0" w:color="auto"/>
            </w:tcBorders>
            <w:vAlign w:val="center"/>
          </w:tcPr>
          <w:p w14:paraId="2F35BBA7" w14:textId="77777777" w:rsidR="00F2379F" w:rsidRPr="00CF42A6" w:rsidRDefault="00F2379F" w:rsidP="00A04960">
            <w:pPr>
              <w:autoSpaceDE w:val="0"/>
              <w:autoSpaceDN w:val="0"/>
              <w:adjustRightInd w:val="0"/>
              <w:spacing w:before="120" w:after="120"/>
              <w:jc w:val="left"/>
              <w:rPr>
                <w:rFonts w:cs="Arial"/>
                <w:color w:val="1F497D" w:themeColor="text2"/>
                <w:rPrChange w:id="6875"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6876" w:author="Muhamad Ridho Zul Khoiri" w:date="2026-07-14T10:44:00Z" w16du:dateUtc="2026-07-14T03:44:00Z">
                  <w:rPr>
                    <w:rFonts w:ascii="Times New Roman" w:hAnsi="Times New Roman"/>
                    <w:color w:val="1F497D" w:themeColor="text2"/>
                  </w:rPr>
                </w:rPrChange>
              </w:rPr>
              <w:t>Major Contract expirations and milestone dates for re-tenders</w:t>
            </w:r>
          </w:p>
        </w:tc>
        <w:tc>
          <w:tcPr>
            <w:tcW w:w="1260" w:type="dxa"/>
            <w:tcBorders>
              <w:top w:val="single" w:sz="6" w:space="0" w:color="969696"/>
              <w:left w:val="single" w:sz="6" w:space="0" w:color="auto"/>
              <w:bottom w:val="single" w:sz="6" w:space="0" w:color="969696"/>
              <w:right w:val="single" w:sz="6" w:space="0" w:color="auto"/>
            </w:tcBorders>
            <w:vAlign w:val="center"/>
          </w:tcPr>
          <w:p w14:paraId="3B6CC6E4" w14:textId="77777777" w:rsidR="00F2379F" w:rsidRPr="00CF42A6" w:rsidRDefault="00F2379F" w:rsidP="00A04960">
            <w:pPr>
              <w:autoSpaceDE w:val="0"/>
              <w:autoSpaceDN w:val="0"/>
              <w:adjustRightInd w:val="0"/>
              <w:jc w:val="center"/>
              <w:rPr>
                <w:rFonts w:cs="Arial"/>
                <w:color w:val="1F497D" w:themeColor="text2"/>
                <w:rPrChange w:id="6877"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6878" w:author="Muhamad Ridho Zul Khoiri" w:date="2026-07-14T10:44:00Z" w16du:dateUtc="2026-07-14T03:44:00Z">
                  <w:rPr>
                    <w:rFonts w:ascii="Times New Roman" w:hAnsi="Times New Roman"/>
                    <w:color w:val="1F497D" w:themeColor="text2"/>
                  </w:rPr>
                </w:rPrChange>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5716EEC5" w14:textId="77777777" w:rsidR="00F2379F" w:rsidRPr="00CF42A6" w:rsidRDefault="00F2379F" w:rsidP="00A04960">
            <w:pPr>
              <w:autoSpaceDE w:val="0"/>
              <w:autoSpaceDN w:val="0"/>
              <w:adjustRightInd w:val="0"/>
              <w:jc w:val="center"/>
              <w:rPr>
                <w:rFonts w:cs="Arial"/>
                <w:color w:val="000000"/>
                <w:sz w:val="22"/>
                <w:szCs w:val="22"/>
                <w:rPrChange w:id="6879" w:author="Muhamad Ridho Zul Khoiri" w:date="2026-07-14T10:44:00Z" w16du:dateUtc="2026-07-14T03:44:00Z">
                  <w:rPr>
                    <w:rFonts w:ascii="Times New Roman" w:hAnsi="Times New Roman"/>
                    <w:color w:val="000000"/>
                    <w:sz w:val="22"/>
                    <w:szCs w:val="22"/>
                  </w:rPr>
                </w:rPrChange>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25D2E285" w14:textId="77777777" w:rsidR="00F2379F" w:rsidRPr="00CF42A6" w:rsidRDefault="00F2379F" w:rsidP="00A04960">
            <w:pPr>
              <w:autoSpaceDE w:val="0"/>
              <w:autoSpaceDN w:val="0"/>
              <w:adjustRightInd w:val="0"/>
              <w:jc w:val="center"/>
              <w:rPr>
                <w:rFonts w:cs="Arial"/>
                <w:color w:val="000000"/>
                <w:sz w:val="22"/>
                <w:szCs w:val="22"/>
                <w:rPrChange w:id="6880" w:author="Muhamad Ridho Zul Khoiri" w:date="2026-07-14T10:44:00Z" w16du:dateUtc="2026-07-14T03:44:00Z">
                  <w:rPr>
                    <w:rFonts w:ascii="Times New Roman" w:hAnsi="Times New Roman"/>
                    <w:color w:val="000000"/>
                    <w:sz w:val="22"/>
                    <w:szCs w:val="22"/>
                  </w:rPr>
                </w:rPrChange>
              </w:rPr>
            </w:pPr>
            <w:r w:rsidRPr="00CF42A6">
              <w:rPr>
                <w:rFonts w:cs="Arial"/>
                <w:color w:val="1F497D" w:themeColor="text2"/>
                <w:sz w:val="22"/>
                <w:szCs w:val="22"/>
                <w:rPrChange w:id="6881" w:author="Muhamad Ridho Zul Khoiri" w:date="2026-07-14T10:44:00Z" w16du:dateUtc="2026-07-14T03:44:00Z">
                  <w:rPr>
                    <w:rFonts w:ascii="Times New Roman" w:hAnsi="Times New Roman"/>
                    <w:color w:val="1F497D" w:themeColor="text2"/>
                    <w:sz w:val="22"/>
                    <w:szCs w:val="22"/>
                  </w:rPr>
                </w:rPrChange>
              </w:rPr>
              <w:t>&gt;5MM</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2648D1D3" w14:textId="77777777" w:rsidR="00F2379F" w:rsidRPr="00CF42A6" w:rsidRDefault="00F2379F" w:rsidP="00A04960">
            <w:pPr>
              <w:autoSpaceDE w:val="0"/>
              <w:autoSpaceDN w:val="0"/>
              <w:adjustRightInd w:val="0"/>
              <w:jc w:val="center"/>
              <w:rPr>
                <w:rFonts w:cs="Arial"/>
                <w:color w:val="000000"/>
                <w:sz w:val="22"/>
                <w:szCs w:val="22"/>
                <w:rPrChange w:id="6882" w:author="Muhamad Ridho Zul Khoiri" w:date="2026-07-14T10:44:00Z" w16du:dateUtc="2026-07-14T03:44:00Z">
                  <w:rPr>
                    <w:rFonts w:ascii="Times New Roman" w:hAnsi="Times New Roman"/>
                    <w:color w:val="000000"/>
                    <w:sz w:val="22"/>
                    <w:szCs w:val="22"/>
                  </w:rPr>
                </w:rPrChange>
              </w:rPr>
            </w:pPr>
            <w:r w:rsidRPr="00CF42A6">
              <w:rPr>
                <w:rFonts w:cs="Arial"/>
                <w:color w:val="1F497D" w:themeColor="text2"/>
                <w:sz w:val="22"/>
                <w:szCs w:val="22"/>
                <w:rPrChange w:id="6883" w:author="Muhamad Ridho Zul Khoiri" w:date="2026-07-14T10:44:00Z" w16du:dateUtc="2026-07-14T03:44:00Z">
                  <w:rPr>
                    <w:rFonts w:ascii="Times New Roman" w:hAnsi="Times New Roman"/>
                    <w:color w:val="1F497D" w:themeColor="text2"/>
                    <w:sz w:val="22"/>
                    <w:szCs w:val="22"/>
                  </w:rPr>
                </w:rPrChange>
              </w:rPr>
              <w:t>&gt;5MM</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52A64665" w14:textId="77777777" w:rsidR="00F2379F" w:rsidRPr="00CF42A6" w:rsidRDefault="00F2379F" w:rsidP="00A04960">
            <w:pPr>
              <w:autoSpaceDE w:val="0"/>
              <w:autoSpaceDN w:val="0"/>
              <w:adjustRightInd w:val="0"/>
              <w:jc w:val="center"/>
              <w:rPr>
                <w:rFonts w:cs="Arial"/>
                <w:color w:val="17365D" w:themeColor="text2" w:themeShade="BF"/>
                <w:sz w:val="22"/>
                <w:szCs w:val="22"/>
                <w:rPrChange w:id="6884" w:author="Muhamad Ridho Zul Khoiri" w:date="2026-07-14T10:44:00Z" w16du:dateUtc="2026-07-14T03:44:00Z">
                  <w:rPr>
                    <w:rFonts w:ascii="Times New Roman" w:hAnsi="Times New Roman"/>
                    <w:color w:val="17365D" w:themeColor="text2" w:themeShade="BF"/>
                    <w:sz w:val="22"/>
                    <w:szCs w:val="22"/>
                  </w:rPr>
                </w:rPrChange>
              </w:rPr>
            </w:pPr>
            <w:r w:rsidRPr="00CF42A6">
              <w:rPr>
                <w:rFonts w:cs="Arial"/>
                <w:color w:val="17365D" w:themeColor="text2" w:themeShade="BF"/>
                <w:sz w:val="22"/>
                <w:szCs w:val="22"/>
                <w:rPrChange w:id="6885" w:author="Muhamad Ridho Zul Khoiri" w:date="2026-07-14T10:44:00Z" w16du:dateUtc="2026-07-14T03:44:00Z">
                  <w:rPr>
                    <w:rFonts w:ascii="Times New Roman" w:hAnsi="Times New Roman"/>
                    <w:color w:val="17365D" w:themeColor="text2" w:themeShade="BF"/>
                    <w:sz w:val="22"/>
                    <w:szCs w:val="22"/>
                  </w:rPr>
                </w:rPrChange>
              </w:rPr>
              <w:t>&gt;5MM</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4FE77A1D" w14:textId="77777777" w:rsidR="00F2379F" w:rsidRPr="00CF42A6" w:rsidRDefault="00F2379F" w:rsidP="00A04960">
            <w:pPr>
              <w:autoSpaceDE w:val="0"/>
              <w:autoSpaceDN w:val="0"/>
              <w:adjustRightInd w:val="0"/>
              <w:jc w:val="center"/>
              <w:rPr>
                <w:rFonts w:cs="Arial"/>
                <w:color w:val="17365D" w:themeColor="text2" w:themeShade="BF"/>
                <w:sz w:val="22"/>
                <w:szCs w:val="22"/>
                <w:rPrChange w:id="6886" w:author="Muhamad Ridho Zul Khoiri" w:date="2026-07-14T10:44:00Z" w16du:dateUtc="2026-07-14T03:44:00Z">
                  <w:rPr>
                    <w:rFonts w:ascii="Times New Roman" w:hAnsi="Times New Roman"/>
                    <w:color w:val="17365D" w:themeColor="text2" w:themeShade="BF"/>
                    <w:sz w:val="22"/>
                    <w:szCs w:val="22"/>
                  </w:rPr>
                </w:rPrChange>
              </w:rPr>
            </w:pPr>
            <w:r w:rsidRPr="00CF42A6">
              <w:rPr>
                <w:rFonts w:cs="Arial"/>
                <w:color w:val="17365D" w:themeColor="text2" w:themeShade="BF"/>
                <w:sz w:val="22"/>
                <w:szCs w:val="22"/>
                <w:rPrChange w:id="6887" w:author="Muhamad Ridho Zul Khoiri" w:date="2026-07-14T10:44:00Z" w16du:dateUtc="2026-07-14T03:44:00Z">
                  <w:rPr>
                    <w:rFonts w:ascii="Times New Roman" w:hAnsi="Times New Roman"/>
                    <w:color w:val="17365D" w:themeColor="text2" w:themeShade="BF"/>
                    <w:sz w:val="22"/>
                    <w:szCs w:val="22"/>
                  </w:rPr>
                </w:rPrChange>
              </w:rPr>
              <w:t>&gt;20MM</w:t>
            </w: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7E449A2D" w14:textId="77777777" w:rsidR="00F2379F" w:rsidRPr="00CF42A6" w:rsidRDefault="00F2379F" w:rsidP="00A04960">
            <w:pPr>
              <w:autoSpaceDE w:val="0"/>
              <w:autoSpaceDN w:val="0"/>
              <w:adjustRightInd w:val="0"/>
              <w:jc w:val="center"/>
              <w:rPr>
                <w:rFonts w:cs="Arial"/>
                <w:color w:val="000000"/>
                <w:sz w:val="22"/>
                <w:szCs w:val="22"/>
                <w:rPrChange w:id="6888" w:author="Muhamad Ridho Zul Khoiri" w:date="2026-07-14T10:44:00Z" w16du:dateUtc="2026-07-14T03:44:00Z">
                  <w:rPr>
                    <w:rFonts w:ascii="Times New Roman" w:hAnsi="Times New Roman"/>
                    <w:color w:val="000000"/>
                    <w:sz w:val="22"/>
                    <w:szCs w:val="22"/>
                  </w:rPr>
                </w:rPrChange>
              </w:rPr>
            </w:pPr>
          </w:p>
        </w:tc>
      </w:tr>
      <w:tr w:rsidR="00F2379F" w:rsidRPr="00526DF0" w14:paraId="1C3396EB" w14:textId="77777777" w:rsidTr="00A04960">
        <w:trPr>
          <w:trHeight w:val="581"/>
        </w:trPr>
        <w:tc>
          <w:tcPr>
            <w:tcW w:w="331" w:type="dxa"/>
            <w:gridSpan w:val="2"/>
            <w:tcBorders>
              <w:top w:val="nil"/>
              <w:left w:val="nil"/>
              <w:bottom w:val="nil"/>
              <w:right w:val="nil"/>
            </w:tcBorders>
            <w:vAlign w:val="center"/>
          </w:tcPr>
          <w:p w14:paraId="0D05BA83" w14:textId="77777777" w:rsidR="00F2379F" w:rsidRPr="00CF42A6" w:rsidRDefault="00F2379F" w:rsidP="00A04960">
            <w:pPr>
              <w:autoSpaceDE w:val="0"/>
              <w:autoSpaceDN w:val="0"/>
              <w:adjustRightInd w:val="0"/>
              <w:jc w:val="left"/>
              <w:rPr>
                <w:rFonts w:cs="Arial"/>
                <w:b/>
                <w:bCs/>
                <w:color w:val="000000"/>
                <w:rPrChange w:id="6889" w:author="Muhamad Ridho Zul Khoiri" w:date="2026-07-14T10:44:00Z" w16du:dateUtc="2026-07-14T03:44:00Z">
                  <w:rPr>
                    <w:rFonts w:ascii="Times New Roman" w:hAnsi="Times New Roman"/>
                    <w:b/>
                    <w:bCs/>
                    <w:color w:val="000000"/>
                  </w:rPr>
                </w:rPrChange>
              </w:rPr>
            </w:pPr>
          </w:p>
        </w:tc>
        <w:tc>
          <w:tcPr>
            <w:tcW w:w="4799" w:type="dxa"/>
            <w:tcBorders>
              <w:top w:val="single" w:sz="6" w:space="0" w:color="969696"/>
              <w:left w:val="single" w:sz="6" w:space="0" w:color="auto"/>
              <w:bottom w:val="single" w:sz="6" w:space="0" w:color="969696"/>
              <w:right w:val="single" w:sz="6" w:space="0" w:color="auto"/>
            </w:tcBorders>
            <w:vAlign w:val="center"/>
          </w:tcPr>
          <w:p w14:paraId="2FD0DC5A" w14:textId="77777777" w:rsidR="00F2379F" w:rsidRPr="00CF42A6" w:rsidRDefault="00F2379F" w:rsidP="00A04960">
            <w:pPr>
              <w:autoSpaceDE w:val="0"/>
              <w:autoSpaceDN w:val="0"/>
              <w:adjustRightInd w:val="0"/>
              <w:jc w:val="left"/>
              <w:rPr>
                <w:rFonts w:cs="Arial"/>
                <w:rPrChange w:id="6890" w:author="Muhamad Ridho Zul Khoiri" w:date="2026-07-14T10:44:00Z" w16du:dateUtc="2026-07-14T03:44:00Z">
                  <w:rPr>
                    <w:rFonts w:ascii="Times New Roman" w:hAnsi="Times New Roman"/>
                  </w:rPr>
                </w:rPrChange>
              </w:rPr>
            </w:pPr>
            <w:r w:rsidRPr="00CF42A6">
              <w:rPr>
                <w:rFonts w:cs="Arial"/>
                <w:rPrChange w:id="6891" w:author="Muhamad Ridho Zul Khoiri" w:date="2026-07-14T10:44:00Z" w16du:dateUtc="2026-07-14T03:44:00Z">
                  <w:rPr>
                    <w:rFonts w:ascii="Times New Roman" w:hAnsi="Times New Roman"/>
                  </w:rPr>
                </w:rPrChange>
              </w:rPr>
              <w:t>Hiring and Training Processes</w:t>
            </w:r>
          </w:p>
        </w:tc>
        <w:tc>
          <w:tcPr>
            <w:tcW w:w="1260" w:type="dxa"/>
            <w:tcBorders>
              <w:top w:val="single" w:sz="6" w:space="0" w:color="969696"/>
              <w:left w:val="single" w:sz="6" w:space="0" w:color="auto"/>
              <w:bottom w:val="single" w:sz="6" w:space="0" w:color="969696"/>
              <w:right w:val="single" w:sz="6" w:space="0" w:color="auto"/>
            </w:tcBorders>
            <w:vAlign w:val="center"/>
          </w:tcPr>
          <w:p w14:paraId="7AA23B57" w14:textId="77777777" w:rsidR="00F2379F" w:rsidRPr="00CF42A6" w:rsidRDefault="00F2379F" w:rsidP="00A04960">
            <w:pPr>
              <w:autoSpaceDE w:val="0"/>
              <w:autoSpaceDN w:val="0"/>
              <w:adjustRightInd w:val="0"/>
              <w:jc w:val="center"/>
              <w:rPr>
                <w:rFonts w:cs="Arial"/>
                <w:rPrChange w:id="6892" w:author="Muhamad Ridho Zul Khoiri" w:date="2026-07-14T10:44:00Z" w16du:dateUtc="2026-07-14T03:44:00Z">
                  <w:rPr>
                    <w:rFonts w:ascii="Times New Roman" w:hAnsi="Times New Roman"/>
                  </w:rPr>
                </w:rPrChange>
              </w:rPr>
            </w:pPr>
            <w:r w:rsidRPr="00CF42A6">
              <w:rPr>
                <w:rFonts w:cs="Arial"/>
                <w:rPrChange w:id="6893" w:author="Muhamad Ridho Zul Khoiri" w:date="2026-07-14T10:44:00Z" w16du:dateUtc="2026-07-14T03:44:00Z">
                  <w:rPr>
                    <w:rFonts w:ascii="Times New Roman" w:hAnsi="Times New Roman"/>
                  </w:rPr>
                </w:rPrChange>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3CCB5FDB" w14:textId="77777777" w:rsidR="00F2379F" w:rsidRPr="00CF42A6" w:rsidRDefault="00F2379F" w:rsidP="00A04960">
            <w:pPr>
              <w:autoSpaceDE w:val="0"/>
              <w:autoSpaceDN w:val="0"/>
              <w:adjustRightInd w:val="0"/>
              <w:jc w:val="center"/>
              <w:rPr>
                <w:rFonts w:cs="Arial"/>
                <w:color w:val="000000"/>
                <w:sz w:val="22"/>
                <w:szCs w:val="22"/>
                <w:rPrChange w:id="6894"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895" w:author="Muhamad Ridho Zul Khoiri" w:date="2026-07-14T10:44:00Z" w16du:dateUtc="2026-07-14T03:44:00Z">
                  <w:rPr>
                    <w:rFonts w:ascii="Times New Roman" w:hAnsi="Times New Roman"/>
                    <w:color w:val="000000"/>
                    <w:sz w:val="22"/>
                    <w:szCs w:val="22"/>
                  </w:rPr>
                </w:rPrChange>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1293A16" w14:textId="77777777" w:rsidR="00F2379F" w:rsidRPr="00CF42A6" w:rsidRDefault="00F2379F" w:rsidP="00A04960">
            <w:pPr>
              <w:autoSpaceDE w:val="0"/>
              <w:autoSpaceDN w:val="0"/>
              <w:adjustRightInd w:val="0"/>
              <w:jc w:val="center"/>
              <w:rPr>
                <w:rFonts w:cs="Arial"/>
                <w:color w:val="000000"/>
                <w:sz w:val="22"/>
                <w:szCs w:val="22"/>
                <w:rPrChange w:id="6896"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897" w:author="Muhamad Ridho Zul Khoiri" w:date="2026-07-14T10:44:00Z" w16du:dateUtc="2026-07-14T03:44:00Z">
                  <w:rPr>
                    <w:rFonts w:ascii="Times New Roman" w:hAnsi="Times New Roman"/>
                    <w:color w:val="000000"/>
                    <w:sz w:val="22"/>
                    <w:szCs w:val="22"/>
                  </w:rPr>
                </w:rPrChange>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05A63C8E" w14:textId="77777777" w:rsidR="00F2379F" w:rsidRPr="00CF42A6" w:rsidRDefault="00F2379F" w:rsidP="00A04960">
            <w:pPr>
              <w:autoSpaceDE w:val="0"/>
              <w:autoSpaceDN w:val="0"/>
              <w:adjustRightInd w:val="0"/>
              <w:jc w:val="center"/>
              <w:rPr>
                <w:rFonts w:cs="Arial"/>
                <w:color w:val="000000"/>
                <w:sz w:val="22"/>
                <w:szCs w:val="22"/>
                <w:rPrChange w:id="6898"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899" w:author="Muhamad Ridho Zul Khoiri" w:date="2026-07-14T10:44:00Z" w16du:dateUtc="2026-07-14T03:44:00Z">
                  <w:rPr>
                    <w:rFonts w:ascii="Times New Roman" w:hAnsi="Times New Roman"/>
                    <w:color w:val="000000"/>
                    <w:sz w:val="22"/>
                    <w:szCs w:val="22"/>
                  </w:rPr>
                </w:rPrChange>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556DCFE7" w14:textId="77777777" w:rsidR="00F2379F" w:rsidRPr="00CF42A6" w:rsidRDefault="00F2379F" w:rsidP="00A04960">
            <w:pPr>
              <w:autoSpaceDE w:val="0"/>
              <w:autoSpaceDN w:val="0"/>
              <w:adjustRightInd w:val="0"/>
              <w:jc w:val="center"/>
              <w:rPr>
                <w:rFonts w:cs="Arial"/>
                <w:color w:val="000000"/>
                <w:sz w:val="22"/>
                <w:szCs w:val="22"/>
                <w:rPrChange w:id="6900"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901" w:author="Muhamad Ridho Zul Khoiri" w:date="2026-07-14T10:44:00Z" w16du:dateUtc="2026-07-14T03:44:00Z">
                  <w:rPr>
                    <w:rFonts w:ascii="Times New Roman" w:hAnsi="Times New Roman"/>
                    <w:color w:val="000000"/>
                    <w:sz w:val="22"/>
                    <w:szCs w:val="22"/>
                  </w:rPr>
                </w:rPrChange>
              </w:rPr>
              <w:t>ALL</w:t>
            </w:r>
          </w:p>
        </w:tc>
        <w:tc>
          <w:tcPr>
            <w:tcW w:w="1350" w:type="dxa"/>
            <w:gridSpan w:val="2"/>
            <w:tcBorders>
              <w:top w:val="single" w:sz="6" w:space="0" w:color="969696"/>
              <w:left w:val="single" w:sz="6" w:space="0" w:color="auto"/>
              <w:bottom w:val="single" w:sz="6" w:space="0" w:color="969696"/>
              <w:right w:val="single" w:sz="6" w:space="0" w:color="auto"/>
            </w:tcBorders>
            <w:shd w:val="clear" w:color="auto" w:fill="FFFF00"/>
            <w:vAlign w:val="center"/>
          </w:tcPr>
          <w:p w14:paraId="70CDB339" w14:textId="77777777" w:rsidR="00F2379F" w:rsidRPr="00CF42A6" w:rsidRDefault="00F2379F" w:rsidP="00A04960">
            <w:pPr>
              <w:autoSpaceDE w:val="0"/>
              <w:autoSpaceDN w:val="0"/>
              <w:adjustRightInd w:val="0"/>
              <w:jc w:val="center"/>
              <w:rPr>
                <w:rFonts w:cs="Arial"/>
                <w:color w:val="000000"/>
                <w:sz w:val="22"/>
                <w:szCs w:val="22"/>
                <w:rPrChange w:id="6902"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903" w:author="Muhamad Ridho Zul Khoiri" w:date="2026-07-14T10:44:00Z" w16du:dateUtc="2026-07-14T03:44:00Z">
                  <w:rPr>
                    <w:rFonts w:ascii="Times New Roman" w:hAnsi="Times New Roman"/>
                    <w:color w:val="000000"/>
                    <w:sz w:val="22"/>
                    <w:szCs w:val="22"/>
                  </w:rPr>
                </w:rPrChange>
              </w:rPr>
              <w:t>Critical Skills</w:t>
            </w: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1E617789" w14:textId="77777777" w:rsidR="00F2379F" w:rsidRPr="00CF42A6" w:rsidRDefault="00F2379F" w:rsidP="00A04960">
            <w:pPr>
              <w:autoSpaceDE w:val="0"/>
              <w:autoSpaceDN w:val="0"/>
              <w:adjustRightInd w:val="0"/>
              <w:jc w:val="center"/>
              <w:rPr>
                <w:rFonts w:cs="Arial"/>
                <w:color w:val="000000"/>
                <w:sz w:val="22"/>
                <w:szCs w:val="22"/>
                <w:rPrChange w:id="6904" w:author="Muhamad Ridho Zul Khoiri" w:date="2026-07-14T10:44:00Z" w16du:dateUtc="2026-07-14T03:44:00Z">
                  <w:rPr>
                    <w:rFonts w:ascii="Times New Roman" w:hAnsi="Times New Roman"/>
                    <w:color w:val="000000"/>
                    <w:sz w:val="22"/>
                    <w:szCs w:val="22"/>
                  </w:rPr>
                </w:rPrChange>
              </w:rPr>
            </w:pPr>
          </w:p>
        </w:tc>
      </w:tr>
      <w:tr w:rsidR="00F2379F" w:rsidRPr="00526DF0" w14:paraId="6CA7C558" w14:textId="77777777" w:rsidTr="00A04960">
        <w:trPr>
          <w:trHeight w:val="290"/>
        </w:trPr>
        <w:tc>
          <w:tcPr>
            <w:tcW w:w="331" w:type="dxa"/>
            <w:gridSpan w:val="2"/>
            <w:tcBorders>
              <w:top w:val="nil"/>
              <w:left w:val="nil"/>
              <w:bottom w:val="nil"/>
              <w:right w:val="nil"/>
            </w:tcBorders>
            <w:vAlign w:val="center"/>
          </w:tcPr>
          <w:p w14:paraId="0231682D" w14:textId="77777777" w:rsidR="00F2379F" w:rsidRPr="00CF42A6" w:rsidRDefault="00F2379F" w:rsidP="00A04960">
            <w:pPr>
              <w:autoSpaceDE w:val="0"/>
              <w:autoSpaceDN w:val="0"/>
              <w:adjustRightInd w:val="0"/>
              <w:jc w:val="left"/>
              <w:rPr>
                <w:rFonts w:cs="Arial"/>
                <w:b/>
                <w:bCs/>
                <w:color w:val="000000"/>
                <w:rPrChange w:id="6905" w:author="Muhamad Ridho Zul Khoiri" w:date="2026-07-14T10:44:00Z" w16du:dateUtc="2026-07-14T03:44:00Z">
                  <w:rPr>
                    <w:rFonts w:ascii="Times New Roman" w:hAnsi="Times New Roman"/>
                    <w:b/>
                    <w:bCs/>
                    <w:color w:val="000000"/>
                  </w:rPr>
                </w:rPrChange>
              </w:rPr>
            </w:pPr>
          </w:p>
        </w:tc>
        <w:tc>
          <w:tcPr>
            <w:tcW w:w="4799" w:type="dxa"/>
            <w:tcBorders>
              <w:top w:val="single" w:sz="6" w:space="0" w:color="969696"/>
              <w:left w:val="single" w:sz="6" w:space="0" w:color="auto"/>
              <w:bottom w:val="single" w:sz="6" w:space="0" w:color="969696"/>
              <w:right w:val="single" w:sz="6" w:space="0" w:color="auto"/>
            </w:tcBorders>
            <w:vAlign w:val="center"/>
          </w:tcPr>
          <w:p w14:paraId="3C763FAB" w14:textId="77777777" w:rsidR="00F2379F" w:rsidRPr="00CF42A6" w:rsidRDefault="00F2379F" w:rsidP="00A04960">
            <w:pPr>
              <w:autoSpaceDE w:val="0"/>
              <w:autoSpaceDN w:val="0"/>
              <w:adjustRightInd w:val="0"/>
              <w:spacing w:before="120" w:after="120"/>
              <w:jc w:val="left"/>
              <w:rPr>
                <w:rFonts w:cs="Arial"/>
                <w:rPrChange w:id="6906" w:author="Muhamad Ridho Zul Khoiri" w:date="2026-07-14T10:44:00Z" w16du:dateUtc="2026-07-14T03:44:00Z">
                  <w:rPr>
                    <w:rFonts w:ascii="Times New Roman" w:hAnsi="Times New Roman"/>
                  </w:rPr>
                </w:rPrChange>
              </w:rPr>
            </w:pPr>
            <w:r w:rsidRPr="00CF42A6">
              <w:rPr>
                <w:rFonts w:cs="Arial"/>
                <w:rPrChange w:id="6907" w:author="Muhamad Ridho Zul Khoiri" w:date="2026-07-14T10:44:00Z" w16du:dateUtc="2026-07-14T03:44:00Z">
                  <w:rPr>
                    <w:rFonts w:ascii="Times New Roman" w:hAnsi="Times New Roman"/>
                  </w:rPr>
                </w:rPrChange>
              </w:rPr>
              <w:t>Manpower Planning Process (RPTK, etc.)</w:t>
            </w:r>
          </w:p>
        </w:tc>
        <w:tc>
          <w:tcPr>
            <w:tcW w:w="1260" w:type="dxa"/>
            <w:tcBorders>
              <w:top w:val="single" w:sz="6" w:space="0" w:color="969696"/>
              <w:left w:val="single" w:sz="6" w:space="0" w:color="auto"/>
              <w:bottom w:val="single" w:sz="6" w:space="0" w:color="969696"/>
              <w:right w:val="single" w:sz="6" w:space="0" w:color="auto"/>
            </w:tcBorders>
            <w:vAlign w:val="center"/>
          </w:tcPr>
          <w:p w14:paraId="1F755B3E" w14:textId="77777777" w:rsidR="00F2379F" w:rsidRPr="00CF42A6" w:rsidRDefault="00F2379F" w:rsidP="00A04960">
            <w:pPr>
              <w:autoSpaceDE w:val="0"/>
              <w:autoSpaceDN w:val="0"/>
              <w:adjustRightInd w:val="0"/>
              <w:jc w:val="center"/>
              <w:rPr>
                <w:rFonts w:cs="Arial"/>
                <w:rPrChange w:id="6908" w:author="Muhamad Ridho Zul Khoiri" w:date="2026-07-14T10:44:00Z" w16du:dateUtc="2026-07-14T03:44:00Z">
                  <w:rPr>
                    <w:rFonts w:ascii="Times New Roman" w:hAnsi="Times New Roman"/>
                  </w:rPr>
                </w:rPrChange>
              </w:rPr>
            </w:pPr>
            <w:r w:rsidRPr="00CF42A6">
              <w:rPr>
                <w:rFonts w:cs="Arial"/>
                <w:rPrChange w:id="6909" w:author="Muhamad Ridho Zul Khoiri" w:date="2026-07-14T10:44:00Z" w16du:dateUtc="2026-07-14T03:44:00Z">
                  <w:rPr>
                    <w:rFonts w:ascii="Times New Roman" w:hAnsi="Times New Roman"/>
                  </w:rPr>
                </w:rPrChange>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743A1503" w14:textId="77777777" w:rsidR="00F2379F" w:rsidRPr="00CF42A6" w:rsidRDefault="00F2379F" w:rsidP="00A04960">
            <w:pPr>
              <w:autoSpaceDE w:val="0"/>
              <w:autoSpaceDN w:val="0"/>
              <w:adjustRightInd w:val="0"/>
              <w:jc w:val="center"/>
              <w:rPr>
                <w:rFonts w:cs="Arial"/>
                <w:color w:val="000000"/>
                <w:sz w:val="22"/>
                <w:szCs w:val="22"/>
                <w:rPrChange w:id="6910"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911" w:author="Muhamad Ridho Zul Khoiri" w:date="2026-07-14T10:44:00Z" w16du:dateUtc="2026-07-14T03:44:00Z">
                  <w:rPr>
                    <w:rFonts w:ascii="Times New Roman" w:hAnsi="Times New Roman"/>
                    <w:color w:val="000000"/>
                    <w:sz w:val="22"/>
                    <w:szCs w:val="22"/>
                  </w:rPr>
                </w:rPrChange>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73451CD5" w14:textId="77777777" w:rsidR="00F2379F" w:rsidRPr="00CF42A6" w:rsidRDefault="00F2379F" w:rsidP="00A04960">
            <w:pPr>
              <w:autoSpaceDE w:val="0"/>
              <w:autoSpaceDN w:val="0"/>
              <w:adjustRightInd w:val="0"/>
              <w:jc w:val="center"/>
              <w:rPr>
                <w:rFonts w:cs="Arial"/>
                <w:color w:val="000000"/>
                <w:sz w:val="22"/>
                <w:szCs w:val="22"/>
                <w:rPrChange w:id="6912"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913" w:author="Muhamad Ridho Zul Khoiri" w:date="2026-07-14T10:44:00Z" w16du:dateUtc="2026-07-14T03:44:00Z">
                  <w:rPr>
                    <w:rFonts w:ascii="Times New Roman" w:hAnsi="Times New Roman"/>
                    <w:color w:val="000000"/>
                    <w:sz w:val="22"/>
                    <w:szCs w:val="22"/>
                  </w:rPr>
                </w:rPrChange>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D700440" w14:textId="77777777" w:rsidR="00F2379F" w:rsidRPr="00CF42A6" w:rsidRDefault="00F2379F" w:rsidP="00A04960">
            <w:pPr>
              <w:autoSpaceDE w:val="0"/>
              <w:autoSpaceDN w:val="0"/>
              <w:adjustRightInd w:val="0"/>
              <w:jc w:val="center"/>
              <w:rPr>
                <w:rFonts w:cs="Arial"/>
                <w:color w:val="000000"/>
                <w:sz w:val="22"/>
                <w:szCs w:val="22"/>
                <w:rPrChange w:id="6914"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915" w:author="Muhamad Ridho Zul Khoiri" w:date="2026-07-14T10:44:00Z" w16du:dateUtc="2026-07-14T03:44:00Z">
                  <w:rPr>
                    <w:rFonts w:ascii="Times New Roman" w:hAnsi="Times New Roman"/>
                    <w:color w:val="000000"/>
                    <w:sz w:val="22"/>
                    <w:szCs w:val="22"/>
                  </w:rPr>
                </w:rPrChange>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0D5FE23F" w14:textId="77777777" w:rsidR="00F2379F" w:rsidRPr="00CF42A6" w:rsidRDefault="00F2379F" w:rsidP="00A04960">
            <w:pPr>
              <w:autoSpaceDE w:val="0"/>
              <w:autoSpaceDN w:val="0"/>
              <w:adjustRightInd w:val="0"/>
              <w:jc w:val="center"/>
              <w:rPr>
                <w:rFonts w:cs="Arial"/>
                <w:color w:val="000000"/>
                <w:sz w:val="22"/>
                <w:szCs w:val="22"/>
                <w:rPrChange w:id="6916"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917" w:author="Muhamad Ridho Zul Khoiri" w:date="2026-07-14T10:44:00Z" w16du:dateUtc="2026-07-14T03:44:00Z">
                  <w:rPr>
                    <w:rFonts w:ascii="Times New Roman" w:hAnsi="Times New Roman"/>
                    <w:color w:val="000000"/>
                    <w:sz w:val="22"/>
                    <w:szCs w:val="22"/>
                  </w:rPr>
                </w:rPrChange>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327739F1" w14:textId="77777777" w:rsidR="00F2379F" w:rsidRPr="00CF42A6" w:rsidRDefault="00F2379F" w:rsidP="00A04960">
            <w:pPr>
              <w:autoSpaceDE w:val="0"/>
              <w:autoSpaceDN w:val="0"/>
              <w:adjustRightInd w:val="0"/>
              <w:jc w:val="center"/>
              <w:rPr>
                <w:rFonts w:cs="Arial"/>
                <w:color w:val="000000"/>
                <w:rPrChange w:id="6918" w:author="Muhamad Ridho Zul Khoiri" w:date="2026-07-14T10:44:00Z" w16du:dateUtc="2026-07-14T03:44:00Z">
                  <w:rPr>
                    <w:rFonts w:ascii="Times New Roman" w:hAnsi="Times New Roman"/>
                    <w:color w:val="000000"/>
                  </w:rPr>
                </w:rPrChange>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22F6AF17" w14:textId="77777777" w:rsidR="00F2379F" w:rsidRPr="00CF42A6" w:rsidRDefault="00F2379F" w:rsidP="00A04960">
            <w:pPr>
              <w:autoSpaceDE w:val="0"/>
              <w:autoSpaceDN w:val="0"/>
              <w:adjustRightInd w:val="0"/>
              <w:jc w:val="center"/>
              <w:rPr>
                <w:rFonts w:cs="Arial"/>
                <w:color w:val="000000"/>
                <w:rPrChange w:id="6919" w:author="Muhamad Ridho Zul Khoiri" w:date="2026-07-14T10:44:00Z" w16du:dateUtc="2026-07-14T03:44:00Z">
                  <w:rPr>
                    <w:rFonts w:ascii="Times New Roman" w:hAnsi="Times New Roman"/>
                    <w:color w:val="000000"/>
                  </w:rPr>
                </w:rPrChange>
              </w:rPr>
            </w:pPr>
          </w:p>
        </w:tc>
      </w:tr>
      <w:tr w:rsidR="00F2379F" w:rsidRPr="00526DF0" w14:paraId="1B2FEB72" w14:textId="77777777" w:rsidTr="00A04960">
        <w:trPr>
          <w:trHeight w:val="290"/>
        </w:trPr>
        <w:tc>
          <w:tcPr>
            <w:tcW w:w="331" w:type="dxa"/>
            <w:gridSpan w:val="2"/>
            <w:tcBorders>
              <w:top w:val="nil"/>
              <w:left w:val="nil"/>
              <w:right w:val="nil"/>
            </w:tcBorders>
            <w:vAlign w:val="center"/>
          </w:tcPr>
          <w:p w14:paraId="7B4A9F73" w14:textId="77777777" w:rsidR="00F2379F" w:rsidRPr="00CF42A6" w:rsidRDefault="00F2379F" w:rsidP="00A04960">
            <w:pPr>
              <w:autoSpaceDE w:val="0"/>
              <w:autoSpaceDN w:val="0"/>
              <w:adjustRightInd w:val="0"/>
              <w:jc w:val="left"/>
              <w:rPr>
                <w:rFonts w:cs="Arial"/>
                <w:b/>
                <w:bCs/>
                <w:color w:val="000000"/>
                <w:rPrChange w:id="6920" w:author="Muhamad Ridho Zul Khoiri" w:date="2026-07-14T10:44:00Z" w16du:dateUtc="2026-07-14T03:44:00Z">
                  <w:rPr>
                    <w:rFonts w:ascii="Times New Roman" w:hAnsi="Times New Roman"/>
                    <w:b/>
                    <w:bCs/>
                    <w:color w:val="000000"/>
                  </w:rPr>
                </w:rPrChange>
              </w:rPr>
            </w:pPr>
          </w:p>
        </w:tc>
        <w:tc>
          <w:tcPr>
            <w:tcW w:w="4799" w:type="dxa"/>
            <w:tcBorders>
              <w:top w:val="single" w:sz="6" w:space="0" w:color="969696"/>
              <w:left w:val="single" w:sz="6" w:space="0" w:color="auto"/>
              <w:bottom w:val="single" w:sz="4" w:space="0" w:color="auto"/>
              <w:right w:val="single" w:sz="6" w:space="0" w:color="auto"/>
            </w:tcBorders>
            <w:vAlign w:val="center"/>
          </w:tcPr>
          <w:p w14:paraId="78D400ED" w14:textId="77777777" w:rsidR="00F2379F" w:rsidRPr="00CF42A6" w:rsidRDefault="00F2379F" w:rsidP="00A04960">
            <w:pPr>
              <w:autoSpaceDE w:val="0"/>
              <w:autoSpaceDN w:val="0"/>
              <w:adjustRightInd w:val="0"/>
              <w:jc w:val="left"/>
              <w:rPr>
                <w:rFonts w:cs="Arial"/>
                <w:color w:val="1F497D" w:themeColor="text2"/>
                <w:rPrChange w:id="6921"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6922" w:author="Muhamad Ridho Zul Khoiri" w:date="2026-07-14T10:44:00Z" w16du:dateUtc="2026-07-14T03:44:00Z">
                  <w:rPr>
                    <w:rFonts w:ascii="Times New Roman" w:hAnsi="Times New Roman"/>
                    <w:color w:val="1F497D" w:themeColor="text2"/>
                  </w:rPr>
                </w:rPrChange>
              </w:rPr>
              <w:t>Marine Surveys</w:t>
            </w:r>
          </w:p>
        </w:tc>
        <w:tc>
          <w:tcPr>
            <w:tcW w:w="1260" w:type="dxa"/>
            <w:tcBorders>
              <w:top w:val="single" w:sz="6" w:space="0" w:color="969696"/>
              <w:left w:val="single" w:sz="6" w:space="0" w:color="auto"/>
              <w:bottom w:val="single" w:sz="4" w:space="0" w:color="auto"/>
              <w:right w:val="single" w:sz="6" w:space="0" w:color="auto"/>
            </w:tcBorders>
            <w:vAlign w:val="center"/>
          </w:tcPr>
          <w:p w14:paraId="78347191" w14:textId="77777777" w:rsidR="00F2379F" w:rsidRPr="00CF42A6" w:rsidRDefault="00F2379F" w:rsidP="00A04960">
            <w:pPr>
              <w:autoSpaceDE w:val="0"/>
              <w:autoSpaceDN w:val="0"/>
              <w:adjustRightInd w:val="0"/>
              <w:jc w:val="center"/>
              <w:rPr>
                <w:rFonts w:cs="Arial"/>
                <w:color w:val="1F497D" w:themeColor="text2"/>
                <w:rPrChange w:id="6923"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6924" w:author="Muhamad Ridho Zul Khoiri" w:date="2026-07-14T10:44:00Z" w16du:dateUtc="2026-07-14T03:44:00Z">
                  <w:rPr>
                    <w:rFonts w:ascii="Times New Roman" w:hAnsi="Times New Roman"/>
                    <w:color w:val="1F497D" w:themeColor="text2"/>
                  </w:rPr>
                </w:rPrChange>
              </w:rPr>
              <w:t>Integrated</w:t>
            </w:r>
          </w:p>
        </w:tc>
        <w:tc>
          <w:tcPr>
            <w:tcW w:w="900" w:type="dxa"/>
            <w:tcBorders>
              <w:top w:val="single" w:sz="6" w:space="0" w:color="969696"/>
              <w:left w:val="single" w:sz="6" w:space="0" w:color="auto"/>
              <w:bottom w:val="single" w:sz="4" w:space="0" w:color="auto"/>
              <w:right w:val="single" w:sz="6" w:space="0" w:color="auto"/>
            </w:tcBorders>
            <w:shd w:val="clear" w:color="auto" w:fill="808080" w:themeFill="background1" w:themeFillShade="80"/>
            <w:vAlign w:val="center"/>
          </w:tcPr>
          <w:p w14:paraId="0EF5B00E" w14:textId="77777777" w:rsidR="00F2379F" w:rsidRPr="00CF42A6" w:rsidRDefault="00F2379F" w:rsidP="00A04960">
            <w:pPr>
              <w:autoSpaceDE w:val="0"/>
              <w:autoSpaceDN w:val="0"/>
              <w:adjustRightInd w:val="0"/>
              <w:jc w:val="center"/>
              <w:rPr>
                <w:rFonts w:cs="Arial"/>
                <w:color w:val="000000"/>
                <w:sz w:val="22"/>
                <w:szCs w:val="22"/>
                <w:rPrChange w:id="6925" w:author="Muhamad Ridho Zul Khoiri" w:date="2026-07-14T10:44:00Z" w16du:dateUtc="2026-07-14T03:44:00Z">
                  <w:rPr>
                    <w:rFonts w:ascii="Times New Roman" w:hAnsi="Times New Roman"/>
                    <w:color w:val="000000"/>
                    <w:sz w:val="22"/>
                    <w:szCs w:val="22"/>
                  </w:rPr>
                </w:rPrChange>
              </w:rPr>
            </w:pPr>
          </w:p>
        </w:tc>
        <w:tc>
          <w:tcPr>
            <w:tcW w:w="1620" w:type="dxa"/>
            <w:tcBorders>
              <w:top w:val="single" w:sz="6" w:space="0" w:color="969696"/>
              <w:left w:val="single" w:sz="6" w:space="0" w:color="auto"/>
              <w:bottom w:val="single" w:sz="4" w:space="0" w:color="auto"/>
              <w:right w:val="single" w:sz="6" w:space="0" w:color="auto"/>
            </w:tcBorders>
            <w:shd w:val="solid" w:color="99CCFF" w:fill="auto"/>
            <w:vAlign w:val="center"/>
          </w:tcPr>
          <w:p w14:paraId="026FBD9D" w14:textId="77777777" w:rsidR="00F2379F" w:rsidRPr="00CF42A6" w:rsidRDefault="00F2379F" w:rsidP="00A04960">
            <w:pPr>
              <w:autoSpaceDE w:val="0"/>
              <w:autoSpaceDN w:val="0"/>
              <w:adjustRightInd w:val="0"/>
              <w:jc w:val="center"/>
              <w:rPr>
                <w:rFonts w:cs="Arial"/>
                <w:color w:val="000000"/>
                <w:sz w:val="22"/>
                <w:szCs w:val="22"/>
                <w:rPrChange w:id="6926"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927" w:author="Muhamad Ridho Zul Khoiri" w:date="2026-07-14T10:44:00Z" w16du:dateUtc="2026-07-14T03:44:00Z">
                  <w:rPr>
                    <w:rFonts w:ascii="Times New Roman" w:hAnsi="Times New Roman"/>
                    <w:color w:val="000000"/>
                    <w:sz w:val="22"/>
                    <w:szCs w:val="22"/>
                  </w:rPr>
                </w:rPrChange>
              </w:rPr>
              <w:t>ALL</w:t>
            </w:r>
          </w:p>
        </w:tc>
        <w:tc>
          <w:tcPr>
            <w:tcW w:w="1620" w:type="dxa"/>
            <w:tcBorders>
              <w:top w:val="single" w:sz="6" w:space="0" w:color="969696"/>
              <w:left w:val="single" w:sz="6" w:space="0" w:color="auto"/>
              <w:bottom w:val="single" w:sz="4" w:space="0" w:color="auto"/>
              <w:right w:val="single" w:sz="6" w:space="0" w:color="auto"/>
            </w:tcBorders>
            <w:shd w:val="solid" w:color="99CCFF" w:fill="auto"/>
            <w:vAlign w:val="center"/>
          </w:tcPr>
          <w:p w14:paraId="13C9F02D" w14:textId="77777777" w:rsidR="00F2379F" w:rsidRPr="00CF42A6" w:rsidRDefault="00F2379F" w:rsidP="00A04960">
            <w:pPr>
              <w:autoSpaceDE w:val="0"/>
              <w:autoSpaceDN w:val="0"/>
              <w:adjustRightInd w:val="0"/>
              <w:jc w:val="center"/>
              <w:rPr>
                <w:rFonts w:cs="Arial"/>
                <w:color w:val="000000"/>
                <w:sz w:val="22"/>
                <w:szCs w:val="22"/>
                <w:rPrChange w:id="6928"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929" w:author="Muhamad Ridho Zul Khoiri" w:date="2026-07-14T10:44:00Z" w16du:dateUtc="2026-07-14T03:44:00Z">
                  <w:rPr>
                    <w:rFonts w:ascii="Times New Roman" w:hAnsi="Times New Roman"/>
                    <w:color w:val="000000"/>
                    <w:sz w:val="22"/>
                    <w:szCs w:val="22"/>
                  </w:rPr>
                </w:rPrChange>
              </w:rPr>
              <w:t>ALL</w:t>
            </w:r>
          </w:p>
        </w:tc>
        <w:tc>
          <w:tcPr>
            <w:tcW w:w="1620" w:type="dxa"/>
            <w:gridSpan w:val="2"/>
            <w:tcBorders>
              <w:top w:val="single" w:sz="6" w:space="0" w:color="969696"/>
              <w:left w:val="single" w:sz="6" w:space="0" w:color="auto"/>
              <w:bottom w:val="single" w:sz="4" w:space="0" w:color="auto"/>
              <w:right w:val="single" w:sz="6" w:space="0" w:color="auto"/>
            </w:tcBorders>
            <w:shd w:val="solid" w:color="008000" w:fill="auto"/>
            <w:vAlign w:val="center"/>
          </w:tcPr>
          <w:p w14:paraId="450FB468" w14:textId="77777777" w:rsidR="00F2379F" w:rsidRPr="00CF42A6" w:rsidRDefault="00F2379F" w:rsidP="00A04960">
            <w:pPr>
              <w:autoSpaceDE w:val="0"/>
              <w:autoSpaceDN w:val="0"/>
              <w:adjustRightInd w:val="0"/>
              <w:jc w:val="center"/>
              <w:rPr>
                <w:rFonts w:cs="Arial"/>
                <w:color w:val="000000"/>
                <w:sz w:val="22"/>
                <w:szCs w:val="22"/>
                <w:rPrChange w:id="6930" w:author="Muhamad Ridho Zul Khoiri" w:date="2026-07-14T10:44:00Z" w16du:dateUtc="2026-07-14T03:44:00Z">
                  <w:rPr>
                    <w:rFonts w:ascii="Times New Roman" w:hAnsi="Times New Roman"/>
                    <w:color w:val="000000"/>
                    <w:sz w:val="22"/>
                    <w:szCs w:val="22"/>
                  </w:rPr>
                </w:rPrChange>
              </w:rPr>
            </w:pPr>
            <w:r w:rsidRPr="00CF42A6">
              <w:rPr>
                <w:rFonts w:cs="Arial"/>
                <w:color w:val="000000"/>
                <w:sz w:val="22"/>
                <w:szCs w:val="22"/>
                <w:rPrChange w:id="6931" w:author="Muhamad Ridho Zul Khoiri" w:date="2026-07-14T10:44:00Z" w16du:dateUtc="2026-07-14T03:44:00Z">
                  <w:rPr>
                    <w:rFonts w:ascii="Times New Roman" w:hAnsi="Times New Roman"/>
                    <w:color w:val="000000"/>
                    <w:sz w:val="22"/>
                    <w:szCs w:val="22"/>
                  </w:rPr>
                </w:rPrChange>
              </w:rPr>
              <w:t>&gt;5 MM</w:t>
            </w:r>
          </w:p>
        </w:tc>
        <w:tc>
          <w:tcPr>
            <w:tcW w:w="1350" w:type="dxa"/>
            <w:gridSpan w:val="2"/>
            <w:tcBorders>
              <w:top w:val="single" w:sz="6" w:space="0" w:color="969696"/>
              <w:left w:val="single" w:sz="6" w:space="0" w:color="auto"/>
              <w:bottom w:val="single" w:sz="4" w:space="0" w:color="auto"/>
              <w:right w:val="single" w:sz="6" w:space="0" w:color="auto"/>
            </w:tcBorders>
            <w:shd w:val="clear" w:color="auto" w:fill="808080" w:themeFill="background1" w:themeFillShade="80"/>
            <w:vAlign w:val="center"/>
          </w:tcPr>
          <w:p w14:paraId="0688E442" w14:textId="77777777" w:rsidR="00F2379F" w:rsidRPr="00CF42A6" w:rsidRDefault="00F2379F" w:rsidP="00A04960">
            <w:pPr>
              <w:autoSpaceDE w:val="0"/>
              <w:autoSpaceDN w:val="0"/>
              <w:adjustRightInd w:val="0"/>
              <w:jc w:val="center"/>
              <w:rPr>
                <w:rFonts w:cs="Arial"/>
                <w:color w:val="000000"/>
                <w:sz w:val="22"/>
                <w:szCs w:val="22"/>
                <w:rPrChange w:id="6932" w:author="Muhamad Ridho Zul Khoiri" w:date="2026-07-14T10:44:00Z" w16du:dateUtc="2026-07-14T03:44:00Z">
                  <w:rPr>
                    <w:rFonts w:ascii="Times New Roman" w:hAnsi="Times New Roman"/>
                    <w:color w:val="000000"/>
                    <w:sz w:val="22"/>
                    <w:szCs w:val="22"/>
                  </w:rPr>
                </w:rPrChange>
              </w:rPr>
            </w:pPr>
          </w:p>
        </w:tc>
        <w:tc>
          <w:tcPr>
            <w:tcW w:w="1170" w:type="dxa"/>
            <w:tcBorders>
              <w:top w:val="single" w:sz="6" w:space="0" w:color="969696"/>
              <w:left w:val="single" w:sz="6" w:space="0" w:color="auto"/>
              <w:bottom w:val="single" w:sz="4" w:space="0" w:color="auto"/>
              <w:right w:val="single" w:sz="6" w:space="0" w:color="auto"/>
            </w:tcBorders>
            <w:shd w:val="clear" w:color="auto" w:fill="808080" w:themeFill="background1" w:themeFillShade="80"/>
            <w:vAlign w:val="center"/>
          </w:tcPr>
          <w:p w14:paraId="4CA96FB9" w14:textId="77777777" w:rsidR="00F2379F" w:rsidRPr="00CF42A6" w:rsidRDefault="00F2379F" w:rsidP="00A04960">
            <w:pPr>
              <w:autoSpaceDE w:val="0"/>
              <w:autoSpaceDN w:val="0"/>
              <w:adjustRightInd w:val="0"/>
              <w:jc w:val="center"/>
              <w:rPr>
                <w:rFonts w:cs="Arial"/>
                <w:color w:val="000000"/>
                <w:rPrChange w:id="6933" w:author="Muhamad Ridho Zul Khoiri" w:date="2026-07-14T10:44:00Z" w16du:dateUtc="2026-07-14T03:44:00Z">
                  <w:rPr>
                    <w:rFonts w:ascii="Times New Roman" w:hAnsi="Times New Roman"/>
                    <w:color w:val="000000"/>
                  </w:rPr>
                </w:rPrChange>
              </w:rPr>
            </w:pPr>
          </w:p>
        </w:tc>
      </w:tr>
      <w:tr w:rsidR="00F2379F" w:rsidRPr="00526DF0" w14:paraId="4FF5A764" w14:textId="77777777" w:rsidTr="00A04960">
        <w:trPr>
          <w:trHeight w:val="290"/>
        </w:trPr>
        <w:tc>
          <w:tcPr>
            <w:tcW w:w="5130" w:type="dxa"/>
            <w:gridSpan w:val="3"/>
            <w:tcBorders>
              <w:top w:val="nil"/>
              <w:left w:val="nil"/>
              <w:right w:val="nil"/>
            </w:tcBorders>
            <w:vAlign w:val="center"/>
          </w:tcPr>
          <w:p w14:paraId="186822B9" w14:textId="77777777" w:rsidR="00F2379F" w:rsidRPr="00CF42A6" w:rsidRDefault="00F2379F" w:rsidP="00A04960">
            <w:pPr>
              <w:autoSpaceDE w:val="0"/>
              <w:autoSpaceDN w:val="0"/>
              <w:adjustRightInd w:val="0"/>
              <w:jc w:val="left"/>
              <w:rPr>
                <w:rFonts w:cs="Arial"/>
                <w:b/>
                <w:bCs/>
                <w:color w:val="000000"/>
                <w:rPrChange w:id="6934" w:author="Muhamad Ridho Zul Khoiri" w:date="2026-07-14T10:44:00Z" w16du:dateUtc="2026-07-14T03:44:00Z">
                  <w:rPr>
                    <w:rFonts w:ascii="Times New Roman" w:hAnsi="Times New Roman"/>
                    <w:b/>
                    <w:bCs/>
                    <w:color w:val="000000"/>
                  </w:rPr>
                </w:rPrChange>
              </w:rPr>
            </w:pPr>
          </w:p>
          <w:p w14:paraId="6E08D06C" w14:textId="77777777" w:rsidR="00F2379F" w:rsidRPr="00CF42A6" w:rsidRDefault="00F2379F" w:rsidP="00A04960">
            <w:pPr>
              <w:autoSpaceDE w:val="0"/>
              <w:autoSpaceDN w:val="0"/>
              <w:adjustRightInd w:val="0"/>
              <w:spacing w:after="120"/>
              <w:ind w:left="162"/>
              <w:jc w:val="left"/>
              <w:rPr>
                <w:rFonts w:cs="Arial"/>
                <w:b/>
                <w:bCs/>
                <w:color w:val="000000"/>
                <w:rPrChange w:id="6935" w:author="Muhamad Ridho Zul Khoiri" w:date="2026-07-14T10:44:00Z" w16du:dateUtc="2026-07-14T03:44:00Z">
                  <w:rPr>
                    <w:rFonts w:ascii="Times New Roman" w:hAnsi="Times New Roman"/>
                    <w:b/>
                    <w:bCs/>
                    <w:color w:val="000000"/>
                  </w:rPr>
                </w:rPrChange>
              </w:rPr>
            </w:pPr>
          </w:p>
          <w:p w14:paraId="6330A86F" w14:textId="77777777" w:rsidR="00F2379F" w:rsidRPr="00CF42A6" w:rsidRDefault="00F2379F" w:rsidP="00A04960">
            <w:pPr>
              <w:autoSpaceDE w:val="0"/>
              <w:autoSpaceDN w:val="0"/>
              <w:adjustRightInd w:val="0"/>
              <w:spacing w:after="120"/>
              <w:ind w:left="162"/>
              <w:jc w:val="left"/>
              <w:rPr>
                <w:rFonts w:cs="Arial"/>
                <w:b/>
                <w:bCs/>
                <w:color w:val="000000"/>
                <w:rPrChange w:id="6936" w:author="Muhamad Ridho Zul Khoiri" w:date="2026-07-14T10:44:00Z" w16du:dateUtc="2026-07-14T03:44:00Z">
                  <w:rPr>
                    <w:rFonts w:ascii="Times New Roman" w:hAnsi="Times New Roman"/>
                    <w:b/>
                    <w:bCs/>
                    <w:color w:val="000000"/>
                  </w:rPr>
                </w:rPrChange>
              </w:rPr>
            </w:pPr>
            <w:r w:rsidRPr="00CF42A6">
              <w:rPr>
                <w:rFonts w:cs="Arial"/>
                <w:b/>
                <w:bCs/>
                <w:color w:val="000000"/>
                <w:rPrChange w:id="6937" w:author="Muhamad Ridho Zul Khoiri" w:date="2026-07-14T10:44:00Z" w16du:dateUtc="2026-07-14T03:44:00Z">
                  <w:rPr>
                    <w:rFonts w:ascii="Times New Roman" w:hAnsi="Times New Roman"/>
                    <w:b/>
                    <w:bCs/>
                    <w:color w:val="000000"/>
                  </w:rPr>
                </w:rPrChange>
              </w:rPr>
              <w:t>Facilities Maintenance</w:t>
            </w:r>
          </w:p>
        </w:tc>
        <w:tc>
          <w:tcPr>
            <w:tcW w:w="1260" w:type="dxa"/>
            <w:tcBorders>
              <w:top w:val="nil"/>
              <w:left w:val="nil"/>
              <w:right w:val="nil"/>
            </w:tcBorders>
            <w:vAlign w:val="center"/>
          </w:tcPr>
          <w:p w14:paraId="5CBA8510" w14:textId="77777777" w:rsidR="00F2379F" w:rsidRPr="00CF42A6" w:rsidRDefault="00F2379F" w:rsidP="00A04960">
            <w:pPr>
              <w:autoSpaceDE w:val="0"/>
              <w:autoSpaceDN w:val="0"/>
              <w:adjustRightInd w:val="0"/>
              <w:jc w:val="center"/>
              <w:rPr>
                <w:rFonts w:cs="Arial"/>
                <w:color w:val="000000"/>
                <w:rPrChange w:id="6938" w:author="Muhamad Ridho Zul Khoiri" w:date="2026-07-14T10:44:00Z" w16du:dateUtc="2026-07-14T03:44:00Z">
                  <w:rPr>
                    <w:rFonts w:ascii="Times New Roman" w:hAnsi="Times New Roman"/>
                    <w:color w:val="000000"/>
                  </w:rPr>
                </w:rPrChange>
              </w:rPr>
            </w:pPr>
          </w:p>
        </w:tc>
        <w:tc>
          <w:tcPr>
            <w:tcW w:w="900" w:type="dxa"/>
            <w:tcBorders>
              <w:top w:val="nil"/>
              <w:left w:val="nil"/>
              <w:right w:val="nil"/>
            </w:tcBorders>
            <w:vAlign w:val="center"/>
          </w:tcPr>
          <w:p w14:paraId="7A8F8F60" w14:textId="77777777" w:rsidR="00F2379F" w:rsidRPr="00CF42A6" w:rsidRDefault="00F2379F" w:rsidP="00A04960">
            <w:pPr>
              <w:autoSpaceDE w:val="0"/>
              <w:autoSpaceDN w:val="0"/>
              <w:adjustRightInd w:val="0"/>
              <w:jc w:val="center"/>
              <w:rPr>
                <w:rFonts w:cs="Arial"/>
                <w:color w:val="000000"/>
                <w:sz w:val="22"/>
                <w:szCs w:val="22"/>
                <w:rPrChange w:id="6939" w:author="Muhamad Ridho Zul Khoiri" w:date="2026-07-14T10:44:00Z" w16du:dateUtc="2026-07-14T03:44:00Z">
                  <w:rPr>
                    <w:rFonts w:ascii="Times New Roman" w:hAnsi="Times New Roman"/>
                    <w:color w:val="000000"/>
                    <w:sz w:val="22"/>
                    <w:szCs w:val="22"/>
                  </w:rPr>
                </w:rPrChange>
              </w:rPr>
            </w:pPr>
          </w:p>
        </w:tc>
        <w:tc>
          <w:tcPr>
            <w:tcW w:w="1620" w:type="dxa"/>
            <w:tcBorders>
              <w:top w:val="nil"/>
              <w:left w:val="nil"/>
              <w:right w:val="nil"/>
            </w:tcBorders>
            <w:vAlign w:val="center"/>
          </w:tcPr>
          <w:p w14:paraId="707C4A89" w14:textId="77777777" w:rsidR="00F2379F" w:rsidRPr="00CF42A6" w:rsidRDefault="00F2379F" w:rsidP="00A04960">
            <w:pPr>
              <w:autoSpaceDE w:val="0"/>
              <w:autoSpaceDN w:val="0"/>
              <w:adjustRightInd w:val="0"/>
              <w:jc w:val="center"/>
              <w:rPr>
                <w:rFonts w:cs="Arial"/>
                <w:color w:val="000000"/>
                <w:sz w:val="22"/>
                <w:szCs w:val="22"/>
                <w:rPrChange w:id="6940" w:author="Muhamad Ridho Zul Khoiri" w:date="2026-07-14T10:44:00Z" w16du:dateUtc="2026-07-14T03:44:00Z">
                  <w:rPr>
                    <w:rFonts w:ascii="Times New Roman" w:hAnsi="Times New Roman"/>
                    <w:color w:val="000000"/>
                    <w:sz w:val="22"/>
                    <w:szCs w:val="22"/>
                  </w:rPr>
                </w:rPrChange>
              </w:rPr>
            </w:pPr>
          </w:p>
        </w:tc>
        <w:tc>
          <w:tcPr>
            <w:tcW w:w="1620" w:type="dxa"/>
            <w:tcBorders>
              <w:top w:val="nil"/>
              <w:left w:val="nil"/>
              <w:right w:val="nil"/>
            </w:tcBorders>
            <w:vAlign w:val="center"/>
          </w:tcPr>
          <w:p w14:paraId="6B4462ED" w14:textId="77777777" w:rsidR="00F2379F" w:rsidRPr="00CF42A6" w:rsidRDefault="00F2379F" w:rsidP="00A04960">
            <w:pPr>
              <w:autoSpaceDE w:val="0"/>
              <w:autoSpaceDN w:val="0"/>
              <w:adjustRightInd w:val="0"/>
              <w:jc w:val="center"/>
              <w:rPr>
                <w:rFonts w:cs="Arial"/>
                <w:color w:val="000000"/>
                <w:sz w:val="22"/>
                <w:szCs w:val="22"/>
                <w:rPrChange w:id="6941" w:author="Muhamad Ridho Zul Khoiri" w:date="2026-07-14T10:44:00Z" w16du:dateUtc="2026-07-14T03:44:00Z">
                  <w:rPr>
                    <w:rFonts w:ascii="Times New Roman" w:hAnsi="Times New Roman"/>
                    <w:color w:val="000000"/>
                    <w:sz w:val="22"/>
                    <w:szCs w:val="22"/>
                  </w:rPr>
                </w:rPrChange>
              </w:rPr>
            </w:pPr>
          </w:p>
        </w:tc>
        <w:tc>
          <w:tcPr>
            <w:tcW w:w="1620" w:type="dxa"/>
            <w:gridSpan w:val="2"/>
            <w:tcBorders>
              <w:top w:val="nil"/>
              <w:left w:val="nil"/>
              <w:right w:val="nil"/>
            </w:tcBorders>
            <w:vAlign w:val="center"/>
          </w:tcPr>
          <w:p w14:paraId="3994135C" w14:textId="77777777" w:rsidR="00F2379F" w:rsidRPr="00CF42A6" w:rsidRDefault="00F2379F" w:rsidP="00A04960">
            <w:pPr>
              <w:autoSpaceDE w:val="0"/>
              <w:autoSpaceDN w:val="0"/>
              <w:adjustRightInd w:val="0"/>
              <w:jc w:val="center"/>
              <w:rPr>
                <w:rFonts w:cs="Arial"/>
                <w:color w:val="000000"/>
                <w:sz w:val="22"/>
                <w:szCs w:val="22"/>
                <w:rPrChange w:id="6942" w:author="Muhamad Ridho Zul Khoiri" w:date="2026-07-14T10:44:00Z" w16du:dateUtc="2026-07-14T03:44:00Z">
                  <w:rPr>
                    <w:rFonts w:ascii="Times New Roman" w:hAnsi="Times New Roman"/>
                    <w:color w:val="000000"/>
                    <w:sz w:val="22"/>
                    <w:szCs w:val="22"/>
                  </w:rPr>
                </w:rPrChange>
              </w:rPr>
            </w:pPr>
          </w:p>
        </w:tc>
        <w:tc>
          <w:tcPr>
            <w:tcW w:w="1350" w:type="dxa"/>
            <w:gridSpan w:val="2"/>
            <w:tcBorders>
              <w:top w:val="nil"/>
              <w:left w:val="nil"/>
              <w:right w:val="nil"/>
            </w:tcBorders>
            <w:vAlign w:val="center"/>
          </w:tcPr>
          <w:p w14:paraId="00B7949B" w14:textId="77777777" w:rsidR="00F2379F" w:rsidRPr="00CF42A6" w:rsidRDefault="00F2379F" w:rsidP="00A04960">
            <w:pPr>
              <w:autoSpaceDE w:val="0"/>
              <w:autoSpaceDN w:val="0"/>
              <w:adjustRightInd w:val="0"/>
              <w:jc w:val="center"/>
              <w:rPr>
                <w:rFonts w:cs="Arial"/>
                <w:color w:val="000000"/>
                <w:sz w:val="22"/>
                <w:szCs w:val="22"/>
                <w:rPrChange w:id="6943" w:author="Muhamad Ridho Zul Khoiri" w:date="2026-07-14T10:44:00Z" w16du:dateUtc="2026-07-14T03:44:00Z">
                  <w:rPr>
                    <w:rFonts w:ascii="Times New Roman" w:hAnsi="Times New Roman"/>
                    <w:color w:val="000000"/>
                    <w:sz w:val="22"/>
                    <w:szCs w:val="22"/>
                  </w:rPr>
                </w:rPrChange>
              </w:rPr>
            </w:pPr>
          </w:p>
        </w:tc>
        <w:tc>
          <w:tcPr>
            <w:tcW w:w="1170" w:type="dxa"/>
            <w:tcBorders>
              <w:top w:val="nil"/>
              <w:left w:val="nil"/>
              <w:right w:val="nil"/>
            </w:tcBorders>
            <w:vAlign w:val="center"/>
          </w:tcPr>
          <w:p w14:paraId="1DCCAC2B" w14:textId="77777777" w:rsidR="00F2379F" w:rsidRPr="00CF42A6" w:rsidRDefault="00F2379F" w:rsidP="00A04960">
            <w:pPr>
              <w:autoSpaceDE w:val="0"/>
              <w:autoSpaceDN w:val="0"/>
              <w:adjustRightInd w:val="0"/>
              <w:jc w:val="center"/>
              <w:rPr>
                <w:rFonts w:cs="Arial"/>
                <w:color w:val="000000"/>
                <w:sz w:val="22"/>
                <w:szCs w:val="22"/>
                <w:rPrChange w:id="6944" w:author="Muhamad Ridho Zul Khoiri" w:date="2026-07-14T10:44:00Z" w16du:dateUtc="2026-07-14T03:44:00Z">
                  <w:rPr>
                    <w:rFonts w:ascii="Times New Roman" w:hAnsi="Times New Roman"/>
                    <w:color w:val="000000"/>
                    <w:sz w:val="22"/>
                    <w:szCs w:val="22"/>
                  </w:rPr>
                </w:rPrChange>
              </w:rPr>
            </w:pPr>
          </w:p>
        </w:tc>
      </w:tr>
      <w:tr w:rsidR="00F2379F" w:rsidRPr="00526DF0" w14:paraId="5B1526CB" w14:textId="77777777" w:rsidTr="00A04960">
        <w:trPr>
          <w:trHeight w:val="290"/>
        </w:trPr>
        <w:tc>
          <w:tcPr>
            <w:tcW w:w="331" w:type="dxa"/>
            <w:gridSpan w:val="2"/>
            <w:tcBorders>
              <w:left w:val="nil"/>
              <w:bottom w:val="nil"/>
              <w:right w:val="nil"/>
            </w:tcBorders>
            <w:vAlign w:val="center"/>
          </w:tcPr>
          <w:p w14:paraId="1E238E65" w14:textId="77777777" w:rsidR="00F2379F" w:rsidRPr="00CF42A6" w:rsidRDefault="00F2379F" w:rsidP="00A04960">
            <w:pPr>
              <w:autoSpaceDE w:val="0"/>
              <w:autoSpaceDN w:val="0"/>
              <w:adjustRightInd w:val="0"/>
              <w:jc w:val="left"/>
              <w:rPr>
                <w:rFonts w:cs="Arial"/>
                <w:b/>
                <w:bCs/>
                <w:color w:val="000000"/>
                <w:rPrChange w:id="6945" w:author="Muhamad Ridho Zul Khoiri" w:date="2026-07-14T10:44:00Z" w16du:dateUtc="2026-07-14T03:44:00Z">
                  <w:rPr>
                    <w:rFonts w:ascii="Times New Roman" w:hAnsi="Times New Roman"/>
                    <w:b/>
                    <w:bCs/>
                    <w:color w:val="000000"/>
                  </w:rPr>
                </w:rPrChange>
              </w:rPr>
            </w:pPr>
          </w:p>
        </w:tc>
        <w:tc>
          <w:tcPr>
            <w:tcW w:w="4799" w:type="dxa"/>
            <w:tcBorders>
              <w:top w:val="single" w:sz="4" w:space="0" w:color="auto"/>
              <w:left w:val="single" w:sz="6" w:space="0" w:color="auto"/>
              <w:bottom w:val="single" w:sz="6" w:space="0" w:color="969696"/>
              <w:right w:val="single" w:sz="6" w:space="0" w:color="auto"/>
            </w:tcBorders>
            <w:vAlign w:val="center"/>
          </w:tcPr>
          <w:p w14:paraId="551A796E" w14:textId="77777777" w:rsidR="00F2379F" w:rsidRPr="00CF42A6" w:rsidRDefault="00F2379F" w:rsidP="00A04960">
            <w:pPr>
              <w:autoSpaceDE w:val="0"/>
              <w:autoSpaceDN w:val="0"/>
              <w:adjustRightInd w:val="0"/>
              <w:spacing w:before="60" w:after="60"/>
              <w:jc w:val="left"/>
              <w:rPr>
                <w:rFonts w:cs="Arial"/>
                <w:color w:val="1F497D" w:themeColor="text2"/>
                <w:rPrChange w:id="6946"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6947" w:author="Muhamad Ridho Zul Khoiri" w:date="2026-07-14T10:44:00Z" w16du:dateUtc="2026-07-14T03:44:00Z">
                  <w:rPr>
                    <w:rFonts w:ascii="Times New Roman" w:hAnsi="Times New Roman"/>
                    <w:color w:val="1F497D" w:themeColor="text2"/>
                  </w:rPr>
                </w:rPrChange>
              </w:rPr>
              <w:t>Major engine overhaul and change-outs</w:t>
            </w:r>
          </w:p>
        </w:tc>
        <w:tc>
          <w:tcPr>
            <w:tcW w:w="1260" w:type="dxa"/>
            <w:tcBorders>
              <w:top w:val="single" w:sz="4" w:space="0" w:color="auto"/>
              <w:left w:val="single" w:sz="6" w:space="0" w:color="auto"/>
              <w:bottom w:val="single" w:sz="6" w:space="0" w:color="969696"/>
              <w:right w:val="single" w:sz="6" w:space="0" w:color="auto"/>
            </w:tcBorders>
            <w:vAlign w:val="center"/>
          </w:tcPr>
          <w:p w14:paraId="73B14866" w14:textId="77777777" w:rsidR="00F2379F" w:rsidRPr="00CF42A6" w:rsidRDefault="00F2379F" w:rsidP="00A04960">
            <w:pPr>
              <w:autoSpaceDE w:val="0"/>
              <w:autoSpaceDN w:val="0"/>
              <w:adjustRightInd w:val="0"/>
              <w:spacing w:before="60" w:after="60"/>
              <w:jc w:val="center"/>
              <w:rPr>
                <w:rFonts w:cs="Arial"/>
                <w:color w:val="1F497D" w:themeColor="text2"/>
                <w:rPrChange w:id="6948"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6949" w:author="Muhamad Ridho Zul Khoiri" w:date="2026-07-14T10:44:00Z" w16du:dateUtc="2026-07-14T03:44:00Z">
                  <w:rPr>
                    <w:rFonts w:ascii="Times New Roman" w:hAnsi="Times New Roman"/>
                    <w:color w:val="1F497D" w:themeColor="text2"/>
                  </w:rPr>
                </w:rPrChange>
              </w:rPr>
              <w:t>Integrated</w:t>
            </w:r>
          </w:p>
        </w:tc>
        <w:tc>
          <w:tcPr>
            <w:tcW w:w="900" w:type="dxa"/>
            <w:tcBorders>
              <w:top w:val="single" w:sz="4" w:space="0" w:color="auto"/>
              <w:left w:val="single" w:sz="6" w:space="0" w:color="auto"/>
              <w:bottom w:val="single" w:sz="6" w:space="0" w:color="969696"/>
              <w:right w:val="single" w:sz="6" w:space="0" w:color="auto"/>
            </w:tcBorders>
            <w:shd w:val="clear" w:color="auto" w:fill="808080" w:themeFill="background1" w:themeFillShade="80"/>
            <w:vAlign w:val="center"/>
          </w:tcPr>
          <w:p w14:paraId="73337048" w14:textId="77777777" w:rsidR="00F2379F" w:rsidRPr="00CF42A6" w:rsidRDefault="00F2379F" w:rsidP="00A04960">
            <w:pPr>
              <w:autoSpaceDE w:val="0"/>
              <w:autoSpaceDN w:val="0"/>
              <w:adjustRightInd w:val="0"/>
              <w:spacing w:before="60" w:after="60"/>
              <w:jc w:val="center"/>
              <w:rPr>
                <w:rFonts w:cs="Arial"/>
                <w:color w:val="000000"/>
                <w:sz w:val="22"/>
                <w:szCs w:val="22"/>
                <w:rPrChange w:id="6950" w:author="Muhamad Ridho Zul Khoiri" w:date="2026-07-14T10:44:00Z" w16du:dateUtc="2026-07-14T03:44:00Z">
                  <w:rPr>
                    <w:rFonts w:ascii="Times New Roman" w:hAnsi="Times New Roman"/>
                    <w:color w:val="000000"/>
                    <w:sz w:val="22"/>
                    <w:szCs w:val="22"/>
                  </w:rPr>
                </w:rPrChange>
              </w:rPr>
            </w:pPr>
          </w:p>
        </w:tc>
        <w:tc>
          <w:tcPr>
            <w:tcW w:w="1620" w:type="dxa"/>
            <w:tcBorders>
              <w:top w:val="single" w:sz="4" w:space="0" w:color="auto"/>
              <w:left w:val="single" w:sz="6" w:space="0" w:color="auto"/>
              <w:bottom w:val="single" w:sz="6" w:space="0" w:color="969696"/>
              <w:right w:val="single" w:sz="6" w:space="0" w:color="auto"/>
            </w:tcBorders>
            <w:shd w:val="solid" w:color="99CCFF" w:fill="auto"/>
            <w:vAlign w:val="center"/>
          </w:tcPr>
          <w:p w14:paraId="1767647B"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Change w:id="6951"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6952" w:author="Muhamad Ridho Zul Khoiri" w:date="2026-07-14T10:44:00Z" w16du:dateUtc="2026-07-14T03:44:00Z">
                  <w:rPr>
                    <w:rFonts w:ascii="Times New Roman" w:hAnsi="Times New Roman"/>
                    <w:color w:val="1F497D" w:themeColor="text2"/>
                    <w:sz w:val="22"/>
                    <w:szCs w:val="22"/>
                  </w:rPr>
                </w:rPrChange>
              </w:rPr>
              <w:t>ALL</w:t>
            </w:r>
          </w:p>
        </w:tc>
        <w:tc>
          <w:tcPr>
            <w:tcW w:w="1620" w:type="dxa"/>
            <w:tcBorders>
              <w:top w:val="single" w:sz="4" w:space="0" w:color="auto"/>
              <w:left w:val="single" w:sz="6" w:space="0" w:color="auto"/>
              <w:bottom w:val="single" w:sz="6" w:space="0" w:color="969696"/>
              <w:right w:val="single" w:sz="6" w:space="0" w:color="auto"/>
            </w:tcBorders>
            <w:shd w:val="solid" w:color="99CCFF" w:fill="auto"/>
            <w:vAlign w:val="center"/>
          </w:tcPr>
          <w:p w14:paraId="748692EE"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Change w:id="6953"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6954" w:author="Muhamad Ridho Zul Khoiri" w:date="2026-07-14T10:44:00Z" w16du:dateUtc="2026-07-14T03:44:00Z">
                  <w:rPr>
                    <w:rFonts w:ascii="Times New Roman" w:hAnsi="Times New Roman"/>
                    <w:color w:val="1F497D" w:themeColor="text2"/>
                    <w:sz w:val="22"/>
                    <w:szCs w:val="22"/>
                  </w:rPr>
                </w:rPrChange>
              </w:rPr>
              <w:t>ALL</w:t>
            </w:r>
          </w:p>
        </w:tc>
        <w:tc>
          <w:tcPr>
            <w:tcW w:w="1620" w:type="dxa"/>
            <w:gridSpan w:val="2"/>
            <w:tcBorders>
              <w:top w:val="single" w:sz="4" w:space="0" w:color="auto"/>
              <w:left w:val="single" w:sz="6" w:space="0" w:color="auto"/>
              <w:bottom w:val="single" w:sz="6" w:space="0" w:color="969696"/>
              <w:right w:val="single" w:sz="6" w:space="0" w:color="auto"/>
            </w:tcBorders>
            <w:shd w:val="solid" w:color="99CCFF" w:fill="auto"/>
            <w:vAlign w:val="center"/>
          </w:tcPr>
          <w:p w14:paraId="69BFA2E7"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Change w:id="6955"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6956" w:author="Muhamad Ridho Zul Khoiri" w:date="2026-07-14T10:44:00Z" w16du:dateUtc="2026-07-14T03:44:00Z">
                  <w:rPr>
                    <w:rFonts w:ascii="Times New Roman" w:hAnsi="Times New Roman"/>
                    <w:color w:val="1F497D" w:themeColor="text2"/>
                    <w:sz w:val="22"/>
                    <w:szCs w:val="22"/>
                  </w:rPr>
                </w:rPrChange>
              </w:rPr>
              <w:t>ALL</w:t>
            </w:r>
          </w:p>
        </w:tc>
        <w:tc>
          <w:tcPr>
            <w:tcW w:w="1350" w:type="dxa"/>
            <w:gridSpan w:val="2"/>
            <w:tcBorders>
              <w:top w:val="single" w:sz="4" w:space="0" w:color="auto"/>
              <w:left w:val="single" w:sz="6" w:space="0" w:color="auto"/>
              <w:bottom w:val="single" w:sz="6" w:space="0" w:color="969696"/>
              <w:right w:val="single" w:sz="6" w:space="0" w:color="auto"/>
            </w:tcBorders>
            <w:shd w:val="solid" w:color="008000" w:fill="auto"/>
            <w:vAlign w:val="center"/>
          </w:tcPr>
          <w:p w14:paraId="77D96E3A" w14:textId="77777777" w:rsidR="00F2379F" w:rsidRPr="00CF42A6" w:rsidRDefault="00F2379F" w:rsidP="00A04960">
            <w:pPr>
              <w:autoSpaceDE w:val="0"/>
              <w:autoSpaceDN w:val="0"/>
              <w:adjustRightInd w:val="0"/>
              <w:spacing w:before="60" w:after="60"/>
              <w:jc w:val="center"/>
              <w:rPr>
                <w:rFonts w:cs="Arial"/>
                <w:color w:val="17365D" w:themeColor="text2" w:themeShade="BF"/>
                <w:sz w:val="22"/>
                <w:szCs w:val="22"/>
                <w:rPrChange w:id="6957" w:author="Muhamad Ridho Zul Khoiri" w:date="2026-07-14T10:44:00Z" w16du:dateUtc="2026-07-14T03:44:00Z">
                  <w:rPr>
                    <w:rFonts w:ascii="Times New Roman" w:hAnsi="Times New Roman"/>
                    <w:color w:val="17365D" w:themeColor="text2" w:themeShade="BF"/>
                    <w:sz w:val="22"/>
                    <w:szCs w:val="22"/>
                  </w:rPr>
                </w:rPrChange>
              </w:rPr>
            </w:pPr>
            <w:r w:rsidRPr="00CF42A6">
              <w:rPr>
                <w:rFonts w:cs="Arial"/>
                <w:color w:val="17365D" w:themeColor="text2" w:themeShade="BF"/>
                <w:sz w:val="22"/>
                <w:szCs w:val="22"/>
                <w:rPrChange w:id="6958" w:author="Muhamad Ridho Zul Khoiri" w:date="2026-07-14T10:44:00Z" w16du:dateUtc="2026-07-14T03:44:00Z">
                  <w:rPr>
                    <w:rFonts w:ascii="Times New Roman" w:hAnsi="Times New Roman"/>
                    <w:color w:val="17365D" w:themeColor="text2" w:themeShade="BF"/>
                    <w:sz w:val="22"/>
                    <w:szCs w:val="22"/>
                  </w:rPr>
                </w:rPrChange>
              </w:rPr>
              <w:t>&gt;$ 5MM</w:t>
            </w:r>
          </w:p>
        </w:tc>
        <w:tc>
          <w:tcPr>
            <w:tcW w:w="1170" w:type="dxa"/>
            <w:tcBorders>
              <w:top w:val="single" w:sz="4" w:space="0" w:color="auto"/>
              <w:left w:val="single" w:sz="6" w:space="0" w:color="auto"/>
              <w:bottom w:val="single" w:sz="6" w:space="0" w:color="969696"/>
              <w:right w:val="single" w:sz="6" w:space="0" w:color="auto"/>
            </w:tcBorders>
            <w:shd w:val="clear" w:color="auto" w:fill="808080" w:themeFill="background1" w:themeFillShade="80"/>
            <w:vAlign w:val="center"/>
          </w:tcPr>
          <w:p w14:paraId="6B66A001" w14:textId="77777777" w:rsidR="00F2379F" w:rsidRPr="00CF42A6" w:rsidRDefault="00F2379F" w:rsidP="00A04960">
            <w:pPr>
              <w:autoSpaceDE w:val="0"/>
              <w:autoSpaceDN w:val="0"/>
              <w:adjustRightInd w:val="0"/>
              <w:spacing w:before="60" w:after="60"/>
              <w:jc w:val="center"/>
              <w:rPr>
                <w:rFonts w:cs="Arial"/>
                <w:color w:val="000000"/>
                <w:sz w:val="22"/>
                <w:szCs w:val="22"/>
                <w:rPrChange w:id="6959" w:author="Muhamad Ridho Zul Khoiri" w:date="2026-07-14T10:44:00Z" w16du:dateUtc="2026-07-14T03:44:00Z">
                  <w:rPr>
                    <w:rFonts w:ascii="Times New Roman" w:hAnsi="Times New Roman"/>
                    <w:color w:val="000000"/>
                    <w:sz w:val="22"/>
                    <w:szCs w:val="22"/>
                  </w:rPr>
                </w:rPrChange>
              </w:rPr>
            </w:pPr>
          </w:p>
        </w:tc>
      </w:tr>
      <w:tr w:rsidR="00F2379F" w:rsidRPr="00526DF0" w14:paraId="1C87AB13" w14:textId="77777777" w:rsidTr="00A04960">
        <w:trPr>
          <w:trHeight w:val="290"/>
        </w:trPr>
        <w:tc>
          <w:tcPr>
            <w:tcW w:w="331" w:type="dxa"/>
            <w:gridSpan w:val="2"/>
            <w:tcBorders>
              <w:top w:val="nil"/>
              <w:left w:val="nil"/>
              <w:bottom w:val="nil"/>
              <w:right w:val="nil"/>
            </w:tcBorders>
            <w:vAlign w:val="center"/>
          </w:tcPr>
          <w:p w14:paraId="557E3141" w14:textId="77777777" w:rsidR="00F2379F" w:rsidRPr="00CF42A6" w:rsidRDefault="00F2379F" w:rsidP="00A04960">
            <w:pPr>
              <w:autoSpaceDE w:val="0"/>
              <w:autoSpaceDN w:val="0"/>
              <w:adjustRightInd w:val="0"/>
              <w:jc w:val="left"/>
              <w:rPr>
                <w:rFonts w:cs="Arial"/>
                <w:b/>
                <w:bCs/>
                <w:color w:val="000000"/>
                <w:rPrChange w:id="6960" w:author="Muhamad Ridho Zul Khoiri" w:date="2026-07-14T10:44:00Z" w16du:dateUtc="2026-07-14T03:44:00Z">
                  <w:rPr>
                    <w:rFonts w:ascii="Times New Roman" w:hAnsi="Times New Roman"/>
                    <w:b/>
                    <w:bCs/>
                    <w:color w:val="000000"/>
                  </w:rPr>
                </w:rPrChange>
              </w:rPr>
            </w:pPr>
          </w:p>
        </w:tc>
        <w:tc>
          <w:tcPr>
            <w:tcW w:w="4799" w:type="dxa"/>
            <w:tcBorders>
              <w:top w:val="single" w:sz="6" w:space="0" w:color="969696"/>
              <w:left w:val="single" w:sz="6" w:space="0" w:color="auto"/>
              <w:bottom w:val="single" w:sz="6" w:space="0" w:color="969696"/>
              <w:right w:val="single" w:sz="6" w:space="0" w:color="auto"/>
            </w:tcBorders>
            <w:vAlign w:val="center"/>
          </w:tcPr>
          <w:p w14:paraId="65347FF3" w14:textId="77777777" w:rsidR="00F2379F" w:rsidRPr="00CF42A6" w:rsidRDefault="00F2379F" w:rsidP="00A04960">
            <w:pPr>
              <w:autoSpaceDE w:val="0"/>
              <w:autoSpaceDN w:val="0"/>
              <w:adjustRightInd w:val="0"/>
              <w:spacing w:before="60" w:after="60"/>
              <w:jc w:val="left"/>
              <w:rPr>
                <w:rFonts w:cs="Arial"/>
                <w:color w:val="1F497D" w:themeColor="text2"/>
                <w:rPrChange w:id="6961"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6962" w:author="Muhamad Ridho Zul Khoiri" w:date="2026-07-14T10:44:00Z" w16du:dateUtc="2026-07-14T03:44:00Z">
                  <w:rPr>
                    <w:rFonts w:ascii="Times New Roman" w:hAnsi="Times New Roman"/>
                    <w:color w:val="1F497D" w:themeColor="text2"/>
                  </w:rPr>
                </w:rPrChange>
              </w:rPr>
              <w:t>Major equipment change-outs/repair</w:t>
            </w:r>
          </w:p>
        </w:tc>
        <w:tc>
          <w:tcPr>
            <w:tcW w:w="1260" w:type="dxa"/>
            <w:tcBorders>
              <w:top w:val="single" w:sz="6" w:space="0" w:color="969696"/>
              <w:left w:val="single" w:sz="6" w:space="0" w:color="auto"/>
              <w:bottom w:val="single" w:sz="6" w:space="0" w:color="969696"/>
              <w:right w:val="single" w:sz="6" w:space="0" w:color="auto"/>
            </w:tcBorders>
            <w:vAlign w:val="center"/>
          </w:tcPr>
          <w:p w14:paraId="2A1D785A" w14:textId="77777777" w:rsidR="00F2379F" w:rsidRPr="00CF42A6" w:rsidRDefault="00F2379F" w:rsidP="00A04960">
            <w:pPr>
              <w:autoSpaceDE w:val="0"/>
              <w:autoSpaceDN w:val="0"/>
              <w:adjustRightInd w:val="0"/>
              <w:spacing w:before="60" w:after="60"/>
              <w:jc w:val="center"/>
              <w:rPr>
                <w:rFonts w:cs="Arial"/>
                <w:color w:val="1F497D" w:themeColor="text2"/>
                <w:rPrChange w:id="6963"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6964" w:author="Muhamad Ridho Zul Khoiri" w:date="2026-07-14T10:44:00Z" w16du:dateUtc="2026-07-14T03:44:00Z">
                  <w:rPr>
                    <w:rFonts w:ascii="Times New Roman" w:hAnsi="Times New Roman"/>
                    <w:color w:val="1F497D" w:themeColor="text2"/>
                  </w:rPr>
                </w:rPrChange>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479EDDD3" w14:textId="77777777" w:rsidR="00F2379F" w:rsidRPr="00CF42A6" w:rsidRDefault="00F2379F" w:rsidP="00A04960">
            <w:pPr>
              <w:autoSpaceDE w:val="0"/>
              <w:autoSpaceDN w:val="0"/>
              <w:adjustRightInd w:val="0"/>
              <w:spacing w:before="60" w:after="60"/>
              <w:jc w:val="center"/>
              <w:rPr>
                <w:rFonts w:cs="Arial"/>
                <w:color w:val="000000"/>
                <w:sz w:val="22"/>
                <w:szCs w:val="22"/>
                <w:rPrChange w:id="6965" w:author="Muhamad Ridho Zul Khoiri" w:date="2026-07-14T10:44:00Z" w16du:dateUtc="2026-07-14T03:44:00Z">
                  <w:rPr>
                    <w:rFonts w:ascii="Times New Roman" w:hAnsi="Times New Roman"/>
                    <w:color w:val="000000"/>
                    <w:sz w:val="22"/>
                    <w:szCs w:val="22"/>
                  </w:rPr>
                </w:rPrChange>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4B0CC48"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Change w:id="6966"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6967" w:author="Muhamad Ridho Zul Khoiri" w:date="2026-07-14T10:44:00Z" w16du:dateUtc="2026-07-14T03:44:00Z">
                  <w:rPr>
                    <w:rFonts w:ascii="Times New Roman" w:hAnsi="Times New Roman"/>
                    <w:color w:val="1F497D" w:themeColor="text2"/>
                    <w:sz w:val="22"/>
                    <w:szCs w:val="22"/>
                  </w:rPr>
                </w:rPrChange>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7D99BDD2"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Change w:id="6968"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6969" w:author="Muhamad Ridho Zul Khoiri" w:date="2026-07-14T10:44:00Z" w16du:dateUtc="2026-07-14T03:44:00Z">
                  <w:rPr>
                    <w:rFonts w:ascii="Times New Roman" w:hAnsi="Times New Roman"/>
                    <w:color w:val="1F497D" w:themeColor="text2"/>
                    <w:sz w:val="22"/>
                    <w:szCs w:val="22"/>
                  </w:rPr>
                </w:rPrChange>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0E140F10"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Change w:id="6970"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6971" w:author="Muhamad Ridho Zul Khoiri" w:date="2026-07-14T10:44:00Z" w16du:dateUtc="2026-07-14T03:44:00Z">
                  <w:rPr>
                    <w:rFonts w:ascii="Times New Roman" w:hAnsi="Times New Roman"/>
                    <w:color w:val="1F497D" w:themeColor="text2"/>
                    <w:sz w:val="22"/>
                    <w:szCs w:val="22"/>
                  </w:rPr>
                </w:rPrChange>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32929056" w14:textId="77777777" w:rsidR="00F2379F" w:rsidRPr="00CF42A6" w:rsidRDefault="00F2379F" w:rsidP="00A04960">
            <w:pPr>
              <w:autoSpaceDE w:val="0"/>
              <w:autoSpaceDN w:val="0"/>
              <w:adjustRightInd w:val="0"/>
              <w:spacing w:before="60" w:after="60"/>
              <w:jc w:val="center"/>
              <w:rPr>
                <w:rFonts w:cs="Arial"/>
                <w:color w:val="17365D" w:themeColor="text2" w:themeShade="BF"/>
                <w:sz w:val="22"/>
                <w:szCs w:val="22"/>
                <w:rPrChange w:id="6972" w:author="Muhamad Ridho Zul Khoiri" w:date="2026-07-14T10:44:00Z" w16du:dateUtc="2026-07-14T03:44:00Z">
                  <w:rPr>
                    <w:rFonts w:ascii="Times New Roman" w:hAnsi="Times New Roman"/>
                    <w:color w:val="17365D" w:themeColor="text2" w:themeShade="BF"/>
                    <w:sz w:val="22"/>
                    <w:szCs w:val="22"/>
                  </w:rPr>
                </w:rPrChange>
              </w:rPr>
            </w:pPr>
            <w:r w:rsidRPr="00CF42A6">
              <w:rPr>
                <w:rFonts w:cs="Arial"/>
                <w:color w:val="17365D" w:themeColor="text2" w:themeShade="BF"/>
                <w:sz w:val="22"/>
                <w:szCs w:val="22"/>
                <w:rPrChange w:id="6973" w:author="Muhamad Ridho Zul Khoiri" w:date="2026-07-14T10:44:00Z" w16du:dateUtc="2026-07-14T03:44:00Z">
                  <w:rPr>
                    <w:rFonts w:ascii="Times New Roman" w:hAnsi="Times New Roman"/>
                    <w:color w:val="17365D" w:themeColor="text2" w:themeShade="BF"/>
                    <w:sz w:val="22"/>
                    <w:szCs w:val="22"/>
                  </w:rPr>
                </w:rPrChange>
              </w:rPr>
              <w:t>&gt;$ 1MM</w:t>
            </w: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3BB7FD92" w14:textId="77777777" w:rsidR="00F2379F" w:rsidRPr="00CF42A6" w:rsidRDefault="00F2379F" w:rsidP="00A04960">
            <w:pPr>
              <w:autoSpaceDE w:val="0"/>
              <w:autoSpaceDN w:val="0"/>
              <w:adjustRightInd w:val="0"/>
              <w:spacing w:before="60" w:after="60"/>
              <w:jc w:val="center"/>
              <w:rPr>
                <w:rFonts w:cs="Arial"/>
                <w:color w:val="000000"/>
                <w:sz w:val="22"/>
                <w:szCs w:val="22"/>
                <w:rPrChange w:id="6974" w:author="Muhamad Ridho Zul Khoiri" w:date="2026-07-14T10:44:00Z" w16du:dateUtc="2026-07-14T03:44:00Z">
                  <w:rPr>
                    <w:rFonts w:ascii="Times New Roman" w:hAnsi="Times New Roman"/>
                    <w:color w:val="000000"/>
                    <w:sz w:val="22"/>
                    <w:szCs w:val="22"/>
                  </w:rPr>
                </w:rPrChange>
              </w:rPr>
            </w:pPr>
          </w:p>
        </w:tc>
      </w:tr>
      <w:tr w:rsidR="00F2379F" w:rsidRPr="00526DF0" w14:paraId="35EF2473" w14:textId="77777777" w:rsidTr="00A04960">
        <w:trPr>
          <w:trHeight w:val="290"/>
        </w:trPr>
        <w:tc>
          <w:tcPr>
            <w:tcW w:w="331" w:type="dxa"/>
            <w:gridSpan w:val="2"/>
            <w:tcBorders>
              <w:top w:val="nil"/>
              <w:left w:val="nil"/>
              <w:bottom w:val="nil"/>
              <w:right w:val="nil"/>
            </w:tcBorders>
            <w:vAlign w:val="center"/>
          </w:tcPr>
          <w:p w14:paraId="1BBAB3FF" w14:textId="77777777" w:rsidR="00F2379F" w:rsidRPr="00CF42A6" w:rsidRDefault="00F2379F" w:rsidP="00A04960">
            <w:pPr>
              <w:autoSpaceDE w:val="0"/>
              <w:autoSpaceDN w:val="0"/>
              <w:adjustRightInd w:val="0"/>
              <w:jc w:val="left"/>
              <w:rPr>
                <w:rFonts w:cs="Arial"/>
                <w:b/>
                <w:bCs/>
                <w:color w:val="000000"/>
                <w:rPrChange w:id="6975" w:author="Muhamad Ridho Zul Khoiri" w:date="2026-07-14T10:44:00Z" w16du:dateUtc="2026-07-14T03:44:00Z">
                  <w:rPr>
                    <w:rFonts w:ascii="Times New Roman" w:hAnsi="Times New Roman"/>
                    <w:b/>
                    <w:bCs/>
                    <w:color w:val="000000"/>
                  </w:rPr>
                </w:rPrChange>
              </w:rPr>
            </w:pPr>
          </w:p>
        </w:tc>
        <w:tc>
          <w:tcPr>
            <w:tcW w:w="4799" w:type="dxa"/>
            <w:tcBorders>
              <w:top w:val="single" w:sz="6" w:space="0" w:color="969696"/>
              <w:left w:val="single" w:sz="6" w:space="0" w:color="auto"/>
              <w:bottom w:val="single" w:sz="6" w:space="0" w:color="969696"/>
              <w:right w:val="single" w:sz="6" w:space="0" w:color="auto"/>
            </w:tcBorders>
            <w:vAlign w:val="center"/>
          </w:tcPr>
          <w:p w14:paraId="64980B09" w14:textId="77777777" w:rsidR="00F2379F" w:rsidRPr="00CF42A6" w:rsidRDefault="00F2379F" w:rsidP="00A04960">
            <w:pPr>
              <w:autoSpaceDE w:val="0"/>
              <w:autoSpaceDN w:val="0"/>
              <w:adjustRightInd w:val="0"/>
              <w:spacing w:before="60" w:after="60"/>
              <w:jc w:val="left"/>
              <w:rPr>
                <w:rFonts w:cs="Arial"/>
                <w:color w:val="1F497D" w:themeColor="text2"/>
                <w:rPrChange w:id="6976"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6977" w:author="Muhamad Ridho Zul Khoiri" w:date="2026-07-14T10:44:00Z" w16du:dateUtc="2026-07-14T03:44:00Z">
                  <w:rPr>
                    <w:rFonts w:ascii="Times New Roman" w:hAnsi="Times New Roman"/>
                    <w:color w:val="1F497D" w:themeColor="text2"/>
                  </w:rPr>
                </w:rPrChange>
              </w:rPr>
              <w:t>Non Routine and Intelligent Pigging</w:t>
            </w:r>
          </w:p>
        </w:tc>
        <w:tc>
          <w:tcPr>
            <w:tcW w:w="1260" w:type="dxa"/>
            <w:tcBorders>
              <w:top w:val="single" w:sz="6" w:space="0" w:color="969696"/>
              <w:left w:val="single" w:sz="6" w:space="0" w:color="auto"/>
              <w:bottom w:val="single" w:sz="6" w:space="0" w:color="969696"/>
              <w:right w:val="single" w:sz="6" w:space="0" w:color="auto"/>
            </w:tcBorders>
            <w:vAlign w:val="center"/>
          </w:tcPr>
          <w:p w14:paraId="37EC4A76" w14:textId="77777777" w:rsidR="00F2379F" w:rsidRPr="00CF42A6" w:rsidRDefault="00F2379F" w:rsidP="00A04960">
            <w:pPr>
              <w:autoSpaceDE w:val="0"/>
              <w:autoSpaceDN w:val="0"/>
              <w:adjustRightInd w:val="0"/>
              <w:spacing w:before="60" w:after="60"/>
              <w:jc w:val="center"/>
              <w:rPr>
                <w:rFonts w:cs="Arial"/>
                <w:color w:val="1F497D" w:themeColor="text2"/>
                <w:rPrChange w:id="6978"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6979" w:author="Muhamad Ridho Zul Khoiri" w:date="2026-07-14T10:44:00Z" w16du:dateUtc="2026-07-14T03:44:00Z">
                  <w:rPr>
                    <w:rFonts w:ascii="Times New Roman" w:hAnsi="Times New Roman"/>
                    <w:color w:val="1F497D" w:themeColor="text2"/>
                  </w:rPr>
                </w:rPrChange>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7EF163CF" w14:textId="77777777" w:rsidR="00F2379F" w:rsidRPr="00CF42A6" w:rsidRDefault="00F2379F" w:rsidP="00A04960">
            <w:pPr>
              <w:autoSpaceDE w:val="0"/>
              <w:autoSpaceDN w:val="0"/>
              <w:adjustRightInd w:val="0"/>
              <w:spacing w:before="60" w:after="60"/>
              <w:jc w:val="center"/>
              <w:rPr>
                <w:rFonts w:cs="Arial"/>
                <w:color w:val="000000"/>
                <w:sz w:val="22"/>
                <w:szCs w:val="22"/>
                <w:rPrChange w:id="6980" w:author="Muhamad Ridho Zul Khoiri" w:date="2026-07-14T10:44:00Z" w16du:dateUtc="2026-07-14T03:44:00Z">
                  <w:rPr>
                    <w:rFonts w:ascii="Times New Roman" w:hAnsi="Times New Roman"/>
                    <w:color w:val="000000"/>
                    <w:sz w:val="22"/>
                    <w:szCs w:val="22"/>
                  </w:rPr>
                </w:rPrChange>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0D8EFF54"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Change w:id="6981"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6982" w:author="Muhamad Ridho Zul Khoiri" w:date="2026-07-14T10:44:00Z" w16du:dateUtc="2026-07-14T03:44:00Z">
                  <w:rPr>
                    <w:rFonts w:ascii="Times New Roman" w:hAnsi="Times New Roman"/>
                    <w:color w:val="1F497D" w:themeColor="text2"/>
                    <w:sz w:val="22"/>
                    <w:szCs w:val="22"/>
                  </w:rPr>
                </w:rPrChange>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41E5E832"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Change w:id="6983"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6984" w:author="Muhamad Ridho Zul Khoiri" w:date="2026-07-14T10:44:00Z" w16du:dateUtc="2026-07-14T03:44:00Z">
                  <w:rPr>
                    <w:rFonts w:ascii="Times New Roman" w:hAnsi="Times New Roman"/>
                    <w:color w:val="1F497D" w:themeColor="text2"/>
                    <w:sz w:val="22"/>
                    <w:szCs w:val="22"/>
                  </w:rPr>
                </w:rPrChange>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2C09A639"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Change w:id="6985"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6986" w:author="Muhamad Ridho Zul Khoiri" w:date="2026-07-14T10:44:00Z" w16du:dateUtc="2026-07-14T03:44:00Z">
                  <w:rPr>
                    <w:rFonts w:ascii="Times New Roman" w:hAnsi="Times New Roman"/>
                    <w:color w:val="1F497D" w:themeColor="text2"/>
                    <w:sz w:val="22"/>
                    <w:szCs w:val="22"/>
                  </w:rPr>
                </w:rPrChange>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093AAD4E" w14:textId="77777777" w:rsidR="00F2379F" w:rsidRPr="00CF42A6" w:rsidRDefault="00F2379F" w:rsidP="00A04960">
            <w:pPr>
              <w:autoSpaceDE w:val="0"/>
              <w:autoSpaceDN w:val="0"/>
              <w:adjustRightInd w:val="0"/>
              <w:spacing w:before="60" w:after="60"/>
              <w:jc w:val="center"/>
              <w:rPr>
                <w:rFonts w:cs="Arial"/>
                <w:color w:val="17365D" w:themeColor="text2" w:themeShade="BF"/>
                <w:sz w:val="22"/>
                <w:szCs w:val="22"/>
                <w:rPrChange w:id="6987" w:author="Muhamad Ridho Zul Khoiri" w:date="2026-07-14T10:44:00Z" w16du:dateUtc="2026-07-14T03:44:00Z">
                  <w:rPr>
                    <w:rFonts w:ascii="Times New Roman" w:hAnsi="Times New Roman"/>
                    <w:color w:val="17365D" w:themeColor="text2" w:themeShade="BF"/>
                    <w:sz w:val="22"/>
                    <w:szCs w:val="22"/>
                  </w:rPr>
                </w:rPrChange>
              </w:rPr>
            </w:pPr>
            <w:r w:rsidRPr="00CF42A6">
              <w:rPr>
                <w:rFonts w:cs="Arial"/>
                <w:color w:val="17365D" w:themeColor="text2" w:themeShade="BF"/>
                <w:sz w:val="22"/>
                <w:szCs w:val="22"/>
                <w:rPrChange w:id="6988" w:author="Muhamad Ridho Zul Khoiri" w:date="2026-07-14T10:44:00Z" w16du:dateUtc="2026-07-14T03:44:00Z">
                  <w:rPr>
                    <w:rFonts w:ascii="Times New Roman" w:hAnsi="Times New Roman"/>
                    <w:color w:val="17365D" w:themeColor="text2" w:themeShade="BF"/>
                    <w:sz w:val="22"/>
                    <w:szCs w:val="22"/>
                  </w:rPr>
                </w:rPrChange>
              </w:rPr>
              <w:t>&gt;$ 1MM</w:t>
            </w: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2B173F96" w14:textId="77777777" w:rsidR="00F2379F" w:rsidRPr="00CF42A6" w:rsidRDefault="00F2379F" w:rsidP="00A04960">
            <w:pPr>
              <w:autoSpaceDE w:val="0"/>
              <w:autoSpaceDN w:val="0"/>
              <w:adjustRightInd w:val="0"/>
              <w:spacing w:before="60" w:after="60"/>
              <w:jc w:val="center"/>
              <w:rPr>
                <w:rFonts w:cs="Arial"/>
                <w:color w:val="000000"/>
                <w:sz w:val="22"/>
                <w:szCs w:val="22"/>
                <w:rPrChange w:id="6989" w:author="Muhamad Ridho Zul Khoiri" w:date="2026-07-14T10:44:00Z" w16du:dateUtc="2026-07-14T03:44:00Z">
                  <w:rPr>
                    <w:rFonts w:ascii="Times New Roman" w:hAnsi="Times New Roman"/>
                    <w:color w:val="000000"/>
                    <w:sz w:val="22"/>
                    <w:szCs w:val="22"/>
                  </w:rPr>
                </w:rPrChange>
              </w:rPr>
            </w:pPr>
          </w:p>
        </w:tc>
      </w:tr>
      <w:tr w:rsidR="00F2379F" w:rsidRPr="00526DF0" w14:paraId="21779CC3" w14:textId="77777777" w:rsidTr="00A04960">
        <w:trPr>
          <w:trHeight w:val="290"/>
        </w:trPr>
        <w:tc>
          <w:tcPr>
            <w:tcW w:w="331" w:type="dxa"/>
            <w:gridSpan w:val="2"/>
            <w:tcBorders>
              <w:top w:val="nil"/>
              <w:left w:val="nil"/>
              <w:bottom w:val="nil"/>
              <w:right w:val="nil"/>
            </w:tcBorders>
            <w:vAlign w:val="center"/>
          </w:tcPr>
          <w:p w14:paraId="32562A24" w14:textId="77777777" w:rsidR="00F2379F" w:rsidRPr="00CF42A6" w:rsidRDefault="00F2379F" w:rsidP="00A04960">
            <w:pPr>
              <w:autoSpaceDE w:val="0"/>
              <w:autoSpaceDN w:val="0"/>
              <w:adjustRightInd w:val="0"/>
              <w:jc w:val="left"/>
              <w:rPr>
                <w:rFonts w:cs="Arial"/>
                <w:b/>
                <w:bCs/>
                <w:color w:val="000000"/>
                <w:rPrChange w:id="6990" w:author="Muhamad Ridho Zul Khoiri" w:date="2026-07-14T10:44:00Z" w16du:dateUtc="2026-07-14T03:44:00Z">
                  <w:rPr>
                    <w:rFonts w:ascii="Times New Roman" w:hAnsi="Times New Roman"/>
                    <w:b/>
                    <w:bCs/>
                    <w:color w:val="000000"/>
                  </w:rPr>
                </w:rPrChange>
              </w:rPr>
            </w:pPr>
          </w:p>
        </w:tc>
        <w:tc>
          <w:tcPr>
            <w:tcW w:w="4799" w:type="dxa"/>
            <w:tcBorders>
              <w:top w:val="single" w:sz="6" w:space="0" w:color="969696"/>
              <w:left w:val="single" w:sz="6" w:space="0" w:color="auto"/>
              <w:bottom w:val="single" w:sz="6" w:space="0" w:color="969696"/>
              <w:right w:val="single" w:sz="6" w:space="0" w:color="auto"/>
            </w:tcBorders>
            <w:vAlign w:val="center"/>
          </w:tcPr>
          <w:p w14:paraId="2E9B832B" w14:textId="77777777" w:rsidR="00F2379F" w:rsidRPr="00CF42A6" w:rsidRDefault="00F2379F" w:rsidP="00A04960">
            <w:pPr>
              <w:autoSpaceDE w:val="0"/>
              <w:autoSpaceDN w:val="0"/>
              <w:adjustRightInd w:val="0"/>
              <w:spacing w:before="60" w:after="60"/>
              <w:jc w:val="left"/>
              <w:rPr>
                <w:rFonts w:cs="Arial"/>
                <w:color w:val="1F497D" w:themeColor="text2"/>
                <w:rPrChange w:id="6991"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6992" w:author="Muhamad Ridho Zul Khoiri" w:date="2026-07-14T10:44:00Z" w16du:dateUtc="2026-07-14T03:44:00Z">
                  <w:rPr>
                    <w:rFonts w:ascii="Times New Roman" w:hAnsi="Times New Roman"/>
                    <w:color w:val="1F497D" w:themeColor="text2"/>
                  </w:rPr>
                </w:rPrChange>
              </w:rPr>
              <w:t>Major Asset Integrity Activities</w:t>
            </w:r>
          </w:p>
        </w:tc>
        <w:tc>
          <w:tcPr>
            <w:tcW w:w="1260" w:type="dxa"/>
            <w:tcBorders>
              <w:top w:val="single" w:sz="6" w:space="0" w:color="969696"/>
              <w:left w:val="single" w:sz="6" w:space="0" w:color="auto"/>
              <w:bottom w:val="single" w:sz="6" w:space="0" w:color="969696"/>
              <w:right w:val="single" w:sz="6" w:space="0" w:color="auto"/>
            </w:tcBorders>
            <w:vAlign w:val="center"/>
          </w:tcPr>
          <w:p w14:paraId="1F03C52A" w14:textId="77777777" w:rsidR="00F2379F" w:rsidRPr="00CF42A6" w:rsidRDefault="00F2379F" w:rsidP="00A04960">
            <w:pPr>
              <w:autoSpaceDE w:val="0"/>
              <w:autoSpaceDN w:val="0"/>
              <w:adjustRightInd w:val="0"/>
              <w:spacing w:before="60" w:after="60"/>
              <w:jc w:val="center"/>
              <w:rPr>
                <w:rFonts w:cs="Arial"/>
                <w:color w:val="1F497D" w:themeColor="text2"/>
                <w:rPrChange w:id="6993"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6994" w:author="Muhamad Ridho Zul Khoiri" w:date="2026-07-14T10:44:00Z" w16du:dateUtc="2026-07-14T03:44:00Z">
                  <w:rPr>
                    <w:rFonts w:ascii="Times New Roman" w:hAnsi="Times New Roman"/>
                    <w:color w:val="1F497D" w:themeColor="text2"/>
                  </w:rPr>
                </w:rPrChange>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6EAFAD1A" w14:textId="77777777" w:rsidR="00F2379F" w:rsidRPr="00CF42A6" w:rsidRDefault="00F2379F" w:rsidP="00A04960">
            <w:pPr>
              <w:autoSpaceDE w:val="0"/>
              <w:autoSpaceDN w:val="0"/>
              <w:adjustRightInd w:val="0"/>
              <w:spacing w:before="60" w:after="60"/>
              <w:jc w:val="center"/>
              <w:rPr>
                <w:rFonts w:cs="Arial"/>
                <w:color w:val="000000"/>
                <w:sz w:val="22"/>
                <w:szCs w:val="22"/>
                <w:rPrChange w:id="6995" w:author="Muhamad Ridho Zul Khoiri" w:date="2026-07-14T10:44:00Z" w16du:dateUtc="2026-07-14T03:44:00Z">
                  <w:rPr>
                    <w:rFonts w:ascii="Times New Roman" w:hAnsi="Times New Roman"/>
                    <w:color w:val="000000"/>
                    <w:sz w:val="22"/>
                    <w:szCs w:val="22"/>
                  </w:rPr>
                </w:rPrChange>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490BE45"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Change w:id="6996"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6997" w:author="Muhamad Ridho Zul Khoiri" w:date="2026-07-14T10:44:00Z" w16du:dateUtc="2026-07-14T03:44:00Z">
                  <w:rPr>
                    <w:rFonts w:ascii="Times New Roman" w:hAnsi="Times New Roman"/>
                    <w:color w:val="1F497D" w:themeColor="text2"/>
                    <w:sz w:val="22"/>
                    <w:szCs w:val="22"/>
                  </w:rPr>
                </w:rPrChange>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1FE058C6"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Change w:id="6998"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6999" w:author="Muhamad Ridho Zul Khoiri" w:date="2026-07-14T10:44:00Z" w16du:dateUtc="2026-07-14T03:44:00Z">
                  <w:rPr>
                    <w:rFonts w:ascii="Times New Roman" w:hAnsi="Times New Roman"/>
                    <w:color w:val="1F497D" w:themeColor="text2"/>
                    <w:sz w:val="22"/>
                    <w:szCs w:val="22"/>
                  </w:rPr>
                </w:rPrChange>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7CBA797F"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Change w:id="7000"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001" w:author="Muhamad Ridho Zul Khoiri" w:date="2026-07-14T10:44:00Z" w16du:dateUtc="2026-07-14T03:44:00Z">
                  <w:rPr>
                    <w:rFonts w:ascii="Times New Roman" w:hAnsi="Times New Roman"/>
                    <w:color w:val="1F497D" w:themeColor="text2"/>
                    <w:sz w:val="22"/>
                    <w:szCs w:val="22"/>
                  </w:rPr>
                </w:rPrChange>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18D3E79D" w14:textId="77777777" w:rsidR="00F2379F" w:rsidRPr="00CF42A6" w:rsidRDefault="00F2379F" w:rsidP="00A04960">
            <w:pPr>
              <w:autoSpaceDE w:val="0"/>
              <w:autoSpaceDN w:val="0"/>
              <w:adjustRightInd w:val="0"/>
              <w:spacing w:before="60" w:after="60"/>
              <w:jc w:val="center"/>
              <w:rPr>
                <w:rFonts w:cs="Arial"/>
                <w:color w:val="17365D" w:themeColor="text2" w:themeShade="BF"/>
                <w:sz w:val="22"/>
                <w:szCs w:val="22"/>
                <w:rPrChange w:id="7002" w:author="Muhamad Ridho Zul Khoiri" w:date="2026-07-14T10:44:00Z" w16du:dateUtc="2026-07-14T03:44:00Z">
                  <w:rPr>
                    <w:rFonts w:ascii="Times New Roman" w:hAnsi="Times New Roman"/>
                    <w:color w:val="17365D" w:themeColor="text2" w:themeShade="BF"/>
                    <w:sz w:val="22"/>
                    <w:szCs w:val="22"/>
                  </w:rPr>
                </w:rPrChange>
              </w:rPr>
            </w:pPr>
            <w:r w:rsidRPr="00CF42A6">
              <w:rPr>
                <w:rFonts w:cs="Arial"/>
                <w:color w:val="17365D" w:themeColor="text2" w:themeShade="BF"/>
                <w:sz w:val="22"/>
                <w:szCs w:val="22"/>
                <w:rPrChange w:id="7003" w:author="Muhamad Ridho Zul Khoiri" w:date="2026-07-14T10:44:00Z" w16du:dateUtc="2026-07-14T03:44:00Z">
                  <w:rPr>
                    <w:rFonts w:ascii="Times New Roman" w:hAnsi="Times New Roman"/>
                    <w:color w:val="17365D" w:themeColor="text2" w:themeShade="BF"/>
                    <w:sz w:val="22"/>
                    <w:szCs w:val="22"/>
                  </w:rPr>
                </w:rPrChange>
              </w:rPr>
              <w:t>&gt;$ 5MM</w:t>
            </w: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146929DC" w14:textId="77777777" w:rsidR="00F2379F" w:rsidRPr="00CF42A6" w:rsidRDefault="00F2379F" w:rsidP="00A04960">
            <w:pPr>
              <w:autoSpaceDE w:val="0"/>
              <w:autoSpaceDN w:val="0"/>
              <w:adjustRightInd w:val="0"/>
              <w:spacing w:before="60" w:after="60"/>
              <w:jc w:val="center"/>
              <w:rPr>
                <w:rFonts w:cs="Arial"/>
                <w:color w:val="000000"/>
                <w:sz w:val="22"/>
                <w:szCs w:val="22"/>
                <w:rPrChange w:id="7004" w:author="Muhamad Ridho Zul Khoiri" w:date="2026-07-14T10:44:00Z" w16du:dateUtc="2026-07-14T03:44:00Z">
                  <w:rPr>
                    <w:rFonts w:ascii="Times New Roman" w:hAnsi="Times New Roman"/>
                    <w:color w:val="000000"/>
                    <w:sz w:val="22"/>
                    <w:szCs w:val="22"/>
                  </w:rPr>
                </w:rPrChange>
              </w:rPr>
            </w:pPr>
          </w:p>
        </w:tc>
      </w:tr>
      <w:tr w:rsidR="00F2379F" w:rsidRPr="00526DF0" w14:paraId="7F66B4AF" w14:textId="77777777" w:rsidTr="00A04960">
        <w:trPr>
          <w:trHeight w:val="290"/>
        </w:trPr>
        <w:tc>
          <w:tcPr>
            <w:tcW w:w="331" w:type="dxa"/>
            <w:gridSpan w:val="2"/>
            <w:tcBorders>
              <w:top w:val="nil"/>
              <w:left w:val="nil"/>
              <w:bottom w:val="nil"/>
              <w:right w:val="nil"/>
            </w:tcBorders>
            <w:vAlign w:val="center"/>
          </w:tcPr>
          <w:p w14:paraId="04C5B564" w14:textId="77777777" w:rsidR="00F2379F" w:rsidRPr="00CF42A6" w:rsidRDefault="00F2379F" w:rsidP="00A04960">
            <w:pPr>
              <w:autoSpaceDE w:val="0"/>
              <w:autoSpaceDN w:val="0"/>
              <w:adjustRightInd w:val="0"/>
              <w:jc w:val="left"/>
              <w:rPr>
                <w:rFonts w:cs="Arial"/>
                <w:b/>
                <w:bCs/>
                <w:color w:val="000000"/>
                <w:rPrChange w:id="7005" w:author="Muhamad Ridho Zul Khoiri" w:date="2026-07-14T10:44:00Z" w16du:dateUtc="2026-07-14T03:44:00Z">
                  <w:rPr>
                    <w:rFonts w:ascii="Times New Roman" w:hAnsi="Times New Roman"/>
                    <w:b/>
                    <w:bCs/>
                    <w:color w:val="000000"/>
                  </w:rPr>
                </w:rPrChange>
              </w:rPr>
            </w:pPr>
          </w:p>
        </w:tc>
        <w:tc>
          <w:tcPr>
            <w:tcW w:w="4799" w:type="dxa"/>
            <w:tcBorders>
              <w:top w:val="single" w:sz="6" w:space="0" w:color="969696"/>
              <w:left w:val="single" w:sz="6" w:space="0" w:color="auto"/>
              <w:bottom w:val="single" w:sz="6" w:space="0" w:color="969696"/>
              <w:right w:val="single" w:sz="6" w:space="0" w:color="auto"/>
            </w:tcBorders>
            <w:vAlign w:val="center"/>
          </w:tcPr>
          <w:p w14:paraId="2FCC7AEC" w14:textId="77777777" w:rsidR="00F2379F" w:rsidRPr="00CF42A6" w:rsidRDefault="00F2379F" w:rsidP="00A04960">
            <w:pPr>
              <w:autoSpaceDE w:val="0"/>
              <w:autoSpaceDN w:val="0"/>
              <w:adjustRightInd w:val="0"/>
              <w:spacing w:before="60" w:after="60"/>
              <w:jc w:val="left"/>
              <w:rPr>
                <w:rFonts w:cs="Arial"/>
                <w:color w:val="1F497D" w:themeColor="text2"/>
                <w:rPrChange w:id="7006"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7007" w:author="Muhamad Ridho Zul Khoiri" w:date="2026-07-14T10:44:00Z" w16du:dateUtc="2026-07-14T03:44:00Z">
                  <w:rPr>
                    <w:rFonts w:ascii="Times New Roman" w:hAnsi="Times New Roman"/>
                    <w:color w:val="1F497D" w:themeColor="text2"/>
                  </w:rPr>
                </w:rPrChange>
              </w:rPr>
              <w:t>Major Maintenance Milestones</w:t>
            </w:r>
          </w:p>
        </w:tc>
        <w:tc>
          <w:tcPr>
            <w:tcW w:w="1260" w:type="dxa"/>
            <w:tcBorders>
              <w:top w:val="single" w:sz="6" w:space="0" w:color="969696"/>
              <w:left w:val="single" w:sz="6" w:space="0" w:color="auto"/>
              <w:bottom w:val="single" w:sz="6" w:space="0" w:color="969696"/>
              <w:right w:val="single" w:sz="6" w:space="0" w:color="auto"/>
            </w:tcBorders>
            <w:vAlign w:val="center"/>
          </w:tcPr>
          <w:p w14:paraId="52946F0C" w14:textId="77777777" w:rsidR="00F2379F" w:rsidRPr="00CF42A6" w:rsidRDefault="00F2379F" w:rsidP="00A04960">
            <w:pPr>
              <w:autoSpaceDE w:val="0"/>
              <w:autoSpaceDN w:val="0"/>
              <w:adjustRightInd w:val="0"/>
              <w:spacing w:before="60" w:after="60"/>
              <w:jc w:val="center"/>
              <w:rPr>
                <w:rFonts w:cs="Arial"/>
                <w:color w:val="1F497D" w:themeColor="text2"/>
                <w:rPrChange w:id="7008"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7009" w:author="Muhamad Ridho Zul Khoiri" w:date="2026-07-14T10:44:00Z" w16du:dateUtc="2026-07-14T03:44:00Z">
                  <w:rPr>
                    <w:rFonts w:ascii="Times New Roman" w:hAnsi="Times New Roman"/>
                    <w:color w:val="1F497D" w:themeColor="text2"/>
                  </w:rPr>
                </w:rPrChange>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23750BDC" w14:textId="77777777" w:rsidR="00F2379F" w:rsidRPr="00CF42A6" w:rsidRDefault="00F2379F" w:rsidP="00A04960">
            <w:pPr>
              <w:autoSpaceDE w:val="0"/>
              <w:autoSpaceDN w:val="0"/>
              <w:adjustRightInd w:val="0"/>
              <w:spacing w:before="60" w:after="60"/>
              <w:jc w:val="center"/>
              <w:rPr>
                <w:rFonts w:cs="Arial"/>
                <w:color w:val="000000"/>
                <w:sz w:val="22"/>
                <w:szCs w:val="22"/>
                <w:rPrChange w:id="7010" w:author="Muhamad Ridho Zul Khoiri" w:date="2026-07-14T10:44:00Z" w16du:dateUtc="2026-07-14T03:44:00Z">
                  <w:rPr>
                    <w:rFonts w:ascii="Times New Roman" w:hAnsi="Times New Roman"/>
                    <w:color w:val="000000"/>
                    <w:sz w:val="22"/>
                    <w:szCs w:val="22"/>
                  </w:rPr>
                </w:rPrChange>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5C54AAFF"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Change w:id="7011"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012" w:author="Muhamad Ridho Zul Khoiri" w:date="2026-07-14T10:44:00Z" w16du:dateUtc="2026-07-14T03:44:00Z">
                  <w:rPr>
                    <w:rFonts w:ascii="Times New Roman" w:hAnsi="Times New Roman"/>
                    <w:color w:val="1F497D" w:themeColor="text2"/>
                    <w:sz w:val="22"/>
                    <w:szCs w:val="22"/>
                  </w:rPr>
                </w:rPrChange>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730DBB1"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Change w:id="7013"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014" w:author="Muhamad Ridho Zul Khoiri" w:date="2026-07-14T10:44:00Z" w16du:dateUtc="2026-07-14T03:44:00Z">
                  <w:rPr>
                    <w:rFonts w:ascii="Times New Roman" w:hAnsi="Times New Roman"/>
                    <w:color w:val="1F497D" w:themeColor="text2"/>
                    <w:sz w:val="22"/>
                    <w:szCs w:val="22"/>
                  </w:rPr>
                </w:rPrChange>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6868F415"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Change w:id="7015"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016" w:author="Muhamad Ridho Zul Khoiri" w:date="2026-07-14T10:44:00Z" w16du:dateUtc="2026-07-14T03:44:00Z">
                  <w:rPr>
                    <w:rFonts w:ascii="Times New Roman" w:hAnsi="Times New Roman"/>
                    <w:color w:val="1F497D" w:themeColor="text2"/>
                    <w:sz w:val="22"/>
                    <w:szCs w:val="22"/>
                  </w:rPr>
                </w:rPrChange>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1D68C138" w14:textId="77777777" w:rsidR="00F2379F" w:rsidRPr="00CF42A6" w:rsidRDefault="00F2379F" w:rsidP="00A04960">
            <w:pPr>
              <w:autoSpaceDE w:val="0"/>
              <w:autoSpaceDN w:val="0"/>
              <w:adjustRightInd w:val="0"/>
              <w:spacing w:before="60" w:after="60"/>
              <w:jc w:val="center"/>
              <w:rPr>
                <w:rFonts w:cs="Arial"/>
                <w:color w:val="17365D" w:themeColor="text2" w:themeShade="BF"/>
                <w:sz w:val="22"/>
                <w:szCs w:val="22"/>
                <w:rPrChange w:id="7017" w:author="Muhamad Ridho Zul Khoiri" w:date="2026-07-14T10:44:00Z" w16du:dateUtc="2026-07-14T03:44:00Z">
                  <w:rPr>
                    <w:rFonts w:ascii="Times New Roman" w:hAnsi="Times New Roman"/>
                    <w:color w:val="17365D" w:themeColor="text2" w:themeShade="BF"/>
                    <w:sz w:val="22"/>
                    <w:szCs w:val="22"/>
                  </w:rPr>
                </w:rPrChange>
              </w:rPr>
            </w:pPr>
            <w:r w:rsidRPr="00CF42A6">
              <w:rPr>
                <w:rFonts w:cs="Arial"/>
                <w:color w:val="17365D" w:themeColor="text2" w:themeShade="BF"/>
                <w:sz w:val="22"/>
                <w:szCs w:val="22"/>
                <w:rPrChange w:id="7018" w:author="Muhamad Ridho Zul Khoiri" w:date="2026-07-14T10:44:00Z" w16du:dateUtc="2026-07-14T03:44:00Z">
                  <w:rPr>
                    <w:rFonts w:ascii="Times New Roman" w:hAnsi="Times New Roman"/>
                    <w:color w:val="17365D" w:themeColor="text2" w:themeShade="BF"/>
                    <w:sz w:val="22"/>
                    <w:szCs w:val="22"/>
                  </w:rPr>
                </w:rPrChange>
              </w:rPr>
              <w:t>&gt;$ 5MM</w:t>
            </w: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56C930EC" w14:textId="77777777" w:rsidR="00F2379F" w:rsidRPr="00CF42A6" w:rsidRDefault="00F2379F" w:rsidP="00A04960">
            <w:pPr>
              <w:autoSpaceDE w:val="0"/>
              <w:autoSpaceDN w:val="0"/>
              <w:adjustRightInd w:val="0"/>
              <w:spacing w:before="60" w:after="60"/>
              <w:jc w:val="center"/>
              <w:rPr>
                <w:rFonts w:cs="Arial"/>
                <w:color w:val="000000"/>
                <w:sz w:val="22"/>
                <w:szCs w:val="22"/>
                <w:rPrChange w:id="7019" w:author="Muhamad Ridho Zul Khoiri" w:date="2026-07-14T10:44:00Z" w16du:dateUtc="2026-07-14T03:44:00Z">
                  <w:rPr>
                    <w:rFonts w:ascii="Times New Roman" w:hAnsi="Times New Roman"/>
                    <w:color w:val="000000"/>
                    <w:sz w:val="22"/>
                    <w:szCs w:val="22"/>
                  </w:rPr>
                </w:rPrChange>
              </w:rPr>
            </w:pPr>
          </w:p>
        </w:tc>
      </w:tr>
      <w:tr w:rsidR="00F2379F" w:rsidRPr="00526DF0" w14:paraId="0AD99D35" w14:textId="77777777" w:rsidTr="00A04960">
        <w:trPr>
          <w:trHeight w:val="290"/>
        </w:trPr>
        <w:tc>
          <w:tcPr>
            <w:tcW w:w="331" w:type="dxa"/>
            <w:gridSpan w:val="2"/>
            <w:tcBorders>
              <w:top w:val="nil"/>
              <w:left w:val="nil"/>
              <w:bottom w:val="nil"/>
              <w:right w:val="nil"/>
            </w:tcBorders>
            <w:vAlign w:val="center"/>
          </w:tcPr>
          <w:p w14:paraId="222E8D72" w14:textId="77777777" w:rsidR="00F2379F" w:rsidRPr="00CF42A6" w:rsidRDefault="00F2379F" w:rsidP="00A04960">
            <w:pPr>
              <w:autoSpaceDE w:val="0"/>
              <w:autoSpaceDN w:val="0"/>
              <w:adjustRightInd w:val="0"/>
              <w:jc w:val="left"/>
              <w:rPr>
                <w:rFonts w:cs="Arial"/>
                <w:b/>
                <w:bCs/>
                <w:color w:val="000000"/>
                <w:rPrChange w:id="7020" w:author="Muhamad Ridho Zul Khoiri" w:date="2026-07-14T10:44:00Z" w16du:dateUtc="2026-07-14T03:44:00Z">
                  <w:rPr>
                    <w:rFonts w:ascii="Times New Roman" w:hAnsi="Times New Roman"/>
                    <w:b/>
                    <w:bCs/>
                    <w:color w:val="000000"/>
                  </w:rPr>
                </w:rPrChange>
              </w:rPr>
            </w:pPr>
          </w:p>
        </w:tc>
        <w:tc>
          <w:tcPr>
            <w:tcW w:w="4799" w:type="dxa"/>
            <w:tcBorders>
              <w:top w:val="single" w:sz="6" w:space="0" w:color="969696"/>
              <w:left w:val="single" w:sz="6" w:space="0" w:color="auto"/>
              <w:bottom w:val="single" w:sz="6" w:space="0" w:color="969696"/>
              <w:right w:val="single" w:sz="6" w:space="0" w:color="auto"/>
            </w:tcBorders>
            <w:vAlign w:val="center"/>
          </w:tcPr>
          <w:p w14:paraId="6EF5093B" w14:textId="77777777" w:rsidR="00F2379F" w:rsidRPr="00CF42A6" w:rsidRDefault="00F2379F" w:rsidP="00A04960">
            <w:pPr>
              <w:autoSpaceDE w:val="0"/>
              <w:autoSpaceDN w:val="0"/>
              <w:adjustRightInd w:val="0"/>
              <w:spacing w:before="60" w:after="60"/>
              <w:jc w:val="left"/>
              <w:rPr>
                <w:rFonts w:cs="Arial"/>
                <w:color w:val="1F497D" w:themeColor="text2"/>
                <w:rPrChange w:id="7021"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7022" w:author="Muhamad Ridho Zul Khoiri" w:date="2026-07-14T10:44:00Z" w16du:dateUtc="2026-07-14T03:44:00Z">
                  <w:rPr>
                    <w:rFonts w:ascii="Times New Roman" w:hAnsi="Times New Roman"/>
                    <w:color w:val="1F497D" w:themeColor="text2"/>
                  </w:rPr>
                </w:rPrChange>
              </w:rPr>
              <w:t>Metering Certifications</w:t>
            </w:r>
          </w:p>
        </w:tc>
        <w:tc>
          <w:tcPr>
            <w:tcW w:w="1260" w:type="dxa"/>
            <w:tcBorders>
              <w:top w:val="single" w:sz="6" w:space="0" w:color="969696"/>
              <w:left w:val="single" w:sz="6" w:space="0" w:color="auto"/>
              <w:bottom w:val="single" w:sz="6" w:space="0" w:color="969696"/>
              <w:right w:val="single" w:sz="6" w:space="0" w:color="auto"/>
            </w:tcBorders>
            <w:vAlign w:val="center"/>
          </w:tcPr>
          <w:p w14:paraId="49700CD3" w14:textId="77777777" w:rsidR="00F2379F" w:rsidRPr="00CF42A6" w:rsidRDefault="00F2379F" w:rsidP="00A04960">
            <w:pPr>
              <w:autoSpaceDE w:val="0"/>
              <w:autoSpaceDN w:val="0"/>
              <w:adjustRightInd w:val="0"/>
              <w:spacing w:before="60" w:after="60"/>
              <w:jc w:val="center"/>
              <w:rPr>
                <w:rFonts w:cs="Arial"/>
                <w:color w:val="1F497D" w:themeColor="text2"/>
                <w:rPrChange w:id="7023"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7024" w:author="Muhamad Ridho Zul Khoiri" w:date="2026-07-14T10:44:00Z" w16du:dateUtc="2026-07-14T03:44:00Z">
                  <w:rPr>
                    <w:rFonts w:ascii="Times New Roman" w:hAnsi="Times New Roman"/>
                    <w:color w:val="1F497D" w:themeColor="text2"/>
                  </w:rPr>
                </w:rPrChange>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6AA8E62C" w14:textId="77777777" w:rsidR="00F2379F" w:rsidRPr="00CF42A6" w:rsidRDefault="00F2379F" w:rsidP="00A04960">
            <w:pPr>
              <w:autoSpaceDE w:val="0"/>
              <w:autoSpaceDN w:val="0"/>
              <w:adjustRightInd w:val="0"/>
              <w:spacing w:before="60" w:after="60"/>
              <w:jc w:val="center"/>
              <w:rPr>
                <w:rFonts w:cs="Arial"/>
                <w:color w:val="000000"/>
                <w:sz w:val="22"/>
                <w:szCs w:val="22"/>
                <w:rPrChange w:id="7025" w:author="Muhamad Ridho Zul Khoiri" w:date="2026-07-14T10:44:00Z" w16du:dateUtc="2026-07-14T03:44:00Z">
                  <w:rPr>
                    <w:rFonts w:ascii="Times New Roman" w:hAnsi="Times New Roman"/>
                    <w:color w:val="000000"/>
                    <w:sz w:val="22"/>
                    <w:szCs w:val="22"/>
                  </w:rPr>
                </w:rPrChange>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C9318EC"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Change w:id="7026"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027" w:author="Muhamad Ridho Zul Khoiri" w:date="2026-07-14T10:44:00Z" w16du:dateUtc="2026-07-14T03:44:00Z">
                  <w:rPr>
                    <w:rFonts w:ascii="Times New Roman" w:hAnsi="Times New Roman"/>
                    <w:color w:val="1F497D" w:themeColor="text2"/>
                    <w:sz w:val="22"/>
                    <w:szCs w:val="22"/>
                  </w:rPr>
                </w:rPrChange>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2300800"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Change w:id="7028"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029" w:author="Muhamad Ridho Zul Khoiri" w:date="2026-07-14T10:44:00Z" w16du:dateUtc="2026-07-14T03:44:00Z">
                  <w:rPr>
                    <w:rFonts w:ascii="Times New Roman" w:hAnsi="Times New Roman"/>
                    <w:color w:val="1F497D" w:themeColor="text2"/>
                    <w:sz w:val="22"/>
                    <w:szCs w:val="22"/>
                  </w:rPr>
                </w:rPrChange>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67AFC1FD"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Change w:id="7030"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031" w:author="Muhamad Ridho Zul Khoiri" w:date="2026-07-14T10:44:00Z" w16du:dateUtc="2026-07-14T03:44:00Z">
                  <w:rPr>
                    <w:rFonts w:ascii="Times New Roman" w:hAnsi="Times New Roman"/>
                    <w:color w:val="1F497D" w:themeColor="text2"/>
                    <w:sz w:val="22"/>
                    <w:szCs w:val="22"/>
                  </w:rPr>
                </w:rPrChange>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5CB1E684" w14:textId="77777777" w:rsidR="00F2379F" w:rsidRPr="00CF42A6" w:rsidRDefault="00F2379F" w:rsidP="00A04960">
            <w:pPr>
              <w:autoSpaceDE w:val="0"/>
              <w:autoSpaceDN w:val="0"/>
              <w:adjustRightInd w:val="0"/>
              <w:spacing w:before="60" w:after="60"/>
              <w:jc w:val="center"/>
              <w:rPr>
                <w:rFonts w:cs="Arial"/>
                <w:color w:val="17365D" w:themeColor="text2" w:themeShade="BF"/>
                <w:rPrChange w:id="7032" w:author="Muhamad Ridho Zul Khoiri" w:date="2026-07-14T10:44:00Z" w16du:dateUtc="2026-07-14T03:44:00Z">
                  <w:rPr>
                    <w:rFonts w:ascii="Times New Roman" w:hAnsi="Times New Roman"/>
                    <w:color w:val="17365D" w:themeColor="text2" w:themeShade="BF"/>
                  </w:rPr>
                </w:rPrChange>
              </w:rPr>
            </w:pPr>
            <w:r w:rsidRPr="00CF42A6">
              <w:rPr>
                <w:rFonts w:cs="Arial"/>
                <w:color w:val="17365D" w:themeColor="text2" w:themeShade="BF"/>
                <w:rPrChange w:id="7033" w:author="Muhamad Ridho Zul Khoiri" w:date="2026-07-14T10:44:00Z" w16du:dateUtc="2026-07-14T03:44:00Z">
                  <w:rPr>
                    <w:rFonts w:ascii="Times New Roman" w:hAnsi="Times New Roman"/>
                    <w:color w:val="17365D" w:themeColor="text2" w:themeShade="BF"/>
                  </w:rPr>
                </w:rPrChange>
              </w:rPr>
              <w:t>-</w:t>
            </w: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2FE54D77" w14:textId="77777777" w:rsidR="00F2379F" w:rsidRPr="00CF42A6" w:rsidRDefault="00F2379F" w:rsidP="00A04960">
            <w:pPr>
              <w:autoSpaceDE w:val="0"/>
              <w:autoSpaceDN w:val="0"/>
              <w:adjustRightInd w:val="0"/>
              <w:spacing w:before="60" w:after="60"/>
              <w:jc w:val="center"/>
              <w:rPr>
                <w:rFonts w:cs="Arial"/>
                <w:color w:val="000000"/>
                <w:rPrChange w:id="7034" w:author="Muhamad Ridho Zul Khoiri" w:date="2026-07-14T10:44:00Z" w16du:dateUtc="2026-07-14T03:44:00Z">
                  <w:rPr>
                    <w:rFonts w:ascii="Times New Roman" w:hAnsi="Times New Roman"/>
                    <w:color w:val="000000"/>
                  </w:rPr>
                </w:rPrChange>
              </w:rPr>
            </w:pPr>
          </w:p>
        </w:tc>
      </w:tr>
      <w:tr w:rsidR="00F2379F" w:rsidRPr="00526DF0" w14:paraId="5F0CE654" w14:textId="77777777" w:rsidTr="00A04960">
        <w:trPr>
          <w:trHeight w:val="290"/>
        </w:trPr>
        <w:tc>
          <w:tcPr>
            <w:tcW w:w="331" w:type="dxa"/>
            <w:gridSpan w:val="2"/>
            <w:tcBorders>
              <w:top w:val="nil"/>
              <w:left w:val="nil"/>
              <w:bottom w:val="nil"/>
              <w:right w:val="nil"/>
            </w:tcBorders>
            <w:vAlign w:val="center"/>
          </w:tcPr>
          <w:p w14:paraId="5970BEF6" w14:textId="77777777" w:rsidR="00F2379F" w:rsidRPr="00CF42A6" w:rsidRDefault="00F2379F" w:rsidP="00A04960">
            <w:pPr>
              <w:autoSpaceDE w:val="0"/>
              <w:autoSpaceDN w:val="0"/>
              <w:adjustRightInd w:val="0"/>
              <w:jc w:val="left"/>
              <w:rPr>
                <w:rFonts w:cs="Arial"/>
                <w:b/>
                <w:bCs/>
                <w:color w:val="000000"/>
                <w:rPrChange w:id="7035" w:author="Muhamad Ridho Zul Khoiri" w:date="2026-07-14T10:44:00Z" w16du:dateUtc="2026-07-14T03:44:00Z">
                  <w:rPr>
                    <w:rFonts w:ascii="Times New Roman" w:hAnsi="Times New Roman"/>
                    <w:b/>
                    <w:bCs/>
                    <w:color w:val="000000"/>
                  </w:rPr>
                </w:rPrChange>
              </w:rPr>
            </w:pPr>
          </w:p>
        </w:tc>
        <w:tc>
          <w:tcPr>
            <w:tcW w:w="4799" w:type="dxa"/>
            <w:tcBorders>
              <w:top w:val="single" w:sz="6" w:space="0" w:color="969696"/>
              <w:left w:val="single" w:sz="6" w:space="0" w:color="auto"/>
              <w:bottom w:val="single" w:sz="6" w:space="0" w:color="auto"/>
              <w:right w:val="single" w:sz="6" w:space="0" w:color="auto"/>
            </w:tcBorders>
            <w:vAlign w:val="center"/>
          </w:tcPr>
          <w:p w14:paraId="555AD2DC" w14:textId="77777777" w:rsidR="00F2379F" w:rsidRPr="00CF42A6" w:rsidRDefault="00F2379F" w:rsidP="00A04960">
            <w:pPr>
              <w:autoSpaceDE w:val="0"/>
              <w:autoSpaceDN w:val="0"/>
              <w:adjustRightInd w:val="0"/>
              <w:spacing w:before="60" w:after="60"/>
              <w:jc w:val="left"/>
              <w:rPr>
                <w:rFonts w:cs="Arial"/>
                <w:color w:val="1F497D" w:themeColor="text2"/>
                <w:rPrChange w:id="7036"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7037" w:author="Muhamad Ridho Zul Khoiri" w:date="2026-07-14T10:44:00Z" w16du:dateUtc="2026-07-14T03:44:00Z">
                  <w:rPr>
                    <w:rFonts w:ascii="Times New Roman" w:hAnsi="Times New Roman"/>
                    <w:color w:val="1F497D" w:themeColor="text2"/>
                  </w:rPr>
                </w:rPrChange>
              </w:rPr>
              <w:t>Equipment Certifications (License to operate)</w:t>
            </w:r>
          </w:p>
        </w:tc>
        <w:tc>
          <w:tcPr>
            <w:tcW w:w="1260" w:type="dxa"/>
            <w:tcBorders>
              <w:top w:val="single" w:sz="6" w:space="0" w:color="969696"/>
              <w:left w:val="single" w:sz="6" w:space="0" w:color="auto"/>
              <w:bottom w:val="single" w:sz="6" w:space="0" w:color="auto"/>
              <w:right w:val="single" w:sz="6" w:space="0" w:color="auto"/>
            </w:tcBorders>
            <w:vAlign w:val="center"/>
          </w:tcPr>
          <w:p w14:paraId="1858268E" w14:textId="77777777" w:rsidR="00F2379F" w:rsidRPr="00CF42A6" w:rsidRDefault="00F2379F" w:rsidP="00A04960">
            <w:pPr>
              <w:autoSpaceDE w:val="0"/>
              <w:autoSpaceDN w:val="0"/>
              <w:adjustRightInd w:val="0"/>
              <w:spacing w:before="60" w:after="60"/>
              <w:jc w:val="center"/>
              <w:rPr>
                <w:rFonts w:cs="Arial"/>
                <w:color w:val="1F497D" w:themeColor="text2"/>
                <w:rPrChange w:id="7038"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7039" w:author="Muhamad Ridho Zul Khoiri" w:date="2026-07-14T10:44:00Z" w16du:dateUtc="2026-07-14T03:44:00Z">
                  <w:rPr>
                    <w:rFonts w:ascii="Times New Roman" w:hAnsi="Times New Roman"/>
                    <w:color w:val="1F497D" w:themeColor="text2"/>
                  </w:rPr>
                </w:rPrChange>
              </w:rPr>
              <w:t>Integrated</w:t>
            </w:r>
          </w:p>
        </w:tc>
        <w:tc>
          <w:tcPr>
            <w:tcW w:w="900" w:type="dxa"/>
            <w:tcBorders>
              <w:top w:val="single" w:sz="6" w:space="0" w:color="969696"/>
              <w:left w:val="single" w:sz="6" w:space="0" w:color="auto"/>
              <w:bottom w:val="single" w:sz="6" w:space="0" w:color="auto"/>
              <w:right w:val="single" w:sz="6" w:space="0" w:color="auto"/>
            </w:tcBorders>
            <w:shd w:val="clear" w:color="auto" w:fill="808080" w:themeFill="background1" w:themeFillShade="80"/>
            <w:vAlign w:val="center"/>
          </w:tcPr>
          <w:p w14:paraId="08CBC6E4" w14:textId="77777777" w:rsidR="00F2379F" w:rsidRPr="00CF42A6" w:rsidRDefault="00F2379F" w:rsidP="00A04960">
            <w:pPr>
              <w:autoSpaceDE w:val="0"/>
              <w:autoSpaceDN w:val="0"/>
              <w:adjustRightInd w:val="0"/>
              <w:spacing w:before="60" w:after="60"/>
              <w:jc w:val="center"/>
              <w:rPr>
                <w:rFonts w:cs="Arial"/>
                <w:color w:val="000000"/>
                <w:sz w:val="22"/>
                <w:szCs w:val="22"/>
                <w:rPrChange w:id="7040" w:author="Muhamad Ridho Zul Khoiri" w:date="2026-07-14T10:44:00Z" w16du:dateUtc="2026-07-14T03:44:00Z">
                  <w:rPr>
                    <w:rFonts w:ascii="Times New Roman" w:hAnsi="Times New Roman"/>
                    <w:color w:val="000000"/>
                    <w:sz w:val="22"/>
                    <w:szCs w:val="22"/>
                  </w:rPr>
                </w:rPrChange>
              </w:rPr>
            </w:pP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0C99E03D"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Change w:id="7041"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042" w:author="Muhamad Ridho Zul Khoiri" w:date="2026-07-14T10:44:00Z" w16du:dateUtc="2026-07-14T03:44:00Z">
                  <w:rPr>
                    <w:rFonts w:ascii="Times New Roman" w:hAnsi="Times New Roman"/>
                    <w:color w:val="1F497D" w:themeColor="text2"/>
                    <w:sz w:val="22"/>
                    <w:szCs w:val="22"/>
                  </w:rPr>
                </w:rPrChange>
              </w:rPr>
              <w:t>ALL</w:t>
            </w: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063C3B9C"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Change w:id="7043"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044" w:author="Muhamad Ridho Zul Khoiri" w:date="2026-07-14T10:44:00Z" w16du:dateUtc="2026-07-14T03:44:00Z">
                  <w:rPr>
                    <w:rFonts w:ascii="Times New Roman" w:hAnsi="Times New Roman"/>
                    <w:color w:val="1F497D" w:themeColor="text2"/>
                    <w:sz w:val="22"/>
                    <w:szCs w:val="22"/>
                  </w:rPr>
                </w:rPrChange>
              </w:rPr>
              <w:t>ALL</w:t>
            </w:r>
          </w:p>
        </w:tc>
        <w:tc>
          <w:tcPr>
            <w:tcW w:w="1620" w:type="dxa"/>
            <w:gridSpan w:val="2"/>
            <w:tcBorders>
              <w:top w:val="single" w:sz="6" w:space="0" w:color="969696"/>
              <w:left w:val="single" w:sz="6" w:space="0" w:color="auto"/>
              <w:bottom w:val="single" w:sz="6" w:space="0" w:color="auto"/>
              <w:right w:val="single" w:sz="6" w:space="0" w:color="auto"/>
            </w:tcBorders>
            <w:shd w:val="solid" w:color="99CCFF" w:fill="auto"/>
            <w:vAlign w:val="center"/>
          </w:tcPr>
          <w:p w14:paraId="4FC79308"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Change w:id="7045"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046" w:author="Muhamad Ridho Zul Khoiri" w:date="2026-07-14T10:44:00Z" w16du:dateUtc="2026-07-14T03:44:00Z">
                  <w:rPr>
                    <w:rFonts w:ascii="Times New Roman" w:hAnsi="Times New Roman"/>
                    <w:color w:val="1F497D" w:themeColor="text2"/>
                    <w:sz w:val="22"/>
                    <w:szCs w:val="22"/>
                  </w:rPr>
                </w:rPrChange>
              </w:rPr>
              <w:t>ALL</w:t>
            </w:r>
          </w:p>
        </w:tc>
        <w:tc>
          <w:tcPr>
            <w:tcW w:w="1350" w:type="dxa"/>
            <w:gridSpan w:val="2"/>
            <w:tcBorders>
              <w:top w:val="single" w:sz="6" w:space="0" w:color="969696"/>
              <w:left w:val="single" w:sz="6" w:space="0" w:color="auto"/>
              <w:bottom w:val="single" w:sz="6" w:space="0" w:color="auto"/>
              <w:right w:val="single" w:sz="6" w:space="0" w:color="auto"/>
            </w:tcBorders>
            <w:shd w:val="solid" w:color="008000" w:fill="auto"/>
            <w:vAlign w:val="center"/>
          </w:tcPr>
          <w:p w14:paraId="36607F0F" w14:textId="77777777" w:rsidR="00F2379F" w:rsidRPr="00CF42A6" w:rsidRDefault="00F2379F" w:rsidP="00A04960">
            <w:pPr>
              <w:autoSpaceDE w:val="0"/>
              <w:autoSpaceDN w:val="0"/>
              <w:adjustRightInd w:val="0"/>
              <w:spacing w:before="60" w:after="60"/>
              <w:jc w:val="center"/>
              <w:rPr>
                <w:rFonts w:cs="Arial"/>
                <w:color w:val="17365D" w:themeColor="text2" w:themeShade="BF"/>
                <w:rPrChange w:id="7047" w:author="Muhamad Ridho Zul Khoiri" w:date="2026-07-14T10:44:00Z" w16du:dateUtc="2026-07-14T03:44:00Z">
                  <w:rPr>
                    <w:rFonts w:ascii="Times New Roman" w:hAnsi="Times New Roman"/>
                    <w:color w:val="17365D" w:themeColor="text2" w:themeShade="BF"/>
                  </w:rPr>
                </w:rPrChange>
              </w:rPr>
            </w:pPr>
            <w:r w:rsidRPr="00CF42A6">
              <w:rPr>
                <w:rFonts w:cs="Arial"/>
                <w:color w:val="17365D" w:themeColor="text2" w:themeShade="BF"/>
                <w:rPrChange w:id="7048" w:author="Muhamad Ridho Zul Khoiri" w:date="2026-07-14T10:44:00Z" w16du:dateUtc="2026-07-14T03:44:00Z">
                  <w:rPr>
                    <w:rFonts w:ascii="Times New Roman" w:hAnsi="Times New Roman"/>
                    <w:color w:val="17365D" w:themeColor="text2" w:themeShade="BF"/>
                  </w:rPr>
                </w:rPrChange>
              </w:rPr>
              <w:t>-</w:t>
            </w:r>
          </w:p>
        </w:tc>
        <w:tc>
          <w:tcPr>
            <w:tcW w:w="1170" w:type="dxa"/>
            <w:tcBorders>
              <w:top w:val="single" w:sz="6" w:space="0" w:color="969696"/>
              <w:left w:val="single" w:sz="6" w:space="0" w:color="auto"/>
              <w:bottom w:val="single" w:sz="6" w:space="0" w:color="auto"/>
              <w:right w:val="single" w:sz="6" w:space="0" w:color="auto"/>
            </w:tcBorders>
            <w:shd w:val="solid" w:color="808080" w:fill="auto"/>
            <w:vAlign w:val="center"/>
          </w:tcPr>
          <w:p w14:paraId="2EF74488" w14:textId="77777777" w:rsidR="00F2379F" w:rsidRPr="00CF42A6" w:rsidRDefault="00F2379F" w:rsidP="00A04960">
            <w:pPr>
              <w:autoSpaceDE w:val="0"/>
              <w:autoSpaceDN w:val="0"/>
              <w:adjustRightInd w:val="0"/>
              <w:spacing w:before="60" w:after="60"/>
              <w:jc w:val="center"/>
              <w:rPr>
                <w:rFonts w:cs="Arial"/>
                <w:color w:val="000000"/>
                <w:rPrChange w:id="7049" w:author="Muhamad Ridho Zul Khoiri" w:date="2026-07-14T10:44:00Z" w16du:dateUtc="2026-07-14T03:44:00Z">
                  <w:rPr>
                    <w:rFonts w:ascii="Times New Roman" w:hAnsi="Times New Roman"/>
                    <w:color w:val="000000"/>
                  </w:rPr>
                </w:rPrChange>
              </w:rPr>
            </w:pPr>
          </w:p>
        </w:tc>
      </w:tr>
      <w:tr w:rsidR="00F2379F" w:rsidRPr="00526DF0" w14:paraId="78AB78F8" w14:textId="77777777" w:rsidTr="00A04960">
        <w:trPr>
          <w:trHeight w:val="290"/>
        </w:trPr>
        <w:tc>
          <w:tcPr>
            <w:tcW w:w="5130" w:type="dxa"/>
            <w:gridSpan w:val="3"/>
            <w:tcBorders>
              <w:top w:val="nil"/>
              <w:left w:val="nil"/>
              <w:bottom w:val="nil"/>
              <w:right w:val="nil"/>
            </w:tcBorders>
            <w:vAlign w:val="center"/>
          </w:tcPr>
          <w:p w14:paraId="0CED04F4" w14:textId="77777777" w:rsidR="00F2379F" w:rsidRPr="00CF42A6" w:rsidRDefault="00F2379F" w:rsidP="00A04960">
            <w:pPr>
              <w:autoSpaceDE w:val="0"/>
              <w:autoSpaceDN w:val="0"/>
              <w:adjustRightInd w:val="0"/>
              <w:jc w:val="left"/>
              <w:rPr>
                <w:rFonts w:cs="Arial"/>
                <w:b/>
                <w:bCs/>
                <w:color w:val="000000"/>
                <w:rPrChange w:id="7050" w:author="Muhamad Ridho Zul Khoiri" w:date="2026-07-14T10:44:00Z" w16du:dateUtc="2026-07-14T03:44:00Z">
                  <w:rPr>
                    <w:rFonts w:ascii="Times New Roman" w:hAnsi="Times New Roman"/>
                    <w:b/>
                    <w:bCs/>
                    <w:color w:val="000000"/>
                  </w:rPr>
                </w:rPrChange>
              </w:rPr>
            </w:pPr>
          </w:p>
          <w:p w14:paraId="7BE3AF59" w14:textId="3605C5A9" w:rsidR="00F2379F" w:rsidRPr="00CF42A6" w:rsidRDefault="00281A55" w:rsidP="00A04960">
            <w:pPr>
              <w:autoSpaceDE w:val="0"/>
              <w:autoSpaceDN w:val="0"/>
              <w:adjustRightInd w:val="0"/>
              <w:spacing w:before="120" w:after="120"/>
              <w:ind w:left="162"/>
              <w:jc w:val="left"/>
              <w:rPr>
                <w:rFonts w:cs="Arial"/>
                <w:b/>
                <w:bCs/>
                <w:color w:val="000000"/>
                <w:rPrChange w:id="7051" w:author="Muhamad Ridho Zul Khoiri" w:date="2026-07-14T10:44:00Z" w16du:dateUtc="2026-07-14T03:44:00Z">
                  <w:rPr>
                    <w:rFonts w:ascii="Times New Roman" w:hAnsi="Times New Roman"/>
                    <w:b/>
                    <w:bCs/>
                    <w:color w:val="000000"/>
                  </w:rPr>
                </w:rPrChange>
              </w:rPr>
            </w:pPr>
            <w:r w:rsidRPr="00CF42A6">
              <w:rPr>
                <w:rFonts w:cs="Arial"/>
                <w:b/>
                <w:bCs/>
                <w:color w:val="000000"/>
                <w:rPrChange w:id="7052" w:author="Muhamad Ridho Zul Khoiri" w:date="2026-07-14T10:44:00Z" w16du:dateUtc="2026-07-14T03:44:00Z">
                  <w:rPr>
                    <w:rFonts w:ascii="Times New Roman" w:hAnsi="Times New Roman"/>
                    <w:b/>
                    <w:bCs/>
                    <w:color w:val="000000"/>
                  </w:rPr>
                </w:rPrChange>
              </w:rPr>
              <w:t>Project Delivery Corridor</w:t>
            </w:r>
          </w:p>
        </w:tc>
        <w:tc>
          <w:tcPr>
            <w:tcW w:w="1260" w:type="dxa"/>
            <w:tcBorders>
              <w:top w:val="nil"/>
              <w:left w:val="nil"/>
              <w:bottom w:val="single" w:sz="6" w:space="0" w:color="auto"/>
              <w:right w:val="nil"/>
            </w:tcBorders>
            <w:vAlign w:val="center"/>
          </w:tcPr>
          <w:p w14:paraId="68CAD7B3" w14:textId="77777777" w:rsidR="00F2379F" w:rsidRPr="00CF42A6" w:rsidRDefault="00F2379F" w:rsidP="00A04960">
            <w:pPr>
              <w:autoSpaceDE w:val="0"/>
              <w:autoSpaceDN w:val="0"/>
              <w:adjustRightInd w:val="0"/>
              <w:jc w:val="center"/>
              <w:rPr>
                <w:rFonts w:cs="Arial"/>
                <w:color w:val="000000"/>
                <w:rPrChange w:id="7053" w:author="Muhamad Ridho Zul Khoiri" w:date="2026-07-14T10:44:00Z" w16du:dateUtc="2026-07-14T03:44:00Z">
                  <w:rPr>
                    <w:rFonts w:ascii="Times New Roman" w:hAnsi="Times New Roman"/>
                    <w:color w:val="000000"/>
                  </w:rPr>
                </w:rPrChange>
              </w:rPr>
            </w:pPr>
          </w:p>
        </w:tc>
        <w:tc>
          <w:tcPr>
            <w:tcW w:w="900" w:type="dxa"/>
            <w:tcBorders>
              <w:top w:val="nil"/>
              <w:left w:val="nil"/>
              <w:bottom w:val="single" w:sz="6" w:space="0" w:color="auto"/>
              <w:right w:val="nil"/>
            </w:tcBorders>
            <w:vAlign w:val="center"/>
          </w:tcPr>
          <w:p w14:paraId="48C1DD4C" w14:textId="77777777" w:rsidR="00F2379F" w:rsidRPr="00CF42A6" w:rsidRDefault="00F2379F" w:rsidP="00A04960">
            <w:pPr>
              <w:autoSpaceDE w:val="0"/>
              <w:autoSpaceDN w:val="0"/>
              <w:adjustRightInd w:val="0"/>
              <w:jc w:val="center"/>
              <w:rPr>
                <w:rFonts w:cs="Arial"/>
                <w:color w:val="000000"/>
                <w:sz w:val="22"/>
                <w:szCs w:val="22"/>
                <w:rPrChange w:id="7054" w:author="Muhamad Ridho Zul Khoiri" w:date="2026-07-14T10:44:00Z" w16du:dateUtc="2026-07-14T03:44:00Z">
                  <w:rPr>
                    <w:rFonts w:ascii="Times New Roman" w:hAnsi="Times New Roman"/>
                    <w:color w:val="000000"/>
                    <w:sz w:val="22"/>
                    <w:szCs w:val="22"/>
                  </w:rPr>
                </w:rPrChange>
              </w:rPr>
            </w:pPr>
          </w:p>
        </w:tc>
        <w:tc>
          <w:tcPr>
            <w:tcW w:w="1620" w:type="dxa"/>
            <w:tcBorders>
              <w:top w:val="nil"/>
              <w:left w:val="nil"/>
              <w:bottom w:val="single" w:sz="6" w:space="0" w:color="auto"/>
              <w:right w:val="nil"/>
            </w:tcBorders>
            <w:vAlign w:val="center"/>
          </w:tcPr>
          <w:p w14:paraId="50537C55" w14:textId="77777777" w:rsidR="00F2379F" w:rsidRPr="00CF42A6" w:rsidRDefault="00F2379F" w:rsidP="00A04960">
            <w:pPr>
              <w:autoSpaceDE w:val="0"/>
              <w:autoSpaceDN w:val="0"/>
              <w:adjustRightInd w:val="0"/>
              <w:jc w:val="center"/>
              <w:rPr>
                <w:rFonts w:cs="Arial"/>
                <w:color w:val="000000"/>
                <w:sz w:val="22"/>
                <w:szCs w:val="22"/>
                <w:rPrChange w:id="7055" w:author="Muhamad Ridho Zul Khoiri" w:date="2026-07-14T10:44:00Z" w16du:dateUtc="2026-07-14T03:44:00Z">
                  <w:rPr>
                    <w:rFonts w:ascii="Times New Roman" w:hAnsi="Times New Roman"/>
                    <w:color w:val="000000"/>
                    <w:sz w:val="22"/>
                    <w:szCs w:val="22"/>
                  </w:rPr>
                </w:rPrChange>
              </w:rPr>
            </w:pPr>
          </w:p>
        </w:tc>
        <w:tc>
          <w:tcPr>
            <w:tcW w:w="1620" w:type="dxa"/>
            <w:tcBorders>
              <w:top w:val="nil"/>
              <w:left w:val="nil"/>
              <w:bottom w:val="single" w:sz="6" w:space="0" w:color="auto"/>
              <w:right w:val="nil"/>
            </w:tcBorders>
            <w:vAlign w:val="center"/>
          </w:tcPr>
          <w:p w14:paraId="2DD5ACE9" w14:textId="77777777" w:rsidR="00F2379F" w:rsidRPr="00CF42A6" w:rsidRDefault="00F2379F" w:rsidP="00A04960">
            <w:pPr>
              <w:autoSpaceDE w:val="0"/>
              <w:autoSpaceDN w:val="0"/>
              <w:adjustRightInd w:val="0"/>
              <w:jc w:val="center"/>
              <w:rPr>
                <w:rFonts w:cs="Arial"/>
                <w:color w:val="000000"/>
                <w:sz w:val="22"/>
                <w:szCs w:val="22"/>
                <w:rPrChange w:id="7056" w:author="Muhamad Ridho Zul Khoiri" w:date="2026-07-14T10:44:00Z" w16du:dateUtc="2026-07-14T03:44:00Z">
                  <w:rPr>
                    <w:rFonts w:ascii="Times New Roman" w:hAnsi="Times New Roman"/>
                    <w:color w:val="000000"/>
                    <w:sz w:val="22"/>
                    <w:szCs w:val="22"/>
                  </w:rPr>
                </w:rPrChange>
              </w:rPr>
            </w:pPr>
          </w:p>
        </w:tc>
        <w:tc>
          <w:tcPr>
            <w:tcW w:w="1620" w:type="dxa"/>
            <w:gridSpan w:val="2"/>
            <w:tcBorders>
              <w:top w:val="nil"/>
              <w:left w:val="nil"/>
              <w:bottom w:val="single" w:sz="6" w:space="0" w:color="auto"/>
              <w:right w:val="nil"/>
            </w:tcBorders>
            <w:vAlign w:val="center"/>
          </w:tcPr>
          <w:p w14:paraId="79572CED" w14:textId="77777777" w:rsidR="00F2379F" w:rsidRPr="00CF42A6" w:rsidRDefault="00F2379F" w:rsidP="00A04960">
            <w:pPr>
              <w:autoSpaceDE w:val="0"/>
              <w:autoSpaceDN w:val="0"/>
              <w:adjustRightInd w:val="0"/>
              <w:jc w:val="center"/>
              <w:rPr>
                <w:rFonts w:cs="Arial"/>
                <w:color w:val="000000"/>
                <w:sz w:val="22"/>
                <w:szCs w:val="22"/>
                <w:rPrChange w:id="7057" w:author="Muhamad Ridho Zul Khoiri" w:date="2026-07-14T10:44:00Z" w16du:dateUtc="2026-07-14T03:44:00Z">
                  <w:rPr>
                    <w:rFonts w:ascii="Times New Roman" w:hAnsi="Times New Roman"/>
                    <w:color w:val="000000"/>
                    <w:sz w:val="22"/>
                    <w:szCs w:val="22"/>
                  </w:rPr>
                </w:rPrChange>
              </w:rPr>
            </w:pPr>
          </w:p>
        </w:tc>
        <w:tc>
          <w:tcPr>
            <w:tcW w:w="1350" w:type="dxa"/>
            <w:gridSpan w:val="2"/>
            <w:tcBorders>
              <w:top w:val="nil"/>
              <w:left w:val="nil"/>
              <w:bottom w:val="single" w:sz="6" w:space="0" w:color="auto"/>
              <w:right w:val="nil"/>
            </w:tcBorders>
            <w:vAlign w:val="center"/>
          </w:tcPr>
          <w:p w14:paraId="2063687A" w14:textId="77777777" w:rsidR="00F2379F" w:rsidRPr="00CF42A6" w:rsidRDefault="00F2379F" w:rsidP="00A04960">
            <w:pPr>
              <w:autoSpaceDE w:val="0"/>
              <w:autoSpaceDN w:val="0"/>
              <w:adjustRightInd w:val="0"/>
              <w:jc w:val="center"/>
              <w:rPr>
                <w:rFonts w:cs="Arial"/>
                <w:color w:val="000000"/>
                <w:sz w:val="22"/>
                <w:szCs w:val="22"/>
                <w:rPrChange w:id="7058" w:author="Muhamad Ridho Zul Khoiri" w:date="2026-07-14T10:44:00Z" w16du:dateUtc="2026-07-14T03:44:00Z">
                  <w:rPr>
                    <w:rFonts w:ascii="Times New Roman" w:hAnsi="Times New Roman"/>
                    <w:color w:val="000000"/>
                    <w:sz w:val="22"/>
                    <w:szCs w:val="22"/>
                  </w:rPr>
                </w:rPrChange>
              </w:rPr>
            </w:pPr>
          </w:p>
        </w:tc>
        <w:tc>
          <w:tcPr>
            <w:tcW w:w="1170" w:type="dxa"/>
            <w:tcBorders>
              <w:top w:val="nil"/>
              <w:left w:val="nil"/>
              <w:bottom w:val="single" w:sz="6" w:space="0" w:color="auto"/>
              <w:right w:val="nil"/>
            </w:tcBorders>
            <w:vAlign w:val="center"/>
          </w:tcPr>
          <w:p w14:paraId="20ABC4D9" w14:textId="77777777" w:rsidR="00F2379F" w:rsidRPr="00CF42A6" w:rsidRDefault="00F2379F" w:rsidP="00A04960">
            <w:pPr>
              <w:autoSpaceDE w:val="0"/>
              <w:autoSpaceDN w:val="0"/>
              <w:adjustRightInd w:val="0"/>
              <w:jc w:val="center"/>
              <w:rPr>
                <w:rFonts w:cs="Arial"/>
                <w:color w:val="000000"/>
                <w:sz w:val="22"/>
                <w:szCs w:val="22"/>
                <w:rPrChange w:id="7059" w:author="Muhamad Ridho Zul Khoiri" w:date="2026-07-14T10:44:00Z" w16du:dateUtc="2026-07-14T03:44:00Z">
                  <w:rPr>
                    <w:rFonts w:ascii="Times New Roman" w:hAnsi="Times New Roman"/>
                    <w:color w:val="000000"/>
                    <w:sz w:val="22"/>
                    <w:szCs w:val="22"/>
                  </w:rPr>
                </w:rPrChange>
              </w:rPr>
            </w:pPr>
          </w:p>
        </w:tc>
      </w:tr>
      <w:tr w:rsidR="00F2379F" w:rsidRPr="00526DF0" w14:paraId="5738AC47" w14:textId="77777777" w:rsidTr="00A04960">
        <w:trPr>
          <w:trHeight w:val="290"/>
        </w:trPr>
        <w:tc>
          <w:tcPr>
            <w:tcW w:w="331" w:type="dxa"/>
            <w:gridSpan w:val="2"/>
            <w:tcBorders>
              <w:top w:val="nil"/>
              <w:left w:val="nil"/>
              <w:bottom w:val="nil"/>
              <w:right w:val="nil"/>
            </w:tcBorders>
            <w:vAlign w:val="center"/>
          </w:tcPr>
          <w:p w14:paraId="654CAE83" w14:textId="77777777" w:rsidR="00F2379F" w:rsidRPr="00CF42A6" w:rsidRDefault="00F2379F" w:rsidP="00A04960">
            <w:pPr>
              <w:autoSpaceDE w:val="0"/>
              <w:autoSpaceDN w:val="0"/>
              <w:adjustRightInd w:val="0"/>
              <w:jc w:val="left"/>
              <w:rPr>
                <w:rFonts w:cs="Arial"/>
                <w:b/>
                <w:bCs/>
                <w:color w:val="000000"/>
                <w:rPrChange w:id="7060" w:author="Muhamad Ridho Zul Khoiri" w:date="2026-07-14T10:44:00Z" w16du:dateUtc="2026-07-14T03:44:00Z">
                  <w:rPr>
                    <w:rFonts w:ascii="Times New Roman" w:hAnsi="Times New Roman"/>
                    <w:b/>
                    <w:bCs/>
                    <w:color w:val="000000"/>
                  </w:rPr>
                </w:rPrChange>
              </w:rPr>
            </w:pPr>
          </w:p>
        </w:tc>
        <w:tc>
          <w:tcPr>
            <w:tcW w:w="4799" w:type="dxa"/>
            <w:tcBorders>
              <w:top w:val="single" w:sz="6" w:space="0" w:color="auto"/>
              <w:left w:val="single" w:sz="6" w:space="0" w:color="auto"/>
              <w:bottom w:val="single" w:sz="6" w:space="0" w:color="969696"/>
              <w:right w:val="single" w:sz="6" w:space="0" w:color="auto"/>
            </w:tcBorders>
            <w:vAlign w:val="center"/>
          </w:tcPr>
          <w:p w14:paraId="49CFD17F" w14:textId="77777777" w:rsidR="00F2379F" w:rsidRPr="00CF42A6" w:rsidRDefault="00F2379F" w:rsidP="00A04960">
            <w:pPr>
              <w:autoSpaceDE w:val="0"/>
              <w:autoSpaceDN w:val="0"/>
              <w:adjustRightInd w:val="0"/>
              <w:spacing w:before="60" w:after="60"/>
              <w:jc w:val="left"/>
              <w:rPr>
                <w:rFonts w:cs="Arial"/>
                <w:color w:val="17365D" w:themeColor="text2" w:themeShade="BF"/>
                <w:rPrChange w:id="7061" w:author="Muhamad Ridho Zul Khoiri" w:date="2026-07-14T10:44:00Z" w16du:dateUtc="2026-07-14T03:44:00Z">
                  <w:rPr>
                    <w:rFonts w:ascii="Times New Roman" w:hAnsi="Times New Roman"/>
                    <w:color w:val="17365D" w:themeColor="text2" w:themeShade="BF"/>
                  </w:rPr>
                </w:rPrChange>
              </w:rPr>
            </w:pPr>
            <w:r w:rsidRPr="00CF42A6">
              <w:rPr>
                <w:rFonts w:cs="Arial"/>
                <w:color w:val="17365D" w:themeColor="text2" w:themeShade="BF"/>
                <w:rPrChange w:id="7062" w:author="Muhamad Ridho Zul Khoiri" w:date="2026-07-14T10:44:00Z" w16du:dateUtc="2026-07-14T03:44:00Z">
                  <w:rPr>
                    <w:rFonts w:ascii="Times New Roman" w:hAnsi="Times New Roman"/>
                    <w:color w:val="17365D" w:themeColor="text2" w:themeShade="BF"/>
                  </w:rPr>
                </w:rPrChange>
              </w:rPr>
              <w:t>Major Approval (AFE, Tender or Award Plan, etc.)</w:t>
            </w:r>
          </w:p>
        </w:tc>
        <w:tc>
          <w:tcPr>
            <w:tcW w:w="1260" w:type="dxa"/>
            <w:tcBorders>
              <w:top w:val="single" w:sz="6" w:space="0" w:color="auto"/>
              <w:left w:val="single" w:sz="6" w:space="0" w:color="auto"/>
              <w:bottom w:val="single" w:sz="6" w:space="0" w:color="969696"/>
              <w:right w:val="single" w:sz="6" w:space="0" w:color="auto"/>
            </w:tcBorders>
            <w:vAlign w:val="center"/>
          </w:tcPr>
          <w:p w14:paraId="44A4E348" w14:textId="77777777" w:rsidR="00F2379F" w:rsidRPr="00CF42A6" w:rsidRDefault="00F2379F" w:rsidP="00A04960">
            <w:pPr>
              <w:autoSpaceDE w:val="0"/>
              <w:autoSpaceDN w:val="0"/>
              <w:adjustRightInd w:val="0"/>
              <w:spacing w:before="60" w:after="60"/>
              <w:jc w:val="center"/>
              <w:rPr>
                <w:rFonts w:cs="Arial"/>
                <w:color w:val="17365D" w:themeColor="text2" w:themeShade="BF"/>
                <w:rPrChange w:id="7063" w:author="Muhamad Ridho Zul Khoiri" w:date="2026-07-14T10:44:00Z" w16du:dateUtc="2026-07-14T03:44:00Z">
                  <w:rPr>
                    <w:rFonts w:ascii="Times New Roman" w:hAnsi="Times New Roman"/>
                    <w:color w:val="17365D" w:themeColor="text2" w:themeShade="BF"/>
                  </w:rPr>
                </w:rPrChange>
              </w:rPr>
            </w:pPr>
            <w:r w:rsidRPr="00CF42A6">
              <w:rPr>
                <w:rFonts w:cs="Arial"/>
                <w:color w:val="17365D" w:themeColor="text2" w:themeShade="BF"/>
                <w:rPrChange w:id="7064" w:author="Muhamad Ridho Zul Khoiri" w:date="2026-07-14T10:44:00Z" w16du:dateUtc="2026-07-14T03:44:00Z">
                  <w:rPr>
                    <w:rFonts w:ascii="Times New Roman" w:hAnsi="Times New Roman"/>
                    <w:color w:val="17365D" w:themeColor="text2" w:themeShade="BF"/>
                  </w:rPr>
                </w:rPrChange>
              </w:rPr>
              <w:t>Integrated</w:t>
            </w:r>
          </w:p>
        </w:tc>
        <w:tc>
          <w:tcPr>
            <w:tcW w:w="900" w:type="dxa"/>
            <w:tcBorders>
              <w:top w:val="single" w:sz="6" w:space="0" w:color="auto"/>
              <w:left w:val="single" w:sz="6" w:space="0" w:color="auto"/>
              <w:bottom w:val="single" w:sz="6" w:space="0" w:color="969696"/>
              <w:right w:val="single" w:sz="6" w:space="0" w:color="auto"/>
            </w:tcBorders>
            <w:shd w:val="clear" w:color="auto" w:fill="808080" w:themeFill="background1" w:themeFillShade="80"/>
            <w:vAlign w:val="center"/>
          </w:tcPr>
          <w:p w14:paraId="04B01B73"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Change w:id="7065" w:author="Muhamad Ridho Zul Khoiri" w:date="2026-07-14T10:44:00Z" w16du:dateUtc="2026-07-14T03:44:00Z">
                  <w:rPr>
                    <w:rFonts w:ascii="Times New Roman" w:hAnsi="Times New Roman"/>
                    <w:color w:val="1F497D" w:themeColor="text2"/>
                    <w:sz w:val="22"/>
                    <w:szCs w:val="22"/>
                  </w:rPr>
                </w:rPrChange>
              </w:rPr>
            </w:pP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7319B988"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Change w:id="7066"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067" w:author="Muhamad Ridho Zul Khoiri" w:date="2026-07-14T10:44:00Z" w16du:dateUtc="2026-07-14T03:44:00Z">
                  <w:rPr>
                    <w:rFonts w:ascii="Times New Roman" w:hAnsi="Times New Roman"/>
                    <w:color w:val="1F497D" w:themeColor="text2"/>
                    <w:sz w:val="22"/>
                    <w:szCs w:val="22"/>
                  </w:rPr>
                </w:rPrChange>
              </w:rPr>
              <w:t>ALL</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3CEF7D6F"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Change w:id="7068"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069" w:author="Muhamad Ridho Zul Khoiri" w:date="2026-07-14T10:44:00Z" w16du:dateUtc="2026-07-14T03:44:00Z">
                  <w:rPr>
                    <w:rFonts w:ascii="Times New Roman" w:hAnsi="Times New Roman"/>
                    <w:color w:val="1F497D" w:themeColor="text2"/>
                    <w:sz w:val="22"/>
                    <w:szCs w:val="22"/>
                  </w:rPr>
                </w:rPrChange>
              </w:rPr>
              <w:t>ALL</w:t>
            </w:r>
          </w:p>
        </w:tc>
        <w:tc>
          <w:tcPr>
            <w:tcW w:w="1620" w:type="dxa"/>
            <w:gridSpan w:val="2"/>
            <w:tcBorders>
              <w:top w:val="single" w:sz="6" w:space="0" w:color="auto"/>
              <w:left w:val="single" w:sz="6" w:space="0" w:color="auto"/>
              <w:bottom w:val="single" w:sz="6" w:space="0" w:color="969696"/>
              <w:right w:val="single" w:sz="6" w:space="0" w:color="auto"/>
            </w:tcBorders>
            <w:shd w:val="solid" w:color="99CCFF" w:fill="auto"/>
            <w:vAlign w:val="center"/>
          </w:tcPr>
          <w:p w14:paraId="4AABDBDF"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Change w:id="7070"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071" w:author="Muhamad Ridho Zul Khoiri" w:date="2026-07-14T10:44:00Z" w16du:dateUtc="2026-07-14T03:44:00Z">
                  <w:rPr>
                    <w:rFonts w:ascii="Times New Roman" w:hAnsi="Times New Roman"/>
                    <w:color w:val="1F497D" w:themeColor="text2"/>
                    <w:sz w:val="22"/>
                    <w:szCs w:val="22"/>
                  </w:rPr>
                </w:rPrChange>
              </w:rPr>
              <w:t>ALL</w:t>
            </w:r>
          </w:p>
        </w:tc>
        <w:tc>
          <w:tcPr>
            <w:tcW w:w="1350" w:type="dxa"/>
            <w:gridSpan w:val="2"/>
            <w:tcBorders>
              <w:top w:val="single" w:sz="6" w:space="0" w:color="auto"/>
              <w:left w:val="single" w:sz="6" w:space="0" w:color="auto"/>
              <w:bottom w:val="single" w:sz="6" w:space="0" w:color="969696"/>
              <w:right w:val="single" w:sz="6" w:space="0" w:color="auto"/>
            </w:tcBorders>
            <w:shd w:val="solid" w:color="008000" w:fill="auto"/>
            <w:vAlign w:val="center"/>
          </w:tcPr>
          <w:p w14:paraId="3E1EDDF7" w14:textId="77777777" w:rsidR="00F2379F" w:rsidRPr="00CF42A6" w:rsidRDefault="00F2379F" w:rsidP="00A04960">
            <w:pPr>
              <w:autoSpaceDE w:val="0"/>
              <w:autoSpaceDN w:val="0"/>
              <w:adjustRightInd w:val="0"/>
              <w:spacing w:before="60" w:after="60"/>
              <w:jc w:val="center"/>
              <w:rPr>
                <w:rFonts w:cs="Arial"/>
                <w:color w:val="17365D" w:themeColor="text2" w:themeShade="BF"/>
                <w:sz w:val="22"/>
                <w:szCs w:val="22"/>
                <w:rPrChange w:id="7072" w:author="Muhamad Ridho Zul Khoiri" w:date="2026-07-14T10:44:00Z" w16du:dateUtc="2026-07-14T03:44:00Z">
                  <w:rPr>
                    <w:rFonts w:ascii="Times New Roman" w:hAnsi="Times New Roman"/>
                    <w:color w:val="17365D" w:themeColor="text2" w:themeShade="BF"/>
                    <w:sz w:val="22"/>
                    <w:szCs w:val="22"/>
                  </w:rPr>
                </w:rPrChange>
              </w:rPr>
            </w:pPr>
            <w:r w:rsidRPr="00CF42A6">
              <w:rPr>
                <w:rFonts w:cs="Arial"/>
                <w:color w:val="17365D" w:themeColor="text2" w:themeShade="BF"/>
                <w:sz w:val="22"/>
                <w:szCs w:val="22"/>
                <w:rPrChange w:id="7073" w:author="Muhamad Ridho Zul Khoiri" w:date="2026-07-14T10:44:00Z" w16du:dateUtc="2026-07-14T03:44:00Z">
                  <w:rPr>
                    <w:rFonts w:ascii="Times New Roman" w:hAnsi="Times New Roman"/>
                    <w:color w:val="17365D" w:themeColor="text2" w:themeShade="BF"/>
                    <w:sz w:val="22"/>
                    <w:szCs w:val="22"/>
                  </w:rPr>
                </w:rPrChange>
              </w:rPr>
              <w:t>&gt;$50MM</w:t>
            </w:r>
          </w:p>
        </w:tc>
        <w:tc>
          <w:tcPr>
            <w:tcW w:w="1170" w:type="dxa"/>
            <w:tcBorders>
              <w:top w:val="single" w:sz="6" w:space="0" w:color="auto"/>
              <w:left w:val="single" w:sz="6" w:space="0" w:color="auto"/>
              <w:bottom w:val="single" w:sz="6" w:space="0" w:color="969696"/>
              <w:right w:val="single" w:sz="6" w:space="0" w:color="auto"/>
            </w:tcBorders>
            <w:shd w:val="solid" w:color="FFFF00" w:fill="auto"/>
            <w:vAlign w:val="center"/>
          </w:tcPr>
          <w:p w14:paraId="41363269"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Change w:id="7074"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075" w:author="Muhamad Ridho Zul Khoiri" w:date="2026-07-14T10:44:00Z" w16du:dateUtc="2026-07-14T03:44:00Z">
                  <w:rPr>
                    <w:rFonts w:ascii="Times New Roman" w:hAnsi="Times New Roman"/>
                    <w:color w:val="1F497D" w:themeColor="text2"/>
                    <w:sz w:val="22"/>
                    <w:szCs w:val="22"/>
                  </w:rPr>
                </w:rPrChange>
              </w:rPr>
              <w:t>&gt;$100MM</w:t>
            </w:r>
          </w:p>
        </w:tc>
      </w:tr>
      <w:tr w:rsidR="00F2379F" w:rsidRPr="00526DF0" w14:paraId="63A6A3F3" w14:textId="77777777" w:rsidTr="00A04960">
        <w:trPr>
          <w:trHeight w:val="494"/>
        </w:trPr>
        <w:tc>
          <w:tcPr>
            <w:tcW w:w="331" w:type="dxa"/>
            <w:gridSpan w:val="2"/>
            <w:tcBorders>
              <w:top w:val="nil"/>
              <w:left w:val="nil"/>
              <w:bottom w:val="nil"/>
              <w:right w:val="nil"/>
            </w:tcBorders>
            <w:vAlign w:val="center"/>
          </w:tcPr>
          <w:p w14:paraId="3435FA3C" w14:textId="77777777" w:rsidR="00F2379F" w:rsidRPr="00CF42A6" w:rsidRDefault="00F2379F" w:rsidP="00A04960">
            <w:pPr>
              <w:autoSpaceDE w:val="0"/>
              <w:autoSpaceDN w:val="0"/>
              <w:adjustRightInd w:val="0"/>
              <w:jc w:val="left"/>
              <w:rPr>
                <w:rFonts w:cs="Arial"/>
                <w:b/>
                <w:bCs/>
                <w:color w:val="000000"/>
                <w:rPrChange w:id="7076" w:author="Muhamad Ridho Zul Khoiri" w:date="2026-07-14T10:44:00Z" w16du:dateUtc="2026-07-14T03:44:00Z">
                  <w:rPr>
                    <w:rFonts w:ascii="Times New Roman" w:hAnsi="Times New Roman"/>
                    <w:b/>
                    <w:bCs/>
                    <w:color w:val="000000"/>
                  </w:rPr>
                </w:rPrChange>
              </w:rPr>
            </w:pPr>
          </w:p>
        </w:tc>
        <w:tc>
          <w:tcPr>
            <w:tcW w:w="4799" w:type="dxa"/>
            <w:tcBorders>
              <w:top w:val="single" w:sz="6" w:space="0" w:color="969696"/>
              <w:left w:val="single" w:sz="6" w:space="0" w:color="auto"/>
              <w:bottom w:val="single" w:sz="6" w:space="0" w:color="auto"/>
              <w:right w:val="single" w:sz="6" w:space="0" w:color="auto"/>
            </w:tcBorders>
            <w:vAlign w:val="center"/>
          </w:tcPr>
          <w:p w14:paraId="15CD8C7E" w14:textId="77777777" w:rsidR="00F2379F" w:rsidRPr="00CF42A6" w:rsidRDefault="00F2379F" w:rsidP="00A04960">
            <w:pPr>
              <w:autoSpaceDE w:val="0"/>
              <w:autoSpaceDN w:val="0"/>
              <w:adjustRightInd w:val="0"/>
              <w:spacing w:before="60" w:after="60"/>
              <w:jc w:val="left"/>
              <w:rPr>
                <w:rFonts w:cs="Arial"/>
                <w:color w:val="17365D" w:themeColor="text2" w:themeShade="BF"/>
                <w:rPrChange w:id="7077" w:author="Muhamad Ridho Zul Khoiri" w:date="2026-07-14T10:44:00Z" w16du:dateUtc="2026-07-14T03:44:00Z">
                  <w:rPr>
                    <w:rFonts w:ascii="Times New Roman" w:hAnsi="Times New Roman"/>
                    <w:color w:val="17365D" w:themeColor="text2" w:themeShade="BF"/>
                  </w:rPr>
                </w:rPrChange>
              </w:rPr>
            </w:pPr>
            <w:r w:rsidRPr="00CF42A6">
              <w:rPr>
                <w:rFonts w:cs="Arial"/>
                <w:color w:val="17365D" w:themeColor="text2" w:themeShade="BF"/>
                <w:rPrChange w:id="7078" w:author="Muhamad Ridho Zul Khoiri" w:date="2026-07-14T10:44:00Z" w16du:dateUtc="2026-07-14T03:44:00Z">
                  <w:rPr>
                    <w:rFonts w:ascii="Times New Roman" w:hAnsi="Times New Roman"/>
                    <w:color w:val="17365D" w:themeColor="text2" w:themeShade="BF"/>
                  </w:rPr>
                </w:rPrChange>
              </w:rPr>
              <w:t>Project Milestones (Engineering, Procurement, Construction, Installation)</w:t>
            </w:r>
          </w:p>
        </w:tc>
        <w:tc>
          <w:tcPr>
            <w:tcW w:w="1260" w:type="dxa"/>
            <w:tcBorders>
              <w:top w:val="single" w:sz="6" w:space="0" w:color="969696"/>
              <w:left w:val="single" w:sz="6" w:space="0" w:color="auto"/>
              <w:bottom w:val="single" w:sz="6" w:space="0" w:color="auto"/>
              <w:right w:val="single" w:sz="6" w:space="0" w:color="auto"/>
            </w:tcBorders>
            <w:vAlign w:val="center"/>
          </w:tcPr>
          <w:p w14:paraId="09937633" w14:textId="77777777" w:rsidR="00F2379F" w:rsidRPr="00CF42A6" w:rsidRDefault="00F2379F" w:rsidP="00A04960">
            <w:pPr>
              <w:autoSpaceDE w:val="0"/>
              <w:autoSpaceDN w:val="0"/>
              <w:adjustRightInd w:val="0"/>
              <w:spacing w:before="60" w:after="60"/>
              <w:jc w:val="center"/>
              <w:rPr>
                <w:rFonts w:cs="Arial"/>
                <w:color w:val="17365D" w:themeColor="text2" w:themeShade="BF"/>
                <w:rPrChange w:id="7079" w:author="Muhamad Ridho Zul Khoiri" w:date="2026-07-14T10:44:00Z" w16du:dateUtc="2026-07-14T03:44:00Z">
                  <w:rPr>
                    <w:rFonts w:ascii="Times New Roman" w:hAnsi="Times New Roman"/>
                    <w:color w:val="17365D" w:themeColor="text2" w:themeShade="BF"/>
                  </w:rPr>
                </w:rPrChange>
              </w:rPr>
            </w:pPr>
            <w:r w:rsidRPr="00CF42A6">
              <w:rPr>
                <w:rFonts w:cs="Arial"/>
                <w:color w:val="17365D" w:themeColor="text2" w:themeShade="BF"/>
                <w:rPrChange w:id="7080" w:author="Muhamad Ridho Zul Khoiri" w:date="2026-07-14T10:44:00Z" w16du:dateUtc="2026-07-14T03:44:00Z">
                  <w:rPr>
                    <w:rFonts w:ascii="Times New Roman" w:hAnsi="Times New Roman"/>
                    <w:color w:val="17365D" w:themeColor="text2" w:themeShade="BF"/>
                  </w:rPr>
                </w:rPrChange>
              </w:rPr>
              <w:t>Integrated</w:t>
            </w:r>
          </w:p>
        </w:tc>
        <w:tc>
          <w:tcPr>
            <w:tcW w:w="900" w:type="dxa"/>
            <w:tcBorders>
              <w:top w:val="single" w:sz="6" w:space="0" w:color="969696"/>
              <w:left w:val="single" w:sz="6" w:space="0" w:color="auto"/>
              <w:bottom w:val="single" w:sz="6" w:space="0" w:color="auto"/>
              <w:right w:val="single" w:sz="6" w:space="0" w:color="auto"/>
            </w:tcBorders>
            <w:shd w:val="clear" w:color="auto" w:fill="808080" w:themeFill="background1" w:themeFillShade="80"/>
            <w:vAlign w:val="center"/>
          </w:tcPr>
          <w:p w14:paraId="792A2D62"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Change w:id="7081" w:author="Muhamad Ridho Zul Khoiri" w:date="2026-07-14T10:44:00Z" w16du:dateUtc="2026-07-14T03:44:00Z">
                  <w:rPr>
                    <w:rFonts w:ascii="Times New Roman" w:hAnsi="Times New Roman"/>
                    <w:color w:val="1F497D" w:themeColor="text2"/>
                    <w:sz w:val="22"/>
                    <w:szCs w:val="22"/>
                  </w:rPr>
                </w:rPrChange>
              </w:rPr>
            </w:pP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621C04E8"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Change w:id="7082"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083" w:author="Muhamad Ridho Zul Khoiri" w:date="2026-07-14T10:44:00Z" w16du:dateUtc="2026-07-14T03:44:00Z">
                  <w:rPr>
                    <w:rFonts w:ascii="Times New Roman" w:hAnsi="Times New Roman"/>
                    <w:color w:val="1F497D" w:themeColor="text2"/>
                    <w:sz w:val="22"/>
                    <w:szCs w:val="22"/>
                  </w:rPr>
                </w:rPrChange>
              </w:rPr>
              <w:t>ALL</w:t>
            </w: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67F51F4E"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Change w:id="7084"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085" w:author="Muhamad Ridho Zul Khoiri" w:date="2026-07-14T10:44:00Z" w16du:dateUtc="2026-07-14T03:44:00Z">
                  <w:rPr>
                    <w:rFonts w:ascii="Times New Roman" w:hAnsi="Times New Roman"/>
                    <w:color w:val="1F497D" w:themeColor="text2"/>
                    <w:sz w:val="22"/>
                    <w:szCs w:val="22"/>
                  </w:rPr>
                </w:rPrChange>
              </w:rPr>
              <w:t>ALL</w:t>
            </w:r>
          </w:p>
        </w:tc>
        <w:tc>
          <w:tcPr>
            <w:tcW w:w="1620" w:type="dxa"/>
            <w:gridSpan w:val="2"/>
            <w:tcBorders>
              <w:top w:val="single" w:sz="6" w:space="0" w:color="969696"/>
              <w:left w:val="single" w:sz="6" w:space="0" w:color="auto"/>
              <w:bottom w:val="single" w:sz="6" w:space="0" w:color="auto"/>
              <w:right w:val="single" w:sz="6" w:space="0" w:color="auto"/>
            </w:tcBorders>
            <w:shd w:val="solid" w:color="99CCFF" w:fill="auto"/>
            <w:vAlign w:val="center"/>
          </w:tcPr>
          <w:p w14:paraId="41BEEA2C"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Change w:id="7086"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087" w:author="Muhamad Ridho Zul Khoiri" w:date="2026-07-14T10:44:00Z" w16du:dateUtc="2026-07-14T03:44:00Z">
                  <w:rPr>
                    <w:rFonts w:ascii="Times New Roman" w:hAnsi="Times New Roman"/>
                    <w:color w:val="1F497D" w:themeColor="text2"/>
                    <w:sz w:val="22"/>
                    <w:szCs w:val="22"/>
                  </w:rPr>
                </w:rPrChange>
              </w:rPr>
              <w:t>ALL</w:t>
            </w:r>
          </w:p>
        </w:tc>
        <w:tc>
          <w:tcPr>
            <w:tcW w:w="1350" w:type="dxa"/>
            <w:gridSpan w:val="2"/>
            <w:tcBorders>
              <w:top w:val="single" w:sz="6" w:space="0" w:color="969696"/>
              <w:left w:val="single" w:sz="6" w:space="0" w:color="auto"/>
              <w:bottom w:val="single" w:sz="6" w:space="0" w:color="auto"/>
              <w:right w:val="single" w:sz="6" w:space="0" w:color="auto"/>
            </w:tcBorders>
            <w:shd w:val="solid" w:color="008000" w:fill="auto"/>
            <w:vAlign w:val="center"/>
          </w:tcPr>
          <w:p w14:paraId="542A76F8" w14:textId="77777777" w:rsidR="00F2379F" w:rsidRPr="00CF42A6" w:rsidRDefault="00F2379F" w:rsidP="00A04960">
            <w:pPr>
              <w:autoSpaceDE w:val="0"/>
              <w:autoSpaceDN w:val="0"/>
              <w:adjustRightInd w:val="0"/>
              <w:spacing w:before="60" w:after="60"/>
              <w:jc w:val="center"/>
              <w:rPr>
                <w:rFonts w:cs="Arial"/>
                <w:color w:val="17365D" w:themeColor="text2" w:themeShade="BF"/>
                <w:sz w:val="22"/>
                <w:szCs w:val="22"/>
                <w:rPrChange w:id="7088" w:author="Muhamad Ridho Zul Khoiri" w:date="2026-07-14T10:44:00Z" w16du:dateUtc="2026-07-14T03:44:00Z">
                  <w:rPr>
                    <w:rFonts w:ascii="Times New Roman" w:hAnsi="Times New Roman"/>
                    <w:color w:val="17365D" w:themeColor="text2" w:themeShade="BF"/>
                    <w:sz w:val="22"/>
                    <w:szCs w:val="22"/>
                  </w:rPr>
                </w:rPrChange>
              </w:rPr>
            </w:pPr>
            <w:r w:rsidRPr="00CF42A6">
              <w:rPr>
                <w:rFonts w:cs="Arial"/>
                <w:color w:val="17365D" w:themeColor="text2" w:themeShade="BF"/>
                <w:sz w:val="22"/>
                <w:szCs w:val="22"/>
                <w:rPrChange w:id="7089" w:author="Muhamad Ridho Zul Khoiri" w:date="2026-07-14T10:44:00Z" w16du:dateUtc="2026-07-14T03:44:00Z">
                  <w:rPr>
                    <w:rFonts w:ascii="Times New Roman" w:hAnsi="Times New Roman"/>
                    <w:color w:val="17365D" w:themeColor="text2" w:themeShade="BF"/>
                    <w:sz w:val="22"/>
                    <w:szCs w:val="22"/>
                  </w:rPr>
                </w:rPrChange>
              </w:rPr>
              <w:t>&gt;$75MM</w:t>
            </w:r>
          </w:p>
        </w:tc>
        <w:tc>
          <w:tcPr>
            <w:tcW w:w="1170" w:type="dxa"/>
            <w:tcBorders>
              <w:top w:val="single" w:sz="6" w:space="0" w:color="969696"/>
              <w:left w:val="single" w:sz="6" w:space="0" w:color="auto"/>
              <w:bottom w:val="single" w:sz="6" w:space="0" w:color="auto"/>
              <w:right w:val="single" w:sz="6" w:space="0" w:color="auto"/>
            </w:tcBorders>
            <w:shd w:val="solid" w:color="FFFF00" w:fill="auto"/>
            <w:vAlign w:val="center"/>
          </w:tcPr>
          <w:p w14:paraId="7C22F1E4"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Change w:id="7090"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091" w:author="Muhamad Ridho Zul Khoiri" w:date="2026-07-14T10:44:00Z" w16du:dateUtc="2026-07-14T03:44:00Z">
                  <w:rPr>
                    <w:rFonts w:ascii="Times New Roman" w:hAnsi="Times New Roman"/>
                    <w:color w:val="1F497D" w:themeColor="text2"/>
                    <w:sz w:val="22"/>
                    <w:szCs w:val="22"/>
                  </w:rPr>
                </w:rPrChange>
              </w:rPr>
              <w:t>&gt;$100MM</w:t>
            </w:r>
          </w:p>
        </w:tc>
      </w:tr>
      <w:tr w:rsidR="00F2379F" w:rsidRPr="00526DF0" w14:paraId="1865C6F9" w14:textId="77777777" w:rsidTr="00A04960">
        <w:trPr>
          <w:trHeight w:val="290"/>
        </w:trPr>
        <w:tc>
          <w:tcPr>
            <w:tcW w:w="5130" w:type="dxa"/>
            <w:gridSpan w:val="3"/>
            <w:tcBorders>
              <w:top w:val="nil"/>
              <w:left w:val="nil"/>
              <w:bottom w:val="nil"/>
              <w:right w:val="nil"/>
            </w:tcBorders>
            <w:vAlign w:val="center"/>
          </w:tcPr>
          <w:p w14:paraId="0AEC7F51" w14:textId="77777777" w:rsidR="00F2379F" w:rsidRPr="00CF42A6" w:rsidRDefault="00F2379F" w:rsidP="00A04960">
            <w:pPr>
              <w:autoSpaceDE w:val="0"/>
              <w:autoSpaceDN w:val="0"/>
              <w:adjustRightInd w:val="0"/>
              <w:jc w:val="left"/>
              <w:rPr>
                <w:rFonts w:cs="Arial"/>
                <w:b/>
                <w:bCs/>
                <w:color w:val="000000"/>
                <w:rPrChange w:id="7092" w:author="Muhamad Ridho Zul Khoiri" w:date="2026-07-14T10:44:00Z" w16du:dateUtc="2026-07-14T03:44:00Z">
                  <w:rPr>
                    <w:rFonts w:ascii="Times New Roman" w:hAnsi="Times New Roman"/>
                    <w:b/>
                    <w:bCs/>
                    <w:color w:val="000000"/>
                  </w:rPr>
                </w:rPrChange>
              </w:rPr>
            </w:pPr>
          </w:p>
        </w:tc>
        <w:tc>
          <w:tcPr>
            <w:tcW w:w="1260" w:type="dxa"/>
            <w:tcBorders>
              <w:top w:val="nil"/>
              <w:left w:val="nil"/>
              <w:right w:val="nil"/>
            </w:tcBorders>
            <w:vAlign w:val="center"/>
          </w:tcPr>
          <w:p w14:paraId="2DDCF854" w14:textId="77777777" w:rsidR="00F2379F" w:rsidRPr="00CF42A6" w:rsidRDefault="00F2379F" w:rsidP="00A04960">
            <w:pPr>
              <w:autoSpaceDE w:val="0"/>
              <w:autoSpaceDN w:val="0"/>
              <w:adjustRightInd w:val="0"/>
              <w:jc w:val="center"/>
              <w:rPr>
                <w:rFonts w:cs="Arial"/>
                <w:color w:val="000000"/>
                <w:rPrChange w:id="7093" w:author="Muhamad Ridho Zul Khoiri" w:date="2026-07-14T10:44:00Z" w16du:dateUtc="2026-07-14T03:44:00Z">
                  <w:rPr>
                    <w:rFonts w:ascii="Times New Roman" w:hAnsi="Times New Roman"/>
                    <w:color w:val="000000"/>
                  </w:rPr>
                </w:rPrChange>
              </w:rPr>
            </w:pPr>
          </w:p>
        </w:tc>
        <w:tc>
          <w:tcPr>
            <w:tcW w:w="900" w:type="dxa"/>
            <w:tcBorders>
              <w:top w:val="nil"/>
              <w:left w:val="nil"/>
              <w:right w:val="nil"/>
            </w:tcBorders>
            <w:vAlign w:val="center"/>
          </w:tcPr>
          <w:p w14:paraId="112F874F" w14:textId="77777777" w:rsidR="00F2379F" w:rsidRPr="00CF42A6" w:rsidRDefault="00F2379F" w:rsidP="00A04960">
            <w:pPr>
              <w:autoSpaceDE w:val="0"/>
              <w:autoSpaceDN w:val="0"/>
              <w:adjustRightInd w:val="0"/>
              <w:jc w:val="center"/>
              <w:rPr>
                <w:rFonts w:cs="Arial"/>
                <w:color w:val="000000"/>
                <w:sz w:val="22"/>
                <w:szCs w:val="22"/>
                <w:rPrChange w:id="7094" w:author="Muhamad Ridho Zul Khoiri" w:date="2026-07-14T10:44:00Z" w16du:dateUtc="2026-07-14T03:44:00Z">
                  <w:rPr>
                    <w:rFonts w:ascii="Times New Roman" w:hAnsi="Times New Roman"/>
                    <w:color w:val="000000"/>
                    <w:sz w:val="22"/>
                    <w:szCs w:val="22"/>
                  </w:rPr>
                </w:rPrChange>
              </w:rPr>
            </w:pPr>
          </w:p>
        </w:tc>
        <w:tc>
          <w:tcPr>
            <w:tcW w:w="1620" w:type="dxa"/>
            <w:tcBorders>
              <w:top w:val="nil"/>
              <w:left w:val="nil"/>
              <w:right w:val="nil"/>
            </w:tcBorders>
            <w:vAlign w:val="center"/>
          </w:tcPr>
          <w:p w14:paraId="67669E8A" w14:textId="77777777" w:rsidR="00F2379F" w:rsidRPr="00CF42A6" w:rsidRDefault="00F2379F" w:rsidP="00A04960">
            <w:pPr>
              <w:autoSpaceDE w:val="0"/>
              <w:autoSpaceDN w:val="0"/>
              <w:adjustRightInd w:val="0"/>
              <w:jc w:val="center"/>
              <w:rPr>
                <w:rFonts w:cs="Arial"/>
                <w:color w:val="000000"/>
                <w:sz w:val="22"/>
                <w:szCs w:val="22"/>
                <w:rPrChange w:id="7095" w:author="Muhamad Ridho Zul Khoiri" w:date="2026-07-14T10:44:00Z" w16du:dateUtc="2026-07-14T03:44:00Z">
                  <w:rPr>
                    <w:rFonts w:ascii="Times New Roman" w:hAnsi="Times New Roman"/>
                    <w:color w:val="000000"/>
                    <w:sz w:val="22"/>
                    <w:szCs w:val="22"/>
                  </w:rPr>
                </w:rPrChange>
              </w:rPr>
            </w:pPr>
          </w:p>
        </w:tc>
        <w:tc>
          <w:tcPr>
            <w:tcW w:w="1620" w:type="dxa"/>
            <w:tcBorders>
              <w:top w:val="nil"/>
              <w:left w:val="nil"/>
              <w:right w:val="nil"/>
            </w:tcBorders>
            <w:vAlign w:val="center"/>
          </w:tcPr>
          <w:p w14:paraId="66DD00DA" w14:textId="77777777" w:rsidR="00F2379F" w:rsidRPr="00CF42A6" w:rsidRDefault="00F2379F" w:rsidP="00A04960">
            <w:pPr>
              <w:autoSpaceDE w:val="0"/>
              <w:autoSpaceDN w:val="0"/>
              <w:adjustRightInd w:val="0"/>
              <w:jc w:val="center"/>
              <w:rPr>
                <w:rFonts w:cs="Arial"/>
                <w:color w:val="000000"/>
                <w:sz w:val="22"/>
                <w:szCs w:val="22"/>
                <w:rPrChange w:id="7096" w:author="Muhamad Ridho Zul Khoiri" w:date="2026-07-14T10:44:00Z" w16du:dateUtc="2026-07-14T03:44:00Z">
                  <w:rPr>
                    <w:rFonts w:ascii="Times New Roman" w:hAnsi="Times New Roman"/>
                    <w:color w:val="000000"/>
                    <w:sz w:val="22"/>
                    <w:szCs w:val="22"/>
                  </w:rPr>
                </w:rPrChange>
              </w:rPr>
            </w:pPr>
          </w:p>
        </w:tc>
        <w:tc>
          <w:tcPr>
            <w:tcW w:w="1620" w:type="dxa"/>
            <w:gridSpan w:val="2"/>
            <w:tcBorders>
              <w:top w:val="nil"/>
              <w:left w:val="nil"/>
              <w:right w:val="nil"/>
            </w:tcBorders>
            <w:vAlign w:val="center"/>
          </w:tcPr>
          <w:p w14:paraId="47769A8A" w14:textId="77777777" w:rsidR="00F2379F" w:rsidRPr="00CF42A6" w:rsidRDefault="00F2379F" w:rsidP="00A04960">
            <w:pPr>
              <w:autoSpaceDE w:val="0"/>
              <w:autoSpaceDN w:val="0"/>
              <w:adjustRightInd w:val="0"/>
              <w:jc w:val="center"/>
              <w:rPr>
                <w:rFonts w:cs="Arial"/>
                <w:color w:val="000000"/>
                <w:sz w:val="22"/>
                <w:szCs w:val="22"/>
                <w:rPrChange w:id="7097" w:author="Muhamad Ridho Zul Khoiri" w:date="2026-07-14T10:44:00Z" w16du:dateUtc="2026-07-14T03:44:00Z">
                  <w:rPr>
                    <w:rFonts w:ascii="Times New Roman" w:hAnsi="Times New Roman"/>
                    <w:color w:val="000000"/>
                    <w:sz w:val="22"/>
                    <w:szCs w:val="22"/>
                  </w:rPr>
                </w:rPrChange>
              </w:rPr>
            </w:pPr>
          </w:p>
        </w:tc>
        <w:tc>
          <w:tcPr>
            <w:tcW w:w="1350" w:type="dxa"/>
            <w:gridSpan w:val="2"/>
            <w:tcBorders>
              <w:top w:val="nil"/>
              <w:left w:val="nil"/>
              <w:right w:val="nil"/>
            </w:tcBorders>
            <w:vAlign w:val="center"/>
          </w:tcPr>
          <w:p w14:paraId="2C1376D4" w14:textId="77777777" w:rsidR="00F2379F" w:rsidRPr="00CF42A6" w:rsidRDefault="00F2379F" w:rsidP="00A04960">
            <w:pPr>
              <w:autoSpaceDE w:val="0"/>
              <w:autoSpaceDN w:val="0"/>
              <w:adjustRightInd w:val="0"/>
              <w:jc w:val="center"/>
              <w:rPr>
                <w:rFonts w:cs="Arial"/>
                <w:color w:val="000000"/>
                <w:sz w:val="22"/>
                <w:szCs w:val="22"/>
                <w:rPrChange w:id="7098" w:author="Muhamad Ridho Zul Khoiri" w:date="2026-07-14T10:44:00Z" w16du:dateUtc="2026-07-14T03:44:00Z">
                  <w:rPr>
                    <w:rFonts w:ascii="Times New Roman" w:hAnsi="Times New Roman"/>
                    <w:color w:val="000000"/>
                    <w:sz w:val="22"/>
                    <w:szCs w:val="22"/>
                  </w:rPr>
                </w:rPrChange>
              </w:rPr>
            </w:pPr>
          </w:p>
        </w:tc>
        <w:tc>
          <w:tcPr>
            <w:tcW w:w="1170" w:type="dxa"/>
            <w:tcBorders>
              <w:top w:val="nil"/>
              <w:left w:val="nil"/>
              <w:right w:val="nil"/>
            </w:tcBorders>
            <w:vAlign w:val="center"/>
          </w:tcPr>
          <w:p w14:paraId="01C25C91" w14:textId="77777777" w:rsidR="00F2379F" w:rsidRPr="00CF42A6" w:rsidRDefault="00F2379F" w:rsidP="00A04960">
            <w:pPr>
              <w:autoSpaceDE w:val="0"/>
              <w:autoSpaceDN w:val="0"/>
              <w:adjustRightInd w:val="0"/>
              <w:jc w:val="center"/>
              <w:rPr>
                <w:rFonts w:cs="Arial"/>
                <w:color w:val="000000"/>
                <w:sz w:val="22"/>
                <w:szCs w:val="22"/>
                <w:rPrChange w:id="7099" w:author="Muhamad Ridho Zul Khoiri" w:date="2026-07-14T10:44:00Z" w16du:dateUtc="2026-07-14T03:44:00Z">
                  <w:rPr>
                    <w:rFonts w:ascii="Times New Roman" w:hAnsi="Times New Roman"/>
                    <w:color w:val="000000"/>
                    <w:sz w:val="22"/>
                    <w:szCs w:val="22"/>
                  </w:rPr>
                </w:rPrChange>
              </w:rPr>
            </w:pPr>
          </w:p>
        </w:tc>
      </w:tr>
      <w:tr w:rsidR="00F2379F" w:rsidRPr="00526DF0" w14:paraId="1BFA9435" w14:textId="77777777" w:rsidTr="00A04960">
        <w:trPr>
          <w:gridAfter w:val="2"/>
          <w:wAfter w:w="1620" w:type="dxa"/>
          <w:trHeight w:val="290"/>
        </w:trPr>
        <w:tc>
          <w:tcPr>
            <w:tcW w:w="270" w:type="dxa"/>
            <w:tcBorders>
              <w:top w:val="nil"/>
              <w:left w:val="nil"/>
              <w:right w:val="nil"/>
            </w:tcBorders>
          </w:tcPr>
          <w:p w14:paraId="138EFCF4" w14:textId="77777777" w:rsidR="00F2379F" w:rsidRPr="00CF42A6" w:rsidRDefault="00F2379F" w:rsidP="00A04960">
            <w:pPr>
              <w:autoSpaceDE w:val="0"/>
              <w:autoSpaceDN w:val="0"/>
              <w:adjustRightInd w:val="0"/>
              <w:jc w:val="left"/>
              <w:rPr>
                <w:rFonts w:cs="Arial"/>
                <w:b/>
                <w:bCs/>
                <w:color w:val="000000"/>
                <w:rPrChange w:id="7100" w:author="Muhamad Ridho Zul Khoiri" w:date="2026-07-14T10:44:00Z" w16du:dateUtc="2026-07-14T03:44:00Z">
                  <w:rPr>
                    <w:rFonts w:ascii="Times New Roman" w:hAnsi="Times New Roman"/>
                    <w:b/>
                    <w:bCs/>
                    <w:color w:val="000000"/>
                  </w:rPr>
                </w:rPrChange>
              </w:rPr>
            </w:pPr>
          </w:p>
        </w:tc>
        <w:tc>
          <w:tcPr>
            <w:tcW w:w="4860" w:type="dxa"/>
            <w:gridSpan w:val="2"/>
            <w:tcBorders>
              <w:top w:val="nil"/>
              <w:left w:val="nil"/>
              <w:bottom w:val="single" w:sz="4" w:space="0" w:color="auto"/>
              <w:right w:val="nil"/>
            </w:tcBorders>
            <w:vAlign w:val="center"/>
          </w:tcPr>
          <w:p w14:paraId="6F8AD37C" w14:textId="04A3017F" w:rsidR="00F2379F" w:rsidRPr="00CF42A6" w:rsidRDefault="00281A55" w:rsidP="00A04960">
            <w:pPr>
              <w:autoSpaceDE w:val="0"/>
              <w:autoSpaceDN w:val="0"/>
              <w:adjustRightInd w:val="0"/>
              <w:spacing w:before="120" w:after="120"/>
              <w:jc w:val="left"/>
              <w:rPr>
                <w:rFonts w:cs="Arial"/>
                <w:b/>
                <w:bCs/>
                <w:color w:val="000000"/>
                <w:rPrChange w:id="7101" w:author="Muhamad Ridho Zul Khoiri" w:date="2026-07-14T10:44:00Z" w16du:dateUtc="2026-07-14T03:44:00Z">
                  <w:rPr>
                    <w:rFonts w:ascii="Times New Roman" w:hAnsi="Times New Roman"/>
                    <w:b/>
                    <w:bCs/>
                    <w:color w:val="000000"/>
                  </w:rPr>
                </w:rPrChange>
              </w:rPr>
            </w:pPr>
            <w:r w:rsidRPr="00CF42A6">
              <w:rPr>
                <w:rFonts w:cs="Arial"/>
                <w:b/>
                <w:bCs/>
                <w:color w:val="000000"/>
                <w:rPrChange w:id="7102" w:author="Muhamad Ridho Zul Khoiri" w:date="2026-07-14T10:44:00Z" w16du:dateUtc="2026-07-14T03:44:00Z">
                  <w:rPr>
                    <w:rFonts w:ascii="Times New Roman" w:hAnsi="Times New Roman"/>
                    <w:b/>
                    <w:bCs/>
                    <w:color w:val="000000"/>
                  </w:rPr>
                </w:rPrChange>
              </w:rPr>
              <w:t>Pre Development &amp; Development</w:t>
            </w:r>
          </w:p>
        </w:tc>
        <w:tc>
          <w:tcPr>
            <w:tcW w:w="1260" w:type="dxa"/>
            <w:tcBorders>
              <w:top w:val="nil"/>
              <w:left w:val="nil"/>
              <w:bottom w:val="single" w:sz="4" w:space="0" w:color="auto"/>
              <w:right w:val="nil"/>
            </w:tcBorders>
            <w:vAlign w:val="center"/>
          </w:tcPr>
          <w:p w14:paraId="3BE03AC0" w14:textId="77777777" w:rsidR="00F2379F" w:rsidRPr="00CF42A6" w:rsidRDefault="00F2379F" w:rsidP="00A04960">
            <w:pPr>
              <w:autoSpaceDE w:val="0"/>
              <w:autoSpaceDN w:val="0"/>
              <w:adjustRightInd w:val="0"/>
              <w:jc w:val="center"/>
              <w:rPr>
                <w:rFonts w:cs="Arial"/>
                <w:color w:val="000000"/>
                <w:rPrChange w:id="7103" w:author="Muhamad Ridho Zul Khoiri" w:date="2026-07-14T10:44:00Z" w16du:dateUtc="2026-07-14T03:44:00Z">
                  <w:rPr>
                    <w:rFonts w:ascii="Times New Roman" w:hAnsi="Times New Roman"/>
                    <w:color w:val="000000"/>
                  </w:rPr>
                </w:rPrChange>
              </w:rPr>
            </w:pPr>
          </w:p>
        </w:tc>
        <w:tc>
          <w:tcPr>
            <w:tcW w:w="900" w:type="dxa"/>
            <w:tcBorders>
              <w:top w:val="nil"/>
              <w:left w:val="nil"/>
              <w:bottom w:val="single" w:sz="4" w:space="0" w:color="auto"/>
              <w:right w:val="nil"/>
            </w:tcBorders>
            <w:vAlign w:val="center"/>
          </w:tcPr>
          <w:p w14:paraId="243AB796" w14:textId="77777777" w:rsidR="00F2379F" w:rsidRPr="00CF42A6" w:rsidRDefault="00F2379F" w:rsidP="00A04960">
            <w:pPr>
              <w:autoSpaceDE w:val="0"/>
              <w:autoSpaceDN w:val="0"/>
              <w:adjustRightInd w:val="0"/>
              <w:jc w:val="center"/>
              <w:rPr>
                <w:rFonts w:cs="Arial"/>
                <w:color w:val="000000"/>
                <w:sz w:val="22"/>
                <w:szCs w:val="22"/>
                <w:rPrChange w:id="7104" w:author="Muhamad Ridho Zul Khoiri" w:date="2026-07-14T10:44:00Z" w16du:dateUtc="2026-07-14T03:44:00Z">
                  <w:rPr>
                    <w:rFonts w:ascii="Times New Roman" w:hAnsi="Times New Roman"/>
                    <w:color w:val="000000"/>
                    <w:sz w:val="22"/>
                    <w:szCs w:val="22"/>
                  </w:rPr>
                </w:rPrChange>
              </w:rPr>
            </w:pPr>
          </w:p>
        </w:tc>
        <w:tc>
          <w:tcPr>
            <w:tcW w:w="1620" w:type="dxa"/>
            <w:tcBorders>
              <w:top w:val="nil"/>
              <w:left w:val="nil"/>
              <w:bottom w:val="single" w:sz="4" w:space="0" w:color="auto"/>
              <w:right w:val="nil"/>
            </w:tcBorders>
            <w:vAlign w:val="center"/>
          </w:tcPr>
          <w:p w14:paraId="7BA1B52E" w14:textId="77777777" w:rsidR="00F2379F" w:rsidRPr="00CF42A6" w:rsidRDefault="00F2379F" w:rsidP="00A04960">
            <w:pPr>
              <w:autoSpaceDE w:val="0"/>
              <w:autoSpaceDN w:val="0"/>
              <w:adjustRightInd w:val="0"/>
              <w:jc w:val="center"/>
              <w:rPr>
                <w:rFonts w:cs="Arial"/>
                <w:color w:val="000000"/>
                <w:sz w:val="22"/>
                <w:szCs w:val="22"/>
                <w:rPrChange w:id="7105" w:author="Muhamad Ridho Zul Khoiri" w:date="2026-07-14T10:44:00Z" w16du:dateUtc="2026-07-14T03:44:00Z">
                  <w:rPr>
                    <w:rFonts w:ascii="Times New Roman" w:hAnsi="Times New Roman"/>
                    <w:color w:val="000000"/>
                    <w:sz w:val="22"/>
                    <w:szCs w:val="22"/>
                  </w:rPr>
                </w:rPrChange>
              </w:rPr>
            </w:pPr>
          </w:p>
        </w:tc>
        <w:tc>
          <w:tcPr>
            <w:tcW w:w="1620" w:type="dxa"/>
            <w:tcBorders>
              <w:top w:val="nil"/>
              <w:left w:val="nil"/>
              <w:bottom w:val="single" w:sz="4" w:space="0" w:color="auto"/>
              <w:right w:val="nil"/>
            </w:tcBorders>
            <w:vAlign w:val="center"/>
          </w:tcPr>
          <w:p w14:paraId="05B08EB0" w14:textId="77777777" w:rsidR="00F2379F" w:rsidRPr="00CF42A6" w:rsidRDefault="00F2379F" w:rsidP="00A04960">
            <w:pPr>
              <w:autoSpaceDE w:val="0"/>
              <w:autoSpaceDN w:val="0"/>
              <w:adjustRightInd w:val="0"/>
              <w:jc w:val="center"/>
              <w:rPr>
                <w:rFonts w:cs="Arial"/>
                <w:color w:val="000000"/>
                <w:sz w:val="22"/>
                <w:szCs w:val="22"/>
                <w:rPrChange w:id="7106" w:author="Muhamad Ridho Zul Khoiri" w:date="2026-07-14T10:44:00Z" w16du:dateUtc="2026-07-14T03:44:00Z">
                  <w:rPr>
                    <w:rFonts w:ascii="Times New Roman" w:hAnsi="Times New Roman"/>
                    <w:color w:val="000000"/>
                    <w:sz w:val="22"/>
                    <w:szCs w:val="22"/>
                  </w:rPr>
                </w:rPrChange>
              </w:rPr>
            </w:pPr>
          </w:p>
        </w:tc>
        <w:tc>
          <w:tcPr>
            <w:tcW w:w="1350" w:type="dxa"/>
            <w:tcBorders>
              <w:top w:val="nil"/>
              <w:left w:val="nil"/>
              <w:bottom w:val="single" w:sz="4" w:space="0" w:color="auto"/>
              <w:right w:val="nil"/>
            </w:tcBorders>
            <w:vAlign w:val="center"/>
          </w:tcPr>
          <w:p w14:paraId="615EBBD8" w14:textId="77777777" w:rsidR="00F2379F" w:rsidRPr="00CF42A6" w:rsidRDefault="00F2379F" w:rsidP="00A04960">
            <w:pPr>
              <w:autoSpaceDE w:val="0"/>
              <w:autoSpaceDN w:val="0"/>
              <w:adjustRightInd w:val="0"/>
              <w:jc w:val="center"/>
              <w:rPr>
                <w:rFonts w:cs="Arial"/>
                <w:color w:val="000000"/>
                <w:sz w:val="22"/>
                <w:szCs w:val="22"/>
                <w:rPrChange w:id="7107" w:author="Muhamad Ridho Zul Khoiri" w:date="2026-07-14T10:44:00Z" w16du:dateUtc="2026-07-14T03:44:00Z">
                  <w:rPr>
                    <w:rFonts w:ascii="Times New Roman" w:hAnsi="Times New Roman"/>
                    <w:color w:val="000000"/>
                    <w:sz w:val="22"/>
                    <w:szCs w:val="22"/>
                  </w:rPr>
                </w:rPrChange>
              </w:rPr>
            </w:pPr>
          </w:p>
        </w:tc>
        <w:tc>
          <w:tcPr>
            <w:tcW w:w="1170" w:type="dxa"/>
            <w:gridSpan w:val="2"/>
            <w:tcBorders>
              <w:top w:val="nil"/>
              <w:left w:val="nil"/>
              <w:bottom w:val="single" w:sz="4" w:space="0" w:color="auto"/>
              <w:right w:val="nil"/>
            </w:tcBorders>
            <w:vAlign w:val="center"/>
          </w:tcPr>
          <w:p w14:paraId="0A59395E" w14:textId="77777777" w:rsidR="00F2379F" w:rsidRPr="00CF42A6" w:rsidRDefault="00F2379F" w:rsidP="00A04960">
            <w:pPr>
              <w:autoSpaceDE w:val="0"/>
              <w:autoSpaceDN w:val="0"/>
              <w:adjustRightInd w:val="0"/>
              <w:jc w:val="center"/>
              <w:rPr>
                <w:rFonts w:cs="Arial"/>
                <w:color w:val="000000"/>
                <w:sz w:val="22"/>
                <w:szCs w:val="22"/>
                <w:rPrChange w:id="7108" w:author="Muhamad Ridho Zul Khoiri" w:date="2026-07-14T10:44:00Z" w16du:dateUtc="2026-07-14T03:44:00Z">
                  <w:rPr>
                    <w:rFonts w:ascii="Times New Roman" w:hAnsi="Times New Roman"/>
                    <w:color w:val="000000"/>
                    <w:sz w:val="22"/>
                    <w:szCs w:val="22"/>
                  </w:rPr>
                </w:rPrChange>
              </w:rPr>
            </w:pPr>
          </w:p>
        </w:tc>
      </w:tr>
      <w:tr w:rsidR="00F2379F" w:rsidRPr="00526DF0" w14:paraId="1066E93B" w14:textId="77777777" w:rsidTr="00A04960">
        <w:trPr>
          <w:trHeight w:val="290"/>
        </w:trPr>
        <w:tc>
          <w:tcPr>
            <w:tcW w:w="270" w:type="dxa"/>
            <w:tcBorders>
              <w:right w:val="single" w:sz="4" w:space="0" w:color="auto"/>
            </w:tcBorders>
          </w:tcPr>
          <w:p w14:paraId="77146C8C" w14:textId="77777777" w:rsidR="00F2379F" w:rsidRPr="00CF42A6" w:rsidRDefault="00F2379F" w:rsidP="00A04960">
            <w:pPr>
              <w:autoSpaceDE w:val="0"/>
              <w:autoSpaceDN w:val="0"/>
              <w:adjustRightInd w:val="0"/>
              <w:spacing w:before="60" w:after="60"/>
              <w:jc w:val="left"/>
              <w:rPr>
                <w:rFonts w:cs="Arial"/>
                <w:color w:val="17365D" w:themeColor="text2" w:themeShade="BF"/>
                <w:rPrChange w:id="7109" w:author="Muhamad Ridho Zul Khoiri" w:date="2026-07-14T10:44:00Z" w16du:dateUtc="2026-07-14T03:44:00Z">
                  <w:rPr>
                    <w:rFonts w:ascii="Times New Roman" w:hAnsi="Times New Roman"/>
                    <w:color w:val="17365D" w:themeColor="text2" w:themeShade="BF"/>
                  </w:rPr>
                </w:rPrChange>
              </w:rPr>
            </w:pPr>
          </w:p>
        </w:tc>
        <w:tc>
          <w:tcPr>
            <w:tcW w:w="4860" w:type="dxa"/>
            <w:gridSpan w:val="2"/>
            <w:tcBorders>
              <w:top w:val="single" w:sz="4" w:space="0" w:color="auto"/>
              <w:left w:val="single" w:sz="4" w:space="0" w:color="auto"/>
              <w:bottom w:val="single" w:sz="4" w:space="0" w:color="auto"/>
              <w:right w:val="single" w:sz="4" w:space="0" w:color="auto"/>
            </w:tcBorders>
            <w:vAlign w:val="center"/>
          </w:tcPr>
          <w:p w14:paraId="65953902" w14:textId="77777777" w:rsidR="00F2379F" w:rsidRPr="00CF42A6" w:rsidRDefault="00F2379F" w:rsidP="00A04960">
            <w:pPr>
              <w:autoSpaceDE w:val="0"/>
              <w:autoSpaceDN w:val="0"/>
              <w:adjustRightInd w:val="0"/>
              <w:spacing w:before="60" w:after="60"/>
              <w:jc w:val="left"/>
              <w:rPr>
                <w:rFonts w:cs="Arial"/>
                <w:color w:val="17365D" w:themeColor="text2" w:themeShade="BF"/>
                <w:rPrChange w:id="7110" w:author="Muhamad Ridho Zul Khoiri" w:date="2026-07-14T10:44:00Z" w16du:dateUtc="2026-07-14T03:44:00Z">
                  <w:rPr>
                    <w:rFonts w:ascii="Times New Roman" w:hAnsi="Times New Roman"/>
                    <w:color w:val="17365D" w:themeColor="text2" w:themeShade="BF"/>
                  </w:rPr>
                </w:rPrChange>
              </w:rPr>
            </w:pPr>
            <w:r w:rsidRPr="00CF42A6">
              <w:rPr>
                <w:rFonts w:cs="Arial"/>
                <w:color w:val="17365D" w:themeColor="text2" w:themeShade="BF"/>
                <w:rPrChange w:id="7111" w:author="Muhamad Ridho Zul Khoiri" w:date="2026-07-14T10:44:00Z" w16du:dateUtc="2026-07-14T03:44:00Z">
                  <w:rPr>
                    <w:rFonts w:ascii="Times New Roman" w:hAnsi="Times New Roman"/>
                    <w:color w:val="17365D" w:themeColor="text2" w:themeShade="BF"/>
                  </w:rPr>
                </w:rPrChange>
              </w:rPr>
              <w:t>Development Screening, Development concept milestones</w:t>
            </w:r>
          </w:p>
        </w:tc>
        <w:tc>
          <w:tcPr>
            <w:tcW w:w="1260" w:type="dxa"/>
            <w:tcBorders>
              <w:top w:val="single" w:sz="4" w:space="0" w:color="auto"/>
              <w:left w:val="single" w:sz="4" w:space="0" w:color="auto"/>
              <w:bottom w:val="single" w:sz="4" w:space="0" w:color="auto"/>
              <w:right w:val="single" w:sz="4" w:space="0" w:color="auto"/>
            </w:tcBorders>
            <w:vAlign w:val="center"/>
          </w:tcPr>
          <w:p w14:paraId="28B8EF33" w14:textId="77777777" w:rsidR="00F2379F" w:rsidRPr="00CF42A6" w:rsidRDefault="00F2379F" w:rsidP="00A04960">
            <w:pPr>
              <w:autoSpaceDE w:val="0"/>
              <w:autoSpaceDN w:val="0"/>
              <w:adjustRightInd w:val="0"/>
              <w:spacing w:before="60" w:after="60"/>
              <w:jc w:val="center"/>
              <w:rPr>
                <w:rFonts w:cs="Arial"/>
                <w:color w:val="17365D" w:themeColor="text2" w:themeShade="BF"/>
                <w:rPrChange w:id="7112" w:author="Muhamad Ridho Zul Khoiri" w:date="2026-07-14T10:44:00Z" w16du:dateUtc="2026-07-14T03:44:00Z">
                  <w:rPr>
                    <w:rFonts w:ascii="Times New Roman" w:hAnsi="Times New Roman"/>
                    <w:color w:val="17365D" w:themeColor="text2" w:themeShade="BF"/>
                  </w:rPr>
                </w:rPrChange>
              </w:rPr>
            </w:pPr>
            <w:r w:rsidRPr="00CF42A6">
              <w:rPr>
                <w:rFonts w:cs="Arial"/>
                <w:color w:val="17365D" w:themeColor="text2" w:themeShade="BF"/>
                <w:rPrChange w:id="7113" w:author="Muhamad Ridho Zul Khoiri" w:date="2026-07-14T10:44:00Z" w16du:dateUtc="2026-07-14T03:44:00Z">
                  <w:rPr>
                    <w:rFonts w:ascii="Times New Roman" w:hAnsi="Times New Roman"/>
                    <w:color w:val="17365D" w:themeColor="text2" w:themeShade="BF"/>
                  </w:rPr>
                </w:rPrChange>
              </w:rPr>
              <w:t>Integrated</w:t>
            </w:r>
          </w:p>
        </w:tc>
        <w:tc>
          <w:tcPr>
            <w:tcW w:w="900"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59BD3977"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Change w:id="7114" w:author="Muhamad Ridho Zul Khoiri" w:date="2026-07-14T10:44:00Z" w16du:dateUtc="2026-07-14T03:44:00Z">
                  <w:rPr>
                    <w:rFonts w:ascii="Times New Roman" w:hAnsi="Times New Roman"/>
                    <w:color w:val="1F497D" w:themeColor="text2"/>
                    <w:sz w:val="22"/>
                    <w:szCs w:val="22"/>
                  </w:rPr>
                </w:rPrChange>
              </w:rPr>
            </w:pPr>
          </w:p>
        </w:tc>
        <w:tc>
          <w:tcPr>
            <w:tcW w:w="1620" w:type="dxa"/>
            <w:tcBorders>
              <w:top w:val="single" w:sz="4" w:space="0" w:color="auto"/>
              <w:left w:val="single" w:sz="4" w:space="0" w:color="auto"/>
              <w:bottom w:val="single" w:sz="4" w:space="0" w:color="auto"/>
              <w:right w:val="single" w:sz="4" w:space="0" w:color="auto"/>
            </w:tcBorders>
            <w:shd w:val="clear" w:color="auto" w:fill="99CCFF"/>
            <w:vAlign w:val="center"/>
          </w:tcPr>
          <w:p w14:paraId="4B525E13"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Change w:id="7115"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116" w:author="Muhamad Ridho Zul Khoiri" w:date="2026-07-14T10:44:00Z" w16du:dateUtc="2026-07-14T03:44:00Z">
                  <w:rPr>
                    <w:rFonts w:ascii="Times New Roman" w:hAnsi="Times New Roman"/>
                    <w:color w:val="1F497D" w:themeColor="text2"/>
                    <w:sz w:val="22"/>
                    <w:szCs w:val="22"/>
                  </w:rPr>
                </w:rPrChange>
              </w:rPr>
              <w:t>ALL</w:t>
            </w:r>
          </w:p>
        </w:tc>
        <w:tc>
          <w:tcPr>
            <w:tcW w:w="1620" w:type="dxa"/>
            <w:tcBorders>
              <w:top w:val="single" w:sz="4" w:space="0" w:color="auto"/>
              <w:left w:val="single" w:sz="4" w:space="0" w:color="auto"/>
              <w:bottom w:val="single" w:sz="4" w:space="0" w:color="auto"/>
              <w:right w:val="single" w:sz="4" w:space="0" w:color="auto"/>
            </w:tcBorders>
            <w:shd w:val="clear" w:color="auto" w:fill="99CCFF"/>
            <w:vAlign w:val="center"/>
          </w:tcPr>
          <w:p w14:paraId="31EFE28F"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Change w:id="7117"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118" w:author="Muhamad Ridho Zul Khoiri" w:date="2026-07-14T10:44:00Z" w16du:dateUtc="2026-07-14T03:44:00Z">
                  <w:rPr>
                    <w:rFonts w:ascii="Times New Roman" w:hAnsi="Times New Roman"/>
                    <w:color w:val="1F497D" w:themeColor="text2"/>
                    <w:sz w:val="22"/>
                    <w:szCs w:val="22"/>
                  </w:rPr>
                </w:rPrChange>
              </w:rPr>
              <w:t>ALL</w:t>
            </w:r>
          </w:p>
        </w:tc>
        <w:tc>
          <w:tcPr>
            <w:tcW w:w="1620"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14:paraId="5AD351C1"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Change w:id="7119"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120" w:author="Muhamad Ridho Zul Khoiri" w:date="2026-07-14T10:44:00Z" w16du:dateUtc="2026-07-14T03:44:00Z">
                  <w:rPr>
                    <w:rFonts w:ascii="Times New Roman" w:hAnsi="Times New Roman"/>
                    <w:color w:val="1F497D" w:themeColor="text2"/>
                    <w:sz w:val="22"/>
                    <w:szCs w:val="22"/>
                  </w:rPr>
                </w:rPrChange>
              </w:rPr>
              <w:t>ALL</w:t>
            </w:r>
          </w:p>
        </w:tc>
        <w:tc>
          <w:tcPr>
            <w:tcW w:w="1350"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14:paraId="77F42FBA" w14:textId="77777777" w:rsidR="00F2379F" w:rsidRPr="00CF42A6" w:rsidRDefault="00F2379F" w:rsidP="00A04960">
            <w:pPr>
              <w:autoSpaceDE w:val="0"/>
              <w:autoSpaceDN w:val="0"/>
              <w:adjustRightInd w:val="0"/>
              <w:spacing w:before="60" w:after="60"/>
              <w:jc w:val="center"/>
              <w:rPr>
                <w:rFonts w:cs="Arial"/>
                <w:color w:val="17365D" w:themeColor="text2" w:themeShade="BF"/>
                <w:sz w:val="22"/>
                <w:szCs w:val="22"/>
                <w:rPrChange w:id="7121" w:author="Muhamad Ridho Zul Khoiri" w:date="2026-07-14T10:44:00Z" w16du:dateUtc="2026-07-14T03:44:00Z">
                  <w:rPr>
                    <w:rFonts w:ascii="Times New Roman" w:hAnsi="Times New Roman"/>
                    <w:color w:val="17365D" w:themeColor="text2" w:themeShade="BF"/>
                    <w:sz w:val="22"/>
                    <w:szCs w:val="22"/>
                  </w:rPr>
                </w:rPrChange>
              </w:rPr>
            </w:pPr>
            <w:r w:rsidRPr="00CF42A6">
              <w:rPr>
                <w:rFonts w:cs="Arial"/>
                <w:color w:val="17365D" w:themeColor="text2" w:themeShade="BF"/>
                <w:sz w:val="22"/>
                <w:szCs w:val="22"/>
                <w:rPrChange w:id="7122" w:author="Muhamad Ridho Zul Khoiri" w:date="2026-07-14T10:44:00Z" w16du:dateUtc="2026-07-14T03:44:00Z">
                  <w:rPr>
                    <w:rFonts w:ascii="Times New Roman" w:hAnsi="Times New Roman"/>
                    <w:color w:val="17365D" w:themeColor="text2" w:themeShade="BF"/>
                    <w:sz w:val="22"/>
                    <w:szCs w:val="22"/>
                  </w:rPr>
                </w:rPrChange>
              </w:rPr>
              <w:t>&gt;$10MM</w:t>
            </w:r>
          </w:p>
        </w:tc>
        <w:tc>
          <w:tcPr>
            <w:tcW w:w="1170" w:type="dxa"/>
            <w:tcBorders>
              <w:top w:val="single" w:sz="4" w:space="0" w:color="auto"/>
              <w:left w:val="single" w:sz="4" w:space="0" w:color="auto"/>
              <w:bottom w:val="single" w:sz="4" w:space="0" w:color="auto"/>
              <w:right w:val="single" w:sz="4" w:space="0" w:color="auto"/>
            </w:tcBorders>
            <w:shd w:val="clear" w:color="auto" w:fill="FFFF00"/>
            <w:vAlign w:val="center"/>
          </w:tcPr>
          <w:p w14:paraId="6DD7F1DF"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Change w:id="7123"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124" w:author="Muhamad Ridho Zul Khoiri" w:date="2026-07-14T10:44:00Z" w16du:dateUtc="2026-07-14T03:44:00Z">
                  <w:rPr>
                    <w:rFonts w:ascii="Times New Roman" w:hAnsi="Times New Roman"/>
                    <w:color w:val="1F497D" w:themeColor="text2"/>
                    <w:sz w:val="22"/>
                    <w:szCs w:val="22"/>
                  </w:rPr>
                </w:rPrChange>
              </w:rPr>
              <w:t>&gt;$100MM</w:t>
            </w:r>
          </w:p>
        </w:tc>
      </w:tr>
      <w:tr w:rsidR="00F2379F" w:rsidRPr="00526DF0" w14:paraId="09E191A5" w14:textId="77777777" w:rsidTr="00A04960">
        <w:trPr>
          <w:trHeight w:val="290"/>
        </w:trPr>
        <w:tc>
          <w:tcPr>
            <w:tcW w:w="270" w:type="dxa"/>
            <w:tcBorders>
              <w:right w:val="single" w:sz="4" w:space="0" w:color="auto"/>
            </w:tcBorders>
          </w:tcPr>
          <w:p w14:paraId="570E4197" w14:textId="77777777" w:rsidR="00F2379F" w:rsidRPr="00CF42A6" w:rsidRDefault="00F2379F" w:rsidP="00A04960">
            <w:pPr>
              <w:autoSpaceDE w:val="0"/>
              <w:autoSpaceDN w:val="0"/>
              <w:adjustRightInd w:val="0"/>
              <w:spacing w:before="60" w:after="60"/>
              <w:jc w:val="left"/>
              <w:rPr>
                <w:rFonts w:cs="Arial"/>
                <w:color w:val="17365D" w:themeColor="text2" w:themeShade="BF"/>
                <w:rPrChange w:id="7125" w:author="Muhamad Ridho Zul Khoiri" w:date="2026-07-14T10:44:00Z" w16du:dateUtc="2026-07-14T03:44:00Z">
                  <w:rPr>
                    <w:rFonts w:ascii="Times New Roman" w:hAnsi="Times New Roman"/>
                    <w:color w:val="17365D" w:themeColor="text2" w:themeShade="BF"/>
                  </w:rPr>
                </w:rPrChange>
              </w:rPr>
            </w:pPr>
          </w:p>
        </w:tc>
        <w:tc>
          <w:tcPr>
            <w:tcW w:w="4860" w:type="dxa"/>
            <w:gridSpan w:val="2"/>
            <w:tcBorders>
              <w:top w:val="single" w:sz="4" w:space="0" w:color="auto"/>
              <w:left w:val="single" w:sz="4" w:space="0" w:color="auto"/>
              <w:bottom w:val="single" w:sz="4" w:space="0" w:color="auto"/>
              <w:right w:val="single" w:sz="4" w:space="0" w:color="auto"/>
            </w:tcBorders>
            <w:vAlign w:val="center"/>
          </w:tcPr>
          <w:p w14:paraId="58F730CB" w14:textId="1B31CDDF" w:rsidR="00F2379F" w:rsidRPr="00CF42A6" w:rsidRDefault="00281A55" w:rsidP="00A04960">
            <w:pPr>
              <w:autoSpaceDE w:val="0"/>
              <w:autoSpaceDN w:val="0"/>
              <w:adjustRightInd w:val="0"/>
              <w:spacing w:before="60" w:after="60"/>
              <w:jc w:val="left"/>
              <w:rPr>
                <w:rFonts w:cs="Arial"/>
                <w:color w:val="17365D" w:themeColor="text2" w:themeShade="BF"/>
                <w:rPrChange w:id="7126" w:author="Muhamad Ridho Zul Khoiri" w:date="2026-07-14T10:44:00Z" w16du:dateUtc="2026-07-14T03:44:00Z">
                  <w:rPr>
                    <w:rFonts w:ascii="Times New Roman" w:hAnsi="Times New Roman"/>
                    <w:color w:val="17365D" w:themeColor="text2" w:themeShade="BF"/>
                  </w:rPr>
                </w:rPrChange>
              </w:rPr>
            </w:pPr>
            <w:r w:rsidRPr="00CF42A6">
              <w:rPr>
                <w:rFonts w:cs="Arial"/>
                <w:color w:val="17365D" w:themeColor="text2" w:themeShade="BF"/>
                <w:rPrChange w:id="7127" w:author="Muhamad Ridho Zul Khoiri" w:date="2026-07-14T10:44:00Z" w16du:dateUtc="2026-07-14T03:44:00Z">
                  <w:rPr>
                    <w:rFonts w:ascii="Times New Roman" w:hAnsi="Times New Roman"/>
                    <w:color w:val="17365D" w:themeColor="text2" w:themeShade="BF"/>
                  </w:rPr>
                </w:rPrChange>
              </w:rPr>
              <w:t>M</w:t>
            </w:r>
            <w:r w:rsidR="00F2379F" w:rsidRPr="00CF42A6">
              <w:rPr>
                <w:rFonts w:cs="Arial"/>
                <w:color w:val="17365D" w:themeColor="text2" w:themeShade="BF"/>
                <w:rPrChange w:id="7128" w:author="Muhamad Ridho Zul Khoiri" w:date="2026-07-14T10:44:00Z" w16du:dateUtc="2026-07-14T03:44:00Z">
                  <w:rPr>
                    <w:rFonts w:ascii="Times New Roman" w:hAnsi="Times New Roman"/>
                    <w:color w:val="17365D" w:themeColor="text2" w:themeShade="BF"/>
                  </w:rPr>
                </w:rPrChange>
              </w:rPr>
              <w:t>ilestones</w:t>
            </w:r>
          </w:p>
        </w:tc>
        <w:tc>
          <w:tcPr>
            <w:tcW w:w="1260" w:type="dxa"/>
            <w:tcBorders>
              <w:top w:val="single" w:sz="4" w:space="0" w:color="auto"/>
              <w:left w:val="single" w:sz="4" w:space="0" w:color="auto"/>
              <w:bottom w:val="single" w:sz="4" w:space="0" w:color="auto"/>
              <w:right w:val="single" w:sz="4" w:space="0" w:color="auto"/>
            </w:tcBorders>
            <w:vAlign w:val="center"/>
          </w:tcPr>
          <w:p w14:paraId="1E17CE04" w14:textId="77777777" w:rsidR="00F2379F" w:rsidRPr="00CF42A6" w:rsidRDefault="00F2379F" w:rsidP="00A04960">
            <w:pPr>
              <w:autoSpaceDE w:val="0"/>
              <w:autoSpaceDN w:val="0"/>
              <w:adjustRightInd w:val="0"/>
              <w:spacing w:before="60" w:after="60"/>
              <w:jc w:val="center"/>
              <w:rPr>
                <w:rFonts w:cs="Arial"/>
                <w:color w:val="17365D" w:themeColor="text2" w:themeShade="BF"/>
                <w:rPrChange w:id="7129" w:author="Muhamad Ridho Zul Khoiri" w:date="2026-07-14T10:44:00Z" w16du:dateUtc="2026-07-14T03:44:00Z">
                  <w:rPr>
                    <w:rFonts w:ascii="Times New Roman" w:hAnsi="Times New Roman"/>
                    <w:color w:val="17365D" w:themeColor="text2" w:themeShade="BF"/>
                  </w:rPr>
                </w:rPrChange>
              </w:rPr>
            </w:pPr>
            <w:r w:rsidRPr="00CF42A6">
              <w:rPr>
                <w:rFonts w:cs="Arial"/>
                <w:color w:val="17365D" w:themeColor="text2" w:themeShade="BF"/>
                <w:rPrChange w:id="7130" w:author="Muhamad Ridho Zul Khoiri" w:date="2026-07-14T10:44:00Z" w16du:dateUtc="2026-07-14T03:44:00Z">
                  <w:rPr>
                    <w:rFonts w:ascii="Times New Roman" w:hAnsi="Times New Roman"/>
                    <w:color w:val="17365D" w:themeColor="text2" w:themeShade="BF"/>
                  </w:rPr>
                </w:rPrChange>
              </w:rPr>
              <w:t>Integrated</w:t>
            </w:r>
          </w:p>
        </w:tc>
        <w:tc>
          <w:tcPr>
            <w:tcW w:w="900"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12472302"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Change w:id="7131" w:author="Muhamad Ridho Zul Khoiri" w:date="2026-07-14T10:44:00Z" w16du:dateUtc="2026-07-14T03:44:00Z">
                  <w:rPr>
                    <w:rFonts w:ascii="Times New Roman" w:hAnsi="Times New Roman"/>
                    <w:color w:val="1F497D" w:themeColor="text2"/>
                    <w:sz w:val="22"/>
                    <w:szCs w:val="22"/>
                  </w:rPr>
                </w:rPrChange>
              </w:rPr>
            </w:pPr>
          </w:p>
        </w:tc>
        <w:tc>
          <w:tcPr>
            <w:tcW w:w="1620" w:type="dxa"/>
            <w:tcBorders>
              <w:top w:val="single" w:sz="4" w:space="0" w:color="auto"/>
              <w:left w:val="single" w:sz="4" w:space="0" w:color="auto"/>
              <w:bottom w:val="single" w:sz="4" w:space="0" w:color="auto"/>
              <w:right w:val="single" w:sz="4" w:space="0" w:color="auto"/>
            </w:tcBorders>
            <w:shd w:val="clear" w:color="auto" w:fill="99CCFF"/>
            <w:vAlign w:val="center"/>
          </w:tcPr>
          <w:p w14:paraId="4E16B601"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Change w:id="7132"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133" w:author="Muhamad Ridho Zul Khoiri" w:date="2026-07-14T10:44:00Z" w16du:dateUtc="2026-07-14T03:44:00Z">
                  <w:rPr>
                    <w:rFonts w:ascii="Times New Roman" w:hAnsi="Times New Roman"/>
                    <w:color w:val="1F497D" w:themeColor="text2"/>
                    <w:sz w:val="22"/>
                    <w:szCs w:val="22"/>
                  </w:rPr>
                </w:rPrChange>
              </w:rPr>
              <w:t>ALL</w:t>
            </w:r>
          </w:p>
        </w:tc>
        <w:tc>
          <w:tcPr>
            <w:tcW w:w="1620" w:type="dxa"/>
            <w:tcBorders>
              <w:top w:val="single" w:sz="4" w:space="0" w:color="auto"/>
              <w:left w:val="single" w:sz="4" w:space="0" w:color="auto"/>
              <w:bottom w:val="single" w:sz="4" w:space="0" w:color="auto"/>
              <w:right w:val="single" w:sz="4" w:space="0" w:color="auto"/>
            </w:tcBorders>
            <w:shd w:val="clear" w:color="auto" w:fill="99CCFF"/>
            <w:vAlign w:val="center"/>
          </w:tcPr>
          <w:p w14:paraId="585119A1"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Change w:id="7134"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135" w:author="Muhamad Ridho Zul Khoiri" w:date="2026-07-14T10:44:00Z" w16du:dateUtc="2026-07-14T03:44:00Z">
                  <w:rPr>
                    <w:rFonts w:ascii="Times New Roman" w:hAnsi="Times New Roman"/>
                    <w:color w:val="1F497D" w:themeColor="text2"/>
                    <w:sz w:val="22"/>
                    <w:szCs w:val="22"/>
                  </w:rPr>
                </w:rPrChange>
              </w:rPr>
              <w:t>ALL</w:t>
            </w:r>
          </w:p>
        </w:tc>
        <w:tc>
          <w:tcPr>
            <w:tcW w:w="1620"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14:paraId="3A512A74"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Change w:id="7136"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137" w:author="Muhamad Ridho Zul Khoiri" w:date="2026-07-14T10:44:00Z" w16du:dateUtc="2026-07-14T03:44:00Z">
                  <w:rPr>
                    <w:rFonts w:ascii="Times New Roman" w:hAnsi="Times New Roman"/>
                    <w:color w:val="1F497D" w:themeColor="text2"/>
                    <w:sz w:val="22"/>
                    <w:szCs w:val="22"/>
                  </w:rPr>
                </w:rPrChange>
              </w:rPr>
              <w:t>ALL</w:t>
            </w:r>
          </w:p>
        </w:tc>
        <w:tc>
          <w:tcPr>
            <w:tcW w:w="1350"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14:paraId="56D66C5F" w14:textId="77777777" w:rsidR="00F2379F" w:rsidRPr="00CF42A6" w:rsidRDefault="00F2379F" w:rsidP="00A04960">
            <w:pPr>
              <w:autoSpaceDE w:val="0"/>
              <w:autoSpaceDN w:val="0"/>
              <w:adjustRightInd w:val="0"/>
              <w:spacing w:before="60" w:after="60"/>
              <w:jc w:val="center"/>
              <w:rPr>
                <w:rFonts w:cs="Arial"/>
                <w:color w:val="17365D" w:themeColor="text2" w:themeShade="BF"/>
                <w:sz w:val="22"/>
                <w:szCs w:val="22"/>
                <w:rPrChange w:id="7138" w:author="Muhamad Ridho Zul Khoiri" w:date="2026-07-14T10:44:00Z" w16du:dateUtc="2026-07-14T03:44:00Z">
                  <w:rPr>
                    <w:rFonts w:ascii="Times New Roman" w:hAnsi="Times New Roman"/>
                    <w:color w:val="17365D" w:themeColor="text2" w:themeShade="BF"/>
                    <w:sz w:val="22"/>
                    <w:szCs w:val="22"/>
                  </w:rPr>
                </w:rPrChange>
              </w:rPr>
            </w:pPr>
            <w:r w:rsidRPr="00CF42A6">
              <w:rPr>
                <w:rFonts w:cs="Arial"/>
                <w:color w:val="17365D" w:themeColor="text2" w:themeShade="BF"/>
                <w:sz w:val="22"/>
                <w:szCs w:val="22"/>
                <w:rPrChange w:id="7139" w:author="Muhamad Ridho Zul Khoiri" w:date="2026-07-14T10:44:00Z" w16du:dateUtc="2026-07-14T03:44:00Z">
                  <w:rPr>
                    <w:rFonts w:ascii="Times New Roman" w:hAnsi="Times New Roman"/>
                    <w:color w:val="17365D" w:themeColor="text2" w:themeShade="BF"/>
                    <w:sz w:val="22"/>
                    <w:szCs w:val="22"/>
                  </w:rPr>
                </w:rPrChange>
              </w:rPr>
              <w:t>&gt;$75MM</w:t>
            </w:r>
          </w:p>
        </w:tc>
        <w:tc>
          <w:tcPr>
            <w:tcW w:w="1170" w:type="dxa"/>
            <w:tcBorders>
              <w:top w:val="single" w:sz="4" w:space="0" w:color="auto"/>
              <w:left w:val="single" w:sz="4" w:space="0" w:color="auto"/>
              <w:bottom w:val="single" w:sz="4" w:space="0" w:color="auto"/>
              <w:right w:val="single" w:sz="4" w:space="0" w:color="auto"/>
            </w:tcBorders>
            <w:shd w:val="clear" w:color="auto" w:fill="FFFF00"/>
            <w:vAlign w:val="center"/>
          </w:tcPr>
          <w:p w14:paraId="7B08563E"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Change w:id="7140"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141" w:author="Muhamad Ridho Zul Khoiri" w:date="2026-07-14T10:44:00Z" w16du:dateUtc="2026-07-14T03:44:00Z">
                  <w:rPr>
                    <w:rFonts w:ascii="Times New Roman" w:hAnsi="Times New Roman"/>
                    <w:color w:val="1F497D" w:themeColor="text2"/>
                    <w:sz w:val="22"/>
                    <w:szCs w:val="22"/>
                  </w:rPr>
                </w:rPrChange>
              </w:rPr>
              <w:t>&gt;$100MM</w:t>
            </w:r>
          </w:p>
        </w:tc>
      </w:tr>
      <w:tr w:rsidR="00F2379F" w:rsidRPr="00526DF0" w14:paraId="6DD9DE4B" w14:textId="77777777" w:rsidTr="00A04960">
        <w:trPr>
          <w:trHeight w:val="290"/>
        </w:trPr>
        <w:tc>
          <w:tcPr>
            <w:tcW w:w="270" w:type="dxa"/>
            <w:tcBorders>
              <w:left w:val="nil"/>
              <w:bottom w:val="nil"/>
            </w:tcBorders>
          </w:tcPr>
          <w:p w14:paraId="2D9D2A01" w14:textId="77777777" w:rsidR="00F2379F" w:rsidRPr="00CF42A6" w:rsidRDefault="00F2379F" w:rsidP="00A04960">
            <w:pPr>
              <w:autoSpaceDE w:val="0"/>
              <w:autoSpaceDN w:val="0"/>
              <w:adjustRightInd w:val="0"/>
              <w:ind w:left="162"/>
              <w:jc w:val="left"/>
              <w:rPr>
                <w:rFonts w:cs="Arial"/>
                <w:b/>
                <w:bCs/>
                <w:color w:val="000000"/>
                <w:rPrChange w:id="7142" w:author="Muhamad Ridho Zul Khoiri" w:date="2026-07-14T10:44:00Z" w16du:dateUtc="2026-07-14T03:44:00Z">
                  <w:rPr>
                    <w:rFonts w:ascii="Times New Roman" w:hAnsi="Times New Roman"/>
                    <w:b/>
                    <w:bCs/>
                    <w:color w:val="000000"/>
                  </w:rPr>
                </w:rPrChange>
              </w:rPr>
            </w:pPr>
          </w:p>
        </w:tc>
        <w:tc>
          <w:tcPr>
            <w:tcW w:w="4860" w:type="dxa"/>
            <w:gridSpan w:val="2"/>
            <w:tcBorders>
              <w:top w:val="single" w:sz="4" w:space="0" w:color="auto"/>
              <w:bottom w:val="single" w:sz="4" w:space="0" w:color="auto"/>
            </w:tcBorders>
            <w:vAlign w:val="center"/>
          </w:tcPr>
          <w:p w14:paraId="016131A6" w14:textId="77777777" w:rsidR="00F2379F" w:rsidRPr="00CF42A6" w:rsidRDefault="00F2379F" w:rsidP="00A04960">
            <w:pPr>
              <w:autoSpaceDE w:val="0"/>
              <w:autoSpaceDN w:val="0"/>
              <w:adjustRightInd w:val="0"/>
              <w:ind w:left="162"/>
              <w:jc w:val="left"/>
              <w:rPr>
                <w:rFonts w:cs="Arial"/>
                <w:b/>
                <w:bCs/>
                <w:color w:val="000000"/>
                <w:rPrChange w:id="7143" w:author="Muhamad Ridho Zul Khoiri" w:date="2026-07-14T10:44:00Z" w16du:dateUtc="2026-07-14T03:44:00Z">
                  <w:rPr>
                    <w:rFonts w:ascii="Times New Roman" w:hAnsi="Times New Roman"/>
                    <w:b/>
                    <w:bCs/>
                    <w:color w:val="000000"/>
                  </w:rPr>
                </w:rPrChange>
              </w:rPr>
            </w:pPr>
          </w:p>
          <w:p w14:paraId="08BA5326" w14:textId="77777777" w:rsidR="00F2379F" w:rsidRPr="00CF42A6" w:rsidRDefault="00F2379F" w:rsidP="00A04960">
            <w:pPr>
              <w:autoSpaceDE w:val="0"/>
              <w:autoSpaceDN w:val="0"/>
              <w:adjustRightInd w:val="0"/>
              <w:spacing w:before="120" w:after="120"/>
              <w:jc w:val="left"/>
              <w:rPr>
                <w:rFonts w:cs="Arial"/>
                <w:b/>
                <w:bCs/>
                <w:color w:val="000000"/>
                <w:rPrChange w:id="7144" w:author="Muhamad Ridho Zul Khoiri" w:date="2026-07-14T10:44:00Z" w16du:dateUtc="2026-07-14T03:44:00Z">
                  <w:rPr>
                    <w:rFonts w:ascii="Times New Roman" w:hAnsi="Times New Roman"/>
                    <w:b/>
                    <w:bCs/>
                    <w:color w:val="000000"/>
                  </w:rPr>
                </w:rPrChange>
              </w:rPr>
            </w:pPr>
            <w:r w:rsidRPr="00CF42A6">
              <w:rPr>
                <w:rFonts w:cs="Arial"/>
                <w:b/>
                <w:bCs/>
                <w:color w:val="000000"/>
                <w:rPrChange w:id="7145" w:author="Muhamad Ridho Zul Khoiri" w:date="2026-07-14T10:44:00Z" w16du:dateUtc="2026-07-14T03:44:00Z">
                  <w:rPr>
                    <w:rFonts w:ascii="Times New Roman" w:hAnsi="Times New Roman"/>
                    <w:b/>
                    <w:bCs/>
                    <w:color w:val="000000"/>
                  </w:rPr>
                </w:rPrChange>
              </w:rPr>
              <w:t>New Well Drilling</w:t>
            </w:r>
          </w:p>
        </w:tc>
        <w:tc>
          <w:tcPr>
            <w:tcW w:w="1260" w:type="dxa"/>
            <w:tcBorders>
              <w:top w:val="single" w:sz="4" w:space="0" w:color="auto"/>
              <w:bottom w:val="single" w:sz="4" w:space="0" w:color="auto"/>
            </w:tcBorders>
            <w:vAlign w:val="center"/>
          </w:tcPr>
          <w:p w14:paraId="6F1481DD" w14:textId="77777777" w:rsidR="00F2379F" w:rsidRPr="00CF42A6" w:rsidRDefault="00F2379F" w:rsidP="00A04960">
            <w:pPr>
              <w:autoSpaceDE w:val="0"/>
              <w:autoSpaceDN w:val="0"/>
              <w:adjustRightInd w:val="0"/>
              <w:jc w:val="center"/>
              <w:rPr>
                <w:rFonts w:cs="Arial"/>
                <w:color w:val="000000"/>
                <w:rPrChange w:id="7146" w:author="Muhamad Ridho Zul Khoiri" w:date="2026-07-14T10:44:00Z" w16du:dateUtc="2026-07-14T03:44:00Z">
                  <w:rPr>
                    <w:rFonts w:ascii="Times New Roman" w:hAnsi="Times New Roman"/>
                    <w:color w:val="000000"/>
                  </w:rPr>
                </w:rPrChange>
              </w:rPr>
            </w:pPr>
          </w:p>
        </w:tc>
        <w:tc>
          <w:tcPr>
            <w:tcW w:w="900" w:type="dxa"/>
            <w:tcBorders>
              <w:top w:val="single" w:sz="4" w:space="0" w:color="auto"/>
              <w:bottom w:val="single" w:sz="4" w:space="0" w:color="auto"/>
            </w:tcBorders>
            <w:vAlign w:val="center"/>
          </w:tcPr>
          <w:p w14:paraId="00C6F54F" w14:textId="77777777" w:rsidR="00F2379F" w:rsidRPr="00CF42A6" w:rsidRDefault="00F2379F" w:rsidP="00A04960">
            <w:pPr>
              <w:autoSpaceDE w:val="0"/>
              <w:autoSpaceDN w:val="0"/>
              <w:adjustRightInd w:val="0"/>
              <w:jc w:val="center"/>
              <w:rPr>
                <w:rFonts w:cs="Arial"/>
                <w:color w:val="000000"/>
                <w:sz w:val="22"/>
                <w:szCs w:val="22"/>
                <w:rPrChange w:id="7147" w:author="Muhamad Ridho Zul Khoiri" w:date="2026-07-14T10:44:00Z" w16du:dateUtc="2026-07-14T03:44:00Z">
                  <w:rPr>
                    <w:rFonts w:ascii="Times New Roman" w:hAnsi="Times New Roman"/>
                    <w:color w:val="000000"/>
                    <w:sz w:val="22"/>
                    <w:szCs w:val="22"/>
                  </w:rPr>
                </w:rPrChange>
              </w:rPr>
            </w:pPr>
          </w:p>
        </w:tc>
        <w:tc>
          <w:tcPr>
            <w:tcW w:w="1620" w:type="dxa"/>
            <w:tcBorders>
              <w:top w:val="single" w:sz="4" w:space="0" w:color="auto"/>
              <w:bottom w:val="single" w:sz="4" w:space="0" w:color="auto"/>
            </w:tcBorders>
            <w:vAlign w:val="center"/>
          </w:tcPr>
          <w:p w14:paraId="6BBD96DD" w14:textId="77777777" w:rsidR="00F2379F" w:rsidRPr="00CF42A6" w:rsidRDefault="00F2379F" w:rsidP="00A04960">
            <w:pPr>
              <w:autoSpaceDE w:val="0"/>
              <w:autoSpaceDN w:val="0"/>
              <w:adjustRightInd w:val="0"/>
              <w:jc w:val="center"/>
              <w:rPr>
                <w:rFonts w:cs="Arial"/>
                <w:color w:val="000000"/>
                <w:sz w:val="22"/>
                <w:szCs w:val="22"/>
                <w:rPrChange w:id="7148" w:author="Muhamad Ridho Zul Khoiri" w:date="2026-07-14T10:44:00Z" w16du:dateUtc="2026-07-14T03:44:00Z">
                  <w:rPr>
                    <w:rFonts w:ascii="Times New Roman" w:hAnsi="Times New Roman"/>
                    <w:color w:val="000000"/>
                    <w:sz w:val="22"/>
                    <w:szCs w:val="22"/>
                  </w:rPr>
                </w:rPrChange>
              </w:rPr>
            </w:pPr>
          </w:p>
        </w:tc>
        <w:tc>
          <w:tcPr>
            <w:tcW w:w="1620" w:type="dxa"/>
            <w:tcBorders>
              <w:top w:val="single" w:sz="4" w:space="0" w:color="auto"/>
              <w:bottom w:val="single" w:sz="4" w:space="0" w:color="auto"/>
            </w:tcBorders>
          </w:tcPr>
          <w:p w14:paraId="63517AD8" w14:textId="77777777" w:rsidR="00F2379F" w:rsidRPr="00CF42A6" w:rsidRDefault="00F2379F" w:rsidP="00A04960">
            <w:pPr>
              <w:autoSpaceDE w:val="0"/>
              <w:autoSpaceDN w:val="0"/>
              <w:adjustRightInd w:val="0"/>
              <w:jc w:val="center"/>
              <w:rPr>
                <w:rFonts w:cs="Arial"/>
                <w:color w:val="000000"/>
                <w:sz w:val="22"/>
                <w:szCs w:val="22"/>
                <w:rPrChange w:id="7149" w:author="Muhamad Ridho Zul Khoiri" w:date="2026-07-14T10:44:00Z" w16du:dateUtc="2026-07-14T03:44:00Z">
                  <w:rPr>
                    <w:rFonts w:ascii="Times New Roman" w:hAnsi="Times New Roman"/>
                    <w:color w:val="000000"/>
                    <w:sz w:val="22"/>
                    <w:szCs w:val="22"/>
                  </w:rPr>
                </w:rPrChange>
              </w:rPr>
            </w:pPr>
          </w:p>
        </w:tc>
        <w:tc>
          <w:tcPr>
            <w:tcW w:w="1620" w:type="dxa"/>
            <w:gridSpan w:val="2"/>
            <w:tcBorders>
              <w:top w:val="single" w:sz="4" w:space="0" w:color="auto"/>
              <w:bottom w:val="single" w:sz="4" w:space="0" w:color="auto"/>
            </w:tcBorders>
          </w:tcPr>
          <w:p w14:paraId="47E29EB0" w14:textId="77777777" w:rsidR="00F2379F" w:rsidRPr="00CF42A6" w:rsidRDefault="00F2379F" w:rsidP="00A04960">
            <w:pPr>
              <w:autoSpaceDE w:val="0"/>
              <w:autoSpaceDN w:val="0"/>
              <w:adjustRightInd w:val="0"/>
              <w:jc w:val="center"/>
              <w:rPr>
                <w:rFonts w:cs="Arial"/>
                <w:color w:val="000000"/>
                <w:sz w:val="22"/>
                <w:szCs w:val="22"/>
                <w:rPrChange w:id="7150" w:author="Muhamad Ridho Zul Khoiri" w:date="2026-07-14T10:44:00Z" w16du:dateUtc="2026-07-14T03:44:00Z">
                  <w:rPr>
                    <w:rFonts w:ascii="Times New Roman" w:hAnsi="Times New Roman"/>
                    <w:color w:val="000000"/>
                    <w:sz w:val="22"/>
                    <w:szCs w:val="22"/>
                  </w:rPr>
                </w:rPrChange>
              </w:rPr>
            </w:pPr>
          </w:p>
        </w:tc>
        <w:tc>
          <w:tcPr>
            <w:tcW w:w="1350" w:type="dxa"/>
            <w:gridSpan w:val="2"/>
            <w:tcBorders>
              <w:top w:val="single" w:sz="4" w:space="0" w:color="auto"/>
              <w:bottom w:val="single" w:sz="4" w:space="0" w:color="auto"/>
            </w:tcBorders>
            <w:vAlign w:val="center"/>
          </w:tcPr>
          <w:p w14:paraId="5BEEA731" w14:textId="77777777" w:rsidR="00F2379F" w:rsidRPr="00CF42A6" w:rsidRDefault="00F2379F" w:rsidP="00A04960">
            <w:pPr>
              <w:autoSpaceDE w:val="0"/>
              <w:autoSpaceDN w:val="0"/>
              <w:adjustRightInd w:val="0"/>
              <w:jc w:val="center"/>
              <w:rPr>
                <w:rFonts w:cs="Arial"/>
                <w:color w:val="000000"/>
                <w:sz w:val="22"/>
                <w:szCs w:val="22"/>
                <w:rPrChange w:id="7151" w:author="Muhamad Ridho Zul Khoiri" w:date="2026-07-14T10:44:00Z" w16du:dateUtc="2026-07-14T03:44:00Z">
                  <w:rPr>
                    <w:rFonts w:ascii="Times New Roman" w:hAnsi="Times New Roman"/>
                    <w:color w:val="000000"/>
                    <w:sz w:val="22"/>
                    <w:szCs w:val="22"/>
                  </w:rPr>
                </w:rPrChange>
              </w:rPr>
            </w:pPr>
          </w:p>
        </w:tc>
        <w:tc>
          <w:tcPr>
            <w:tcW w:w="1170" w:type="dxa"/>
            <w:tcBorders>
              <w:top w:val="single" w:sz="4" w:space="0" w:color="auto"/>
              <w:bottom w:val="single" w:sz="4" w:space="0" w:color="auto"/>
            </w:tcBorders>
            <w:vAlign w:val="center"/>
          </w:tcPr>
          <w:p w14:paraId="6D90FA29" w14:textId="77777777" w:rsidR="00F2379F" w:rsidRPr="00CF42A6" w:rsidRDefault="00F2379F" w:rsidP="00A04960">
            <w:pPr>
              <w:autoSpaceDE w:val="0"/>
              <w:autoSpaceDN w:val="0"/>
              <w:adjustRightInd w:val="0"/>
              <w:jc w:val="center"/>
              <w:rPr>
                <w:rFonts w:cs="Arial"/>
                <w:color w:val="000000"/>
                <w:sz w:val="22"/>
                <w:szCs w:val="22"/>
                <w:rPrChange w:id="7152" w:author="Muhamad Ridho Zul Khoiri" w:date="2026-07-14T10:44:00Z" w16du:dateUtc="2026-07-14T03:44:00Z">
                  <w:rPr>
                    <w:rFonts w:ascii="Times New Roman" w:hAnsi="Times New Roman"/>
                    <w:color w:val="000000"/>
                    <w:sz w:val="22"/>
                    <w:szCs w:val="22"/>
                  </w:rPr>
                </w:rPrChange>
              </w:rPr>
            </w:pPr>
          </w:p>
        </w:tc>
      </w:tr>
      <w:tr w:rsidR="00F2379F" w:rsidRPr="00526DF0" w14:paraId="4F672FDB" w14:textId="77777777" w:rsidTr="00A04960">
        <w:trPr>
          <w:trHeight w:val="290"/>
        </w:trPr>
        <w:tc>
          <w:tcPr>
            <w:tcW w:w="331" w:type="dxa"/>
            <w:gridSpan w:val="2"/>
            <w:tcBorders>
              <w:top w:val="nil"/>
              <w:left w:val="nil"/>
              <w:bottom w:val="nil"/>
              <w:right w:val="nil"/>
            </w:tcBorders>
            <w:vAlign w:val="center"/>
          </w:tcPr>
          <w:p w14:paraId="5A31D68F" w14:textId="77777777" w:rsidR="00F2379F" w:rsidRPr="00CF42A6" w:rsidRDefault="00F2379F" w:rsidP="00A04960">
            <w:pPr>
              <w:autoSpaceDE w:val="0"/>
              <w:autoSpaceDN w:val="0"/>
              <w:adjustRightInd w:val="0"/>
              <w:jc w:val="left"/>
              <w:rPr>
                <w:rFonts w:cs="Arial"/>
                <w:b/>
                <w:bCs/>
                <w:color w:val="000000"/>
                <w:rPrChange w:id="7153" w:author="Muhamad Ridho Zul Khoiri" w:date="2026-07-14T10:44:00Z" w16du:dateUtc="2026-07-14T03:44:00Z">
                  <w:rPr>
                    <w:rFonts w:ascii="Times New Roman" w:hAnsi="Times New Roman"/>
                    <w:b/>
                    <w:bCs/>
                    <w:color w:val="000000"/>
                  </w:rPr>
                </w:rPrChange>
              </w:rPr>
            </w:pPr>
          </w:p>
        </w:tc>
        <w:tc>
          <w:tcPr>
            <w:tcW w:w="4799" w:type="dxa"/>
            <w:tcBorders>
              <w:top w:val="single" w:sz="6" w:space="0" w:color="auto"/>
              <w:left w:val="single" w:sz="6" w:space="0" w:color="auto"/>
              <w:bottom w:val="single" w:sz="6" w:space="0" w:color="969696"/>
              <w:right w:val="single" w:sz="6" w:space="0" w:color="auto"/>
            </w:tcBorders>
            <w:vAlign w:val="center"/>
          </w:tcPr>
          <w:p w14:paraId="45011AC5" w14:textId="77777777" w:rsidR="00F2379F" w:rsidRPr="00CF42A6" w:rsidRDefault="00F2379F" w:rsidP="00A04960">
            <w:pPr>
              <w:autoSpaceDE w:val="0"/>
              <w:autoSpaceDN w:val="0"/>
              <w:adjustRightInd w:val="0"/>
              <w:jc w:val="left"/>
              <w:rPr>
                <w:rFonts w:cs="Arial"/>
                <w:color w:val="1F497D" w:themeColor="text2"/>
                <w:rPrChange w:id="7154"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7155" w:author="Muhamad Ridho Zul Khoiri" w:date="2026-07-14T10:44:00Z" w16du:dateUtc="2026-07-14T03:44:00Z">
                  <w:rPr>
                    <w:rFonts w:ascii="Times New Roman" w:hAnsi="Times New Roman"/>
                    <w:color w:val="1F497D" w:themeColor="text2"/>
                  </w:rPr>
                </w:rPrChange>
              </w:rPr>
              <w:t>Major Approval (AFE, Tender or Award Plan, etc.)</w:t>
            </w:r>
          </w:p>
        </w:tc>
        <w:tc>
          <w:tcPr>
            <w:tcW w:w="1260" w:type="dxa"/>
            <w:tcBorders>
              <w:top w:val="single" w:sz="6" w:space="0" w:color="auto"/>
              <w:left w:val="single" w:sz="6" w:space="0" w:color="auto"/>
              <w:bottom w:val="single" w:sz="6" w:space="0" w:color="969696"/>
              <w:right w:val="single" w:sz="6" w:space="0" w:color="auto"/>
            </w:tcBorders>
            <w:vAlign w:val="center"/>
          </w:tcPr>
          <w:p w14:paraId="566CC3D8" w14:textId="77777777" w:rsidR="00F2379F" w:rsidRPr="00CF42A6" w:rsidRDefault="00F2379F" w:rsidP="00A04960">
            <w:pPr>
              <w:autoSpaceDE w:val="0"/>
              <w:autoSpaceDN w:val="0"/>
              <w:adjustRightInd w:val="0"/>
              <w:jc w:val="center"/>
              <w:rPr>
                <w:rFonts w:cs="Arial"/>
                <w:color w:val="1F497D" w:themeColor="text2"/>
                <w:rPrChange w:id="7156"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7157" w:author="Muhamad Ridho Zul Khoiri" w:date="2026-07-14T10:44:00Z" w16du:dateUtc="2026-07-14T03:44:00Z">
                  <w:rPr>
                    <w:rFonts w:ascii="Times New Roman" w:hAnsi="Times New Roman"/>
                    <w:color w:val="1F497D" w:themeColor="text2"/>
                  </w:rPr>
                </w:rPrChange>
              </w:rPr>
              <w:t>Integrated</w:t>
            </w:r>
          </w:p>
        </w:tc>
        <w:tc>
          <w:tcPr>
            <w:tcW w:w="900" w:type="dxa"/>
            <w:tcBorders>
              <w:top w:val="single" w:sz="6" w:space="0" w:color="auto"/>
              <w:left w:val="single" w:sz="6" w:space="0" w:color="auto"/>
              <w:bottom w:val="single" w:sz="6" w:space="0" w:color="969696"/>
              <w:right w:val="single" w:sz="6" w:space="0" w:color="auto"/>
            </w:tcBorders>
            <w:shd w:val="clear" w:color="auto" w:fill="808080" w:themeFill="background1" w:themeFillShade="80"/>
            <w:vAlign w:val="center"/>
          </w:tcPr>
          <w:p w14:paraId="25A20BDD" w14:textId="77777777" w:rsidR="00F2379F" w:rsidRPr="00CF42A6" w:rsidRDefault="00F2379F" w:rsidP="00A04960">
            <w:pPr>
              <w:autoSpaceDE w:val="0"/>
              <w:autoSpaceDN w:val="0"/>
              <w:adjustRightInd w:val="0"/>
              <w:jc w:val="center"/>
              <w:rPr>
                <w:rFonts w:cs="Arial"/>
                <w:color w:val="000000"/>
                <w:sz w:val="22"/>
                <w:szCs w:val="22"/>
                <w:rPrChange w:id="7158" w:author="Muhamad Ridho Zul Khoiri" w:date="2026-07-14T10:44:00Z" w16du:dateUtc="2026-07-14T03:44:00Z">
                  <w:rPr>
                    <w:rFonts w:ascii="Times New Roman" w:hAnsi="Times New Roman"/>
                    <w:color w:val="000000"/>
                    <w:sz w:val="22"/>
                    <w:szCs w:val="22"/>
                  </w:rPr>
                </w:rPrChange>
              </w:rPr>
            </w:pP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54ADE152" w14:textId="77777777" w:rsidR="00F2379F" w:rsidRPr="00CF42A6" w:rsidRDefault="00F2379F" w:rsidP="00A04960">
            <w:pPr>
              <w:autoSpaceDE w:val="0"/>
              <w:autoSpaceDN w:val="0"/>
              <w:adjustRightInd w:val="0"/>
              <w:jc w:val="center"/>
              <w:rPr>
                <w:rFonts w:cs="Arial"/>
                <w:color w:val="1F497D" w:themeColor="text2"/>
                <w:sz w:val="22"/>
                <w:szCs w:val="22"/>
                <w:rPrChange w:id="7159"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160" w:author="Muhamad Ridho Zul Khoiri" w:date="2026-07-14T10:44:00Z" w16du:dateUtc="2026-07-14T03:44:00Z">
                  <w:rPr>
                    <w:rFonts w:ascii="Times New Roman" w:hAnsi="Times New Roman"/>
                    <w:color w:val="1F497D" w:themeColor="text2"/>
                    <w:sz w:val="22"/>
                    <w:szCs w:val="22"/>
                  </w:rPr>
                </w:rPrChange>
              </w:rPr>
              <w:t>ALL</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2DA9DDEF" w14:textId="77777777" w:rsidR="00F2379F" w:rsidRPr="00CF42A6" w:rsidRDefault="00F2379F" w:rsidP="00A04960">
            <w:pPr>
              <w:autoSpaceDE w:val="0"/>
              <w:autoSpaceDN w:val="0"/>
              <w:adjustRightInd w:val="0"/>
              <w:jc w:val="center"/>
              <w:rPr>
                <w:rFonts w:cs="Arial"/>
                <w:color w:val="1F497D" w:themeColor="text2"/>
                <w:sz w:val="22"/>
                <w:szCs w:val="22"/>
                <w:rPrChange w:id="7161"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162" w:author="Muhamad Ridho Zul Khoiri" w:date="2026-07-14T10:44:00Z" w16du:dateUtc="2026-07-14T03:44:00Z">
                  <w:rPr>
                    <w:rFonts w:ascii="Times New Roman" w:hAnsi="Times New Roman"/>
                    <w:color w:val="1F497D" w:themeColor="text2"/>
                    <w:sz w:val="22"/>
                    <w:szCs w:val="22"/>
                  </w:rPr>
                </w:rPrChange>
              </w:rPr>
              <w:t>ALL</w:t>
            </w:r>
          </w:p>
        </w:tc>
        <w:tc>
          <w:tcPr>
            <w:tcW w:w="1620" w:type="dxa"/>
            <w:gridSpan w:val="2"/>
            <w:tcBorders>
              <w:top w:val="single" w:sz="6" w:space="0" w:color="auto"/>
              <w:left w:val="single" w:sz="6" w:space="0" w:color="auto"/>
              <w:bottom w:val="single" w:sz="6" w:space="0" w:color="969696"/>
              <w:right w:val="single" w:sz="6" w:space="0" w:color="auto"/>
            </w:tcBorders>
            <w:shd w:val="solid" w:color="99CCFF" w:fill="auto"/>
            <w:vAlign w:val="center"/>
          </w:tcPr>
          <w:p w14:paraId="68B3D6D0" w14:textId="77777777" w:rsidR="00F2379F" w:rsidRPr="00CF42A6" w:rsidRDefault="00F2379F" w:rsidP="00A04960">
            <w:pPr>
              <w:autoSpaceDE w:val="0"/>
              <w:autoSpaceDN w:val="0"/>
              <w:adjustRightInd w:val="0"/>
              <w:jc w:val="center"/>
              <w:rPr>
                <w:rFonts w:cs="Arial"/>
                <w:color w:val="1F497D" w:themeColor="text2"/>
                <w:sz w:val="22"/>
                <w:szCs w:val="22"/>
                <w:rPrChange w:id="7163"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164" w:author="Muhamad Ridho Zul Khoiri" w:date="2026-07-14T10:44:00Z" w16du:dateUtc="2026-07-14T03:44:00Z">
                  <w:rPr>
                    <w:rFonts w:ascii="Times New Roman" w:hAnsi="Times New Roman"/>
                    <w:color w:val="1F497D" w:themeColor="text2"/>
                    <w:sz w:val="22"/>
                    <w:szCs w:val="22"/>
                  </w:rPr>
                </w:rPrChange>
              </w:rPr>
              <w:t>&gt;$10MM</w:t>
            </w:r>
          </w:p>
        </w:tc>
        <w:tc>
          <w:tcPr>
            <w:tcW w:w="1350" w:type="dxa"/>
            <w:gridSpan w:val="2"/>
            <w:tcBorders>
              <w:top w:val="single" w:sz="6" w:space="0" w:color="auto"/>
              <w:left w:val="single" w:sz="6" w:space="0" w:color="auto"/>
              <w:bottom w:val="single" w:sz="6" w:space="0" w:color="969696"/>
              <w:right w:val="single" w:sz="6" w:space="0" w:color="auto"/>
            </w:tcBorders>
            <w:shd w:val="clear" w:color="auto" w:fill="99CCFF"/>
            <w:vAlign w:val="center"/>
          </w:tcPr>
          <w:p w14:paraId="5644E438" w14:textId="77777777" w:rsidR="00F2379F" w:rsidRPr="00CF42A6" w:rsidRDefault="00F2379F" w:rsidP="00A04960">
            <w:pPr>
              <w:autoSpaceDE w:val="0"/>
              <w:autoSpaceDN w:val="0"/>
              <w:adjustRightInd w:val="0"/>
              <w:jc w:val="center"/>
              <w:rPr>
                <w:rFonts w:cs="Arial"/>
                <w:color w:val="1F497D" w:themeColor="text2"/>
                <w:sz w:val="22"/>
                <w:szCs w:val="22"/>
                <w:rPrChange w:id="7165"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166" w:author="Muhamad Ridho Zul Khoiri" w:date="2026-07-14T10:44:00Z" w16du:dateUtc="2026-07-14T03:44:00Z">
                  <w:rPr>
                    <w:rFonts w:ascii="Times New Roman" w:hAnsi="Times New Roman"/>
                    <w:color w:val="1F497D" w:themeColor="text2"/>
                    <w:sz w:val="22"/>
                    <w:szCs w:val="22"/>
                  </w:rPr>
                </w:rPrChange>
              </w:rPr>
              <w:t>&gt;$20MM</w:t>
            </w:r>
          </w:p>
        </w:tc>
        <w:tc>
          <w:tcPr>
            <w:tcW w:w="1170" w:type="dxa"/>
            <w:tcBorders>
              <w:top w:val="single" w:sz="6" w:space="0" w:color="auto"/>
              <w:left w:val="single" w:sz="6" w:space="0" w:color="auto"/>
              <w:bottom w:val="single" w:sz="6" w:space="0" w:color="969696"/>
              <w:right w:val="single" w:sz="6" w:space="0" w:color="auto"/>
            </w:tcBorders>
            <w:shd w:val="solid" w:color="FFFF00" w:fill="auto"/>
            <w:vAlign w:val="center"/>
          </w:tcPr>
          <w:p w14:paraId="2BF41F72" w14:textId="77777777" w:rsidR="00F2379F" w:rsidRPr="00CF42A6" w:rsidRDefault="00F2379F" w:rsidP="00A04960">
            <w:pPr>
              <w:autoSpaceDE w:val="0"/>
              <w:autoSpaceDN w:val="0"/>
              <w:adjustRightInd w:val="0"/>
              <w:jc w:val="center"/>
              <w:rPr>
                <w:rFonts w:cs="Arial"/>
                <w:color w:val="1F497D" w:themeColor="text2"/>
                <w:sz w:val="22"/>
                <w:szCs w:val="22"/>
                <w:rPrChange w:id="7167"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168" w:author="Muhamad Ridho Zul Khoiri" w:date="2026-07-14T10:44:00Z" w16du:dateUtc="2026-07-14T03:44:00Z">
                  <w:rPr>
                    <w:rFonts w:ascii="Times New Roman" w:hAnsi="Times New Roman"/>
                    <w:color w:val="1F497D" w:themeColor="text2"/>
                    <w:sz w:val="22"/>
                    <w:szCs w:val="22"/>
                  </w:rPr>
                </w:rPrChange>
              </w:rPr>
              <w:t>&gt;$20MM</w:t>
            </w:r>
          </w:p>
        </w:tc>
      </w:tr>
      <w:tr w:rsidR="00F2379F" w:rsidRPr="00526DF0" w14:paraId="49D77A4D" w14:textId="77777777" w:rsidTr="00A04960">
        <w:trPr>
          <w:trHeight w:val="494"/>
        </w:trPr>
        <w:tc>
          <w:tcPr>
            <w:tcW w:w="331" w:type="dxa"/>
            <w:gridSpan w:val="2"/>
            <w:tcBorders>
              <w:top w:val="nil"/>
              <w:left w:val="nil"/>
              <w:bottom w:val="nil"/>
              <w:right w:val="nil"/>
            </w:tcBorders>
            <w:vAlign w:val="center"/>
          </w:tcPr>
          <w:p w14:paraId="44A3BD6C" w14:textId="77777777" w:rsidR="00F2379F" w:rsidRPr="00CF42A6" w:rsidRDefault="00F2379F" w:rsidP="00A04960">
            <w:pPr>
              <w:autoSpaceDE w:val="0"/>
              <w:autoSpaceDN w:val="0"/>
              <w:adjustRightInd w:val="0"/>
              <w:jc w:val="left"/>
              <w:rPr>
                <w:rFonts w:cs="Arial"/>
                <w:b/>
                <w:bCs/>
                <w:color w:val="000000"/>
                <w:rPrChange w:id="7169" w:author="Muhamad Ridho Zul Khoiri" w:date="2026-07-14T10:44:00Z" w16du:dateUtc="2026-07-14T03:44:00Z">
                  <w:rPr>
                    <w:rFonts w:ascii="Times New Roman" w:hAnsi="Times New Roman"/>
                    <w:b/>
                    <w:bCs/>
                    <w:color w:val="000000"/>
                  </w:rPr>
                </w:rPrChange>
              </w:rPr>
            </w:pPr>
          </w:p>
        </w:tc>
        <w:tc>
          <w:tcPr>
            <w:tcW w:w="4799" w:type="dxa"/>
            <w:tcBorders>
              <w:top w:val="single" w:sz="6" w:space="0" w:color="969696"/>
              <w:left w:val="single" w:sz="6" w:space="0" w:color="auto"/>
              <w:bottom w:val="single" w:sz="6" w:space="0" w:color="auto"/>
              <w:right w:val="single" w:sz="6" w:space="0" w:color="auto"/>
            </w:tcBorders>
            <w:vAlign w:val="center"/>
          </w:tcPr>
          <w:p w14:paraId="58A6C268" w14:textId="77777777" w:rsidR="00F2379F" w:rsidRPr="00CF42A6" w:rsidRDefault="00F2379F" w:rsidP="00A04960">
            <w:pPr>
              <w:autoSpaceDE w:val="0"/>
              <w:autoSpaceDN w:val="0"/>
              <w:adjustRightInd w:val="0"/>
              <w:jc w:val="left"/>
              <w:rPr>
                <w:rFonts w:cs="Arial"/>
                <w:color w:val="1F497D" w:themeColor="text2"/>
                <w:rPrChange w:id="7170"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7171" w:author="Muhamad Ridho Zul Khoiri" w:date="2026-07-14T10:44:00Z" w16du:dateUtc="2026-07-14T03:44:00Z">
                  <w:rPr>
                    <w:rFonts w:ascii="Times New Roman" w:hAnsi="Times New Roman"/>
                    <w:color w:val="1F497D" w:themeColor="text2"/>
                  </w:rPr>
                </w:rPrChange>
              </w:rPr>
              <w:t>Drilling &amp; Completion Milestones (well pad, spud, completion, flow test)</w:t>
            </w:r>
          </w:p>
        </w:tc>
        <w:tc>
          <w:tcPr>
            <w:tcW w:w="1260" w:type="dxa"/>
            <w:tcBorders>
              <w:top w:val="single" w:sz="6" w:space="0" w:color="969696"/>
              <w:left w:val="single" w:sz="6" w:space="0" w:color="auto"/>
              <w:bottom w:val="single" w:sz="6" w:space="0" w:color="auto"/>
              <w:right w:val="single" w:sz="6" w:space="0" w:color="auto"/>
            </w:tcBorders>
            <w:vAlign w:val="center"/>
          </w:tcPr>
          <w:p w14:paraId="107CF862" w14:textId="77777777" w:rsidR="00F2379F" w:rsidRPr="00CF42A6" w:rsidRDefault="00F2379F" w:rsidP="00A04960">
            <w:pPr>
              <w:autoSpaceDE w:val="0"/>
              <w:autoSpaceDN w:val="0"/>
              <w:adjustRightInd w:val="0"/>
              <w:jc w:val="center"/>
              <w:rPr>
                <w:rFonts w:cs="Arial"/>
                <w:color w:val="1F497D" w:themeColor="text2"/>
                <w:rPrChange w:id="7172"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7173" w:author="Muhamad Ridho Zul Khoiri" w:date="2026-07-14T10:44:00Z" w16du:dateUtc="2026-07-14T03:44:00Z">
                  <w:rPr>
                    <w:rFonts w:ascii="Times New Roman" w:hAnsi="Times New Roman"/>
                    <w:color w:val="1F497D" w:themeColor="text2"/>
                  </w:rPr>
                </w:rPrChange>
              </w:rPr>
              <w:t>Integrated</w:t>
            </w:r>
          </w:p>
        </w:tc>
        <w:tc>
          <w:tcPr>
            <w:tcW w:w="900" w:type="dxa"/>
            <w:tcBorders>
              <w:top w:val="single" w:sz="6" w:space="0" w:color="969696"/>
              <w:left w:val="single" w:sz="6" w:space="0" w:color="auto"/>
              <w:bottom w:val="single" w:sz="6" w:space="0" w:color="auto"/>
              <w:right w:val="single" w:sz="6" w:space="0" w:color="auto"/>
            </w:tcBorders>
            <w:shd w:val="clear" w:color="auto" w:fill="808080" w:themeFill="background1" w:themeFillShade="80"/>
            <w:vAlign w:val="center"/>
          </w:tcPr>
          <w:p w14:paraId="255190F5" w14:textId="77777777" w:rsidR="00F2379F" w:rsidRPr="00CF42A6" w:rsidRDefault="00F2379F" w:rsidP="00A04960">
            <w:pPr>
              <w:autoSpaceDE w:val="0"/>
              <w:autoSpaceDN w:val="0"/>
              <w:adjustRightInd w:val="0"/>
              <w:jc w:val="center"/>
              <w:rPr>
                <w:rFonts w:cs="Arial"/>
                <w:color w:val="000000"/>
                <w:sz w:val="22"/>
                <w:szCs w:val="22"/>
                <w:rPrChange w:id="7174" w:author="Muhamad Ridho Zul Khoiri" w:date="2026-07-14T10:44:00Z" w16du:dateUtc="2026-07-14T03:44:00Z">
                  <w:rPr>
                    <w:rFonts w:ascii="Times New Roman" w:hAnsi="Times New Roman"/>
                    <w:color w:val="000000"/>
                    <w:sz w:val="22"/>
                    <w:szCs w:val="22"/>
                  </w:rPr>
                </w:rPrChange>
              </w:rPr>
            </w:pP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4532DA2D" w14:textId="77777777" w:rsidR="00F2379F" w:rsidRPr="00CF42A6" w:rsidRDefault="00F2379F" w:rsidP="00A04960">
            <w:pPr>
              <w:autoSpaceDE w:val="0"/>
              <w:autoSpaceDN w:val="0"/>
              <w:adjustRightInd w:val="0"/>
              <w:jc w:val="center"/>
              <w:rPr>
                <w:rFonts w:cs="Arial"/>
                <w:color w:val="1F497D" w:themeColor="text2"/>
                <w:sz w:val="22"/>
                <w:szCs w:val="22"/>
                <w:rPrChange w:id="7175"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176" w:author="Muhamad Ridho Zul Khoiri" w:date="2026-07-14T10:44:00Z" w16du:dateUtc="2026-07-14T03:44:00Z">
                  <w:rPr>
                    <w:rFonts w:ascii="Times New Roman" w:hAnsi="Times New Roman"/>
                    <w:color w:val="1F497D" w:themeColor="text2"/>
                    <w:sz w:val="22"/>
                    <w:szCs w:val="22"/>
                  </w:rPr>
                </w:rPrChange>
              </w:rPr>
              <w:t>ALL</w:t>
            </w: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4AE8BBA6" w14:textId="77777777" w:rsidR="00F2379F" w:rsidRPr="00CF42A6" w:rsidRDefault="00F2379F" w:rsidP="00A04960">
            <w:pPr>
              <w:autoSpaceDE w:val="0"/>
              <w:autoSpaceDN w:val="0"/>
              <w:adjustRightInd w:val="0"/>
              <w:jc w:val="center"/>
              <w:rPr>
                <w:rFonts w:cs="Arial"/>
                <w:color w:val="1F497D" w:themeColor="text2"/>
                <w:sz w:val="22"/>
                <w:szCs w:val="22"/>
                <w:rPrChange w:id="7177"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178" w:author="Muhamad Ridho Zul Khoiri" w:date="2026-07-14T10:44:00Z" w16du:dateUtc="2026-07-14T03:44:00Z">
                  <w:rPr>
                    <w:rFonts w:ascii="Times New Roman" w:hAnsi="Times New Roman"/>
                    <w:color w:val="1F497D" w:themeColor="text2"/>
                    <w:sz w:val="22"/>
                    <w:szCs w:val="22"/>
                  </w:rPr>
                </w:rPrChange>
              </w:rPr>
              <w:t>ALL</w:t>
            </w:r>
          </w:p>
        </w:tc>
        <w:tc>
          <w:tcPr>
            <w:tcW w:w="1620" w:type="dxa"/>
            <w:gridSpan w:val="2"/>
            <w:tcBorders>
              <w:top w:val="single" w:sz="6" w:space="0" w:color="969696"/>
              <w:left w:val="single" w:sz="6" w:space="0" w:color="auto"/>
              <w:bottom w:val="single" w:sz="6" w:space="0" w:color="auto"/>
              <w:right w:val="single" w:sz="6" w:space="0" w:color="auto"/>
            </w:tcBorders>
            <w:shd w:val="solid" w:color="99CCFF" w:fill="auto"/>
            <w:vAlign w:val="center"/>
          </w:tcPr>
          <w:p w14:paraId="5D73BE32" w14:textId="77777777" w:rsidR="00F2379F" w:rsidRPr="00CF42A6" w:rsidRDefault="00F2379F" w:rsidP="00A04960">
            <w:pPr>
              <w:autoSpaceDE w:val="0"/>
              <w:autoSpaceDN w:val="0"/>
              <w:adjustRightInd w:val="0"/>
              <w:jc w:val="center"/>
              <w:rPr>
                <w:rFonts w:cs="Arial"/>
                <w:color w:val="1F497D" w:themeColor="text2"/>
                <w:sz w:val="22"/>
                <w:szCs w:val="22"/>
                <w:rPrChange w:id="7179"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180" w:author="Muhamad Ridho Zul Khoiri" w:date="2026-07-14T10:44:00Z" w16du:dateUtc="2026-07-14T03:44:00Z">
                  <w:rPr>
                    <w:rFonts w:ascii="Times New Roman" w:hAnsi="Times New Roman"/>
                    <w:color w:val="1F497D" w:themeColor="text2"/>
                    <w:sz w:val="22"/>
                    <w:szCs w:val="22"/>
                  </w:rPr>
                </w:rPrChange>
              </w:rPr>
              <w:t>&gt;$10MM</w:t>
            </w:r>
          </w:p>
        </w:tc>
        <w:tc>
          <w:tcPr>
            <w:tcW w:w="1350" w:type="dxa"/>
            <w:gridSpan w:val="2"/>
            <w:tcBorders>
              <w:top w:val="single" w:sz="6" w:space="0" w:color="969696"/>
              <w:left w:val="single" w:sz="6" w:space="0" w:color="auto"/>
              <w:bottom w:val="single" w:sz="6" w:space="0" w:color="auto"/>
              <w:right w:val="single" w:sz="6" w:space="0" w:color="auto"/>
            </w:tcBorders>
            <w:shd w:val="clear" w:color="auto" w:fill="99CCFF"/>
            <w:vAlign w:val="center"/>
          </w:tcPr>
          <w:p w14:paraId="3C547DC6" w14:textId="77777777" w:rsidR="00F2379F" w:rsidRPr="00CF42A6" w:rsidRDefault="00F2379F" w:rsidP="00A04960">
            <w:pPr>
              <w:autoSpaceDE w:val="0"/>
              <w:autoSpaceDN w:val="0"/>
              <w:adjustRightInd w:val="0"/>
              <w:jc w:val="center"/>
              <w:rPr>
                <w:rFonts w:cs="Arial"/>
                <w:color w:val="1F497D" w:themeColor="text2"/>
                <w:sz w:val="22"/>
                <w:szCs w:val="22"/>
                <w:rPrChange w:id="7181"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182" w:author="Muhamad Ridho Zul Khoiri" w:date="2026-07-14T10:44:00Z" w16du:dateUtc="2026-07-14T03:44:00Z">
                  <w:rPr>
                    <w:rFonts w:ascii="Times New Roman" w:hAnsi="Times New Roman"/>
                    <w:color w:val="1F497D" w:themeColor="text2"/>
                    <w:sz w:val="22"/>
                    <w:szCs w:val="22"/>
                  </w:rPr>
                </w:rPrChange>
              </w:rPr>
              <w:t>&gt;$20MM</w:t>
            </w:r>
          </w:p>
        </w:tc>
        <w:tc>
          <w:tcPr>
            <w:tcW w:w="1170" w:type="dxa"/>
            <w:tcBorders>
              <w:top w:val="single" w:sz="6" w:space="0" w:color="969696"/>
              <w:left w:val="single" w:sz="6" w:space="0" w:color="auto"/>
              <w:bottom w:val="single" w:sz="6" w:space="0" w:color="auto"/>
              <w:right w:val="single" w:sz="6" w:space="0" w:color="auto"/>
            </w:tcBorders>
            <w:shd w:val="solid" w:color="FFFF00" w:fill="auto"/>
            <w:vAlign w:val="center"/>
          </w:tcPr>
          <w:p w14:paraId="1069E734" w14:textId="77777777" w:rsidR="00F2379F" w:rsidRPr="00CF42A6" w:rsidRDefault="00F2379F" w:rsidP="00A04960">
            <w:pPr>
              <w:autoSpaceDE w:val="0"/>
              <w:autoSpaceDN w:val="0"/>
              <w:adjustRightInd w:val="0"/>
              <w:jc w:val="center"/>
              <w:rPr>
                <w:rFonts w:cs="Arial"/>
                <w:color w:val="1F497D" w:themeColor="text2"/>
                <w:sz w:val="22"/>
                <w:szCs w:val="22"/>
                <w:rPrChange w:id="7183"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184" w:author="Muhamad Ridho Zul Khoiri" w:date="2026-07-14T10:44:00Z" w16du:dateUtc="2026-07-14T03:44:00Z">
                  <w:rPr>
                    <w:rFonts w:ascii="Times New Roman" w:hAnsi="Times New Roman"/>
                    <w:color w:val="1F497D" w:themeColor="text2"/>
                    <w:sz w:val="22"/>
                    <w:szCs w:val="22"/>
                  </w:rPr>
                </w:rPrChange>
              </w:rPr>
              <w:t>&gt;$20MM</w:t>
            </w:r>
          </w:p>
        </w:tc>
      </w:tr>
      <w:tr w:rsidR="00F2379F" w:rsidRPr="00526DF0" w14:paraId="46711B04" w14:textId="77777777" w:rsidTr="00A04960">
        <w:trPr>
          <w:trHeight w:val="290"/>
        </w:trPr>
        <w:tc>
          <w:tcPr>
            <w:tcW w:w="5130" w:type="dxa"/>
            <w:gridSpan w:val="3"/>
            <w:tcBorders>
              <w:top w:val="nil"/>
              <w:left w:val="nil"/>
              <w:bottom w:val="nil"/>
              <w:right w:val="nil"/>
            </w:tcBorders>
            <w:vAlign w:val="center"/>
          </w:tcPr>
          <w:p w14:paraId="6A7BAF97" w14:textId="77777777" w:rsidR="00F2379F" w:rsidRPr="00CF42A6" w:rsidRDefault="00F2379F" w:rsidP="00A04960">
            <w:pPr>
              <w:autoSpaceDE w:val="0"/>
              <w:autoSpaceDN w:val="0"/>
              <w:adjustRightInd w:val="0"/>
              <w:spacing w:after="120"/>
              <w:ind w:left="162"/>
              <w:jc w:val="left"/>
              <w:rPr>
                <w:rFonts w:cs="Arial"/>
                <w:b/>
                <w:bCs/>
                <w:color w:val="000000"/>
                <w:rPrChange w:id="7185" w:author="Muhamad Ridho Zul Khoiri" w:date="2026-07-14T10:44:00Z" w16du:dateUtc="2026-07-14T03:44:00Z">
                  <w:rPr>
                    <w:rFonts w:ascii="Times New Roman" w:hAnsi="Times New Roman"/>
                    <w:b/>
                    <w:bCs/>
                    <w:color w:val="000000"/>
                  </w:rPr>
                </w:rPrChange>
              </w:rPr>
            </w:pPr>
          </w:p>
        </w:tc>
        <w:tc>
          <w:tcPr>
            <w:tcW w:w="1260" w:type="dxa"/>
            <w:tcBorders>
              <w:top w:val="nil"/>
              <w:left w:val="nil"/>
              <w:right w:val="nil"/>
            </w:tcBorders>
            <w:vAlign w:val="center"/>
          </w:tcPr>
          <w:p w14:paraId="260C28F8" w14:textId="77777777" w:rsidR="00F2379F" w:rsidRPr="00CF42A6" w:rsidRDefault="00F2379F" w:rsidP="00A04960">
            <w:pPr>
              <w:autoSpaceDE w:val="0"/>
              <w:autoSpaceDN w:val="0"/>
              <w:adjustRightInd w:val="0"/>
              <w:jc w:val="center"/>
              <w:rPr>
                <w:rFonts w:cs="Arial"/>
                <w:color w:val="000000"/>
                <w:rPrChange w:id="7186" w:author="Muhamad Ridho Zul Khoiri" w:date="2026-07-14T10:44:00Z" w16du:dateUtc="2026-07-14T03:44:00Z">
                  <w:rPr>
                    <w:rFonts w:ascii="Times New Roman" w:hAnsi="Times New Roman"/>
                    <w:color w:val="000000"/>
                  </w:rPr>
                </w:rPrChange>
              </w:rPr>
            </w:pPr>
          </w:p>
        </w:tc>
        <w:tc>
          <w:tcPr>
            <w:tcW w:w="900" w:type="dxa"/>
            <w:tcBorders>
              <w:top w:val="nil"/>
              <w:left w:val="nil"/>
              <w:right w:val="nil"/>
            </w:tcBorders>
            <w:vAlign w:val="center"/>
          </w:tcPr>
          <w:p w14:paraId="3B8C8843" w14:textId="77777777" w:rsidR="00F2379F" w:rsidRPr="00CF42A6" w:rsidRDefault="00F2379F" w:rsidP="00A04960">
            <w:pPr>
              <w:autoSpaceDE w:val="0"/>
              <w:autoSpaceDN w:val="0"/>
              <w:adjustRightInd w:val="0"/>
              <w:jc w:val="center"/>
              <w:rPr>
                <w:rFonts w:cs="Arial"/>
                <w:color w:val="000000"/>
                <w:sz w:val="22"/>
                <w:szCs w:val="22"/>
                <w:rPrChange w:id="7187" w:author="Muhamad Ridho Zul Khoiri" w:date="2026-07-14T10:44:00Z" w16du:dateUtc="2026-07-14T03:44:00Z">
                  <w:rPr>
                    <w:rFonts w:ascii="Times New Roman" w:hAnsi="Times New Roman"/>
                    <w:color w:val="000000"/>
                    <w:sz w:val="22"/>
                    <w:szCs w:val="22"/>
                  </w:rPr>
                </w:rPrChange>
              </w:rPr>
            </w:pPr>
          </w:p>
        </w:tc>
        <w:tc>
          <w:tcPr>
            <w:tcW w:w="1620" w:type="dxa"/>
            <w:tcBorders>
              <w:top w:val="nil"/>
              <w:left w:val="nil"/>
              <w:right w:val="nil"/>
            </w:tcBorders>
            <w:vAlign w:val="center"/>
          </w:tcPr>
          <w:p w14:paraId="195447D6" w14:textId="77777777" w:rsidR="00F2379F" w:rsidRPr="00CF42A6" w:rsidRDefault="00F2379F" w:rsidP="00A04960">
            <w:pPr>
              <w:autoSpaceDE w:val="0"/>
              <w:autoSpaceDN w:val="0"/>
              <w:adjustRightInd w:val="0"/>
              <w:jc w:val="center"/>
              <w:rPr>
                <w:rFonts w:cs="Arial"/>
                <w:color w:val="000000"/>
                <w:sz w:val="22"/>
                <w:szCs w:val="22"/>
                <w:rPrChange w:id="7188" w:author="Muhamad Ridho Zul Khoiri" w:date="2026-07-14T10:44:00Z" w16du:dateUtc="2026-07-14T03:44:00Z">
                  <w:rPr>
                    <w:rFonts w:ascii="Times New Roman" w:hAnsi="Times New Roman"/>
                    <w:color w:val="000000"/>
                    <w:sz w:val="22"/>
                    <w:szCs w:val="22"/>
                  </w:rPr>
                </w:rPrChange>
              </w:rPr>
            </w:pPr>
          </w:p>
        </w:tc>
        <w:tc>
          <w:tcPr>
            <w:tcW w:w="1620" w:type="dxa"/>
            <w:tcBorders>
              <w:top w:val="nil"/>
              <w:left w:val="nil"/>
              <w:right w:val="nil"/>
            </w:tcBorders>
            <w:vAlign w:val="center"/>
          </w:tcPr>
          <w:p w14:paraId="515499E2" w14:textId="77777777" w:rsidR="00F2379F" w:rsidRPr="00CF42A6" w:rsidRDefault="00F2379F" w:rsidP="00A04960">
            <w:pPr>
              <w:autoSpaceDE w:val="0"/>
              <w:autoSpaceDN w:val="0"/>
              <w:adjustRightInd w:val="0"/>
              <w:jc w:val="center"/>
              <w:rPr>
                <w:rFonts w:cs="Arial"/>
                <w:color w:val="000000"/>
                <w:sz w:val="22"/>
                <w:szCs w:val="22"/>
                <w:rPrChange w:id="7189" w:author="Muhamad Ridho Zul Khoiri" w:date="2026-07-14T10:44:00Z" w16du:dateUtc="2026-07-14T03:44:00Z">
                  <w:rPr>
                    <w:rFonts w:ascii="Times New Roman" w:hAnsi="Times New Roman"/>
                    <w:color w:val="000000"/>
                    <w:sz w:val="22"/>
                    <w:szCs w:val="22"/>
                  </w:rPr>
                </w:rPrChange>
              </w:rPr>
            </w:pPr>
          </w:p>
        </w:tc>
        <w:tc>
          <w:tcPr>
            <w:tcW w:w="1620" w:type="dxa"/>
            <w:gridSpan w:val="2"/>
            <w:tcBorders>
              <w:top w:val="nil"/>
              <w:left w:val="nil"/>
              <w:right w:val="nil"/>
            </w:tcBorders>
            <w:vAlign w:val="center"/>
          </w:tcPr>
          <w:p w14:paraId="35A05555" w14:textId="77777777" w:rsidR="00F2379F" w:rsidRPr="00CF42A6" w:rsidRDefault="00F2379F" w:rsidP="00A04960">
            <w:pPr>
              <w:autoSpaceDE w:val="0"/>
              <w:autoSpaceDN w:val="0"/>
              <w:adjustRightInd w:val="0"/>
              <w:jc w:val="center"/>
              <w:rPr>
                <w:rFonts w:cs="Arial"/>
                <w:color w:val="000000"/>
                <w:sz w:val="22"/>
                <w:szCs w:val="22"/>
                <w:rPrChange w:id="7190" w:author="Muhamad Ridho Zul Khoiri" w:date="2026-07-14T10:44:00Z" w16du:dateUtc="2026-07-14T03:44:00Z">
                  <w:rPr>
                    <w:rFonts w:ascii="Times New Roman" w:hAnsi="Times New Roman"/>
                    <w:color w:val="000000"/>
                    <w:sz w:val="22"/>
                    <w:szCs w:val="22"/>
                  </w:rPr>
                </w:rPrChange>
              </w:rPr>
            </w:pPr>
          </w:p>
        </w:tc>
        <w:tc>
          <w:tcPr>
            <w:tcW w:w="1350" w:type="dxa"/>
            <w:gridSpan w:val="2"/>
            <w:tcBorders>
              <w:top w:val="nil"/>
              <w:left w:val="nil"/>
              <w:right w:val="nil"/>
            </w:tcBorders>
            <w:vAlign w:val="center"/>
          </w:tcPr>
          <w:p w14:paraId="62F67CBC" w14:textId="77777777" w:rsidR="00F2379F" w:rsidRPr="00CF42A6" w:rsidRDefault="00F2379F" w:rsidP="00A04960">
            <w:pPr>
              <w:autoSpaceDE w:val="0"/>
              <w:autoSpaceDN w:val="0"/>
              <w:adjustRightInd w:val="0"/>
              <w:jc w:val="center"/>
              <w:rPr>
                <w:rFonts w:cs="Arial"/>
                <w:color w:val="000000"/>
                <w:sz w:val="22"/>
                <w:szCs w:val="22"/>
                <w:rPrChange w:id="7191" w:author="Muhamad Ridho Zul Khoiri" w:date="2026-07-14T10:44:00Z" w16du:dateUtc="2026-07-14T03:44:00Z">
                  <w:rPr>
                    <w:rFonts w:ascii="Times New Roman" w:hAnsi="Times New Roman"/>
                    <w:color w:val="000000"/>
                    <w:sz w:val="22"/>
                    <w:szCs w:val="22"/>
                  </w:rPr>
                </w:rPrChange>
              </w:rPr>
            </w:pPr>
          </w:p>
        </w:tc>
        <w:tc>
          <w:tcPr>
            <w:tcW w:w="1170" w:type="dxa"/>
            <w:tcBorders>
              <w:top w:val="nil"/>
              <w:left w:val="nil"/>
              <w:right w:val="nil"/>
            </w:tcBorders>
            <w:vAlign w:val="center"/>
          </w:tcPr>
          <w:p w14:paraId="251C36DA" w14:textId="77777777" w:rsidR="00F2379F" w:rsidRPr="00CF42A6" w:rsidRDefault="00F2379F" w:rsidP="00A04960">
            <w:pPr>
              <w:autoSpaceDE w:val="0"/>
              <w:autoSpaceDN w:val="0"/>
              <w:adjustRightInd w:val="0"/>
              <w:jc w:val="center"/>
              <w:rPr>
                <w:rFonts w:cs="Arial"/>
                <w:color w:val="000000"/>
                <w:sz w:val="22"/>
                <w:szCs w:val="22"/>
                <w:rPrChange w:id="7192" w:author="Muhamad Ridho Zul Khoiri" w:date="2026-07-14T10:44:00Z" w16du:dateUtc="2026-07-14T03:44:00Z">
                  <w:rPr>
                    <w:rFonts w:ascii="Times New Roman" w:hAnsi="Times New Roman"/>
                    <w:color w:val="000000"/>
                    <w:sz w:val="22"/>
                    <w:szCs w:val="22"/>
                  </w:rPr>
                </w:rPrChange>
              </w:rPr>
            </w:pPr>
          </w:p>
        </w:tc>
      </w:tr>
      <w:tr w:rsidR="00F2379F" w:rsidRPr="00526DF0" w14:paraId="029AB163" w14:textId="77777777" w:rsidTr="00A04960">
        <w:trPr>
          <w:trHeight w:val="290"/>
        </w:trPr>
        <w:tc>
          <w:tcPr>
            <w:tcW w:w="5130" w:type="dxa"/>
            <w:gridSpan w:val="3"/>
            <w:tcBorders>
              <w:top w:val="nil"/>
              <w:left w:val="nil"/>
              <w:bottom w:val="nil"/>
              <w:right w:val="nil"/>
            </w:tcBorders>
            <w:vAlign w:val="center"/>
          </w:tcPr>
          <w:p w14:paraId="7C264FC7" w14:textId="77777777" w:rsidR="00F2379F" w:rsidRPr="00CF42A6" w:rsidRDefault="00F2379F" w:rsidP="00A04960">
            <w:pPr>
              <w:autoSpaceDE w:val="0"/>
              <w:autoSpaceDN w:val="0"/>
              <w:adjustRightInd w:val="0"/>
              <w:spacing w:before="120" w:after="120"/>
              <w:ind w:left="162"/>
              <w:jc w:val="left"/>
              <w:rPr>
                <w:rFonts w:cs="Arial"/>
                <w:b/>
                <w:bCs/>
                <w:color w:val="000000"/>
                <w:rPrChange w:id="7193" w:author="Muhamad Ridho Zul Khoiri" w:date="2026-07-14T10:44:00Z" w16du:dateUtc="2026-07-14T03:44:00Z">
                  <w:rPr>
                    <w:rFonts w:ascii="Times New Roman" w:hAnsi="Times New Roman"/>
                    <w:b/>
                    <w:bCs/>
                    <w:color w:val="000000"/>
                  </w:rPr>
                </w:rPrChange>
              </w:rPr>
            </w:pPr>
            <w:r w:rsidRPr="00CF42A6">
              <w:rPr>
                <w:rFonts w:cs="Arial"/>
                <w:b/>
                <w:bCs/>
                <w:color w:val="000000"/>
                <w:rPrChange w:id="7194" w:author="Muhamad Ridho Zul Khoiri" w:date="2026-07-14T10:44:00Z" w16du:dateUtc="2026-07-14T03:44:00Z">
                  <w:rPr>
                    <w:rFonts w:ascii="Times New Roman" w:hAnsi="Times New Roman"/>
                    <w:b/>
                    <w:bCs/>
                    <w:color w:val="000000"/>
                  </w:rPr>
                </w:rPrChange>
              </w:rPr>
              <w:lastRenderedPageBreak/>
              <w:t>Well Services &amp; Maintanance</w:t>
            </w:r>
          </w:p>
        </w:tc>
        <w:tc>
          <w:tcPr>
            <w:tcW w:w="1260" w:type="dxa"/>
            <w:tcBorders>
              <w:top w:val="nil"/>
              <w:left w:val="nil"/>
              <w:bottom w:val="single" w:sz="6" w:space="0" w:color="auto"/>
              <w:right w:val="nil"/>
            </w:tcBorders>
            <w:vAlign w:val="center"/>
          </w:tcPr>
          <w:p w14:paraId="64CF71A3" w14:textId="77777777" w:rsidR="00F2379F" w:rsidRPr="00CF42A6" w:rsidRDefault="00F2379F" w:rsidP="00A04960">
            <w:pPr>
              <w:autoSpaceDE w:val="0"/>
              <w:autoSpaceDN w:val="0"/>
              <w:adjustRightInd w:val="0"/>
              <w:jc w:val="center"/>
              <w:rPr>
                <w:rFonts w:cs="Arial"/>
                <w:color w:val="000000"/>
                <w:rPrChange w:id="7195" w:author="Muhamad Ridho Zul Khoiri" w:date="2026-07-14T10:44:00Z" w16du:dateUtc="2026-07-14T03:44:00Z">
                  <w:rPr>
                    <w:rFonts w:ascii="Times New Roman" w:hAnsi="Times New Roman"/>
                    <w:color w:val="000000"/>
                  </w:rPr>
                </w:rPrChange>
              </w:rPr>
            </w:pPr>
          </w:p>
        </w:tc>
        <w:tc>
          <w:tcPr>
            <w:tcW w:w="900" w:type="dxa"/>
            <w:tcBorders>
              <w:top w:val="nil"/>
              <w:left w:val="nil"/>
              <w:bottom w:val="single" w:sz="6" w:space="0" w:color="auto"/>
              <w:right w:val="nil"/>
            </w:tcBorders>
            <w:vAlign w:val="center"/>
          </w:tcPr>
          <w:p w14:paraId="05476D3C" w14:textId="77777777" w:rsidR="00F2379F" w:rsidRPr="00CF42A6" w:rsidRDefault="00F2379F" w:rsidP="00A04960">
            <w:pPr>
              <w:autoSpaceDE w:val="0"/>
              <w:autoSpaceDN w:val="0"/>
              <w:adjustRightInd w:val="0"/>
              <w:jc w:val="center"/>
              <w:rPr>
                <w:rFonts w:cs="Arial"/>
                <w:color w:val="000000"/>
                <w:sz w:val="22"/>
                <w:szCs w:val="22"/>
                <w:rPrChange w:id="7196" w:author="Muhamad Ridho Zul Khoiri" w:date="2026-07-14T10:44:00Z" w16du:dateUtc="2026-07-14T03:44:00Z">
                  <w:rPr>
                    <w:rFonts w:ascii="Times New Roman" w:hAnsi="Times New Roman"/>
                    <w:color w:val="000000"/>
                    <w:sz w:val="22"/>
                    <w:szCs w:val="22"/>
                  </w:rPr>
                </w:rPrChange>
              </w:rPr>
            </w:pPr>
          </w:p>
        </w:tc>
        <w:tc>
          <w:tcPr>
            <w:tcW w:w="1620" w:type="dxa"/>
            <w:tcBorders>
              <w:top w:val="nil"/>
              <w:left w:val="nil"/>
              <w:bottom w:val="single" w:sz="6" w:space="0" w:color="auto"/>
              <w:right w:val="nil"/>
            </w:tcBorders>
            <w:vAlign w:val="center"/>
          </w:tcPr>
          <w:p w14:paraId="2036434E" w14:textId="77777777" w:rsidR="00F2379F" w:rsidRPr="00CF42A6" w:rsidRDefault="00F2379F" w:rsidP="00A04960">
            <w:pPr>
              <w:autoSpaceDE w:val="0"/>
              <w:autoSpaceDN w:val="0"/>
              <w:adjustRightInd w:val="0"/>
              <w:jc w:val="center"/>
              <w:rPr>
                <w:rFonts w:cs="Arial"/>
                <w:color w:val="000000"/>
                <w:sz w:val="22"/>
                <w:szCs w:val="22"/>
                <w:rPrChange w:id="7197" w:author="Muhamad Ridho Zul Khoiri" w:date="2026-07-14T10:44:00Z" w16du:dateUtc="2026-07-14T03:44:00Z">
                  <w:rPr>
                    <w:rFonts w:ascii="Times New Roman" w:hAnsi="Times New Roman"/>
                    <w:color w:val="000000"/>
                    <w:sz w:val="22"/>
                    <w:szCs w:val="22"/>
                  </w:rPr>
                </w:rPrChange>
              </w:rPr>
            </w:pPr>
          </w:p>
        </w:tc>
        <w:tc>
          <w:tcPr>
            <w:tcW w:w="1620" w:type="dxa"/>
            <w:tcBorders>
              <w:top w:val="nil"/>
              <w:left w:val="nil"/>
              <w:bottom w:val="single" w:sz="6" w:space="0" w:color="auto"/>
              <w:right w:val="nil"/>
            </w:tcBorders>
            <w:vAlign w:val="center"/>
          </w:tcPr>
          <w:p w14:paraId="5CC0DD21" w14:textId="77777777" w:rsidR="00F2379F" w:rsidRPr="00CF42A6" w:rsidRDefault="00F2379F" w:rsidP="00A04960">
            <w:pPr>
              <w:autoSpaceDE w:val="0"/>
              <w:autoSpaceDN w:val="0"/>
              <w:adjustRightInd w:val="0"/>
              <w:jc w:val="center"/>
              <w:rPr>
                <w:rFonts w:cs="Arial"/>
                <w:color w:val="000000"/>
                <w:sz w:val="22"/>
                <w:szCs w:val="22"/>
                <w:rPrChange w:id="7198" w:author="Muhamad Ridho Zul Khoiri" w:date="2026-07-14T10:44:00Z" w16du:dateUtc="2026-07-14T03:44:00Z">
                  <w:rPr>
                    <w:rFonts w:ascii="Times New Roman" w:hAnsi="Times New Roman"/>
                    <w:color w:val="000000"/>
                    <w:sz w:val="22"/>
                    <w:szCs w:val="22"/>
                  </w:rPr>
                </w:rPrChange>
              </w:rPr>
            </w:pPr>
          </w:p>
        </w:tc>
        <w:tc>
          <w:tcPr>
            <w:tcW w:w="1620" w:type="dxa"/>
            <w:gridSpan w:val="2"/>
            <w:tcBorders>
              <w:top w:val="nil"/>
              <w:left w:val="nil"/>
              <w:bottom w:val="single" w:sz="6" w:space="0" w:color="auto"/>
              <w:right w:val="nil"/>
            </w:tcBorders>
            <w:vAlign w:val="center"/>
          </w:tcPr>
          <w:p w14:paraId="6DF01400" w14:textId="77777777" w:rsidR="00F2379F" w:rsidRPr="00CF42A6" w:rsidRDefault="00F2379F" w:rsidP="00A04960">
            <w:pPr>
              <w:autoSpaceDE w:val="0"/>
              <w:autoSpaceDN w:val="0"/>
              <w:adjustRightInd w:val="0"/>
              <w:jc w:val="center"/>
              <w:rPr>
                <w:rFonts w:cs="Arial"/>
                <w:color w:val="000000"/>
                <w:sz w:val="22"/>
                <w:szCs w:val="22"/>
                <w:rPrChange w:id="7199" w:author="Muhamad Ridho Zul Khoiri" w:date="2026-07-14T10:44:00Z" w16du:dateUtc="2026-07-14T03:44:00Z">
                  <w:rPr>
                    <w:rFonts w:ascii="Times New Roman" w:hAnsi="Times New Roman"/>
                    <w:color w:val="000000"/>
                    <w:sz w:val="22"/>
                    <w:szCs w:val="22"/>
                  </w:rPr>
                </w:rPrChange>
              </w:rPr>
            </w:pPr>
          </w:p>
        </w:tc>
        <w:tc>
          <w:tcPr>
            <w:tcW w:w="1350" w:type="dxa"/>
            <w:gridSpan w:val="2"/>
            <w:tcBorders>
              <w:top w:val="nil"/>
              <w:left w:val="nil"/>
              <w:bottom w:val="single" w:sz="6" w:space="0" w:color="auto"/>
              <w:right w:val="nil"/>
            </w:tcBorders>
            <w:vAlign w:val="center"/>
          </w:tcPr>
          <w:p w14:paraId="2E3C3C1D" w14:textId="77777777" w:rsidR="00F2379F" w:rsidRPr="00CF42A6" w:rsidRDefault="00F2379F" w:rsidP="00A04960">
            <w:pPr>
              <w:autoSpaceDE w:val="0"/>
              <w:autoSpaceDN w:val="0"/>
              <w:adjustRightInd w:val="0"/>
              <w:jc w:val="center"/>
              <w:rPr>
                <w:rFonts w:cs="Arial"/>
                <w:color w:val="000000"/>
                <w:sz w:val="22"/>
                <w:szCs w:val="22"/>
                <w:rPrChange w:id="7200" w:author="Muhamad Ridho Zul Khoiri" w:date="2026-07-14T10:44:00Z" w16du:dateUtc="2026-07-14T03:44:00Z">
                  <w:rPr>
                    <w:rFonts w:ascii="Times New Roman" w:hAnsi="Times New Roman"/>
                    <w:color w:val="000000"/>
                    <w:sz w:val="22"/>
                    <w:szCs w:val="22"/>
                  </w:rPr>
                </w:rPrChange>
              </w:rPr>
            </w:pPr>
          </w:p>
        </w:tc>
        <w:tc>
          <w:tcPr>
            <w:tcW w:w="1170" w:type="dxa"/>
            <w:tcBorders>
              <w:top w:val="nil"/>
              <w:left w:val="nil"/>
              <w:bottom w:val="single" w:sz="6" w:space="0" w:color="auto"/>
              <w:right w:val="nil"/>
            </w:tcBorders>
            <w:vAlign w:val="center"/>
          </w:tcPr>
          <w:p w14:paraId="57DADE9A" w14:textId="77777777" w:rsidR="00F2379F" w:rsidRPr="00CF42A6" w:rsidRDefault="00F2379F" w:rsidP="00A04960">
            <w:pPr>
              <w:autoSpaceDE w:val="0"/>
              <w:autoSpaceDN w:val="0"/>
              <w:adjustRightInd w:val="0"/>
              <w:jc w:val="center"/>
              <w:rPr>
                <w:rFonts w:cs="Arial"/>
                <w:color w:val="000000"/>
                <w:sz w:val="22"/>
                <w:szCs w:val="22"/>
                <w:rPrChange w:id="7201" w:author="Muhamad Ridho Zul Khoiri" w:date="2026-07-14T10:44:00Z" w16du:dateUtc="2026-07-14T03:44:00Z">
                  <w:rPr>
                    <w:rFonts w:ascii="Times New Roman" w:hAnsi="Times New Roman"/>
                    <w:color w:val="000000"/>
                    <w:sz w:val="22"/>
                    <w:szCs w:val="22"/>
                  </w:rPr>
                </w:rPrChange>
              </w:rPr>
            </w:pPr>
          </w:p>
        </w:tc>
      </w:tr>
      <w:tr w:rsidR="00F2379F" w:rsidRPr="00526DF0" w14:paraId="778CED54" w14:textId="77777777" w:rsidTr="00A04960">
        <w:trPr>
          <w:trHeight w:val="290"/>
        </w:trPr>
        <w:tc>
          <w:tcPr>
            <w:tcW w:w="331" w:type="dxa"/>
            <w:gridSpan w:val="2"/>
            <w:tcBorders>
              <w:top w:val="nil"/>
              <w:left w:val="nil"/>
              <w:bottom w:val="nil"/>
              <w:right w:val="nil"/>
            </w:tcBorders>
            <w:vAlign w:val="center"/>
          </w:tcPr>
          <w:p w14:paraId="0393C49D" w14:textId="77777777" w:rsidR="00F2379F" w:rsidRPr="00CF42A6" w:rsidRDefault="00F2379F" w:rsidP="00A04960">
            <w:pPr>
              <w:autoSpaceDE w:val="0"/>
              <w:autoSpaceDN w:val="0"/>
              <w:adjustRightInd w:val="0"/>
              <w:jc w:val="left"/>
              <w:rPr>
                <w:rFonts w:cs="Arial"/>
                <w:b/>
                <w:bCs/>
                <w:color w:val="000000"/>
                <w:rPrChange w:id="7202" w:author="Muhamad Ridho Zul Khoiri" w:date="2026-07-14T10:44:00Z" w16du:dateUtc="2026-07-14T03:44:00Z">
                  <w:rPr>
                    <w:rFonts w:ascii="Times New Roman" w:hAnsi="Times New Roman"/>
                    <w:b/>
                    <w:bCs/>
                    <w:color w:val="000000"/>
                  </w:rPr>
                </w:rPrChange>
              </w:rPr>
            </w:pPr>
          </w:p>
        </w:tc>
        <w:tc>
          <w:tcPr>
            <w:tcW w:w="4799" w:type="dxa"/>
            <w:tcBorders>
              <w:top w:val="single" w:sz="6" w:space="0" w:color="auto"/>
              <w:left w:val="single" w:sz="6" w:space="0" w:color="auto"/>
              <w:bottom w:val="single" w:sz="6" w:space="0" w:color="969696"/>
              <w:right w:val="single" w:sz="6" w:space="0" w:color="auto"/>
            </w:tcBorders>
            <w:vAlign w:val="center"/>
          </w:tcPr>
          <w:p w14:paraId="56EA5D81" w14:textId="77777777" w:rsidR="00F2379F" w:rsidRPr="00CF42A6" w:rsidRDefault="00F2379F" w:rsidP="00A04960">
            <w:pPr>
              <w:autoSpaceDE w:val="0"/>
              <w:autoSpaceDN w:val="0"/>
              <w:adjustRightInd w:val="0"/>
              <w:jc w:val="left"/>
              <w:rPr>
                <w:rFonts w:cs="Arial"/>
                <w:rPrChange w:id="7203" w:author="Muhamad Ridho Zul Khoiri" w:date="2026-07-14T10:44:00Z" w16du:dateUtc="2026-07-14T03:44:00Z">
                  <w:rPr>
                    <w:rFonts w:ascii="Times New Roman" w:hAnsi="Times New Roman"/>
                  </w:rPr>
                </w:rPrChange>
              </w:rPr>
            </w:pPr>
            <w:r w:rsidRPr="00CF42A6">
              <w:rPr>
                <w:rFonts w:cs="Arial"/>
                <w:rPrChange w:id="7204" w:author="Muhamad Ridho Zul Khoiri" w:date="2026-07-14T10:44:00Z" w16du:dateUtc="2026-07-14T03:44:00Z">
                  <w:rPr>
                    <w:rFonts w:ascii="Times New Roman" w:hAnsi="Times New Roman"/>
                  </w:rPr>
                </w:rPrChange>
              </w:rPr>
              <w:t>Major Approval (AFE, Tender or Award Plan, etc.)</w:t>
            </w:r>
          </w:p>
        </w:tc>
        <w:tc>
          <w:tcPr>
            <w:tcW w:w="1260" w:type="dxa"/>
            <w:tcBorders>
              <w:top w:val="single" w:sz="6" w:space="0" w:color="auto"/>
              <w:left w:val="single" w:sz="6" w:space="0" w:color="auto"/>
              <w:bottom w:val="single" w:sz="6" w:space="0" w:color="969696"/>
              <w:right w:val="single" w:sz="6" w:space="0" w:color="auto"/>
            </w:tcBorders>
            <w:vAlign w:val="center"/>
          </w:tcPr>
          <w:p w14:paraId="7811FD9C" w14:textId="77777777" w:rsidR="00F2379F" w:rsidRPr="00CF42A6" w:rsidRDefault="00F2379F" w:rsidP="00A04960">
            <w:pPr>
              <w:autoSpaceDE w:val="0"/>
              <w:autoSpaceDN w:val="0"/>
              <w:adjustRightInd w:val="0"/>
              <w:jc w:val="center"/>
              <w:rPr>
                <w:rFonts w:cs="Arial"/>
                <w:rPrChange w:id="7205" w:author="Muhamad Ridho Zul Khoiri" w:date="2026-07-14T10:44:00Z" w16du:dateUtc="2026-07-14T03:44:00Z">
                  <w:rPr>
                    <w:rFonts w:ascii="Times New Roman" w:hAnsi="Times New Roman"/>
                  </w:rPr>
                </w:rPrChange>
              </w:rPr>
            </w:pPr>
            <w:r w:rsidRPr="00CF42A6">
              <w:rPr>
                <w:rFonts w:cs="Arial"/>
                <w:rPrChange w:id="7206" w:author="Muhamad Ridho Zul Khoiri" w:date="2026-07-14T10:44:00Z" w16du:dateUtc="2026-07-14T03:44:00Z">
                  <w:rPr>
                    <w:rFonts w:ascii="Times New Roman" w:hAnsi="Times New Roman"/>
                  </w:rPr>
                </w:rPrChange>
              </w:rPr>
              <w:t>Function</w:t>
            </w:r>
          </w:p>
        </w:tc>
        <w:tc>
          <w:tcPr>
            <w:tcW w:w="900" w:type="dxa"/>
            <w:tcBorders>
              <w:top w:val="single" w:sz="6" w:space="0" w:color="auto"/>
              <w:left w:val="single" w:sz="6" w:space="0" w:color="auto"/>
              <w:bottom w:val="single" w:sz="6" w:space="0" w:color="969696"/>
              <w:right w:val="single" w:sz="6" w:space="0" w:color="auto"/>
            </w:tcBorders>
            <w:shd w:val="solid" w:color="99CCFF" w:fill="auto"/>
            <w:vAlign w:val="center"/>
          </w:tcPr>
          <w:p w14:paraId="653B3FD5" w14:textId="77777777" w:rsidR="00F2379F" w:rsidRPr="00CF42A6" w:rsidRDefault="00F2379F" w:rsidP="00A04960">
            <w:pPr>
              <w:autoSpaceDE w:val="0"/>
              <w:autoSpaceDN w:val="0"/>
              <w:adjustRightInd w:val="0"/>
              <w:jc w:val="center"/>
              <w:rPr>
                <w:rFonts w:cs="Arial"/>
                <w:sz w:val="22"/>
                <w:szCs w:val="22"/>
                <w:rPrChange w:id="7207" w:author="Muhamad Ridho Zul Khoiri" w:date="2026-07-14T10:44:00Z" w16du:dateUtc="2026-07-14T03:44:00Z">
                  <w:rPr>
                    <w:rFonts w:ascii="Times New Roman" w:hAnsi="Times New Roman"/>
                    <w:sz w:val="22"/>
                    <w:szCs w:val="22"/>
                  </w:rPr>
                </w:rPrChange>
              </w:rPr>
            </w:pPr>
            <w:r w:rsidRPr="00CF42A6">
              <w:rPr>
                <w:rFonts w:cs="Arial"/>
                <w:sz w:val="22"/>
                <w:szCs w:val="22"/>
                <w:rPrChange w:id="7208" w:author="Muhamad Ridho Zul Khoiri" w:date="2026-07-14T10:44:00Z" w16du:dateUtc="2026-07-14T03:44:00Z">
                  <w:rPr>
                    <w:rFonts w:ascii="Times New Roman" w:hAnsi="Times New Roman"/>
                    <w:sz w:val="22"/>
                    <w:szCs w:val="22"/>
                  </w:rPr>
                </w:rPrChange>
              </w:rPr>
              <w:t>ALL</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2D0CB974" w14:textId="77777777" w:rsidR="00F2379F" w:rsidRPr="00CF42A6" w:rsidRDefault="00F2379F" w:rsidP="00A04960">
            <w:pPr>
              <w:autoSpaceDE w:val="0"/>
              <w:autoSpaceDN w:val="0"/>
              <w:adjustRightInd w:val="0"/>
              <w:jc w:val="center"/>
              <w:rPr>
                <w:rFonts w:cs="Arial"/>
                <w:sz w:val="22"/>
                <w:szCs w:val="22"/>
                <w:rPrChange w:id="7209" w:author="Muhamad Ridho Zul Khoiri" w:date="2026-07-14T10:44:00Z" w16du:dateUtc="2026-07-14T03:44:00Z">
                  <w:rPr>
                    <w:rFonts w:ascii="Times New Roman" w:hAnsi="Times New Roman"/>
                    <w:sz w:val="22"/>
                    <w:szCs w:val="22"/>
                  </w:rPr>
                </w:rPrChange>
              </w:rPr>
            </w:pPr>
            <w:r w:rsidRPr="00CF42A6">
              <w:rPr>
                <w:rFonts w:cs="Arial"/>
                <w:sz w:val="22"/>
                <w:szCs w:val="22"/>
                <w:rPrChange w:id="7210" w:author="Muhamad Ridho Zul Khoiri" w:date="2026-07-14T10:44:00Z" w16du:dateUtc="2026-07-14T03:44:00Z">
                  <w:rPr>
                    <w:rFonts w:ascii="Times New Roman" w:hAnsi="Times New Roman"/>
                    <w:sz w:val="22"/>
                    <w:szCs w:val="22"/>
                  </w:rPr>
                </w:rPrChange>
              </w:rPr>
              <w:t>ALL</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5C336045" w14:textId="77777777" w:rsidR="00F2379F" w:rsidRPr="00CF42A6" w:rsidRDefault="00F2379F" w:rsidP="00A04960">
            <w:pPr>
              <w:autoSpaceDE w:val="0"/>
              <w:autoSpaceDN w:val="0"/>
              <w:adjustRightInd w:val="0"/>
              <w:jc w:val="center"/>
              <w:rPr>
                <w:rFonts w:cs="Arial"/>
                <w:sz w:val="22"/>
                <w:szCs w:val="22"/>
                <w:rPrChange w:id="7211" w:author="Muhamad Ridho Zul Khoiri" w:date="2026-07-14T10:44:00Z" w16du:dateUtc="2026-07-14T03:44:00Z">
                  <w:rPr>
                    <w:rFonts w:ascii="Times New Roman" w:hAnsi="Times New Roman"/>
                    <w:sz w:val="22"/>
                    <w:szCs w:val="22"/>
                  </w:rPr>
                </w:rPrChange>
              </w:rPr>
            </w:pPr>
            <w:r w:rsidRPr="00CF42A6">
              <w:rPr>
                <w:rFonts w:cs="Arial"/>
                <w:sz w:val="22"/>
                <w:szCs w:val="22"/>
                <w:rPrChange w:id="7212" w:author="Muhamad Ridho Zul Khoiri" w:date="2026-07-14T10:44:00Z" w16du:dateUtc="2026-07-14T03:44:00Z">
                  <w:rPr>
                    <w:rFonts w:ascii="Times New Roman" w:hAnsi="Times New Roman"/>
                    <w:sz w:val="22"/>
                    <w:szCs w:val="22"/>
                  </w:rPr>
                </w:rPrChange>
              </w:rPr>
              <w:t>ALL</w:t>
            </w:r>
          </w:p>
        </w:tc>
        <w:tc>
          <w:tcPr>
            <w:tcW w:w="1620" w:type="dxa"/>
            <w:gridSpan w:val="2"/>
            <w:tcBorders>
              <w:top w:val="single" w:sz="6" w:space="0" w:color="auto"/>
              <w:left w:val="single" w:sz="6" w:space="0" w:color="auto"/>
              <w:bottom w:val="single" w:sz="6" w:space="0" w:color="969696"/>
              <w:right w:val="single" w:sz="6" w:space="0" w:color="auto"/>
            </w:tcBorders>
            <w:shd w:val="solid" w:color="99CCFF" w:fill="auto"/>
            <w:vAlign w:val="center"/>
          </w:tcPr>
          <w:p w14:paraId="3A011BB2" w14:textId="77777777" w:rsidR="00F2379F" w:rsidRPr="00CF42A6" w:rsidRDefault="00F2379F" w:rsidP="00A04960">
            <w:pPr>
              <w:autoSpaceDE w:val="0"/>
              <w:autoSpaceDN w:val="0"/>
              <w:adjustRightInd w:val="0"/>
              <w:jc w:val="center"/>
              <w:rPr>
                <w:rFonts w:cs="Arial"/>
                <w:sz w:val="22"/>
                <w:szCs w:val="22"/>
                <w:rPrChange w:id="7213" w:author="Muhamad Ridho Zul Khoiri" w:date="2026-07-14T10:44:00Z" w16du:dateUtc="2026-07-14T03:44:00Z">
                  <w:rPr>
                    <w:rFonts w:ascii="Times New Roman" w:hAnsi="Times New Roman"/>
                    <w:sz w:val="22"/>
                    <w:szCs w:val="22"/>
                  </w:rPr>
                </w:rPrChange>
              </w:rPr>
            </w:pPr>
            <w:r w:rsidRPr="00CF42A6">
              <w:rPr>
                <w:rFonts w:cs="Arial"/>
                <w:sz w:val="22"/>
                <w:szCs w:val="22"/>
                <w:rPrChange w:id="7214" w:author="Muhamad Ridho Zul Khoiri" w:date="2026-07-14T10:44:00Z" w16du:dateUtc="2026-07-14T03:44:00Z">
                  <w:rPr>
                    <w:rFonts w:ascii="Times New Roman" w:hAnsi="Times New Roman"/>
                    <w:sz w:val="22"/>
                    <w:szCs w:val="22"/>
                  </w:rPr>
                </w:rPrChange>
              </w:rPr>
              <w:t>ALL</w:t>
            </w:r>
          </w:p>
        </w:tc>
        <w:tc>
          <w:tcPr>
            <w:tcW w:w="1350" w:type="dxa"/>
            <w:gridSpan w:val="2"/>
            <w:tcBorders>
              <w:top w:val="single" w:sz="6" w:space="0" w:color="auto"/>
              <w:left w:val="single" w:sz="6" w:space="0" w:color="auto"/>
              <w:bottom w:val="single" w:sz="6" w:space="0" w:color="969696"/>
              <w:right w:val="single" w:sz="6" w:space="0" w:color="auto"/>
            </w:tcBorders>
            <w:shd w:val="solid" w:color="008000" w:fill="auto"/>
            <w:vAlign w:val="center"/>
          </w:tcPr>
          <w:p w14:paraId="57905354" w14:textId="77777777" w:rsidR="00F2379F" w:rsidRPr="00CF42A6" w:rsidRDefault="00F2379F" w:rsidP="00A04960">
            <w:pPr>
              <w:autoSpaceDE w:val="0"/>
              <w:autoSpaceDN w:val="0"/>
              <w:adjustRightInd w:val="0"/>
              <w:jc w:val="center"/>
              <w:rPr>
                <w:rFonts w:cs="Arial"/>
                <w:sz w:val="22"/>
                <w:szCs w:val="22"/>
                <w:rPrChange w:id="7215" w:author="Muhamad Ridho Zul Khoiri" w:date="2026-07-14T10:44:00Z" w16du:dateUtc="2026-07-14T03:44:00Z">
                  <w:rPr>
                    <w:rFonts w:ascii="Times New Roman" w:hAnsi="Times New Roman"/>
                    <w:sz w:val="22"/>
                    <w:szCs w:val="22"/>
                  </w:rPr>
                </w:rPrChange>
              </w:rPr>
            </w:pPr>
            <w:r w:rsidRPr="00CF42A6">
              <w:rPr>
                <w:rFonts w:cs="Arial"/>
                <w:sz w:val="22"/>
                <w:szCs w:val="22"/>
                <w:rPrChange w:id="7216" w:author="Muhamad Ridho Zul Khoiri" w:date="2026-07-14T10:44:00Z" w16du:dateUtc="2026-07-14T03:44:00Z">
                  <w:rPr>
                    <w:rFonts w:ascii="Times New Roman" w:hAnsi="Times New Roman"/>
                    <w:sz w:val="22"/>
                    <w:szCs w:val="22"/>
                  </w:rPr>
                </w:rPrChange>
              </w:rPr>
              <w:t>&gt;$1MM</w:t>
            </w:r>
          </w:p>
        </w:tc>
        <w:tc>
          <w:tcPr>
            <w:tcW w:w="1170" w:type="dxa"/>
            <w:tcBorders>
              <w:top w:val="single" w:sz="6" w:space="0" w:color="auto"/>
              <w:left w:val="single" w:sz="6" w:space="0" w:color="auto"/>
              <w:bottom w:val="single" w:sz="6" w:space="0" w:color="969696"/>
              <w:right w:val="single" w:sz="6" w:space="0" w:color="auto"/>
            </w:tcBorders>
            <w:shd w:val="solid" w:color="FFFF00" w:fill="auto"/>
            <w:vAlign w:val="center"/>
          </w:tcPr>
          <w:p w14:paraId="56D9AB49" w14:textId="77777777" w:rsidR="00F2379F" w:rsidRPr="00CF42A6" w:rsidRDefault="00F2379F" w:rsidP="00A04960">
            <w:pPr>
              <w:autoSpaceDE w:val="0"/>
              <w:autoSpaceDN w:val="0"/>
              <w:adjustRightInd w:val="0"/>
              <w:jc w:val="center"/>
              <w:rPr>
                <w:rFonts w:cs="Arial"/>
                <w:sz w:val="22"/>
                <w:szCs w:val="22"/>
                <w:rPrChange w:id="7217" w:author="Muhamad Ridho Zul Khoiri" w:date="2026-07-14T10:44:00Z" w16du:dateUtc="2026-07-14T03:44:00Z">
                  <w:rPr>
                    <w:rFonts w:ascii="Times New Roman" w:hAnsi="Times New Roman"/>
                    <w:sz w:val="22"/>
                    <w:szCs w:val="22"/>
                  </w:rPr>
                </w:rPrChange>
              </w:rPr>
            </w:pPr>
            <w:r w:rsidRPr="00CF42A6">
              <w:rPr>
                <w:rFonts w:cs="Arial"/>
                <w:sz w:val="22"/>
                <w:szCs w:val="22"/>
                <w:rPrChange w:id="7218" w:author="Muhamad Ridho Zul Khoiri" w:date="2026-07-14T10:44:00Z" w16du:dateUtc="2026-07-14T03:44:00Z">
                  <w:rPr>
                    <w:rFonts w:ascii="Times New Roman" w:hAnsi="Times New Roman"/>
                    <w:sz w:val="22"/>
                    <w:szCs w:val="22"/>
                  </w:rPr>
                </w:rPrChange>
              </w:rPr>
              <w:t>&gt;$1MM</w:t>
            </w:r>
          </w:p>
        </w:tc>
      </w:tr>
      <w:tr w:rsidR="00F2379F" w:rsidRPr="00526DF0" w14:paraId="790065F9" w14:textId="77777777" w:rsidTr="00A04960">
        <w:trPr>
          <w:trHeight w:val="494"/>
        </w:trPr>
        <w:tc>
          <w:tcPr>
            <w:tcW w:w="331" w:type="dxa"/>
            <w:gridSpan w:val="2"/>
            <w:tcBorders>
              <w:top w:val="nil"/>
              <w:left w:val="nil"/>
              <w:bottom w:val="nil"/>
              <w:right w:val="nil"/>
            </w:tcBorders>
            <w:vAlign w:val="center"/>
          </w:tcPr>
          <w:p w14:paraId="7479993D" w14:textId="77777777" w:rsidR="00F2379F" w:rsidRPr="00CF42A6" w:rsidRDefault="00F2379F" w:rsidP="00A04960">
            <w:pPr>
              <w:autoSpaceDE w:val="0"/>
              <w:autoSpaceDN w:val="0"/>
              <w:adjustRightInd w:val="0"/>
              <w:jc w:val="left"/>
              <w:rPr>
                <w:rFonts w:cs="Arial"/>
                <w:b/>
                <w:bCs/>
                <w:color w:val="000000"/>
                <w:rPrChange w:id="7219" w:author="Muhamad Ridho Zul Khoiri" w:date="2026-07-14T10:44:00Z" w16du:dateUtc="2026-07-14T03:44:00Z">
                  <w:rPr>
                    <w:rFonts w:ascii="Times New Roman" w:hAnsi="Times New Roman"/>
                    <w:b/>
                    <w:bCs/>
                    <w:color w:val="000000"/>
                  </w:rPr>
                </w:rPrChange>
              </w:rPr>
            </w:pPr>
          </w:p>
        </w:tc>
        <w:tc>
          <w:tcPr>
            <w:tcW w:w="4799" w:type="dxa"/>
            <w:tcBorders>
              <w:top w:val="single" w:sz="6" w:space="0" w:color="969696"/>
              <w:left w:val="single" w:sz="6" w:space="0" w:color="auto"/>
              <w:bottom w:val="single" w:sz="6" w:space="0" w:color="auto"/>
              <w:right w:val="single" w:sz="6" w:space="0" w:color="auto"/>
            </w:tcBorders>
            <w:vAlign w:val="center"/>
          </w:tcPr>
          <w:p w14:paraId="77F89E63" w14:textId="77777777" w:rsidR="00F2379F" w:rsidRPr="00CF42A6" w:rsidRDefault="00F2379F" w:rsidP="00A04960">
            <w:pPr>
              <w:autoSpaceDE w:val="0"/>
              <w:autoSpaceDN w:val="0"/>
              <w:adjustRightInd w:val="0"/>
              <w:jc w:val="left"/>
              <w:rPr>
                <w:rFonts w:cs="Arial"/>
                <w:color w:val="1F497D" w:themeColor="text2"/>
                <w:rPrChange w:id="7220"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7221" w:author="Muhamad Ridho Zul Khoiri" w:date="2026-07-14T10:44:00Z" w16du:dateUtc="2026-07-14T03:44:00Z">
                  <w:rPr>
                    <w:rFonts w:ascii="Times New Roman" w:hAnsi="Times New Roman"/>
                    <w:color w:val="1F497D" w:themeColor="text2"/>
                  </w:rPr>
                </w:rPrChange>
              </w:rPr>
              <w:t>Well Service &amp; Maintenance</w:t>
            </w:r>
          </w:p>
        </w:tc>
        <w:tc>
          <w:tcPr>
            <w:tcW w:w="1260" w:type="dxa"/>
            <w:tcBorders>
              <w:top w:val="single" w:sz="6" w:space="0" w:color="969696"/>
              <w:left w:val="single" w:sz="6" w:space="0" w:color="auto"/>
              <w:bottom w:val="single" w:sz="6" w:space="0" w:color="auto"/>
              <w:right w:val="single" w:sz="6" w:space="0" w:color="auto"/>
            </w:tcBorders>
            <w:vAlign w:val="center"/>
          </w:tcPr>
          <w:p w14:paraId="17E12518" w14:textId="77777777" w:rsidR="00F2379F" w:rsidRPr="00CF42A6" w:rsidRDefault="00F2379F" w:rsidP="00A04960">
            <w:pPr>
              <w:autoSpaceDE w:val="0"/>
              <w:autoSpaceDN w:val="0"/>
              <w:adjustRightInd w:val="0"/>
              <w:jc w:val="center"/>
              <w:rPr>
                <w:rFonts w:cs="Arial"/>
                <w:color w:val="1F497D" w:themeColor="text2"/>
                <w:rPrChange w:id="7222"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7223" w:author="Muhamad Ridho Zul Khoiri" w:date="2026-07-14T10:44:00Z" w16du:dateUtc="2026-07-14T03:44:00Z">
                  <w:rPr>
                    <w:rFonts w:ascii="Times New Roman" w:hAnsi="Times New Roman"/>
                    <w:color w:val="1F497D" w:themeColor="text2"/>
                  </w:rPr>
                </w:rPrChange>
              </w:rPr>
              <w:t>Integrated</w:t>
            </w:r>
          </w:p>
        </w:tc>
        <w:tc>
          <w:tcPr>
            <w:tcW w:w="900" w:type="dxa"/>
            <w:tcBorders>
              <w:top w:val="single" w:sz="6" w:space="0" w:color="969696"/>
              <w:left w:val="single" w:sz="6" w:space="0" w:color="auto"/>
              <w:bottom w:val="single" w:sz="6" w:space="0" w:color="auto"/>
              <w:right w:val="single" w:sz="6" w:space="0" w:color="auto"/>
            </w:tcBorders>
            <w:shd w:val="clear" w:color="auto" w:fill="808080" w:themeFill="background1" w:themeFillShade="80"/>
            <w:vAlign w:val="center"/>
          </w:tcPr>
          <w:p w14:paraId="3358B734" w14:textId="77777777" w:rsidR="00F2379F" w:rsidRPr="00CF42A6" w:rsidRDefault="00F2379F" w:rsidP="00A04960">
            <w:pPr>
              <w:autoSpaceDE w:val="0"/>
              <w:autoSpaceDN w:val="0"/>
              <w:adjustRightInd w:val="0"/>
              <w:jc w:val="center"/>
              <w:rPr>
                <w:rFonts w:cs="Arial"/>
                <w:color w:val="1F497D" w:themeColor="text2"/>
                <w:sz w:val="22"/>
                <w:szCs w:val="22"/>
                <w:rPrChange w:id="7224" w:author="Muhamad Ridho Zul Khoiri" w:date="2026-07-14T10:44:00Z" w16du:dateUtc="2026-07-14T03:44:00Z">
                  <w:rPr>
                    <w:rFonts w:ascii="Times New Roman" w:hAnsi="Times New Roman"/>
                    <w:color w:val="1F497D" w:themeColor="text2"/>
                    <w:sz w:val="22"/>
                    <w:szCs w:val="22"/>
                  </w:rPr>
                </w:rPrChange>
              </w:rPr>
            </w:pP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6D79032E" w14:textId="77777777" w:rsidR="00F2379F" w:rsidRPr="00CF42A6" w:rsidRDefault="00F2379F" w:rsidP="00A04960">
            <w:pPr>
              <w:autoSpaceDE w:val="0"/>
              <w:autoSpaceDN w:val="0"/>
              <w:adjustRightInd w:val="0"/>
              <w:jc w:val="center"/>
              <w:rPr>
                <w:rFonts w:cs="Arial"/>
                <w:color w:val="1F497D" w:themeColor="text2"/>
                <w:sz w:val="22"/>
                <w:szCs w:val="22"/>
                <w:rPrChange w:id="7225"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226" w:author="Muhamad Ridho Zul Khoiri" w:date="2026-07-14T10:44:00Z" w16du:dateUtc="2026-07-14T03:44:00Z">
                  <w:rPr>
                    <w:rFonts w:ascii="Times New Roman" w:hAnsi="Times New Roman"/>
                    <w:color w:val="1F497D" w:themeColor="text2"/>
                    <w:sz w:val="22"/>
                    <w:szCs w:val="22"/>
                  </w:rPr>
                </w:rPrChange>
              </w:rPr>
              <w:t>ALL</w:t>
            </w: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567BEBE1" w14:textId="77777777" w:rsidR="00F2379F" w:rsidRPr="00CF42A6" w:rsidRDefault="00F2379F" w:rsidP="00A04960">
            <w:pPr>
              <w:autoSpaceDE w:val="0"/>
              <w:autoSpaceDN w:val="0"/>
              <w:adjustRightInd w:val="0"/>
              <w:jc w:val="center"/>
              <w:rPr>
                <w:rFonts w:cs="Arial"/>
                <w:color w:val="1F497D" w:themeColor="text2"/>
                <w:sz w:val="22"/>
                <w:szCs w:val="22"/>
                <w:rPrChange w:id="7227"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228" w:author="Muhamad Ridho Zul Khoiri" w:date="2026-07-14T10:44:00Z" w16du:dateUtc="2026-07-14T03:44:00Z">
                  <w:rPr>
                    <w:rFonts w:ascii="Times New Roman" w:hAnsi="Times New Roman"/>
                    <w:color w:val="1F497D" w:themeColor="text2"/>
                    <w:sz w:val="22"/>
                    <w:szCs w:val="22"/>
                  </w:rPr>
                </w:rPrChange>
              </w:rPr>
              <w:t>ALL</w:t>
            </w:r>
          </w:p>
        </w:tc>
        <w:tc>
          <w:tcPr>
            <w:tcW w:w="1620" w:type="dxa"/>
            <w:gridSpan w:val="2"/>
            <w:tcBorders>
              <w:top w:val="single" w:sz="6" w:space="0" w:color="969696"/>
              <w:left w:val="single" w:sz="6" w:space="0" w:color="auto"/>
              <w:bottom w:val="single" w:sz="6" w:space="0" w:color="auto"/>
              <w:right w:val="single" w:sz="6" w:space="0" w:color="auto"/>
            </w:tcBorders>
            <w:shd w:val="solid" w:color="99CCFF" w:fill="auto"/>
            <w:vAlign w:val="center"/>
          </w:tcPr>
          <w:p w14:paraId="6B14ED6E" w14:textId="77777777" w:rsidR="00F2379F" w:rsidRPr="00CF42A6" w:rsidRDefault="00F2379F" w:rsidP="00A04960">
            <w:pPr>
              <w:autoSpaceDE w:val="0"/>
              <w:autoSpaceDN w:val="0"/>
              <w:adjustRightInd w:val="0"/>
              <w:jc w:val="center"/>
              <w:rPr>
                <w:rFonts w:cs="Arial"/>
                <w:color w:val="1F497D" w:themeColor="text2"/>
                <w:sz w:val="22"/>
                <w:szCs w:val="22"/>
                <w:rPrChange w:id="7229"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230" w:author="Muhamad Ridho Zul Khoiri" w:date="2026-07-14T10:44:00Z" w16du:dateUtc="2026-07-14T03:44:00Z">
                  <w:rPr>
                    <w:rFonts w:ascii="Times New Roman" w:hAnsi="Times New Roman"/>
                    <w:color w:val="1F497D" w:themeColor="text2"/>
                    <w:sz w:val="22"/>
                    <w:szCs w:val="22"/>
                  </w:rPr>
                </w:rPrChange>
              </w:rPr>
              <w:t>&gt;$500K</w:t>
            </w:r>
          </w:p>
        </w:tc>
        <w:tc>
          <w:tcPr>
            <w:tcW w:w="1350" w:type="dxa"/>
            <w:gridSpan w:val="2"/>
            <w:tcBorders>
              <w:top w:val="single" w:sz="6" w:space="0" w:color="auto"/>
              <w:left w:val="single" w:sz="6" w:space="0" w:color="auto"/>
              <w:bottom w:val="single" w:sz="6" w:space="0" w:color="969696"/>
              <w:right w:val="single" w:sz="6" w:space="0" w:color="auto"/>
            </w:tcBorders>
            <w:shd w:val="solid" w:color="008000" w:fill="auto"/>
            <w:vAlign w:val="center"/>
          </w:tcPr>
          <w:p w14:paraId="1CE574DF" w14:textId="77777777" w:rsidR="00F2379F" w:rsidRPr="00CF42A6" w:rsidRDefault="00F2379F" w:rsidP="00A04960">
            <w:pPr>
              <w:autoSpaceDE w:val="0"/>
              <w:autoSpaceDN w:val="0"/>
              <w:adjustRightInd w:val="0"/>
              <w:jc w:val="center"/>
              <w:rPr>
                <w:rFonts w:cs="Arial"/>
                <w:color w:val="1F497D" w:themeColor="text2"/>
                <w:sz w:val="22"/>
                <w:szCs w:val="22"/>
                <w:rPrChange w:id="7231" w:author="Muhamad Ridho Zul Khoiri" w:date="2026-07-14T10:44:00Z" w16du:dateUtc="2026-07-14T03:44:00Z">
                  <w:rPr>
                    <w:rFonts w:ascii="Times New Roman" w:hAnsi="Times New Roman"/>
                    <w:color w:val="1F497D" w:themeColor="text2"/>
                    <w:sz w:val="22"/>
                    <w:szCs w:val="22"/>
                  </w:rPr>
                </w:rPrChange>
              </w:rPr>
            </w:pPr>
            <w:r w:rsidRPr="00CF42A6">
              <w:rPr>
                <w:rFonts w:cs="Arial"/>
                <w:color w:val="0F243E" w:themeColor="text2" w:themeShade="80"/>
                <w:sz w:val="22"/>
                <w:szCs w:val="22"/>
                <w:rPrChange w:id="7232" w:author="Muhamad Ridho Zul Khoiri" w:date="2026-07-14T10:44:00Z" w16du:dateUtc="2026-07-14T03:44:00Z">
                  <w:rPr>
                    <w:rFonts w:ascii="Times New Roman" w:hAnsi="Times New Roman"/>
                    <w:color w:val="0F243E" w:themeColor="text2" w:themeShade="80"/>
                    <w:sz w:val="22"/>
                    <w:szCs w:val="22"/>
                  </w:rPr>
                </w:rPrChange>
              </w:rPr>
              <w:t>&gt;$5MM</w:t>
            </w:r>
          </w:p>
        </w:tc>
        <w:tc>
          <w:tcPr>
            <w:tcW w:w="1170" w:type="dxa"/>
            <w:tcBorders>
              <w:top w:val="single" w:sz="6" w:space="0" w:color="auto"/>
              <w:left w:val="single" w:sz="6" w:space="0" w:color="auto"/>
              <w:bottom w:val="single" w:sz="6" w:space="0" w:color="969696"/>
              <w:right w:val="single" w:sz="6" w:space="0" w:color="auto"/>
            </w:tcBorders>
            <w:shd w:val="clear" w:color="auto" w:fill="808080" w:themeFill="background1" w:themeFillShade="80"/>
            <w:vAlign w:val="center"/>
          </w:tcPr>
          <w:p w14:paraId="29C155AC" w14:textId="77777777" w:rsidR="00F2379F" w:rsidRPr="00CF42A6" w:rsidRDefault="00F2379F" w:rsidP="00A04960">
            <w:pPr>
              <w:autoSpaceDE w:val="0"/>
              <w:autoSpaceDN w:val="0"/>
              <w:adjustRightInd w:val="0"/>
              <w:jc w:val="center"/>
              <w:rPr>
                <w:rFonts w:cs="Arial"/>
                <w:color w:val="1F497D" w:themeColor="text2"/>
                <w:sz w:val="22"/>
                <w:szCs w:val="22"/>
                <w:rPrChange w:id="7233" w:author="Muhamad Ridho Zul Khoiri" w:date="2026-07-14T10:44:00Z" w16du:dateUtc="2026-07-14T03:44:00Z">
                  <w:rPr>
                    <w:rFonts w:ascii="Times New Roman" w:hAnsi="Times New Roman"/>
                    <w:color w:val="1F497D" w:themeColor="text2"/>
                    <w:sz w:val="22"/>
                    <w:szCs w:val="22"/>
                  </w:rPr>
                </w:rPrChange>
              </w:rPr>
            </w:pPr>
          </w:p>
        </w:tc>
      </w:tr>
      <w:tr w:rsidR="00F2379F" w:rsidRPr="00526DF0" w14:paraId="4B091D6F" w14:textId="77777777" w:rsidTr="00A04960">
        <w:trPr>
          <w:trHeight w:val="290"/>
        </w:trPr>
        <w:tc>
          <w:tcPr>
            <w:tcW w:w="5130" w:type="dxa"/>
            <w:gridSpan w:val="3"/>
            <w:tcBorders>
              <w:top w:val="nil"/>
              <w:left w:val="nil"/>
              <w:bottom w:val="nil"/>
              <w:right w:val="nil"/>
            </w:tcBorders>
            <w:vAlign w:val="center"/>
          </w:tcPr>
          <w:p w14:paraId="1F54EE08" w14:textId="77777777" w:rsidR="00F2379F" w:rsidRPr="00CF42A6" w:rsidRDefault="00F2379F" w:rsidP="00A04960">
            <w:pPr>
              <w:autoSpaceDE w:val="0"/>
              <w:autoSpaceDN w:val="0"/>
              <w:adjustRightInd w:val="0"/>
              <w:jc w:val="left"/>
              <w:rPr>
                <w:rFonts w:cs="Arial"/>
                <w:b/>
                <w:bCs/>
                <w:color w:val="000000"/>
                <w:rPrChange w:id="7234" w:author="Muhamad Ridho Zul Khoiri" w:date="2026-07-14T10:44:00Z" w16du:dateUtc="2026-07-14T03:44:00Z">
                  <w:rPr>
                    <w:rFonts w:ascii="Times New Roman" w:hAnsi="Times New Roman"/>
                    <w:b/>
                    <w:bCs/>
                    <w:color w:val="000000"/>
                  </w:rPr>
                </w:rPrChange>
              </w:rPr>
            </w:pPr>
          </w:p>
          <w:p w14:paraId="183C6407" w14:textId="77777777" w:rsidR="00F2379F" w:rsidRPr="00CF42A6" w:rsidRDefault="00F2379F" w:rsidP="00A04960">
            <w:pPr>
              <w:autoSpaceDE w:val="0"/>
              <w:autoSpaceDN w:val="0"/>
              <w:adjustRightInd w:val="0"/>
              <w:spacing w:before="120" w:after="120"/>
              <w:ind w:left="162"/>
              <w:jc w:val="left"/>
              <w:rPr>
                <w:rFonts w:cs="Arial"/>
                <w:b/>
                <w:bCs/>
                <w:color w:val="000000"/>
                <w:rPrChange w:id="7235" w:author="Muhamad Ridho Zul Khoiri" w:date="2026-07-14T10:44:00Z" w16du:dateUtc="2026-07-14T03:44:00Z">
                  <w:rPr>
                    <w:rFonts w:ascii="Times New Roman" w:hAnsi="Times New Roman"/>
                    <w:b/>
                    <w:bCs/>
                    <w:color w:val="000000"/>
                  </w:rPr>
                </w:rPrChange>
              </w:rPr>
            </w:pPr>
            <w:r w:rsidRPr="00CF42A6">
              <w:rPr>
                <w:rFonts w:cs="Arial"/>
                <w:b/>
                <w:bCs/>
                <w:color w:val="000000"/>
                <w:rPrChange w:id="7236" w:author="Muhamad Ridho Zul Khoiri" w:date="2026-07-14T10:44:00Z" w16du:dateUtc="2026-07-14T03:44:00Z">
                  <w:rPr>
                    <w:rFonts w:ascii="Times New Roman" w:hAnsi="Times New Roman"/>
                    <w:b/>
                    <w:bCs/>
                    <w:color w:val="000000"/>
                  </w:rPr>
                </w:rPrChange>
              </w:rPr>
              <w:t>Commercial</w:t>
            </w:r>
          </w:p>
        </w:tc>
        <w:tc>
          <w:tcPr>
            <w:tcW w:w="1260" w:type="dxa"/>
            <w:tcBorders>
              <w:top w:val="nil"/>
              <w:left w:val="nil"/>
              <w:bottom w:val="single" w:sz="6" w:space="0" w:color="auto"/>
              <w:right w:val="nil"/>
            </w:tcBorders>
            <w:vAlign w:val="center"/>
          </w:tcPr>
          <w:p w14:paraId="5FD62015" w14:textId="77777777" w:rsidR="00F2379F" w:rsidRPr="00CF42A6" w:rsidRDefault="00F2379F" w:rsidP="00A04960">
            <w:pPr>
              <w:autoSpaceDE w:val="0"/>
              <w:autoSpaceDN w:val="0"/>
              <w:adjustRightInd w:val="0"/>
              <w:jc w:val="center"/>
              <w:rPr>
                <w:rFonts w:cs="Arial"/>
                <w:color w:val="000000"/>
                <w:rPrChange w:id="7237" w:author="Muhamad Ridho Zul Khoiri" w:date="2026-07-14T10:44:00Z" w16du:dateUtc="2026-07-14T03:44:00Z">
                  <w:rPr>
                    <w:rFonts w:ascii="Times New Roman" w:hAnsi="Times New Roman"/>
                    <w:color w:val="000000"/>
                  </w:rPr>
                </w:rPrChange>
              </w:rPr>
            </w:pPr>
          </w:p>
        </w:tc>
        <w:tc>
          <w:tcPr>
            <w:tcW w:w="900" w:type="dxa"/>
            <w:tcBorders>
              <w:top w:val="nil"/>
              <w:left w:val="nil"/>
              <w:bottom w:val="single" w:sz="6" w:space="0" w:color="auto"/>
              <w:right w:val="nil"/>
            </w:tcBorders>
            <w:vAlign w:val="center"/>
          </w:tcPr>
          <w:p w14:paraId="3499A0AB" w14:textId="77777777" w:rsidR="00F2379F" w:rsidRPr="00CF42A6" w:rsidRDefault="00F2379F" w:rsidP="00A04960">
            <w:pPr>
              <w:autoSpaceDE w:val="0"/>
              <w:autoSpaceDN w:val="0"/>
              <w:adjustRightInd w:val="0"/>
              <w:jc w:val="center"/>
              <w:rPr>
                <w:rFonts w:cs="Arial"/>
                <w:color w:val="000000"/>
                <w:sz w:val="22"/>
                <w:szCs w:val="22"/>
                <w:rPrChange w:id="7238" w:author="Muhamad Ridho Zul Khoiri" w:date="2026-07-14T10:44:00Z" w16du:dateUtc="2026-07-14T03:44:00Z">
                  <w:rPr>
                    <w:rFonts w:ascii="Times New Roman" w:hAnsi="Times New Roman"/>
                    <w:color w:val="000000"/>
                    <w:sz w:val="22"/>
                    <w:szCs w:val="22"/>
                  </w:rPr>
                </w:rPrChange>
              </w:rPr>
            </w:pPr>
          </w:p>
        </w:tc>
        <w:tc>
          <w:tcPr>
            <w:tcW w:w="1620" w:type="dxa"/>
            <w:tcBorders>
              <w:top w:val="nil"/>
              <w:left w:val="nil"/>
              <w:bottom w:val="single" w:sz="6" w:space="0" w:color="auto"/>
              <w:right w:val="nil"/>
            </w:tcBorders>
            <w:vAlign w:val="center"/>
          </w:tcPr>
          <w:p w14:paraId="04B58E33" w14:textId="77777777" w:rsidR="00F2379F" w:rsidRPr="00CF42A6" w:rsidRDefault="00F2379F" w:rsidP="00A04960">
            <w:pPr>
              <w:autoSpaceDE w:val="0"/>
              <w:autoSpaceDN w:val="0"/>
              <w:adjustRightInd w:val="0"/>
              <w:jc w:val="center"/>
              <w:rPr>
                <w:rFonts w:cs="Arial"/>
                <w:color w:val="000000"/>
                <w:sz w:val="22"/>
                <w:szCs w:val="22"/>
                <w:rPrChange w:id="7239" w:author="Muhamad Ridho Zul Khoiri" w:date="2026-07-14T10:44:00Z" w16du:dateUtc="2026-07-14T03:44:00Z">
                  <w:rPr>
                    <w:rFonts w:ascii="Times New Roman" w:hAnsi="Times New Roman"/>
                    <w:color w:val="000000"/>
                    <w:sz w:val="22"/>
                    <w:szCs w:val="22"/>
                  </w:rPr>
                </w:rPrChange>
              </w:rPr>
            </w:pPr>
          </w:p>
        </w:tc>
        <w:tc>
          <w:tcPr>
            <w:tcW w:w="1620" w:type="dxa"/>
            <w:tcBorders>
              <w:top w:val="nil"/>
              <w:left w:val="nil"/>
              <w:bottom w:val="single" w:sz="6" w:space="0" w:color="auto"/>
              <w:right w:val="nil"/>
            </w:tcBorders>
            <w:vAlign w:val="center"/>
          </w:tcPr>
          <w:p w14:paraId="441CF858" w14:textId="77777777" w:rsidR="00F2379F" w:rsidRPr="00CF42A6" w:rsidRDefault="00F2379F" w:rsidP="00A04960">
            <w:pPr>
              <w:autoSpaceDE w:val="0"/>
              <w:autoSpaceDN w:val="0"/>
              <w:adjustRightInd w:val="0"/>
              <w:jc w:val="center"/>
              <w:rPr>
                <w:rFonts w:cs="Arial"/>
                <w:color w:val="000000"/>
                <w:sz w:val="22"/>
                <w:szCs w:val="22"/>
                <w:rPrChange w:id="7240" w:author="Muhamad Ridho Zul Khoiri" w:date="2026-07-14T10:44:00Z" w16du:dateUtc="2026-07-14T03:44:00Z">
                  <w:rPr>
                    <w:rFonts w:ascii="Times New Roman" w:hAnsi="Times New Roman"/>
                    <w:color w:val="000000"/>
                    <w:sz w:val="22"/>
                    <w:szCs w:val="22"/>
                  </w:rPr>
                </w:rPrChange>
              </w:rPr>
            </w:pPr>
          </w:p>
        </w:tc>
        <w:tc>
          <w:tcPr>
            <w:tcW w:w="1620" w:type="dxa"/>
            <w:gridSpan w:val="2"/>
            <w:tcBorders>
              <w:top w:val="nil"/>
              <w:left w:val="nil"/>
              <w:bottom w:val="single" w:sz="6" w:space="0" w:color="auto"/>
              <w:right w:val="nil"/>
            </w:tcBorders>
            <w:vAlign w:val="center"/>
          </w:tcPr>
          <w:p w14:paraId="26701C31" w14:textId="77777777" w:rsidR="00F2379F" w:rsidRPr="00CF42A6" w:rsidRDefault="00F2379F" w:rsidP="00A04960">
            <w:pPr>
              <w:autoSpaceDE w:val="0"/>
              <w:autoSpaceDN w:val="0"/>
              <w:adjustRightInd w:val="0"/>
              <w:jc w:val="center"/>
              <w:rPr>
                <w:rFonts w:cs="Arial"/>
                <w:color w:val="000000"/>
                <w:sz w:val="22"/>
                <w:szCs w:val="22"/>
                <w:rPrChange w:id="7241" w:author="Muhamad Ridho Zul Khoiri" w:date="2026-07-14T10:44:00Z" w16du:dateUtc="2026-07-14T03:44:00Z">
                  <w:rPr>
                    <w:rFonts w:ascii="Times New Roman" w:hAnsi="Times New Roman"/>
                    <w:color w:val="000000"/>
                    <w:sz w:val="22"/>
                    <w:szCs w:val="22"/>
                  </w:rPr>
                </w:rPrChange>
              </w:rPr>
            </w:pPr>
          </w:p>
        </w:tc>
        <w:tc>
          <w:tcPr>
            <w:tcW w:w="1350" w:type="dxa"/>
            <w:gridSpan w:val="2"/>
            <w:tcBorders>
              <w:top w:val="nil"/>
              <w:left w:val="nil"/>
              <w:bottom w:val="single" w:sz="6" w:space="0" w:color="auto"/>
              <w:right w:val="nil"/>
            </w:tcBorders>
            <w:vAlign w:val="center"/>
          </w:tcPr>
          <w:p w14:paraId="35F63D92" w14:textId="77777777" w:rsidR="00F2379F" w:rsidRPr="00CF42A6" w:rsidRDefault="00F2379F" w:rsidP="00A04960">
            <w:pPr>
              <w:autoSpaceDE w:val="0"/>
              <w:autoSpaceDN w:val="0"/>
              <w:adjustRightInd w:val="0"/>
              <w:jc w:val="center"/>
              <w:rPr>
                <w:rFonts w:cs="Arial"/>
                <w:color w:val="000000"/>
                <w:sz w:val="22"/>
                <w:szCs w:val="22"/>
                <w:rPrChange w:id="7242" w:author="Muhamad Ridho Zul Khoiri" w:date="2026-07-14T10:44:00Z" w16du:dateUtc="2026-07-14T03:44:00Z">
                  <w:rPr>
                    <w:rFonts w:ascii="Times New Roman" w:hAnsi="Times New Roman"/>
                    <w:color w:val="000000"/>
                    <w:sz w:val="22"/>
                    <w:szCs w:val="22"/>
                  </w:rPr>
                </w:rPrChange>
              </w:rPr>
            </w:pPr>
          </w:p>
        </w:tc>
        <w:tc>
          <w:tcPr>
            <w:tcW w:w="1170" w:type="dxa"/>
            <w:tcBorders>
              <w:top w:val="nil"/>
              <w:left w:val="nil"/>
              <w:bottom w:val="single" w:sz="6" w:space="0" w:color="auto"/>
              <w:right w:val="nil"/>
            </w:tcBorders>
            <w:vAlign w:val="center"/>
          </w:tcPr>
          <w:p w14:paraId="42A4E59A" w14:textId="77777777" w:rsidR="00F2379F" w:rsidRPr="00CF42A6" w:rsidRDefault="00F2379F" w:rsidP="00A04960">
            <w:pPr>
              <w:autoSpaceDE w:val="0"/>
              <w:autoSpaceDN w:val="0"/>
              <w:adjustRightInd w:val="0"/>
              <w:jc w:val="center"/>
              <w:rPr>
                <w:rFonts w:cs="Arial"/>
                <w:color w:val="000000"/>
                <w:sz w:val="22"/>
                <w:szCs w:val="22"/>
                <w:rPrChange w:id="7243" w:author="Muhamad Ridho Zul Khoiri" w:date="2026-07-14T10:44:00Z" w16du:dateUtc="2026-07-14T03:44:00Z">
                  <w:rPr>
                    <w:rFonts w:ascii="Times New Roman" w:hAnsi="Times New Roman"/>
                    <w:color w:val="000000"/>
                    <w:sz w:val="22"/>
                    <w:szCs w:val="22"/>
                  </w:rPr>
                </w:rPrChange>
              </w:rPr>
            </w:pPr>
          </w:p>
        </w:tc>
      </w:tr>
      <w:tr w:rsidR="00F2379F" w:rsidRPr="00526DF0" w14:paraId="370220F7" w14:textId="77777777" w:rsidTr="00A04960">
        <w:trPr>
          <w:trHeight w:val="360"/>
        </w:trPr>
        <w:tc>
          <w:tcPr>
            <w:tcW w:w="331" w:type="dxa"/>
            <w:gridSpan w:val="2"/>
            <w:tcBorders>
              <w:top w:val="nil"/>
              <w:left w:val="nil"/>
              <w:bottom w:val="nil"/>
              <w:right w:val="nil"/>
            </w:tcBorders>
            <w:vAlign w:val="center"/>
          </w:tcPr>
          <w:p w14:paraId="37BB1905" w14:textId="77777777" w:rsidR="00F2379F" w:rsidRPr="00CF42A6" w:rsidRDefault="00F2379F" w:rsidP="00A04960">
            <w:pPr>
              <w:autoSpaceDE w:val="0"/>
              <w:autoSpaceDN w:val="0"/>
              <w:adjustRightInd w:val="0"/>
              <w:jc w:val="left"/>
              <w:rPr>
                <w:rFonts w:cs="Arial"/>
                <w:b/>
                <w:bCs/>
                <w:color w:val="000000"/>
                <w:rPrChange w:id="7244" w:author="Muhamad Ridho Zul Khoiri" w:date="2026-07-14T10:44:00Z" w16du:dateUtc="2026-07-14T03:44:00Z">
                  <w:rPr>
                    <w:rFonts w:ascii="Times New Roman" w:hAnsi="Times New Roman"/>
                    <w:b/>
                    <w:bCs/>
                    <w:color w:val="000000"/>
                  </w:rPr>
                </w:rPrChange>
              </w:rPr>
            </w:pPr>
          </w:p>
        </w:tc>
        <w:tc>
          <w:tcPr>
            <w:tcW w:w="4799" w:type="dxa"/>
            <w:tcBorders>
              <w:top w:val="single" w:sz="6" w:space="0" w:color="auto"/>
              <w:left w:val="single" w:sz="6" w:space="0" w:color="auto"/>
              <w:bottom w:val="single" w:sz="6" w:space="0" w:color="969696"/>
              <w:right w:val="single" w:sz="6" w:space="0" w:color="auto"/>
            </w:tcBorders>
            <w:vAlign w:val="center"/>
          </w:tcPr>
          <w:p w14:paraId="1FBBABA9" w14:textId="77777777" w:rsidR="00F2379F" w:rsidRPr="00CF42A6" w:rsidRDefault="00F2379F" w:rsidP="00A04960">
            <w:pPr>
              <w:autoSpaceDE w:val="0"/>
              <w:autoSpaceDN w:val="0"/>
              <w:adjustRightInd w:val="0"/>
              <w:jc w:val="left"/>
              <w:rPr>
                <w:rFonts w:cs="Arial"/>
                <w:color w:val="1F497D" w:themeColor="text2"/>
                <w:rPrChange w:id="7245"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7246" w:author="Muhamad Ridho Zul Khoiri" w:date="2026-07-14T10:44:00Z" w16du:dateUtc="2026-07-14T03:44:00Z">
                  <w:rPr>
                    <w:rFonts w:ascii="Times New Roman" w:hAnsi="Times New Roman"/>
                    <w:color w:val="1F497D" w:themeColor="text2"/>
                  </w:rPr>
                </w:rPrChange>
              </w:rPr>
              <w:t>Crude Liftings</w:t>
            </w:r>
          </w:p>
        </w:tc>
        <w:tc>
          <w:tcPr>
            <w:tcW w:w="1260" w:type="dxa"/>
            <w:tcBorders>
              <w:top w:val="single" w:sz="6" w:space="0" w:color="auto"/>
              <w:left w:val="single" w:sz="6" w:space="0" w:color="auto"/>
              <w:bottom w:val="single" w:sz="6" w:space="0" w:color="969696"/>
              <w:right w:val="single" w:sz="6" w:space="0" w:color="auto"/>
            </w:tcBorders>
            <w:vAlign w:val="center"/>
          </w:tcPr>
          <w:p w14:paraId="7DB539DF" w14:textId="77777777" w:rsidR="00F2379F" w:rsidRPr="00CF42A6" w:rsidRDefault="00F2379F" w:rsidP="00A04960">
            <w:pPr>
              <w:autoSpaceDE w:val="0"/>
              <w:autoSpaceDN w:val="0"/>
              <w:adjustRightInd w:val="0"/>
              <w:jc w:val="center"/>
              <w:rPr>
                <w:rFonts w:cs="Arial"/>
                <w:color w:val="1F497D" w:themeColor="text2"/>
                <w:rPrChange w:id="7247"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7248" w:author="Muhamad Ridho Zul Khoiri" w:date="2026-07-14T10:44:00Z" w16du:dateUtc="2026-07-14T03:44:00Z">
                  <w:rPr>
                    <w:rFonts w:ascii="Times New Roman" w:hAnsi="Times New Roman"/>
                    <w:color w:val="1F497D" w:themeColor="text2"/>
                  </w:rPr>
                </w:rPrChange>
              </w:rPr>
              <w:t>Integrated</w:t>
            </w:r>
          </w:p>
        </w:tc>
        <w:tc>
          <w:tcPr>
            <w:tcW w:w="900" w:type="dxa"/>
            <w:tcBorders>
              <w:top w:val="single" w:sz="6" w:space="0" w:color="auto"/>
              <w:left w:val="single" w:sz="6" w:space="0" w:color="auto"/>
              <w:bottom w:val="single" w:sz="6" w:space="0" w:color="969696"/>
              <w:right w:val="single" w:sz="6" w:space="0" w:color="auto"/>
            </w:tcBorders>
            <w:shd w:val="clear" w:color="auto" w:fill="808080" w:themeFill="background1" w:themeFillShade="80"/>
            <w:vAlign w:val="center"/>
          </w:tcPr>
          <w:p w14:paraId="2C7A2B28" w14:textId="77777777" w:rsidR="00F2379F" w:rsidRPr="00CF42A6" w:rsidRDefault="00F2379F" w:rsidP="00A04960">
            <w:pPr>
              <w:autoSpaceDE w:val="0"/>
              <w:autoSpaceDN w:val="0"/>
              <w:adjustRightInd w:val="0"/>
              <w:jc w:val="center"/>
              <w:rPr>
                <w:rFonts w:cs="Arial"/>
                <w:color w:val="1F497D" w:themeColor="text2"/>
                <w:sz w:val="22"/>
                <w:szCs w:val="22"/>
                <w:rPrChange w:id="7249" w:author="Muhamad Ridho Zul Khoiri" w:date="2026-07-14T10:44:00Z" w16du:dateUtc="2026-07-14T03:44:00Z">
                  <w:rPr>
                    <w:rFonts w:ascii="Times New Roman" w:hAnsi="Times New Roman"/>
                    <w:color w:val="1F497D" w:themeColor="text2"/>
                    <w:sz w:val="22"/>
                    <w:szCs w:val="22"/>
                  </w:rPr>
                </w:rPrChange>
              </w:rPr>
            </w:pP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65D65CD8" w14:textId="77777777" w:rsidR="00F2379F" w:rsidRPr="00CF42A6" w:rsidRDefault="00F2379F" w:rsidP="00A04960">
            <w:pPr>
              <w:autoSpaceDE w:val="0"/>
              <w:autoSpaceDN w:val="0"/>
              <w:adjustRightInd w:val="0"/>
              <w:jc w:val="center"/>
              <w:rPr>
                <w:rFonts w:cs="Arial"/>
                <w:color w:val="1F497D" w:themeColor="text2"/>
                <w:sz w:val="22"/>
                <w:szCs w:val="22"/>
                <w:rPrChange w:id="7250"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251" w:author="Muhamad Ridho Zul Khoiri" w:date="2026-07-14T10:44:00Z" w16du:dateUtc="2026-07-14T03:44:00Z">
                  <w:rPr>
                    <w:rFonts w:ascii="Times New Roman" w:hAnsi="Times New Roman"/>
                    <w:color w:val="1F497D" w:themeColor="text2"/>
                    <w:sz w:val="22"/>
                    <w:szCs w:val="22"/>
                  </w:rPr>
                </w:rPrChange>
              </w:rPr>
              <w:t>ALL</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6BB4B6F6" w14:textId="77777777" w:rsidR="00F2379F" w:rsidRPr="00CF42A6" w:rsidRDefault="00F2379F" w:rsidP="00A04960">
            <w:pPr>
              <w:autoSpaceDE w:val="0"/>
              <w:autoSpaceDN w:val="0"/>
              <w:adjustRightInd w:val="0"/>
              <w:jc w:val="center"/>
              <w:rPr>
                <w:rFonts w:cs="Arial"/>
                <w:color w:val="1F497D" w:themeColor="text2"/>
                <w:sz w:val="22"/>
                <w:szCs w:val="22"/>
                <w:rPrChange w:id="7252"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253" w:author="Muhamad Ridho Zul Khoiri" w:date="2026-07-14T10:44:00Z" w16du:dateUtc="2026-07-14T03:44:00Z">
                  <w:rPr>
                    <w:rFonts w:ascii="Times New Roman" w:hAnsi="Times New Roman"/>
                    <w:color w:val="1F497D" w:themeColor="text2"/>
                    <w:sz w:val="22"/>
                    <w:szCs w:val="22"/>
                  </w:rPr>
                </w:rPrChange>
              </w:rPr>
              <w:t>ALL</w:t>
            </w:r>
          </w:p>
        </w:tc>
        <w:tc>
          <w:tcPr>
            <w:tcW w:w="1620" w:type="dxa"/>
            <w:gridSpan w:val="2"/>
            <w:tcBorders>
              <w:top w:val="single" w:sz="6" w:space="0" w:color="auto"/>
              <w:left w:val="single" w:sz="6" w:space="0" w:color="auto"/>
              <w:bottom w:val="single" w:sz="6" w:space="0" w:color="969696"/>
              <w:right w:val="single" w:sz="6" w:space="0" w:color="auto"/>
            </w:tcBorders>
            <w:shd w:val="clear" w:color="auto" w:fill="008000"/>
            <w:vAlign w:val="center"/>
          </w:tcPr>
          <w:p w14:paraId="0EDBFC2C" w14:textId="77777777" w:rsidR="00F2379F" w:rsidRPr="00CF42A6" w:rsidRDefault="00F2379F" w:rsidP="00A04960">
            <w:pPr>
              <w:autoSpaceDE w:val="0"/>
              <w:autoSpaceDN w:val="0"/>
              <w:adjustRightInd w:val="0"/>
              <w:jc w:val="center"/>
              <w:rPr>
                <w:rFonts w:cs="Arial"/>
                <w:color w:val="000000"/>
                <w:rPrChange w:id="7254" w:author="Muhamad Ridho Zul Khoiri" w:date="2026-07-14T10:44:00Z" w16du:dateUtc="2026-07-14T03:44:00Z">
                  <w:rPr>
                    <w:rFonts w:ascii="Times New Roman" w:hAnsi="Times New Roman"/>
                    <w:color w:val="000000"/>
                  </w:rPr>
                </w:rPrChange>
              </w:rPr>
            </w:pPr>
            <w:r w:rsidRPr="00CF42A6">
              <w:rPr>
                <w:rFonts w:cs="Arial"/>
                <w:color w:val="000000"/>
                <w:sz w:val="22"/>
                <w:rPrChange w:id="7255" w:author="Muhamad Ridho Zul Khoiri" w:date="2026-07-14T10:44:00Z" w16du:dateUtc="2026-07-14T03:44:00Z">
                  <w:rPr>
                    <w:rFonts w:ascii="Times New Roman" w:hAnsi="Times New Roman"/>
                    <w:color w:val="000000"/>
                    <w:sz w:val="22"/>
                  </w:rPr>
                </w:rPrChange>
              </w:rPr>
              <w:t>ALL</w:t>
            </w:r>
          </w:p>
        </w:tc>
        <w:tc>
          <w:tcPr>
            <w:tcW w:w="1350" w:type="dxa"/>
            <w:gridSpan w:val="2"/>
            <w:tcBorders>
              <w:top w:val="single" w:sz="6" w:space="0" w:color="auto"/>
              <w:left w:val="single" w:sz="6" w:space="0" w:color="auto"/>
              <w:bottom w:val="single" w:sz="6" w:space="0" w:color="969696"/>
              <w:right w:val="single" w:sz="6" w:space="0" w:color="auto"/>
            </w:tcBorders>
            <w:shd w:val="solid" w:color="808080" w:fill="auto"/>
            <w:vAlign w:val="center"/>
          </w:tcPr>
          <w:p w14:paraId="2865E0C1" w14:textId="77777777" w:rsidR="00F2379F" w:rsidRPr="00CF42A6" w:rsidRDefault="00F2379F" w:rsidP="00A04960">
            <w:pPr>
              <w:autoSpaceDE w:val="0"/>
              <w:autoSpaceDN w:val="0"/>
              <w:adjustRightInd w:val="0"/>
              <w:jc w:val="center"/>
              <w:rPr>
                <w:rFonts w:cs="Arial"/>
                <w:color w:val="000000"/>
                <w:rPrChange w:id="7256" w:author="Muhamad Ridho Zul Khoiri" w:date="2026-07-14T10:44:00Z" w16du:dateUtc="2026-07-14T03:44:00Z">
                  <w:rPr>
                    <w:rFonts w:ascii="Times New Roman" w:hAnsi="Times New Roman"/>
                    <w:color w:val="000000"/>
                  </w:rPr>
                </w:rPrChange>
              </w:rPr>
            </w:pPr>
          </w:p>
        </w:tc>
        <w:tc>
          <w:tcPr>
            <w:tcW w:w="1170" w:type="dxa"/>
            <w:tcBorders>
              <w:top w:val="single" w:sz="6" w:space="0" w:color="auto"/>
              <w:left w:val="single" w:sz="6" w:space="0" w:color="auto"/>
              <w:bottom w:val="single" w:sz="6" w:space="0" w:color="969696"/>
              <w:right w:val="single" w:sz="6" w:space="0" w:color="auto"/>
            </w:tcBorders>
            <w:shd w:val="solid" w:color="808080" w:fill="auto"/>
            <w:vAlign w:val="center"/>
          </w:tcPr>
          <w:p w14:paraId="676C0B80" w14:textId="77777777" w:rsidR="00F2379F" w:rsidRPr="00CF42A6" w:rsidRDefault="00F2379F" w:rsidP="00A04960">
            <w:pPr>
              <w:autoSpaceDE w:val="0"/>
              <w:autoSpaceDN w:val="0"/>
              <w:adjustRightInd w:val="0"/>
              <w:jc w:val="center"/>
              <w:rPr>
                <w:rFonts w:cs="Arial"/>
                <w:color w:val="000000"/>
                <w:rPrChange w:id="7257" w:author="Muhamad Ridho Zul Khoiri" w:date="2026-07-14T10:44:00Z" w16du:dateUtc="2026-07-14T03:44:00Z">
                  <w:rPr>
                    <w:rFonts w:ascii="Times New Roman" w:hAnsi="Times New Roman"/>
                    <w:color w:val="000000"/>
                  </w:rPr>
                </w:rPrChange>
              </w:rPr>
            </w:pPr>
          </w:p>
        </w:tc>
      </w:tr>
      <w:tr w:rsidR="00F2379F" w:rsidRPr="00526DF0" w14:paraId="44B0CA9F" w14:textId="77777777" w:rsidTr="00A04960">
        <w:trPr>
          <w:trHeight w:val="360"/>
        </w:trPr>
        <w:tc>
          <w:tcPr>
            <w:tcW w:w="331" w:type="dxa"/>
            <w:gridSpan w:val="2"/>
            <w:tcBorders>
              <w:top w:val="nil"/>
              <w:left w:val="nil"/>
              <w:bottom w:val="nil"/>
              <w:right w:val="nil"/>
            </w:tcBorders>
            <w:vAlign w:val="center"/>
          </w:tcPr>
          <w:p w14:paraId="67B77A0C" w14:textId="77777777" w:rsidR="00F2379F" w:rsidRPr="00CF42A6" w:rsidRDefault="00F2379F" w:rsidP="00A04960">
            <w:pPr>
              <w:autoSpaceDE w:val="0"/>
              <w:autoSpaceDN w:val="0"/>
              <w:adjustRightInd w:val="0"/>
              <w:jc w:val="left"/>
              <w:rPr>
                <w:rFonts w:cs="Arial"/>
                <w:b/>
                <w:bCs/>
                <w:color w:val="000000"/>
                <w:rPrChange w:id="7258" w:author="Muhamad Ridho Zul Khoiri" w:date="2026-07-14T10:44:00Z" w16du:dateUtc="2026-07-14T03:44:00Z">
                  <w:rPr>
                    <w:rFonts w:ascii="Times New Roman" w:hAnsi="Times New Roman"/>
                    <w:b/>
                    <w:bCs/>
                    <w:color w:val="000000"/>
                  </w:rPr>
                </w:rPrChange>
              </w:rPr>
            </w:pPr>
          </w:p>
        </w:tc>
        <w:tc>
          <w:tcPr>
            <w:tcW w:w="4799" w:type="dxa"/>
            <w:tcBorders>
              <w:top w:val="single" w:sz="6" w:space="0" w:color="969696"/>
              <w:left w:val="single" w:sz="6" w:space="0" w:color="auto"/>
              <w:bottom w:val="single" w:sz="6" w:space="0" w:color="969696"/>
              <w:right w:val="single" w:sz="6" w:space="0" w:color="auto"/>
            </w:tcBorders>
            <w:vAlign w:val="center"/>
          </w:tcPr>
          <w:p w14:paraId="04D201CB" w14:textId="77777777" w:rsidR="00F2379F" w:rsidRPr="00CF42A6" w:rsidRDefault="00F2379F" w:rsidP="00A04960">
            <w:pPr>
              <w:autoSpaceDE w:val="0"/>
              <w:autoSpaceDN w:val="0"/>
              <w:adjustRightInd w:val="0"/>
              <w:jc w:val="left"/>
              <w:rPr>
                <w:rFonts w:cs="Arial"/>
                <w:color w:val="1F497D" w:themeColor="text2"/>
                <w:rPrChange w:id="7259"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7260" w:author="Muhamad Ridho Zul Khoiri" w:date="2026-07-14T10:44:00Z" w16du:dateUtc="2026-07-14T03:44:00Z">
                  <w:rPr>
                    <w:rFonts w:ascii="Times New Roman" w:hAnsi="Times New Roman"/>
                    <w:color w:val="1F497D" w:themeColor="text2"/>
                  </w:rPr>
                </w:rPrChange>
              </w:rPr>
              <w:t>Gas Contract Maintenance Declaration</w:t>
            </w:r>
          </w:p>
        </w:tc>
        <w:tc>
          <w:tcPr>
            <w:tcW w:w="1260" w:type="dxa"/>
            <w:tcBorders>
              <w:top w:val="single" w:sz="6" w:space="0" w:color="969696"/>
              <w:left w:val="single" w:sz="6" w:space="0" w:color="auto"/>
              <w:bottom w:val="single" w:sz="6" w:space="0" w:color="969696"/>
              <w:right w:val="single" w:sz="6" w:space="0" w:color="auto"/>
            </w:tcBorders>
            <w:vAlign w:val="center"/>
          </w:tcPr>
          <w:p w14:paraId="079B7DA6" w14:textId="77777777" w:rsidR="00F2379F" w:rsidRPr="00CF42A6" w:rsidRDefault="00F2379F" w:rsidP="00A04960">
            <w:pPr>
              <w:autoSpaceDE w:val="0"/>
              <w:autoSpaceDN w:val="0"/>
              <w:adjustRightInd w:val="0"/>
              <w:jc w:val="center"/>
              <w:rPr>
                <w:rFonts w:cs="Arial"/>
                <w:color w:val="1F497D" w:themeColor="text2"/>
                <w:rPrChange w:id="7261"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7262" w:author="Muhamad Ridho Zul Khoiri" w:date="2026-07-14T10:44:00Z" w16du:dateUtc="2026-07-14T03:44:00Z">
                  <w:rPr>
                    <w:rFonts w:ascii="Times New Roman" w:hAnsi="Times New Roman"/>
                    <w:color w:val="1F497D" w:themeColor="text2"/>
                  </w:rPr>
                </w:rPrChange>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733005EB" w14:textId="77777777" w:rsidR="00F2379F" w:rsidRPr="00CF42A6" w:rsidRDefault="00F2379F" w:rsidP="00A04960">
            <w:pPr>
              <w:autoSpaceDE w:val="0"/>
              <w:autoSpaceDN w:val="0"/>
              <w:adjustRightInd w:val="0"/>
              <w:jc w:val="center"/>
              <w:rPr>
                <w:rFonts w:cs="Arial"/>
                <w:color w:val="1F497D" w:themeColor="text2"/>
                <w:sz w:val="22"/>
                <w:szCs w:val="22"/>
                <w:rPrChange w:id="7263" w:author="Muhamad Ridho Zul Khoiri" w:date="2026-07-14T10:44:00Z" w16du:dateUtc="2026-07-14T03:44:00Z">
                  <w:rPr>
                    <w:rFonts w:ascii="Times New Roman" w:hAnsi="Times New Roman"/>
                    <w:color w:val="1F497D" w:themeColor="text2"/>
                    <w:sz w:val="22"/>
                    <w:szCs w:val="22"/>
                  </w:rPr>
                </w:rPrChange>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1460068E" w14:textId="77777777" w:rsidR="00F2379F" w:rsidRPr="00CF42A6" w:rsidRDefault="00F2379F" w:rsidP="00A04960">
            <w:pPr>
              <w:autoSpaceDE w:val="0"/>
              <w:autoSpaceDN w:val="0"/>
              <w:adjustRightInd w:val="0"/>
              <w:jc w:val="center"/>
              <w:rPr>
                <w:rFonts w:cs="Arial"/>
                <w:color w:val="1F497D" w:themeColor="text2"/>
                <w:sz w:val="22"/>
                <w:szCs w:val="22"/>
                <w:rPrChange w:id="7264"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265" w:author="Muhamad Ridho Zul Khoiri" w:date="2026-07-14T10:44:00Z" w16du:dateUtc="2026-07-14T03:44:00Z">
                  <w:rPr>
                    <w:rFonts w:ascii="Times New Roman" w:hAnsi="Times New Roman"/>
                    <w:color w:val="1F497D" w:themeColor="text2"/>
                    <w:sz w:val="22"/>
                    <w:szCs w:val="22"/>
                  </w:rPr>
                </w:rPrChange>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42E82491" w14:textId="77777777" w:rsidR="00F2379F" w:rsidRPr="00CF42A6" w:rsidRDefault="00F2379F" w:rsidP="00A04960">
            <w:pPr>
              <w:autoSpaceDE w:val="0"/>
              <w:autoSpaceDN w:val="0"/>
              <w:adjustRightInd w:val="0"/>
              <w:jc w:val="center"/>
              <w:rPr>
                <w:rFonts w:cs="Arial"/>
                <w:color w:val="1F497D" w:themeColor="text2"/>
                <w:sz w:val="22"/>
                <w:szCs w:val="22"/>
                <w:rPrChange w:id="7266"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267" w:author="Muhamad Ridho Zul Khoiri" w:date="2026-07-14T10:44:00Z" w16du:dateUtc="2026-07-14T03:44:00Z">
                  <w:rPr>
                    <w:rFonts w:ascii="Times New Roman" w:hAnsi="Times New Roman"/>
                    <w:color w:val="1F497D" w:themeColor="text2"/>
                    <w:sz w:val="22"/>
                    <w:szCs w:val="22"/>
                  </w:rPr>
                </w:rPrChange>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5ECFA43E" w14:textId="77777777" w:rsidR="00F2379F" w:rsidRPr="00CF42A6" w:rsidRDefault="00F2379F" w:rsidP="00A04960">
            <w:pPr>
              <w:autoSpaceDE w:val="0"/>
              <w:autoSpaceDN w:val="0"/>
              <w:adjustRightInd w:val="0"/>
              <w:jc w:val="center"/>
              <w:rPr>
                <w:rFonts w:cs="Arial"/>
                <w:color w:val="0F243E" w:themeColor="text2" w:themeShade="80"/>
                <w:sz w:val="22"/>
                <w:szCs w:val="22"/>
                <w:rPrChange w:id="7268" w:author="Muhamad Ridho Zul Khoiri" w:date="2026-07-14T10:44:00Z" w16du:dateUtc="2026-07-14T03:44:00Z">
                  <w:rPr>
                    <w:rFonts w:ascii="Times New Roman" w:hAnsi="Times New Roman"/>
                    <w:color w:val="0F243E" w:themeColor="text2" w:themeShade="80"/>
                    <w:sz w:val="22"/>
                    <w:szCs w:val="22"/>
                  </w:rPr>
                </w:rPrChange>
              </w:rPr>
            </w:pPr>
            <w:r w:rsidRPr="00CF42A6">
              <w:rPr>
                <w:rFonts w:cs="Arial"/>
                <w:color w:val="0F243E" w:themeColor="text2" w:themeShade="80"/>
                <w:sz w:val="22"/>
                <w:szCs w:val="22"/>
                <w:rPrChange w:id="7269" w:author="Muhamad Ridho Zul Khoiri" w:date="2026-07-14T10:44:00Z" w16du:dateUtc="2026-07-14T03:44:00Z">
                  <w:rPr>
                    <w:rFonts w:ascii="Times New Roman" w:hAnsi="Times New Roman"/>
                    <w:color w:val="0F243E" w:themeColor="text2" w:themeShade="80"/>
                    <w:sz w:val="22"/>
                    <w:szCs w:val="22"/>
                  </w:rPr>
                </w:rPrChange>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5EDCC8FF" w14:textId="77777777" w:rsidR="00F2379F" w:rsidRPr="00CF42A6" w:rsidRDefault="00F2379F" w:rsidP="00A04960">
            <w:pPr>
              <w:autoSpaceDE w:val="0"/>
              <w:autoSpaceDN w:val="0"/>
              <w:adjustRightInd w:val="0"/>
              <w:jc w:val="center"/>
              <w:rPr>
                <w:rFonts w:cs="Arial"/>
                <w:color w:val="000000"/>
                <w:rPrChange w:id="7270" w:author="Muhamad Ridho Zul Khoiri" w:date="2026-07-14T10:44:00Z" w16du:dateUtc="2026-07-14T03:44:00Z">
                  <w:rPr>
                    <w:rFonts w:ascii="Times New Roman" w:hAnsi="Times New Roman"/>
                    <w:color w:val="000000"/>
                  </w:rPr>
                </w:rPrChange>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5717BCBF" w14:textId="77777777" w:rsidR="00F2379F" w:rsidRPr="00CF42A6" w:rsidRDefault="00F2379F" w:rsidP="00A04960">
            <w:pPr>
              <w:autoSpaceDE w:val="0"/>
              <w:autoSpaceDN w:val="0"/>
              <w:adjustRightInd w:val="0"/>
              <w:jc w:val="center"/>
              <w:rPr>
                <w:rFonts w:cs="Arial"/>
                <w:color w:val="000000"/>
                <w:rPrChange w:id="7271" w:author="Muhamad Ridho Zul Khoiri" w:date="2026-07-14T10:44:00Z" w16du:dateUtc="2026-07-14T03:44:00Z">
                  <w:rPr>
                    <w:rFonts w:ascii="Times New Roman" w:hAnsi="Times New Roman"/>
                    <w:color w:val="000000"/>
                  </w:rPr>
                </w:rPrChange>
              </w:rPr>
            </w:pPr>
          </w:p>
        </w:tc>
      </w:tr>
      <w:tr w:rsidR="00F2379F" w:rsidRPr="00526DF0" w14:paraId="33A188FA" w14:textId="77777777" w:rsidTr="00A04960">
        <w:trPr>
          <w:trHeight w:val="360"/>
        </w:trPr>
        <w:tc>
          <w:tcPr>
            <w:tcW w:w="331" w:type="dxa"/>
            <w:gridSpan w:val="2"/>
            <w:tcBorders>
              <w:top w:val="nil"/>
              <w:left w:val="nil"/>
              <w:bottom w:val="nil"/>
              <w:right w:val="nil"/>
            </w:tcBorders>
            <w:vAlign w:val="center"/>
          </w:tcPr>
          <w:p w14:paraId="4D5A0A6E" w14:textId="77777777" w:rsidR="00F2379F" w:rsidRPr="00CF42A6" w:rsidRDefault="00F2379F" w:rsidP="00A04960">
            <w:pPr>
              <w:autoSpaceDE w:val="0"/>
              <w:autoSpaceDN w:val="0"/>
              <w:adjustRightInd w:val="0"/>
              <w:jc w:val="left"/>
              <w:rPr>
                <w:rFonts w:cs="Arial"/>
                <w:b/>
                <w:bCs/>
                <w:color w:val="000000"/>
                <w:rPrChange w:id="7272" w:author="Muhamad Ridho Zul Khoiri" w:date="2026-07-14T10:44:00Z" w16du:dateUtc="2026-07-14T03:44:00Z">
                  <w:rPr>
                    <w:rFonts w:ascii="Times New Roman" w:hAnsi="Times New Roman"/>
                    <w:b/>
                    <w:bCs/>
                    <w:color w:val="000000"/>
                  </w:rPr>
                </w:rPrChange>
              </w:rPr>
            </w:pPr>
          </w:p>
        </w:tc>
        <w:tc>
          <w:tcPr>
            <w:tcW w:w="4799" w:type="dxa"/>
            <w:tcBorders>
              <w:top w:val="single" w:sz="6" w:space="0" w:color="969696"/>
              <w:left w:val="single" w:sz="6" w:space="0" w:color="auto"/>
              <w:bottom w:val="single" w:sz="6" w:space="0" w:color="969696"/>
              <w:right w:val="single" w:sz="6" w:space="0" w:color="auto"/>
            </w:tcBorders>
            <w:vAlign w:val="center"/>
          </w:tcPr>
          <w:p w14:paraId="124F018B" w14:textId="77777777" w:rsidR="00F2379F" w:rsidRPr="00CF42A6" w:rsidRDefault="00F2379F" w:rsidP="00A04960">
            <w:pPr>
              <w:autoSpaceDE w:val="0"/>
              <w:autoSpaceDN w:val="0"/>
              <w:adjustRightInd w:val="0"/>
              <w:jc w:val="left"/>
              <w:rPr>
                <w:rFonts w:cs="Arial"/>
                <w:color w:val="1F497D" w:themeColor="text2"/>
                <w:rPrChange w:id="7273"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7274" w:author="Muhamad Ridho Zul Khoiri" w:date="2026-07-14T10:44:00Z" w16du:dateUtc="2026-07-14T03:44:00Z">
                  <w:rPr>
                    <w:rFonts w:ascii="Times New Roman" w:hAnsi="Times New Roman"/>
                    <w:color w:val="1F497D" w:themeColor="text2"/>
                  </w:rPr>
                </w:rPrChange>
              </w:rPr>
              <w:t>Gas Contract Reserve Reporting and DMR</w:t>
            </w:r>
          </w:p>
        </w:tc>
        <w:tc>
          <w:tcPr>
            <w:tcW w:w="1260" w:type="dxa"/>
            <w:tcBorders>
              <w:top w:val="single" w:sz="6" w:space="0" w:color="969696"/>
              <w:left w:val="single" w:sz="6" w:space="0" w:color="auto"/>
              <w:bottom w:val="single" w:sz="6" w:space="0" w:color="969696"/>
              <w:right w:val="single" w:sz="6" w:space="0" w:color="auto"/>
            </w:tcBorders>
            <w:vAlign w:val="center"/>
          </w:tcPr>
          <w:p w14:paraId="7BFAF454" w14:textId="77777777" w:rsidR="00F2379F" w:rsidRPr="00CF42A6" w:rsidRDefault="00F2379F" w:rsidP="00A04960">
            <w:pPr>
              <w:autoSpaceDE w:val="0"/>
              <w:autoSpaceDN w:val="0"/>
              <w:adjustRightInd w:val="0"/>
              <w:jc w:val="center"/>
              <w:rPr>
                <w:rFonts w:cs="Arial"/>
                <w:color w:val="1F497D" w:themeColor="text2"/>
                <w:rPrChange w:id="7275"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7276" w:author="Muhamad Ridho Zul Khoiri" w:date="2026-07-14T10:44:00Z" w16du:dateUtc="2026-07-14T03:44:00Z">
                  <w:rPr>
                    <w:rFonts w:ascii="Times New Roman" w:hAnsi="Times New Roman"/>
                    <w:color w:val="1F497D" w:themeColor="text2"/>
                  </w:rPr>
                </w:rPrChange>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657C3B9D" w14:textId="77777777" w:rsidR="00F2379F" w:rsidRPr="00CF42A6" w:rsidRDefault="00F2379F" w:rsidP="00A04960">
            <w:pPr>
              <w:autoSpaceDE w:val="0"/>
              <w:autoSpaceDN w:val="0"/>
              <w:adjustRightInd w:val="0"/>
              <w:jc w:val="center"/>
              <w:rPr>
                <w:rFonts w:cs="Arial"/>
                <w:color w:val="1F497D" w:themeColor="text2"/>
                <w:sz w:val="22"/>
                <w:szCs w:val="22"/>
                <w:rPrChange w:id="7277" w:author="Muhamad Ridho Zul Khoiri" w:date="2026-07-14T10:44:00Z" w16du:dateUtc="2026-07-14T03:44:00Z">
                  <w:rPr>
                    <w:rFonts w:ascii="Times New Roman" w:hAnsi="Times New Roman"/>
                    <w:color w:val="1F497D" w:themeColor="text2"/>
                    <w:sz w:val="22"/>
                    <w:szCs w:val="22"/>
                  </w:rPr>
                </w:rPrChange>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A07F509" w14:textId="77777777" w:rsidR="00F2379F" w:rsidRPr="00CF42A6" w:rsidRDefault="00F2379F" w:rsidP="00A04960">
            <w:pPr>
              <w:autoSpaceDE w:val="0"/>
              <w:autoSpaceDN w:val="0"/>
              <w:adjustRightInd w:val="0"/>
              <w:jc w:val="center"/>
              <w:rPr>
                <w:rFonts w:cs="Arial"/>
                <w:color w:val="1F497D" w:themeColor="text2"/>
                <w:sz w:val="22"/>
                <w:szCs w:val="22"/>
                <w:rPrChange w:id="7278"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279" w:author="Muhamad Ridho Zul Khoiri" w:date="2026-07-14T10:44:00Z" w16du:dateUtc="2026-07-14T03:44:00Z">
                  <w:rPr>
                    <w:rFonts w:ascii="Times New Roman" w:hAnsi="Times New Roman"/>
                    <w:color w:val="1F497D" w:themeColor="text2"/>
                    <w:sz w:val="22"/>
                    <w:szCs w:val="22"/>
                  </w:rPr>
                </w:rPrChange>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4E5055E7" w14:textId="77777777" w:rsidR="00F2379F" w:rsidRPr="00CF42A6" w:rsidRDefault="00F2379F" w:rsidP="00A04960">
            <w:pPr>
              <w:autoSpaceDE w:val="0"/>
              <w:autoSpaceDN w:val="0"/>
              <w:adjustRightInd w:val="0"/>
              <w:jc w:val="center"/>
              <w:rPr>
                <w:rFonts w:cs="Arial"/>
                <w:color w:val="1F497D" w:themeColor="text2"/>
                <w:sz w:val="22"/>
                <w:szCs w:val="22"/>
                <w:rPrChange w:id="7280"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281" w:author="Muhamad Ridho Zul Khoiri" w:date="2026-07-14T10:44:00Z" w16du:dateUtc="2026-07-14T03:44:00Z">
                  <w:rPr>
                    <w:rFonts w:ascii="Times New Roman" w:hAnsi="Times New Roman"/>
                    <w:color w:val="1F497D" w:themeColor="text2"/>
                    <w:sz w:val="22"/>
                    <w:szCs w:val="22"/>
                  </w:rPr>
                </w:rPrChange>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7AFC4D84" w14:textId="77777777" w:rsidR="00F2379F" w:rsidRPr="00CF42A6" w:rsidRDefault="00F2379F" w:rsidP="00A04960">
            <w:pPr>
              <w:autoSpaceDE w:val="0"/>
              <w:autoSpaceDN w:val="0"/>
              <w:adjustRightInd w:val="0"/>
              <w:jc w:val="center"/>
              <w:rPr>
                <w:rFonts w:cs="Arial"/>
                <w:color w:val="0F243E" w:themeColor="text2" w:themeShade="80"/>
                <w:sz w:val="22"/>
                <w:szCs w:val="22"/>
                <w:rPrChange w:id="7282" w:author="Muhamad Ridho Zul Khoiri" w:date="2026-07-14T10:44:00Z" w16du:dateUtc="2026-07-14T03:44:00Z">
                  <w:rPr>
                    <w:rFonts w:ascii="Times New Roman" w:hAnsi="Times New Roman"/>
                    <w:color w:val="0F243E" w:themeColor="text2" w:themeShade="80"/>
                    <w:sz w:val="22"/>
                    <w:szCs w:val="22"/>
                  </w:rPr>
                </w:rPrChange>
              </w:rPr>
            </w:pPr>
            <w:r w:rsidRPr="00CF42A6">
              <w:rPr>
                <w:rFonts w:cs="Arial"/>
                <w:color w:val="0F243E" w:themeColor="text2" w:themeShade="80"/>
                <w:sz w:val="22"/>
                <w:szCs w:val="22"/>
                <w:rPrChange w:id="7283" w:author="Muhamad Ridho Zul Khoiri" w:date="2026-07-14T10:44:00Z" w16du:dateUtc="2026-07-14T03:44:00Z">
                  <w:rPr>
                    <w:rFonts w:ascii="Times New Roman" w:hAnsi="Times New Roman"/>
                    <w:color w:val="0F243E" w:themeColor="text2" w:themeShade="80"/>
                    <w:sz w:val="22"/>
                    <w:szCs w:val="22"/>
                  </w:rPr>
                </w:rPrChange>
              </w:rPr>
              <w:t>ALL</w:t>
            </w:r>
          </w:p>
        </w:tc>
        <w:tc>
          <w:tcPr>
            <w:tcW w:w="1350" w:type="dxa"/>
            <w:gridSpan w:val="2"/>
            <w:tcBorders>
              <w:top w:val="single" w:sz="6" w:space="0" w:color="969696"/>
              <w:left w:val="single" w:sz="6" w:space="0" w:color="auto"/>
              <w:bottom w:val="single" w:sz="6" w:space="0" w:color="969696"/>
              <w:right w:val="single" w:sz="6" w:space="0" w:color="auto"/>
            </w:tcBorders>
            <w:shd w:val="clear" w:color="auto" w:fill="FFFF00"/>
            <w:vAlign w:val="center"/>
          </w:tcPr>
          <w:p w14:paraId="3C36AF8C" w14:textId="77777777" w:rsidR="00F2379F" w:rsidRPr="00CF42A6" w:rsidRDefault="00F2379F" w:rsidP="00A04960">
            <w:pPr>
              <w:autoSpaceDE w:val="0"/>
              <w:autoSpaceDN w:val="0"/>
              <w:adjustRightInd w:val="0"/>
              <w:jc w:val="center"/>
              <w:rPr>
                <w:rFonts w:cs="Arial"/>
                <w:color w:val="1F497D" w:themeColor="text2"/>
                <w:rPrChange w:id="7284" w:author="Muhamad Ridho Zul Khoiri" w:date="2026-07-14T10:44:00Z" w16du:dateUtc="2026-07-14T03:44:00Z">
                  <w:rPr>
                    <w:rFonts w:ascii="Times New Roman" w:hAnsi="Times New Roman"/>
                    <w:color w:val="1F497D" w:themeColor="text2"/>
                  </w:rPr>
                </w:rPrChange>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18F96B99" w14:textId="77777777" w:rsidR="00F2379F" w:rsidRPr="00CF42A6" w:rsidRDefault="00F2379F" w:rsidP="00A04960">
            <w:pPr>
              <w:autoSpaceDE w:val="0"/>
              <w:autoSpaceDN w:val="0"/>
              <w:adjustRightInd w:val="0"/>
              <w:jc w:val="center"/>
              <w:rPr>
                <w:rFonts w:cs="Arial"/>
                <w:color w:val="1F497D" w:themeColor="text2"/>
                <w:rPrChange w:id="7285" w:author="Muhamad Ridho Zul Khoiri" w:date="2026-07-14T10:44:00Z" w16du:dateUtc="2026-07-14T03:44:00Z">
                  <w:rPr>
                    <w:rFonts w:ascii="Times New Roman" w:hAnsi="Times New Roman"/>
                    <w:color w:val="1F497D" w:themeColor="text2"/>
                  </w:rPr>
                </w:rPrChange>
              </w:rPr>
            </w:pPr>
          </w:p>
        </w:tc>
      </w:tr>
      <w:tr w:rsidR="00F2379F" w:rsidRPr="00526DF0" w14:paraId="51356DB8" w14:textId="77777777" w:rsidTr="00A04960">
        <w:trPr>
          <w:trHeight w:val="360"/>
        </w:trPr>
        <w:tc>
          <w:tcPr>
            <w:tcW w:w="331" w:type="dxa"/>
            <w:gridSpan w:val="2"/>
            <w:tcBorders>
              <w:top w:val="nil"/>
              <w:left w:val="nil"/>
              <w:bottom w:val="nil"/>
              <w:right w:val="nil"/>
            </w:tcBorders>
            <w:vAlign w:val="center"/>
          </w:tcPr>
          <w:p w14:paraId="5710A1BB" w14:textId="77777777" w:rsidR="00F2379F" w:rsidRPr="00CF42A6" w:rsidRDefault="00F2379F" w:rsidP="00A04960">
            <w:pPr>
              <w:autoSpaceDE w:val="0"/>
              <w:autoSpaceDN w:val="0"/>
              <w:adjustRightInd w:val="0"/>
              <w:jc w:val="left"/>
              <w:rPr>
                <w:rFonts w:cs="Arial"/>
                <w:b/>
                <w:bCs/>
                <w:color w:val="000000"/>
                <w:rPrChange w:id="7286" w:author="Muhamad Ridho Zul Khoiri" w:date="2026-07-14T10:44:00Z" w16du:dateUtc="2026-07-14T03:44:00Z">
                  <w:rPr>
                    <w:rFonts w:ascii="Times New Roman" w:hAnsi="Times New Roman"/>
                    <w:b/>
                    <w:bCs/>
                    <w:color w:val="000000"/>
                  </w:rPr>
                </w:rPrChange>
              </w:rPr>
            </w:pPr>
          </w:p>
        </w:tc>
        <w:tc>
          <w:tcPr>
            <w:tcW w:w="4799" w:type="dxa"/>
            <w:tcBorders>
              <w:top w:val="single" w:sz="6" w:space="0" w:color="969696"/>
              <w:left w:val="single" w:sz="6" w:space="0" w:color="auto"/>
              <w:bottom w:val="single" w:sz="6" w:space="0" w:color="969696"/>
              <w:right w:val="single" w:sz="6" w:space="0" w:color="auto"/>
            </w:tcBorders>
            <w:vAlign w:val="center"/>
          </w:tcPr>
          <w:p w14:paraId="341964A4" w14:textId="77777777" w:rsidR="00F2379F" w:rsidRPr="00CF42A6" w:rsidRDefault="00F2379F" w:rsidP="00A04960">
            <w:pPr>
              <w:autoSpaceDE w:val="0"/>
              <w:autoSpaceDN w:val="0"/>
              <w:adjustRightInd w:val="0"/>
              <w:jc w:val="left"/>
              <w:rPr>
                <w:rFonts w:cs="Arial"/>
                <w:rPrChange w:id="7287" w:author="Muhamad Ridho Zul Khoiri" w:date="2026-07-14T10:44:00Z" w16du:dateUtc="2026-07-14T03:44:00Z">
                  <w:rPr>
                    <w:rFonts w:ascii="Times New Roman" w:hAnsi="Times New Roman"/>
                  </w:rPr>
                </w:rPrChange>
              </w:rPr>
            </w:pPr>
            <w:r w:rsidRPr="00CF42A6">
              <w:rPr>
                <w:rFonts w:cs="Arial"/>
                <w:rPrChange w:id="7288" w:author="Muhamad Ridho Zul Khoiri" w:date="2026-07-14T10:44:00Z" w16du:dateUtc="2026-07-14T03:44:00Z">
                  <w:rPr>
                    <w:rFonts w:ascii="Times New Roman" w:hAnsi="Times New Roman"/>
                  </w:rPr>
                </w:rPrChange>
              </w:rPr>
              <w:t>Contract Negotiations</w:t>
            </w:r>
          </w:p>
        </w:tc>
        <w:tc>
          <w:tcPr>
            <w:tcW w:w="1260" w:type="dxa"/>
            <w:tcBorders>
              <w:top w:val="single" w:sz="6" w:space="0" w:color="969696"/>
              <w:left w:val="single" w:sz="6" w:space="0" w:color="auto"/>
              <w:bottom w:val="single" w:sz="6" w:space="0" w:color="969696"/>
              <w:right w:val="single" w:sz="6" w:space="0" w:color="auto"/>
            </w:tcBorders>
            <w:vAlign w:val="center"/>
          </w:tcPr>
          <w:p w14:paraId="4D36BC06" w14:textId="77777777" w:rsidR="00F2379F" w:rsidRPr="00CF42A6" w:rsidRDefault="00F2379F" w:rsidP="00A04960">
            <w:pPr>
              <w:autoSpaceDE w:val="0"/>
              <w:autoSpaceDN w:val="0"/>
              <w:adjustRightInd w:val="0"/>
              <w:jc w:val="center"/>
              <w:rPr>
                <w:rFonts w:cs="Arial"/>
                <w:rPrChange w:id="7289" w:author="Muhamad Ridho Zul Khoiri" w:date="2026-07-14T10:44:00Z" w16du:dateUtc="2026-07-14T03:44:00Z">
                  <w:rPr>
                    <w:rFonts w:ascii="Times New Roman" w:hAnsi="Times New Roman"/>
                  </w:rPr>
                </w:rPrChange>
              </w:rPr>
            </w:pPr>
            <w:r w:rsidRPr="00CF42A6">
              <w:rPr>
                <w:rFonts w:cs="Arial"/>
                <w:rPrChange w:id="7290" w:author="Muhamad Ridho Zul Khoiri" w:date="2026-07-14T10:44:00Z" w16du:dateUtc="2026-07-14T03:44:00Z">
                  <w:rPr>
                    <w:rFonts w:ascii="Times New Roman" w:hAnsi="Times New Roman"/>
                  </w:rPr>
                </w:rPrChange>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47D800DB" w14:textId="77777777" w:rsidR="00F2379F" w:rsidRPr="00CF42A6" w:rsidRDefault="00F2379F" w:rsidP="00A04960">
            <w:pPr>
              <w:autoSpaceDE w:val="0"/>
              <w:autoSpaceDN w:val="0"/>
              <w:adjustRightInd w:val="0"/>
              <w:jc w:val="center"/>
              <w:rPr>
                <w:rFonts w:cs="Arial"/>
                <w:sz w:val="22"/>
                <w:szCs w:val="22"/>
                <w:rPrChange w:id="7291" w:author="Muhamad Ridho Zul Khoiri" w:date="2026-07-14T10:44:00Z" w16du:dateUtc="2026-07-14T03:44:00Z">
                  <w:rPr>
                    <w:rFonts w:ascii="Times New Roman" w:hAnsi="Times New Roman"/>
                    <w:sz w:val="22"/>
                    <w:szCs w:val="22"/>
                  </w:rPr>
                </w:rPrChange>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44A5A0C2" w14:textId="77777777" w:rsidR="00F2379F" w:rsidRPr="00CF42A6" w:rsidRDefault="00F2379F" w:rsidP="00A04960">
            <w:pPr>
              <w:autoSpaceDE w:val="0"/>
              <w:autoSpaceDN w:val="0"/>
              <w:adjustRightInd w:val="0"/>
              <w:jc w:val="center"/>
              <w:rPr>
                <w:rFonts w:cs="Arial"/>
                <w:sz w:val="22"/>
                <w:szCs w:val="22"/>
                <w:rPrChange w:id="7292" w:author="Muhamad Ridho Zul Khoiri" w:date="2026-07-14T10:44:00Z" w16du:dateUtc="2026-07-14T03:44:00Z">
                  <w:rPr>
                    <w:rFonts w:ascii="Times New Roman" w:hAnsi="Times New Roman"/>
                    <w:sz w:val="22"/>
                    <w:szCs w:val="22"/>
                  </w:rPr>
                </w:rPrChange>
              </w:rPr>
            </w:pPr>
            <w:r w:rsidRPr="00CF42A6">
              <w:rPr>
                <w:rFonts w:cs="Arial"/>
                <w:sz w:val="22"/>
                <w:szCs w:val="22"/>
                <w:rPrChange w:id="7293" w:author="Muhamad Ridho Zul Khoiri" w:date="2026-07-14T10:44:00Z" w16du:dateUtc="2026-07-14T03:44:00Z">
                  <w:rPr>
                    <w:rFonts w:ascii="Times New Roman" w:hAnsi="Times New Roman"/>
                    <w:sz w:val="22"/>
                    <w:szCs w:val="22"/>
                  </w:rPr>
                </w:rPrChange>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21150C18" w14:textId="77777777" w:rsidR="00F2379F" w:rsidRPr="00CF42A6" w:rsidRDefault="00F2379F" w:rsidP="00A04960">
            <w:pPr>
              <w:autoSpaceDE w:val="0"/>
              <w:autoSpaceDN w:val="0"/>
              <w:adjustRightInd w:val="0"/>
              <w:jc w:val="center"/>
              <w:rPr>
                <w:rFonts w:cs="Arial"/>
                <w:sz w:val="22"/>
                <w:szCs w:val="22"/>
                <w:rPrChange w:id="7294" w:author="Muhamad Ridho Zul Khoiri" w:date="2026-07-14T10:44:00Z" w16du:dateUtc="2026-07-14T03:44:00Z">
                  <w:rPr>
                    <w:rFonts w:ascii="Times New Roman" w:hAnsi="Times New Roman"/>
                    <w:sz w:val="22"/>
                    <w:szCs w:val="22"/>
                  </w:rPr>
                </w:rPrChange>
              </w:rPr>
            </w:pPr>
            <w:r w:rsidRPr="00CF42A6">
              <w:rPr>
                <w:rFonts w:cs="Arial"/>
                <w:sz w:val="22"/>
                <w:szCs w:val="22"/>
                <w:rPrChange w:id="7295" w:author="Muhamad Ridho Zul Khoiri" w:date="2026-07-14T10:44:00Z" w16du:dateUtc="2026-07-14T03:44:00Z">
                  <w:rPr>
                    <w:rFonts w:ascii="Times New Roman" w:hAnsi="Times New Roman"/>
                    <w:sz w:val="22"/>
                    <w:szCs w:val="22"/>
                  </w:rPr>
                </w:rPrChange>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3F7DB17C" w14:textId="77777777" w:rsidR="00F2379F" w:rsidRPr="00CF42A6" w:rsidRDefault="00F2379F" w:rsidP="00A04960">
            <w:pPr>
              <w:autoSpaceDE w:val="0"/>
              <w:autoSpaceDN w:val="0"/>
              <w:adjustRightInd w:val="0"/>
              <w:jc w:val="center"/>
              <w:rPr>
                <w:rFonts w:cs="Arial"/>
                <w:sz w:val="22"/>
                <w:szCs w:val="22"/>
                <w:rPrChange w:id="7296" w:author="Muhamad Ridho Zul Khoiri" w:date="2026-07-14T10:44:00Z" w16du:dateUtc="2026-07-14T03:44:00Z">
                  <w:rPr>
                    <w:rFonts w:ascii="Times New Roman" w:hAnsi="Times New Roman"/>
                    <w:sz w:val="22"/>
                    <w:szCs w:val="22"/>
                  </w:rPr>
                </w:rPrChange>
              </w:rPr>
            </w:pPr>
            <w:r w:rsidRPr="00CF42A6">
              <w:rPr>
                <w:rFonts w:cs="Arial"/>
                <w:sz w:val="22"/>
                <w:szCs w:val="22"/>
                <w:rPrChange w:id="7297" w:author="Muhamad Ridho Zul Khoiri" w:date="2026-07-14T10:44:00Z" w16du:dateUtc="2026-07-14T03:44:00Z">
                  <w:rPr>
                    <w:rFonts w:ascii="Times New Roman" w:hAnsi="Times New Roman"/>
                    <w:sz w:val="22"/>
                    <w:szCs w:val="22"/>
                  </w:rPr>
                </w:rPrChange>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540EC7CC" w14:textId="77777777" w:rsidR="00F2379F" w:rsidRPr="00CF42A6" w:rsidRDefault="00F2379F" w:rsidP="00A04960">
            <w:pPr>
              <w:autoSpaceDE w:val="0"/>
              <w:autoSpaceDN w:val="0"/>
              <w:adjustRightInd w:val="0"/>
              <w:jc w:val="center"/>
              <w:rPr>
                <w:rFonts w:cs="Arial"/>
                <w:sz w:val="22"/>
                <w:szCs w:val="22"/>
                <w:rPrChange w:id="7298" w:author="Muhamad Ridho Zul Khoiri" w:date="2026-07-14T10:44:00Z" w16du:dateUtc="2026-07-14T03:44:00Z">
                  <w:rPr>
                    <w:rFonts w:ascii="Times New Roman" w:hAnsi="Times New Roman"/>
                    <w:sz w:val="22"/>
                    <w:szCs w:val="22"/>
                  </w:rPr>
                </w:rPrChange>
              </w:rPr>
            </w:pPr>
            <w:r w:rsidRPr="00CF42A6">
              <w:rPr>
                <w:rFonts w:cs="Arial"/>
                <w:sz w:val="22"/>
                <w:szCs w:val="22"/>
                <w:rPrChange w:id="7299" w:author="Muhamad Ridho Zul Khoiri" w:date="2026-07-14T10:44:00Z" w16du:dateUtc="2026-07-14T03:44:00Z">
                  <w:rPr>
                    <w:rFonts w:ascii="Times New Roman" w:hAnsi="Times New Roman"/>
                    <w:sz w:val="22"/>
                    <w:szCs w:val="22"/>
                  </w:rPr>
                </w:rPrChange>
              </w:rPr>
              <w:t>ALL</w:t>
            </w:r>
          </w:p>
        </w:tc>
        <w:tc>
          <w:tcPr>
            <w:tcW w:w="1170" w:type="dxa"/>
            <w:tcBorders>
              <w:top w:val="single" w:sz="6" w:space="0" w:color="969696"/>
              <w:left w:val="single" w:sz="6" w:space="0" w:color="auto"/>
              <w:bottom w:val="single" w:sz="6" w:space="0" w:color="969696"/>
              <w:right w:val="single" w:sz="6" w:space="0" w:color="auto"/>
            </w:tcBorders>
            <w:shd w:val="solid" w:color="008000" w:fill="auto"/>
            <w:vAlign w:val="center"/>
          </w:tcPr>
          <w:p w14:paraId="5613D093" w14:textId="77777777" w:rsidR="00F2379F" w:rsidRPr="00CF42A6" w:rsidRDefault="00F2379F" w:rsidP="00A04960">
            <w:pPr>
              <w:autoSpaceDE w:val="0"/>
              <w:autoSpaceDN w:val="0"/>
              <w:adjustRightInd w:val="0"/>
              <w:jc w:val="center"/>
              <w:rPr>
                <w:rFonts w:cs="Arial"/>
                <w:sz w:val="22"/>
                <w:szCs w:val="22"/>
                <w:rPrChange w:id="7300" w:author="Muhamad Ridho Zul Khoiri" w:date="2026-07-14T10:44:00Z" w16du:dateUtc="2026-07-14T03:44:00Z">
                  <w:rPr>
                    <w:rFonts w:ascii="Times New Roman" w:hAnsi="Times New Roman"/>
                    <w:sz w:val="22"/>
                    <w:szCs w:val="22"/>
                  </w:rPr>
                </w:rPrChange>
              </w:rPr>
            </w:pPr>
            <w:r w:rsidRPr="00CF42A6">
              <w:rPr>
                <w:rFonts w:cs="Arial"/>
                <w:sz w:val="22"/>
                <w:szCs w:val="22"/>
                <w:rPrChange w:id="7301" w:author="Muhamad Ridho Zul Khoiri" w:date="2026-07-14T10:44:00Z" w16du:dateUtc="2026-07-14T03:44:00Z">
                  <w:rPr>
                    <w:rFonts w:ascii="Times New Roman" w:hAnsi="Times New Roman"/>
                    <w:sz w:val="22"/>
                    <w:szCs w:val="22"/>
                  </w:rPr>
                </w:rPrChange>
              </w:rPr>
              <w:t>ALL</w:t>
            </w:r>
          </w:p>
        </w:tc>
      </w:tr>
      <w:tr w:rsidR="00F2379F" w:rsidRPr="00526DF0" w14:paraId="15117C68" w14:textId="77777777" w:rsidTr="00A04960">
        <w:trPr>
          <w:trHeight w:val="360"/>
        </w:trPr>
        <w:tc>
          <w:tcPr>
            <w:tcW w:w="331" w:type="dxa"/>
            <w:gridSpan w:val="2"/>
            <w:tcBorders>
              <w:top w:val="nil"/>
              <w:left w:val="nil"/>
              <w:bottom w:val="nil"/>
              <w:right w:val="nil"/>
            </w:tcBorders>
            <w:vAlign w:val="center"/>
          </w:tcPr>
          <w:p w14:paraId="09BF0F47" w14:textId="77777777" w:rsidR="00F2379F" w:rsidRPr="00CF42A6" w:rsidRDefault="00F2379F" w:rsidP="00A04960">
            <w:pPr>
              <w:autoSpaceDE w:val="0"/>
              <w:autoSpaceDN w:val="0"/>
              <w:adjustRightInd w:val="0"/>
              <w:jc w:val="left"/>
              <w:rPr>
                <w:rFonts w:cs="Arial"/>
                <w:b/>
                <w:bCs/>
                <w:color w:val="000000"/>
                <w:rPrChange w:id="7302" w:author="Muhamad Ridho Zul Khoiri" w:date="2026-07-14T10:44:00Z" w16du:dateUtc="2026-07-14T03:44:00Z">
                  <w:rPr>
                    <w:rFonts w:ascii="Times New Roman" w:hAnsi="Times New Roman"/>
                    <w:b/>
                    <w:bCs/>
                    <w:color w:val="000000"/>
                  </w:rPr>
                </w:rPrChange>
              </w:rPr>
            </w:pPr>
          </w:p>
        </w:tc>
        <w:tc>
          <w:tcPr>
            <w:tcW w:w="4799" w:type="dxa"/>
            <w:tcBorders>
              <w:top w:val="single" w:sz="6" w:space="0" w:color="969696"/>
              <w:left w:val="single" w:sz="6" w:space="0" w:color="auto"/>
              <w:bottom w:val="single" w:sz="6" w:space="0" w:color="969696"/>
              <w:right w:val="single" w:sz="6" w:space="0" w:color="auto"/>
            </w:tcBorders>
            <w:vAlign w:val="center"/>
          </w:tcPr>
          <w:p w14:paraId="01B9CBB2" w14:textId="77777777" w:rsidR="00F2379F" w:rsidRPr="00CF42A6" w:rsidRDefault="00F2379F" w:rsidP="00A04960">
            <w:pPr>
              <w:autoSpaceDE w:val="0"/>
              <w:autoSpaceDN w:val="0"/>
              <w:adjustRightInd w:val="0"/>
              <w:jc w:val="left"/>
              <w:rPr>
                <w:rFonts w:cs="Arial"/>
                <w:rPrChange w:id="7303" w:author="Muhamad Ridho Zul Khoiri" w:date="2026-07-14T10:44:00Z" w16du:dateUtc="2026-07-14T03:44:00Z">
                  <w:rPr>
                    <w:rFonts w:ascii="Times New Roman" w:hAnsi="Times New Roman"/>
                  </w:rPr>
                </w:rPrChange>
              </w:rPr>
            </w:pPr>
            <w:r w:rsidRPr="00CF42A6">
              <w:rPr>
                <w:rFonts w:cs="Arial"/>
                <w:rPrChange w:id="7304" w:author="Muhamad Ridho Zul Khoiri" w:date="2026-07-14T10:44:00Z" w16du:dateUtc="2026-07-14T03:44:00Z">
                  <w:rPr>
                    <w:rFonts w:ascii="Times New Roman" w:hAnsi="Times New Roman"/>
                  </w:rPr>
                </w:rPrChange>
              </w:rPr>
              <w:t>Contract Milestones</w:t>
            </w:r>
          </w:p>
        </w:tc>
        <w:tc>
          <w:tcPr>
            <w:tcW w:w="1260" w:type="dxa"/>
            <w:tcBorders>
              <w:top w:val="single" w:sz="6" w:space="0" w:color="969696"/>
              <w:left w:val="single" w:sz="6" w:space="0" w:color="auto"/>
              <w:bottom w:val="single" w:sz="6" w:space="0" w:color="969696"/>
              <w:right w:val="single" w:sz="6" w:space="0" w:color="auto"/>
            </w:tcBorders>
            <w:vAlign w:val="center"/>
          </w:tcPr>
          <w:p w14:paraId="4FC82848" w14:textId="77777777" w:rsidR="00F2379F" w:rsidRPr="00CF42A6" w:rsidRDefault="00F2379F" w:rsidP="00A04960">
            <w:pPr>
              <w:autoSpaceDE w:val="0"/>
              <w:autoSpaceDN w:val="0"/>
              <w:adjustRightInd w:val="0"/>
              <w:jc w:val="center"/>
              <w:rPr>
                <w:rFonts w:cs="Arial"/>
                <w:rPrChange w:id="7305" w:author="Muhamad Ridho Zul Khoiri" w:date="2026-07-14T10:44:00Z" w16du:dateUtc="2026-07-14T03:44:00Z">
                  <w:rPr>
                    <w:rFonts w:ascii="Times New Roman" w:hAnsi="Times New Roman"/>
                  </w:rPr>
                </w:rPrChange>
              </w:rPr>
            </w:pPr>
            <w:r w:rsidRPr="00CF42A6">
              <w:rPr>
                <w:rFonts w:cs="Arial"/>
                <w:rPrChange w:id="7306" w:author="Muhamad Ridho Zul Khoiri" w:date="2026-07-14T10:44:00Z" w16du:dateUtc="2026-07-14T03:44:00Z">
                  <w:rPr>
                    <w:rFonts w:ascii="Times New Roman" w:hAnsi="Times New Roman"/>
                  </w:rPr>
                </w:rPrChange>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4CBE29F9" w14:textId="77777777" w:rsidR="00F2379F" w:rsidRPr="00CF42A6" w:rsidRDefault="00F2379F" w:rsidP="00A04960">
            <w:pPr>
              <w:autoSpaceDE w:val="0"/>
              <w:autoSpaceDN w:val="0"/>
              <w:adjustRightInd w:val="0"/>
              <w:jc w:val="center"/>
              <w:rPr>
                <w:rFonts w:cs="Arial"/>
                <w:sz w:val="22"/>
                <w:szCs w:val="22"/>
                <w:rPrChange w:id="7307" w:author="Muhamad Ridho Zul Khoiri" w:date="2026-07-14T10:44:00Z" w16du:dateUtc="2026-07-14T03:44:00Z">
                  <w:rPr>
                    <w:rFonts w:ascii="Times New Roman" w:hAnsi="Times New Roman"/>
                    <w:sz w:val="22"/>
                    <w:szCs w:val="22"/>
                  </w:rPr>
                </w:rPrChange>
              </w:rPr>
            </w:pPr>
            <w:r w:rsidRPr="00CF42A6">
              <w:rPr>
                <w:rFonts w:cs="Arial"/>
                <w:sz w:val="22"/>
                <w:szCs w:val="22"/>
                <w:rPrChange w:id="7308" w:author="Muhamad Ridho Zul Khoiri" w:date="2026-07-14T10:44:00Z" w16du:dateUtc="2026-07-14T03:44:00Z">
                  <w:rPr>
                    <w:rFonts w:ascii="Times New Roman" w:hAnsi="Times New Roman"/>
                    <w:sz w:val="22"/>
                    <w:szCs w:val="22"/>
                  </w:rPr>
                </w:rPrChange>
              </w:rPr>
              <w:t>-</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65D21CE" w14:textId="77777777" w:rsidR="00F2379F" w:rsidRPr="00CF42A6" w:rsidRDefault="00F2379F" w:rsidP="00A04960">
            <w:pPr>
              <w:autoSpaceDE w:val="0"/>
              <w:autoSpaceDN w:val="0"/>
              <w:adjustRightInd w:val="0"/>
              <w:jc w:val="center"/>
              <w:rPr>
                <w:rFonts w:cs="Arial"/>
                <w:sz w:val="22"/>
                <w:szCs w:val="22"/>
                <w:rPrChange w:id="7309" w:author="Muhamad Ridho Zul Khoiri" w:date="2026-07-14T10:44:00Z" w16du:dateUtc="2026-07-14T03:44:00Z">
                  <w:rPr>
                    <w:rFonts w:ascii="Times New Roman" w:hAnsi="Times New Roman"/>
                    <w:sz w:val="22"/>
                    <w:szCs w:val="22"/>
                  </w:rPr>
                </w:rPrChange>
              </w:rPr>
            </w:pPr>
            <w:r w:rsidRPr="00CF42A6">
              <w:rPr>
                <w:rFonts w:cs="Arial"/>
                <w:sz w:val="22"/>
                <w:szCs w:val="22"/>
                <w:rPrChange w:id="7310" w:author="Muhamad Ridho Zul Khoiri" w:date="2026-07-14T10:44:00Z" w16du:dateUtc="2026-07-14T03:44:00Z">
                  <w:rPr>
                    <w:rFonts w:ascii="Times New Roman" w:hAnsi="Times New Roman"/>
                    <w:sz w:val="22"/>
                    <w:szCs w:val="22"/>
                  </w:rPr>
                </w:rPrChange>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2DE6A857" w14:textId="77777777" w:rsidR="00F2379F" w:rsidRPr="00CF42A6" w:rsidRDefault="00F2379F" w:rsidP="00A04960">
            <w:pPr>
              <w:autoSpaceDE w:val="0"/>
              <w:autoSpaceDN w:val="0"/>
              <w:adjustRightInd w:val="0"/>
              <w:jc w:val="center"/>
              <w:rPr>
                <w:rFonts w:cs="Arial"/>
                <w:sz w:val="22"/>
                <w:szCs w:val="22"/>
                <w:rPrChange w:id="7311" w:author="Muhamad Ridho Zul Khoiri" w:date="2026-07-14T10:44:00Z" w16du:dateUtc="2026-07-14T03:44:00Z">
                  <w:rPr>
                    <w:rFonts w:ascii="Times New Roman" w:hAnsi="Times New Roman"/>
                    <w:sz w:val="22"/>
                    <w:szCs w:val="22"/>
                  </w:rPr>
                </w:rPrChange>
              </w:rPr>
            </w:pPr>
            <w:r w:rsidRPr="00CF42A6">
              <w:rPr>
                <w:rFonts w:cs="Arial"/>
                <w:sz w:val="22"/>
                <w:szCs w:val="22"/>
                <w:rPrChange w:id="7312" w:author="Muhamad Ridho Zul Khoiri" w:date="2026-07-14T10:44:00Z" w16du:dateUtc="2026-07-14T03:44:00Z">
                  <w:rPr>
                    <w:rFonts w:ascii="Times New Roman" w:hAnsi="Times New Roman"/>
                    <w:sz w:val="22"/>
                    <w:szCs w:val="22"/>
                  </w:rPr>
                </w:rPrChange>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04D4D68B" w14:textId="77777777" w:rsidR="00F2379F" w:rsidRPr="00CF42A6" w:rsidRDefault="00F2379F" w:rsidP="00A04960">
            <w:pPr>
              <w:autoSpaceDE w:val="0"/>
              <w:autoSpaceDN w:val="0"/>
              <w:adjustRightInd w:val="0"/>
              <w:jc w:val="center"/>
              <w:rPr>
                <w:rFonts w:cs="Arial"/>
                <w:sz w:val="22"/>
                <w:szCs w:val="22"/>
                <w:rPrChange w:id="7313" w:author="Muhamad Ridho Zul Khoiri" w:date="2026-07-14T10:44:00Z" w16du:dateUtc="2026-07-14T03:44:00Z">
                  <w:rPr>
                    <w:rFonts w:ascii="Times New Roman" w:hAnsi="Times New Roman"/>
                    <w:sz w:val="22"/>
                    <w:szCs w:val="22"/>
                  </w:rPr>
                </w:rPrChange>
              </w:rPr>
            </w:pPr>
            <w:r w:rsidRPr="00CF42A6">
              <w:rPr>
                <w:rFonts w:cs="Arial"/>
                <w:sz w:val="22"/>
                <w:szCs w:val="22"/>
                <w:rPrChange w:id="7314" w:author="Muhamad Ridho Zul Khoiri" w:date="2026-07-14T10:44:00Z" w16du:dateUtc="2026-07-14T03:44:00Z">
                  <w:rPr>
                    <w:rFonts w:ascii="Times New Roman" w:hAnsi="Times New Roman"/>
                    <w:sz w:val="22"/>
                    <w:szCs w:val="22"/>
                  </w:rPr>
                </w:rPrChange>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74374A2A" w14:textId="77777777" w:rsidR="00F2379F" w:rsidRPr="00CF42A6" w:rsidRDefault="00F2379F" w:rsidP="00A04960">
            <w:pPr>
              <w:autoSpaceDE w:val="0"/>
              <w:autoSpaceDN w:val="0"/>
              <w:adjustRightInd w:val="0"/>
              <w:jc w:val="center"/>
              <w:rPr>
                <w:rFonts w:cs="Arial"/>
                <w:sz w:val="22"/>
                <w:szCs w:val="22"/>
                <w:rPrChange w:id="7315" w:author="Muhamad Ridho Zul Khoiri" w:date="2026-07-14T10:44:00Z" w16du:dateUtc="2026-07-14T03:44:00Z">
                  <w:rPr>
                    <w:rFonts w:ascii="Times New Roman" w:hAnsi="Times New Roman"/>
                    <w:sz w:val="22"/>
                    <w:szCs w:val="22"/>
                  </w:rPr>
                </w:rPrChange>
              </w:rPr>
            </w:pPr>
            <w:r w:rsidRPr="00CF42A6">
              <w:rPr>
                <w:rFonts w:cs="Arial"/>
                <w:sz w:val="22"/>
                <w:szCs w:val="22"/>
                <w:rPrChange w:id="7316" w:author="Muhamad Ridho Zul Khoiri" w:date="2026-07-14T10:44:00Z" w16du:dateUtc="2026-07-14T03:44:00Z">
                  <w:rPr>
                    <w:rFonts w:ascii="Times New Roman" w:hAnsi="Times New Roman"/>
                    <w:sz w:val="22"/>
                    <w:szCs w:val="22"/>
                  </w:rPr>
                </w:rPrChange>
              </w:rPr>
              <w:t>ALL</w:t>
            </w:r>
          </w:p>
        </w:tc>
        <w:tc>
          <w:tcPr>
            <w:tcW w:w="1170" w:type="dxa"/>
            <w:tcBorders>
              <w:top w:val="single" w:sz="6" w:space="0" w:color="969696"/>
              <w:left w:val="single" w:sz="6" w:space="0" w:color="auto"/>
              <w:bottom w:val="single" w:sz="6" w:space="0" w:color="969696"/>
              <w:right w:val="single" w:sz="6" w:space="0" w:color="auto"/>
            </w:tcBorders>
            <w:shd w:val="solid" w:color="008000" w:fill="auto"/>
            <w:vAlign w:val="center"/>
          </w:tcPr>
          <w:p w14:paraId="08252BE4" w14:textId="77777777" w:rsidR="00F2379F" w:rsidRPr="00CF42A6" w:rsidRDefault="00F2379F" w:rsidP="00A04960">
            <w:pPr>
              <w:autoSpaceDE w:val="0"/>
              <w:autoSpaceDN w:val="0"/>
              <w:adjustRightInd w:val="0"/>
              <w:jc w:val="center"/>
              <w:rPr>
                <w:rFonts w:cs="Arial"/>
                <w:sz w:val="22"/>
                <w:szCs w:val="22"/>
                <w:rPrChange w:id="7317" w:author="Muhamad Ridho Zul Khoiri" w:date="2026-07-14T10:44:00Z" w16du:dateUtc="2026-07-14T03:44:00Z">
                  <w:rPr>
                    <w:rFonts w:ascii="Times New Roman" w:hAnsi="Times New Roman"/>
                    <w:sz w:val="22"/>
                    <w:szCs w:val="22"/>
                  </w:rPr>
                </w:rPrChange>
              </w:rPr>
            </w:pPr>
            <w:r w:rsidRPr="00CF42A6">
              <w:rPr>
                <w:rFonts w:cs="Arial"/>
                <w:sz w:val="22"/>
                <w:szCs w:val="22"/>
                <w:rPrChange w:id="7318" w:author="Muhamad Ridho Zul Khoiri" w:date="2026-07-14T10:44:00Z" w16du:dateUtc="2026-07-14T03:44:00Z">
                  <w:rPr>
                    <w:rFonts w:ascii="Times New Roman" w:hAnsi="Times New Roman"/>
                    <w:sz w:val="22"/>
                    <w:szCs w:val="22"/>
                  </w:rPr>
                </w:rPrChange>
              </w:rPr>
              <w:t>ALL</w:t>
            </w:r>
          </w:p>
        </w:tc>
      </w:tr>
      <w:tr w:rsidR="00F2379F" w:rsidRPr="00526DF0" w14:paraId="6CA88DC1" w14:textId="77777777" w:rsidTr="00A04960">
        <w:trPr>
          <w:trHeight w:val="360"/>
        </w:trPr>
        <w:tc>
          <w:tcPr>
            <w:tcW w:w="331" w:type="dxa"/>
            <w:gridSpan w:val="2"/>
            <w:tcBorders>
              <w:top w:val="nil"/>
              <w:left w:val="nil"/>
              <w:bottom w:val="nil"/>
              <w:right w:val="nil"/>
            </w:tcBorders>
            <w:vAlign w:val="center"/>
          </w:tcPr>
          <w:p w14:paraId="5ADE6C8F" w14:textId="77777777" w:rsidR="00F2379F" w:rsidRPr="00CF42A6" w:rsidRDefault="00F2379F" w:rsidP="00A04960">
            <w:pPr>
              <w:autoSpaceDE w:val="0"/>
              <w:autoSpaceDN w:val="0"/>
              <w:adjustRightInd w:val="0"/>
              <w:jc w:val="left"/>
              <w:rPr>
                <w:rFonts w:cs="Arial"/>
                <w:b/>
                <w:bCs/>
                <w:color w:val="000000"/>
                <w:rPrChange w:id="7319" w:author="Muhamad Ridho Zul Khoiri" w:date="2026-07-14T10:44:00Z" w16du:dateUtc="2026-07-14T03:44:00Z">
                  <w:rPr>
                    <w:rFonts w:ascii="Times New Roman" w:hAnsi="Times New Roman"/>
                    <w:b/>
                    <w:bCs/>
                    <w:color w:val="000000"/>
                  </w:rPr>
                </w:rPrChange>
              </w:rPr>
            </w:pPr>
          </w:p>
        </w:tc>
        <w:tc>
          <w:tcPr>
            <w:tcW w:w="4799" w:type="dxa"/>
            <w:tcBorders>
              <w:top w:val="single" w:sz="6" w:space="0" w:color="969696"/>
              <w:left w:val="single" w:sz="6" w:space="0" w:color="auto"/>
              <w:bottom w:val="single" w:sz="6" w:space="0" w:color="969696"/>
              <w:right w:val="single" w:sz="6" w:space="0" w:color="auto"/>
            </w:tcBorders>
            <w:vAlign w:val="center"/>
          </w:tcPr>
          <w:p w14:paraId="21F78E6E" w14:textId="77777777" w:rsidR="00F2379F" w:rsidRPr="00CF42A6" w:rsidRDefault="00F2379F" w:rsidP="00A04960">
            <w:pPr>
              <w:autoSpaceDE w:val="0"/>
              <w:autoSpaceDN w:val="0"/>
              <w:adjustRightInd w:val="0"/>
              <w:jc w:val="left"/>
              <w:rPr>
                <w:rFonts w:cs="Arial"/>
                <w:color w:val="1F497D" w:themeColor="text2"/>
                <w:rPrChange w:id="7320"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7321" w:author="Muhamad Ridho Zul Khoiri" w:date="2026-07-14T10:44:00Z" w16du:dateUtc="2026-07-14T03:44:00Z">
                  <w:rPr>
                    <w:rFonts w:ascii="Times New Roman" w:hAnsi="Times New Roman"/>
                    <w:color w:val="1F497D" w:themeColor="text2"/>
                  </w:rPr>
                </w:rPrChange>
              </w:rPr>
              <w:t>Contract Termination</w:t>
            </w:r>
          </w:p>
        </w:tc>
        <w:tc>
          <w:tcPr>
            <w:tcW w:w="1260" w:type="dxa"/>
            <w:tcBorders>
              <w:top w:val="single" w:sz="6" w:space="0" w:color="969696"/>
              <w:left w:val="single" w:sz="6" w:space="0" w:color="auto"/>
              <w:bottom w:val="single" w:sz="6" w:space="0" w:color="969696"/>
              <w:right w:val="single" w:sz="6" w:space="0" w:color="auto"/>
            </w:tcBorders>
            <w:vAlign w:val="center"/>
          </w:tcPr>
          <w:p w14:paraId="311FDBB1" w14:textId="77777777" w:rsidR="00F2379F" w:rsidRPr="00CF42A6" w:rsidRDefault="00F2379F" w:rsidP="00A04960">
            <w:pPr>
              <w:autoSpaceDE w:val="0"/>
              <w:autoSpaceDN w:val="0"/>
              <w:adjustRightInd w:val="0"/>
              <w:jc w:val="center"/>
              <w:rPr>
                <w:rFonts w:cs="Arial"/>
                <w:color w:val="1F497D" w:themeColor="text2"/>
                <w:rPrChange w:id="7322"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7323" w:author="Muhamad Ridho Zul Khoiri" w:date="2026-07-14T10:44:00Z" w16du:dateUtc="2026-07-14T03:44:00Z">
                  <w:rPr>
                    <w:rFonts w:ascii="Times New Roman" w:hAnsi="Times New Roman"/>
                    <w:color w:val="1F497D" w:themeColor="text2"/>
                  </w:rPr>
                </w:rPrChange>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2E3BE4F3" w14:textId="77777777" w:rsidR="00F2379F" w:rsidRPr="00CF42A6" w:rsidRDefault="00F2379F" w:rsidP="00A04960">
            <w:pPr>
              <w:autoSpaceDE w:val="0"/>
              <w:autoSpaceDN w:val="0"/>
              <w:adjustRightInd w:val="0"/>
              <w:jc w:val="center"/>
              <w:rPr>
                <w:rFonts w:cs="Arial"/>
                <w:color w:val="1F497D" w:themeColor="text2"/>
                <w:sz w:val="22"/>
                <w:szCs w:val="22"/>
                <w:rPrChange w:id="7324" w:author="Muhamad Ridho Zul Khoiri" w:date="2026-07-14T10:44:00Z" w16du:dateUtc="2026-07-14T03:44:00Z">
                  <w:rPr>
                    <w:rFonts w:ascii="Times New Roman" w:hAnsi="Times New Roman"/>
                    <w:color w:val="1F497D" w:themeColor="text2"/>
                    <w:sz w:val="22"/>
                    <w:szCs w:val="22"/>
                  </w:rPr>
                </w:rPrChange>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4ACB1B57" w14:textId="77777777" w:rsidR="00F2379F" w:rsidRPr="00CF42A6" w:rsidRDefault="00F2379F" w:rsidP="00A04960">
            <w:pPr>
              <w:autoSpaceDE w:val="0"/>
              <w:autoSpaceDN w:val="0"/>
              <w:adjustRightInd w:val="0"/>
              <w:jc w:val="center"/>
              <w:rPr>
                <w:rFonts w:cs="Arial"/>
                <w:color w:val="1F497D" w:themeColor="text2"/>
                <w:sz w:val="22"/>
                <w:szCs w:val="22"/>
                <w:rPrChange w:id="7325"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326" w:author="Muhamad Ridho Zul Khoiri" w:date="2026-07-14T10:44:00Z" w16du:dateUtc="2026-07-14T03:44:00Z">
                  <w:rPr>
                    <w:rFonts w:ascii="Times New Roman" w:hAnsi="Times New Roman"/>
                    <w:color w:val="1F497D" w:themeColor="text2"/>
                    <w:sz w:val="22"/>
                    <w:szCs w:val="22"/>
                  </w:rPr>
                </w:rPrChange>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CE4A302" w14:textId="77777777" w:rsidR="00F2379F" w:rsidRPr="00CF42A6" w:rsidRDefault="00F2379F" w:rsidP="00A04960">
            <w:pPr>
              <w:autoSpaceDE w:val="0"/>
              <w:autoSpaceDN w:val="0"/>
              <w:adjustRightInd w:val="0"/>
              <w:jc w:val="center"/>
              <w:rPr>
                <w:rFonts w:cs="Arial"/>
                <w:color w:val="1F497D" w:themeColor="text2"/>
                <w:sz w:val="22"/>
                <w:szCs w:val="22"/>
                <w:rPrChange w:id="7327"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328" w:author="Muhamad Ridho Zul Khoiri" w:date="2026-07-14T10:44:00Z" w16du:dateUtc="2026-07-14T03:44:00Z">
                  <w:rPr>
                    <w:rFonts w:ascii="Times New Roman" w:hAnsi="Times New Roman"/>
                    <w:color w:val="1F497D" w:themeColor="text2"/>
                    <w:sz w:val="22"/>
                    <w:szCs w:val="22"/>
                  </w:rPr>
                </w:rPrChange>
              </w:rPr>
              <w:t>ALL</w:t>
            </w:r>
          </w:p>
        </w:tc>
        <w:tc>
          <w:tcPr>
            <w:tcW w:w="1620" w:type="dxa"/>
            <w:gridSpan w:val="2"/>
            <w:tcBorders>
              <w:top w:val="single" w:sz="6" w:space="0" w:color="969696"/>
              <w:left w:val="single" w:sz="6" w:space="0" w:color="auto"/>
              <w:bottom w:val="single" w:sz="6" w:space="0" w:color="969696"/>
              <w:right w:val="single" w:sz="6" w:space="0" w:color="auto"/>
            </w:tcBorders>
            <w:shd w:val="clear" w:color="auto" w:fill="99CCFF"/>
            <w:vAlign w:val="center"/>
          </w:tcPr>
          <w:p w14:paraId="1A4E6BBB" w14:textId="77777777" w:rsidR="00F2379F" w:rsidRPr="00CF42A6" w:rsidRDefault="00F2379F" w:rsidP="00A04960">
            <w:pPr>
              <w:autoSpaceDE w:val="0"/>
              <w:autoSpaceDN w:val="0"/>
              <w:adjustRightInd w:val="0"/>
              <w:jc w:val="center"/>
              <w:rPr>
                <w:rFonts w:cs="Arial"/>
                <w:color w:val="1F497D" w:themeColor="text2"/>
                <w:sz w:val="22"/>
                <w:szCs w:val="22"/>
                <w:rPrChange w:id="7329"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330" w:author="Muhamad Ridho Zul Khoiri" w:date="2026-07-14T10:44:00Z" w16du:dateUtc="2026-07-14T03:44:00Z">
                  <w:rPr>
                    <w:rFonts w:ascii="Times New Roman" w:hAnsi="Times New Roman"/>
                    <w:color w:val="1F497D" w:themeColor="text2"/>
                    <w:sz w:val="22"/>
                    <w:szCs w:val="22"/>
                  </w:rPr>
                </w:rPrChange>
              </w:rPr>
              <w:t>ALL</w:t>
            </w:r>
          </w:p>
        </w:tc>
        <w:tc>
          <w:tcPr>
            <w:tcW w:w="1350" w:type="dxa"/>
            <w:gridSpan w:val="2"/>
            <w:tcBorders>
              <w:top w:val="single" w:sz="6" w:space="0" w:color="969696"/>
              <w:left w:val="single" w:sz="6" w:space="0" w:color="auto"/>
              <w:bottom w:val="single" w:sz="6" w:space="0" w:color="969696"/>
              <w:right w:val="single" w:sz="6" w:space="0" w:color="auto"/>
            </w:tcBorders>
            <w:shd w:val="clear" w:color="auto" w:fill="99CCFF"/>
            <w:vAlign w:val="center"/>
          </w:tcPr>
          <w:p w14:paraId="4D879CE8" w14:textId="77777777" w:rsidR="00F2379F" w:rsidRPr="00CF42A6" w:rsidRDefault="00F2379F" w:rsidP="00A04960">
            <w:pPr>
              <w:autoSpaceDE w:val="0"/>
              <w:autoSpaceDN w:val="0"/>
              <w:adjustRightInd w:val="0"/>
              <w:jc w:val="center"/>
              <w:rPr>
                <w:rFonts w:cs="Arial"/>
                <w:color w:val="1F497D" w:themeColor="text2"/>
                <w:sz w:val="22"/>
                <w:szCs w:val="22"/>
                <w:rPrChange w:id="7331"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332" w:author="Muhamad Ridho Zul Khoiri" w:date="2026-07-14T10:44:00Z" w16du:dateUtc="2026-07-14T03:44:00Z">
                  <w:rPr>
                    <w:rFonts w:ascii="Times New Roman" w:hAnsi="Times New Roman"/>
                    <w:color w:val="1F497D" w:themeColor="text2"/>
                    <w:sz w:val="22"/>
                    <w:szCs w:val="22"/>
                  </w:rPr>
                </w:rPrChange>
              </w:rPr>
              <w:t>ALL</w:t>
            </w:r>
          </w:p>
        </w:tc>
        <w:tc>
          <w:tcPr>
            <w:tcW w:w="1170" w:type="dxa"/>
            <w:tcBorders>
              <w:top w:val="single" w:sz="6" w:space="0" w:color="969696"/>
              <w:left w:val="single" w:sz="6" w:space="0" w:color="auto"/>
              <w:bottom w:val="single" w:sz="6" w:space="0" w:color="969696"/>
              <w:right w:val="single" w:sz="6" w:space="0" w:color="auto"/>
            </w:tcBorders>
            <w:shd w:val="solid" w:color="008000" w:fill="auto"/>
            <w:vAlign w:val="center"/>
          </w:tcPr>
          <w:p w14:paraId="669B3E0E" w14:textId="77777777" w:rsidR="00F2379F" w:rsidRPr="00CF42A6" w:rsidRDefault="00F2379F" w:rsidP="00A04960">
            <w:pPr>
              <w:autoSpaceDE w:val="0"/>
              <w:autoSpaceDN w:val="0"/>
              <w:adjustRightInd w:val="0"/>
              <w:jc w:val="center"/>
              <w:rPr>
                <w:rFonts w:cs="Arial"/>
                <w:color w:val="1F497D" w:themeColor="text2"/>
                <w:sz w:val="22"/>
                <w:szCs w:val="22"/>
                <w:rPrChange w:id="7333" w:author="Muhamad Ridho Zul Khoiri" w:date="2026-07-14T10:44:00Z" w16du:dateUtc="2026-07-14T03:44:00Z">
                  <w:rPr>
                    <w:rFonts w:ascii="Times New Roman" w:hAnsi="Times New Roman"/>
                    <w:color w:val="1F497D" w:themeColor="text2"/>
                    <w:sz w:val="22"/>
                    <w:szCs w:val="22"/>
                  </w:rPr>
                </w:rPrChange>
              </w:rPr>
            </w:pPr>
            <w:r w:rsidRPr="00CF42A6">
              <w:rPr>
                <w:rFonts w:cs="Arial"/>
                <w:color w:val="0F243E" w:themeColor="text2" w:themeShade="80"/>
                <w:sz w:val="22"/>
                <w:szCs w:val="22"/>
                <w:rPrChange w:id="7334" w:author="Muhamad Ridho Zul Khoiri" w:date="2026-07-14T10:44:00Z" w16du:dateUtc="2026-07-14T03:44:00Z">
                  <w:rPr>
                    <w:rFonts w:ascii="Times New Roman" w:hAnsi="Times New Roman"/>
                    <w:color w:val="0F243E" w:themeColor="text2" w:themeShade="80"/>
                    <w:sz w:val="22"/>
                    <w:szCs w:val="22"/>
                  </w:rPr>
                </w:rPrChange>
              </w:rPr>
              <w:t>ALL</w:t>
            </w:r>
          </w:p>
        </w:tc>
      </w:tr>
      <w:tr w:rsidR="00F2379F" w:rsidRPr="00526DF0" w14:paraId="6DD93DF4" w14:textId="77777777" w:rsidTr="00A04960">
        <w:trPr>
          <w:trHeight w:val="360"/>
        </w:trPr>
        <w:tc>
          <w:tcPr>
            <w:tcW w:w="331" w:type="dxa"/>
            <w:gridSpan w:val="2"/>
            <w:tcBorders>
              <w:top w:val="nil"/>
              <w:left w:val="nil"/>
              <w:bottom w:val="nil"/>
              <w:right w:val="nil"/>
            </w:tcBorders>
            <w:vAlign w:val="center"/>
          </w:tcPr>
          <w:p w14:paraId="195309D2" w14:textId="77777777" w:rsidR="00F2379F" w:rsidRPr="00CF42A6" w:rsidRDefault="00F2379F" w:rsidP="00A04960">
            <w:pPr>
              <w:autoSpaceDE w:val="0"/>
              <w:autoSpaceDN w:val="0"/>
              <w:adjustRightInd w:val="0"/>
              <w:jc w:val="left"/>
              <w:rPr>
                <w:rFonts w:cs="Arial"/>
                <w:b/>
                <w:bCs/>
                <w:color w:val="000000"/>
                <w:rPrChange w:id="7335" w:author="Muhamad Ridho Zul Khoiri" w:date="2026-07-14T10:44:00Z" w16du:dateUtc="2026-07-14T03:44:00Z">
                  <w:rPr>
                    <w:rFonts w:ascii="Times New Roman" w:hAnsi="Times New Roman"/>
                    <w:b/>
                    <w:bCs/>
                    <w:color w:val="000000"/>
                  </w:rPr>
                </w:rPrChange>
              </w:rPr>
            </w:pPr>
          </w:p>
        </w:tc>
        <w:tc>
          <w:tcPr>
            <w:tcW w:w="4799" w:type="dxa"/>
            <w:tcBorders>
              <w:top w:val="single" w:sz="6" w:space="0" w:color="969696"/>
              <w:left w:val="single" w:sz="6" w:space="0" w:color="auto"/>
              <w:bottom w:val="single" w:sz="6" w:space="0" w:color="969696"/>
              <w:right w:val="single" w:sz="6" w:space="0" w:color="auto"/>
            </w:tcBorders>
            <w:vAlign w:val="center"/>
          </w:tcPr>
          <w:p w14:paraId="21AC7590" w14:textId="77777777" w:rsidR="00F2379F" w:rsidRPr="00CF42A6" w:rsidRDefault="00F2379F" w:rsidP="00A04960">
            <w:pPr>
              <w:autoSpaceDE w:val="0"/>
              <w:autoSpaceDN w:val="0"/>
              <w:adjustRightInd w:val="0"/>
              <w:jc w:val="left"/>
              <w:rPr>
                <w:rFonts w:cs="Arial"/>
                <w:color w:val="1F497D" w:themeColor="text2"/>
                <w:rPrChange w:id="7336"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7337" w:author="Muhamad Ridho Zul Khoiri" w:date="2026-07-14T10:44:00Z" w16du:dateUtc="2026-07-14T03:44:00Z">
                  <w:rPr>
                    <w:rFonts w:ascii="Times New Roman" w:hAnsi="Times New Roman"/>
                    <w:color w:val="1F497D" w:themeColor="text2"/>
                  </w:rPr>
                </w:rPrChange>
              </w:rPr>
              <w:t>Reserve Certification</w:t>
            </w:r>
          </w:p>
        </w:tc>
        <w:tc>
          <w:tcPr>
            <w:tcW w:w="1260" w:type="dxa"/>
            <w:tcBorders>
              <w:top w:val="single" w:sz="6" w:space="0" w:color="969696"/>
              <w:left w:val="single" w:sz="6" w:space="0" w:color="auto"/>
              <w:bottom w:val="single" w:sz="6" w:space="0" w:color="969696"/>
              <w:right w:val="single" w:sz="6" w:space="0" w:color="auto"/>
            </w:tcBorders>
            <w:vAlign w:val="center"/>
          </w:tcPr>
          <w:p w14:paraId="7026D898" w14:textId="77777777" w:rsidR="00F2379F" w:rsidRPr="00CF42A6" w:rsidRDefault="00F2379F" w:rsidP="00A04960">
            <w:pPr>
              <w:autoSpaceDE w:val="0"/>
              <w:autoSpaceDN w:val="0"/>
              <w:adjustRightInd w:val="0"/>
              <w:jc w:val="center"/>
              <w:rPr>
                <w:rFonts w:cs="Arial"/>
                <w:color w:val="1F497D" w:themeColor="text2"/>
                <w:rPrChange w:id="7338"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7339" w:author="Muhamad Ridho Zul Khoiri" w:date="2026-07-14T10:44:00Z" w16du:dateUtc="2026-07-14T03:44:00Z">
                  <w:rPr>
                    <w:rFonts w:ascii="Times New Roman" w:hAnsi="Times New Roman"/>
                    <w:color w:val="1F497D" w:themeColor="text2"/>
                  </w:rPr>
                </w:rPrChange>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1D5043C5" w14:textId="77777777" w:rsidR="00F2379F" w:rsidRPr="00CF42A6" w:rsidRDefault="00F2379F" w:rsidP="00A04960">
            <w:pPr>
              <w:autoSpaceDE w:val="0"/>
              <w:autoSpaceDN w:val="0"/>
              <w:adjustRightInd w:val="0"/>
              <w:jc w:val="center"/>
              <w:rPr>
                <w:rFonts w:cs="Arial"/>
                <w:color w:val="1F497D" w:themeColor="text2"/>
                <w:sz w:val="22"/>
                <w:szCs w:val="22"/>
                <w:rPrChange w:id="7340" w:author="Muhamad Ridho Zul Khoiri" w:date="2026-07-14T10:44:00Z" w16du:dateUtc="2026-07-14T03:44:00Z">
                  <w:rPr>
                    <w:rFonts w:ascii="Times New Roman" w:hAnsi="Times New Roman"/>
                    <w:color w:val="1F497D" w:themeColor="text2"/>
                    <w:sz w:val="22"/>
                    <w:szCs w:val="22"/>
                  </w:rPr>
                </w:rPrChange>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2B449C7B" w14:textId="77777777" w:rsidR="00F2379F" w:rsidRPr="00CF42A6" w:rsidRDefault="00F2379F" w:rsidP="00A04960">
            <w:pPr>
              <w:autoSpaceDE w:val="0"/>
              <w:autoSpaceDN w:val="0"/>
              <w:adjustRightInd w:val="0"/>
              <w:jc w:val="center"/>
              <w:rPr>
                <w:rFonts w:cs="Arial"/>
                <w:color w:val="1F497D" w:themeColor="text2"/>
                <w:sz w:val="22"/>
                <w:szCs w:val="22"/>
                <w:rPrChange w:id="7341"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342" w:author="Muhamad Ridho Zul Khoiri" w:date="2026-07-14T10:44:00Z" w16du:dateUtc="2026-07-14T03:44:00Z">
                  <w:rPr>
                    <w:rFonts w:ascii="Times New Roman" w:hAnsi="Times New Roman"/>
                    <w:color w:val="1F497D" w:themeColor="text2"/>
                    <w:sz w:val="22"/>
                    <w:szCs w:val="22"/>
                  </w:rPr>
                </w:rPrChange>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0233F234" w14:textId="77777777" w:rsidR="00F2379F" w:rsidRPr="00CF42A6" w:rsidRDefault="00F2379F" w:rsidP="00A04960">
            <w:pPr>
              <w:autoSpaceDE w:val="0"/>
              <w:autoSpaceDN w:val="0"/>
              <w:adjustRightInd w:val="0"/>
              <w:jc w:val="center"/>
              <w:rPr>
                <w:rFonts w:cs="Arial"/>
                <w:color w:val="1F497D" w:themeColor="text2"/>
                <w:sz w:val="22"/>
                <w:szCs w:val="22"/>
                <w:rPrChange w:id="7343"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344" w:author="Muhamad Ridho Zul Khoiri" w:date="2026-07-14T10:44:00Z" w16du:dateUtc="2026-07-14T03:44:00Z">
                  <w:rPr>
                    <w:rFonts w:ascii="Times New Roman" w:hAnsi="Times New Roman"/>
                    <w:color w:val="1F497D" w:themeColor="text2"/>
                    <w:sz w:val="22"/>
                    <w:szCs w:val="22"/>
                  </w:rPr>
                </w:rPrChange>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1DDF6E5D" w14:textId="77777777" w:rsidR="00F2379F" w:rsidRPr="00CF42A6" w:rsidRDefault="00F2379F" w:rsidP="00A04960">
            <w:pPr>
              <w:autoSpaceDE w:val="0"/>
              <w:autoSpaceDN w:val="0"/>
              <w:adjustRightInd w:val="0"/>
              <w:jc w:val="center"/>
              <w:rPr>
                <w:rFonts w:cs="Arial"/>
                <w:color w:val="1F497D" w:themeColor="text2"/>
                <w:sz w:val="22"/>
                <w:szCs w:val="22"/>
                <w:rPrChange w:id="7345" w:author="Muhamad Ridho Zul Khoiri" w:date="2026-07-14T10:44:00Z" w16du:dateUtc="2026-07-14T03:44:00Z">
                  <w:rPr>
                    <w:rFonts w:ascii="Times New Roman" w:hAnsi="Times New Roman"/>
                    <w:color w:val="1F497D" w:themeColor="text2"/>
                    <w:sz w:val="22"/>
                    <w:szCs w:val="22"/>
                  </w:rPr>
                </w:rPrChange>
              </w:rPr>
            </w:pPr>
            <w:r w:rsidRPr="00CF42A6">
              <w:rPr>
                <w:rFonts w:cs="Arial"/>
                <w:color w:val="0F243E" w:themeColor="text2" w:themeShade="80"/>
                <w:sz w:val="22"/>
                <w:szCs w:val="22"/>
                <w:rPrChange w:id="7346" w:author="Muhamad Ridho Zul Khoiri" w:date="2026-07-14T10:44:00Z" w16du:dateUtc="2026-07-14T03:44:00Z">
                  <w:rPr>
                    <w:rFonts w:ascii="Times New Roman" w:hAnsi="Times New Roman"/>
                    <w:color w:val="0F243E" w:themeColor="text2" w:themeShade="80"/>
                    <w:sz w:val="22"/>
                    <w:szCs w:val="22"/>
                  </w:rPr>
                </w:rPrChange>
              </w:rPr>
              <w:t>ALL</w:t>
            </w:r>
          </w:p>
        </w:tc>
        <w:tc>
          <w:tcPr>
            <w:tcW w:w="1350" w:type="dxa"/>
            <w:gridSpan w:val="2"/>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1F99A57B" w14:textId="77777777" w:rsidR="00F2379F" w:rsidRPr="00CF42A6" w:rsidRDefault="00F2379F" w:rsidP="00A04960">
            <w:pPr>
              <w:autoSpaceDE w:val="0"/>
              <w:autoSpaceDN w:val="0"/>
              <w:adjustRightInd w:val="0"/>
              <w:jc w:val="center"/>
              <w:rPr>
                <w:rFonts w:cs="Arial"/>
                <w:color w:val="1F497D" w:themeColor="text2"/>
                <w:rPrChange w:id="7347" w:author="Muhamad Ridho Zul Khoiri" w:date="2026-07-14T10:44:00Z" w16du:dateUtc="2026-07-14T03:44:00Z">
                  <w:rPr>
                    <w:rFonts w:ascii="Times New Roman" w:hAnsi="Times New Roman"/>
                    <w:color w:val="1F497D" w:themeColor="text2"/>
                  </w:rPr>
                </w:rPrChange>
              </w:rPr>
            </w:pP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646E12EF" w14:textId="77777777" w:rsidR="00F2379F" w:rsidRPr="00CF42A6" w:rsidRDefault="00F2379F" w:rsidP="00A04960">
            <w:pPr>
              <w:autoSpaceDE w:val="0"/>
              <w:autoSpaceDN w:val="0"/>
              <w:adjustRightInd w:val="0"/>
              <w:jc w:val="center"/>
              <w:rPr>
                <w:rFonts w:cs="Arial"/>
                <w:color w:val="1F497D" w:themeColor="text2"/>
                <w:rPrChange w:id="7348" w:author="Muhamad Ridho Zul Khoiri" w:date="2026-07-14T10:44:00Z" w16du:dateUtc="2026-07-14T03:44:00Z">
                  <w:rPr>
                    <w:rFonts w:ascii="Times New Roman" w:hAnsi="Times New Roman"/>
                    <w:color w:val="1F497D" w:themeColor="text2"/>
                  </w:rPr>
                </w:rPrChange>
              </w:rPr>
            </w:pPr>
          </w:p>
        </w:tc>
      </w:tr>
      <w:tr w:rsidR="00F2379F" w:rsidRPr="00526DF0" w14:paraId="0669AB62" w14:textId="77777777" w:rsidTr="00A04960">
        <w:trPr>
          <w:trHeight w:val="360"/>
        </w:trPr>
        <w:tc>
          <w:tcPr>
            <w:tcW w:w="331" w:type="dxa"/>
            <w:gridSpan w:val="2"/>
            <w:tcBorders>
              <w:top w:val="nil"/>
              <w:left w:val="nil"/>
              <w:bottom w:val="nil"/>
              <w:right w:val="nil"/>
            </w:tcBorders>
            <w:vAlign w:val="center"/>
          </w:tcPr>
          <w:p w14:paraId="422A9F65" w14:textId="77777777" w:rsidR="00F2379F" w:rsidRPr="00CF42A6" w:rsidRDefault="00F2379F" w:rsidP="00A04960">
            <w:pPr>
              <w:autoSpaceDE w:val="0"/>
              <w:autoSpaceDN w:val="0"/>
              <w:adjustRightInd w:val="0"/>
              <w:jc w:val="left"/>
              <w:rPr>
                <w:rFonts w:cs="Arial"/>
                <w:b/>
                <w:bCs/>
                <w:color w:val="000000"/>
                <w:rPrChange w:id="7349" w:author="Muhamad Ridho Zul Khoiri" w:date="2026-07-14T10:44:00Z" w16du:dateUtc="2026-07-14T03:44:00Z">
                  <w:rPr>
                    <w:rFonts w:ascii="Times New Roman" w:hAnsi="Times New Roman"/>
                    <w:b/>
                    <w:bCs/>
                    <w:color w:val="000000"/>
                  </w:rPr>
                </w:rPrChange>
              </w:rPr>
            </w:pPr>
          </w:p>
        </w:tc>
        <w:tc>
          <w:tcPr>
            <w:tcW w:w="4799" w:type="dxa"/>
            <w:tcBorders>
              <w:top w:val="single" w:sz="6" w:space="0" w:color="969696"/>
              <w:left w:val="single" w:sz="6" w:space="0" w:color="auto"/>
              <w:bottom w:val="single" w:sz="6" w:space="0" w:color="969696"/>
              <w:right w:val="single" w:sz="6" w:space="0" w:color="auto"/>
            </w:tcBorders>
            <w:vAlign w:val="center"/>
          </w:tcPr>
          <w:p w14:paraId="7831B2F0" w14:textId="77777777" w:rsidR="00F2379F" w:rsidRPr="00CF42A6" w:rsidRDefault="00F2379F" w:rsidP="00A04960">
            <w:pPr>
              <w:autoSpaceDE w:val="0"/>
              <w:autoSpaceDN w:val="0"/>
              <w:adjustRightInd w:val="0"/>
              <w:jc w:val="left"/>
              <w:rPr>
                <w:rFonts w:cs="Arial"/>
                <w:color w:val="1F497D" w:themeColor="text2"/>
                <w:rPrChange w:id="7350"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7351" w:author="Muhamad Ridho Zul Khoiri" w:date="2026-07-14T10:44:00Z" w16du:dateUtc="2026-07-14T03:44:00Z">
                  <w:rPr>
                    <w:rFonts w:ascii="Times New Roman" w:hAnsi="Times New Roman"/>
                    <w:color w:val="1F497D" w:themeColor="text2"/>
                  </w:rPr>
                </w:rPrChange>
              </w:rPr>
              <w:t>Buyer Maintenance</w:t>
            </w:r>
          </w:p>
        </w:tc>
        <w:tc>
          <w:tcPr>
            <w:tcW w:w="1260" w:type="dxa"/>
            <w:tcBorders>
              <w:top w:val="single" w:sz="6" w:space="0" w:color="969696"/>
              <w:left w:val="single" w:sz="6" w:space="0" w:color="auto"/>
              <w:bottom w:val="single" w:sz="6" w:space="0" w:color="969696"/>
              <w:right w:val="single" w:sz="6" w:space="0" w:color="auto"/>
            </w:tcBorders>
            <w:vAlign w:val="center"/>
          </w:tcPr>
          <w:p w14:paraId="25AAABCF" w14:textId="77777777" w:rsidR="00F2379F" w:rsidRPr="00CF42A6" w:rsidRDefault="00F2379F" w:rsidP="00A04960">
            <w:pPr>
              <w:autoSpaceDE w:val="0"/>
              <w:autoSpaceDN w:val="0"/>
              <w:adjustRightInd w:val="0"/>
              <w:jc w:val="center"/>
              <w:rPr>
                <w:rFonts w:cs="Arial"/>
                <w:color w:val="1F497D" w:themeColor="text2"/>
                <w:rPrChange w:id="7352"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7353" w:author="Muhamad Ridho Zul Khoiri" w:date="2026-07-14T10:44:00Z" w16du:dateUtc="2026-07-14T03:44:00Z">
                  <w:rPr>
                    <w:rFonts w:ascii="Times New Roman" w:hAnsi="Times New Roman"/>
                    <w:color w:val="1F497D" w:themeColor="text2"/>
                  </w:rPr>
                </w:rPrChange>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1F8DD92D" w14:textId="77777777" w:rsidR="00F2379F" w:rsidRPr="00CF42A6" w:rsidRDefault="00F2379F" w:rsidP="00A04960">
            <w:pPr>
              <w:autoSpaceDE w:val="0"/>
              <w:autoSpaceDN w:val="0"/>
              <w:adjustRightInd w:val="0"/>
              <w:jc w:val="center"/>
              <w:rPr>
                <w:rFonts w:cs="Arial"/>
                <w:color w:val="1F497D" w:themeColor="text2"/>
                <w:sz w:val="22"/>
                <w:szCs w:val="22"/>
                <w:rPrChange w:id="7354" w:author="Muhamad Ridho Zul Khoiri" w:date="2026-07-14T10:44:00Z" w16du:dateUtc="2026-07-14T03:44:00Z">
                  <w:rPr>
                    <w:rFonts w:ascii="Times New Roman" w:hAnsi="Times New Roman"/>
                    <w:color w:val="1F497D" w:themeColor="text2"/>
                    <w:sz w:val="22"/>
                    <w:szCs w:val="22"/>
                  </w:rPr>
                </w:rPrChange>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1FD156EF" w14:textId="77777777" w:rsidR="00F2379F" w:rsidRPr="00CF42A6" w:rsidRDefault="00F2379F" w:rsidP="00A04960">
            <w:pPr>
              <w:autoSpaceDE w:val="0"/>
              <w:autoSpaceDN w:val="0"/>
              <w:adjustRightInd w:val="0"/>
              <w:jc w:val="center"/>
              <w:rPr>
                <w:rFonts w:cs="Arial"/>
                <w:color w:val="1F497D" w:themeColor="text2"/>
                <w:sz w:val="22"/>
                <w:szCs w:val="22"/>
                <w:rPrChange w:id="7355"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356" w:author="Muhamad Ridho Zul Khoiri" w:date="2026-07-14T10:44:00Z" w16du:dateUtc="2026-07-14T03:44:00Z">
                  <w:rPr>
                    <w:rFonts w:ascii="Times New Roman" w:hAnsi="Times New Roman"/>
                    <w:color w:val="1F497D" w:themeColor="text2"/>
                    <w:sz w:val="22"/>
                    <w:szCs w:val="22"/>
                  </w:rPr>
                </w:rPrChange>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D00E285" w14:textId="77777777" w:rsidR="00F2379F" w:rsidRPr="00CF42A6" w:rsidRDefault="00F2379F" w:rsidP="00A04960">
            <w:pPr>
              <w:autoSpaceDE w:val="0"/>
              <w:autoSpaceDN w:val="0"/>
              <w:adjustRightInd w:val="0"/>
              <w:jc w:val="center"/>
              <w:rPr>
                <w:rFonts w:cs="Arial"/>
                <w:color w:val="1F497D" w:themeColor="text2"/>
                <w:sz w:val="22"/>
                <w:szCs w:val="22"/>
                <w:rPrChange w:id="7357"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358" w:author="Muhamad Ridho Zul Khoiri" w:date="2026-07-14T10:44:00Z" w16du:dateUtc="2026-07-14T03:44:00Z">
                  <w:rPr>
                    <w:rFonts w:ascii="Times New Roman" w:hAnsi="Times New Roman"/>
                    <w:color w:val="1F497D" w:themeColor="text2"/>
                    <w:sz w:val="22"/>
                    <w:szCs w:val="22"/>
                  </w:rPr>
                </w:rPrChange>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65FEDE08" w14:textId="77777777" w:rsidR="00F2379F" w:rsidRPr="00CF42A6" w:rsidRDefault="00F2379F" w:rsidP="00A04960">
            <w:pPr>
              <w:autoSpaceDE w:val="0"/>
              <w:autoSpaceDN w:val="0"/>
              <w:adjustRightInd w:val="0"/>
              <w:jc w:val="center"/>
              <w:rPr>
                <w:rFonts w:cs="Arial"/>
                <w:color w:val="1F497D" w:themeColor="text2"/>
                <w:sz w:val="22"/>
                <w:szCs w:val="22"/>
                <w:rPrChange w:id="7359"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360" w:author="Muhamad Ridho Zul Khoiri" w:date="2026-07-14T10:44:00Z" w16du:dateUtc="2026-07-14T03:44:00Z">
                  <w:rPr>
                    <w:rFonts w:ascii="Times New Roman" w:hAnsi="Times New Roman"/>
                    <w:color w:val="1F497D" w:themeColor="text2"/>
                    <w:sz w:val="22"/>
                    <w:szCs w:val="22"/>
                  </w:rPr>
                </w:rPrChange>
              </w:rPr>
              <w:t>ALL</w:t>
            </w:r>
          </w:p>
        </w:tc>
        <w:tc>
          <w:tcPr>
            <w:tcW w:w="1350" w:type="dxa"/>
            <w:gridSpan w:val="2"/>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7D98D150" w14:textId="77777777" w:rsidR="00F2379F" w:rsidRPr="00CF42A6" w:rsidRDefault="00F2379F" w:rsidP="00A04960">
            <w:pPr>
              <w:autoSpaceDE w:val="0"/>
              <w:autoSpaceDN w:val="0"/>
              <w:adjustRightInd w:val="0"/>
              <w:jc w:val="center"/>
              <w:rPr>
                <w:rFonts w:cs="Arial"/>
                <w:color w:val="1F497D" w:themeColor="text2"/>
                <w:sz w:val="22"/>
                <w:szCs w:val="22"/>
                <w:rPrChange w:id="7361" w:author="Muhamad Ridho Zul Khoiri" w:date="2026-07-14T10:44:00Z" w16du:dateUtc="2026-07-14T03:44:00Z">
                  <w:rPr>
                    <w:rFonts w:ascii="Times New Roman" w:hAnsi="Times New Roman"/>
                    <w:color w:val="1F497D" w:themeColor="text2"/>
                    <w:sz w:val="22"/>
                    <w:szCs w:val="22"/>
                  </w:rPr>
                </w:rPrChange>
              </w:rPr>
            </w:pP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6AA2E64B" w14:textId="77777777" w:rsidR="00F2379F" w:rsidRPr="00CF42A6" w:rsidRDefault="00F2379F" w:rsidP="00A04960">
            <w:pPr>
              <w:autoSpaceDE w:val="0"/>
              <w:autoSpaceDN w:val="0"/>
              <w:adjustRightInd w:val="0"/>
              <w:jc w:val="center"/>
              <w:rPr>
                <w:rFonts w:cs="Arial"/>
                <w:color w:val="1F497D" w:themeColor="text2"/>
                <w:sz w:val="22"/>
                <w:szCs w:val="22"/>
                <w:rPrChange w:id="7362" w:author="Muhamad Ridho Zul Khoiri" w:date="2026-07-14T10:44:00Z" w16du:dateUtc="2026-07-14T03:44:00Z">
                  <w:rPr>
                    <w:rFonts w:ascii="Times New Roman" w:hAnsi="Times New Roman"/>
                    <w:color w:val="1F497D" w:themeColor="text2"/>
                    <w:sz w:val="22"/>
                    <w:szCs w:val="22"/>
                  </w:rPr>
                </w:rPrChange>
              </w:rPr>
            </w:pPr>
          </w:p>
        </w:tc>
      </w:tr>
      <w:tr w:rsidR="00F2379F" w:rsidRPr="00526DF0" w14:paraId="64E16794" w14:textId="77777777" w:rsidTr="00A04960">
        <w:trPr>
          <w:trHeight w:val="360"/>
        </w:trPr>
        <w:tc>
          <w:tcPr>
            <w:tcW w:w="331" w:type="dxa"/>
            <w:gridSpan w:val="2"/>
            <w:tcBorders>
              <w:top w:val="nil"/>
              <w:left w:val="nil"/>
              <w:bottom w:val="nil"/>
              <w:right w:val="nil"/>
            </w:tcBorders>
            <w:vAlign w:val="center"/>
          </w:tcPr>
          <w:p w14:paraId="1EE083CE" w14:textId="77777777" w:rsidR="00F2379F" w:rsidRPr="00CF42A6" w:rsidRDefault="00F2379F" w:rsidP="00A04960">
            <w:pPr>
              <w:autoSpaceDE w:val="0"/>
              <w:autoSpaceDN w:val="0"/>
              <w:adjustRightInd w:val="0"/>
              <w:jc w:val="left"/>
              <w:rPr>
                <w:rFonts w:cs="Arial"/>
                <w:b/>
                <w:bCs/>
                <w:color w:val="000000"/>
                <w:rPrChange w:id="7363" w:author="Muhamad Ridho Zul Khoiri" w:date="2026-07-14T10:44:00Z" w16du:dateUtc="2026-07-14T03:44:00Z">
                  <w:rPr>
                    <w:rFonts w:ascii="Times New Roman" w:hAnsi="Times New Roman"/>
                    <w:b/>
                    <w:bCs/>
                    <w:color w:val="000000"/>
                  </w:rPr>
                </w:rPrChange>
              </w:rPr>
            </w:pPr>
          </w:p>
        </w:tc>
        <w:tc>
          <w:tcPr>
            <w:tcW w:w="4799" w:type="dxa"/>
            <w:tcBorders>
              <w:top w:val="single" w:sz="6" w:space="0" w:color="969696"/>
              <w:left w:val="single" w:sz="6" w:space="0" w:color="auto"/>
              <w:bottom w:val="single" w:sz="6" w:space="0" w:color="auto"/>
              <w:right w:val="single" w:sz="6" w:space="0" w:color="auto"/>
            </w:tcBorders>
            <w:vAlign w:val="center"/>
          </w:tcPr>
          <w:p w14:paraId="262D27F7" w14:textId="77777777" w:rsidR="00F2379F" w:rsidRPr="00CF42A6" w:rsidRDefault="00F2379F" w:rsidP="00A04960">
            <w:pPr>
              <w:autoSpaceDE w:val="0"/>
              <w:autoSpaceDN w:val="0"/>
              <w:adjustRightInd w:val="0"/>
              <w:jc w:val="left"/>
              <w:rPr>
                <w:rFonts w:cs="Arial"/>
                <w:color w:val="1F497D" w:themeColor="text2"/>
                <w:rPrChange w:id="7364"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7365" w:author="Muhamad Ridho Zul Khoiri" w:date="2026-07-14T10:44:00Z" w16du:dateUtc="2026-07-14T03:44:00Z">
                  <w:rPr>
                    <w:rFonts w:ascii="Times New Roman" w:hAnsi="Times New Roman"/>
                    <w:color w:val="1F497D" w:themeColor="text2"/>
                  </w:rPr>
                </w:rPrChange>
              </w:rPr>
              <w:t>Demand Fluctuations</w:t>
            </w:r>
          </w:p>
        </w:tc>
        <w:tc>
          <w:tcPr>
            <w:tcW w:w="1260" w:type="dxa"/>
            <w:tcBorders>
              <w:top w:val="single" w:sz="6" w:space="0" w:color="969696"/>
              <w:left w:val="single" w:sz="6" w:space="0" w:color="auto"/>
              <w:bottom w:val="single" w:sz="6" w:space="0" w:color="auto"/>
              <w:right w:val="single" w:sz="6" w:space="0" w:color="auto"/>
            </w:tcBorders>
            <w:vAlign w:val="center"/>
          </w:tcPr>
          <w:p w14:paraId="2D62F610" w14:textId="77777777" w:rsidR="00F2379F" w:rsidRPr="00CF42A6" w:rsidRDefault="00F2379F" w:rsidP="00A04960">
            <w:pPr>
              <w:autoSpaceDE w:val="0"/>
              <w:autoSpaceDN w:val="0"/>
              <w:adjustRightInd w:val="0"/>
              <w:jc w:val="center"/>
              <w:rPr>
                <w:rFonts w:cs="Arial"/>
                <w:color w:val="1F497D" w:themeColor="text2"/>
                <w:rPrChange w:id="7366"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7367" w:author="Muhamad Ridho Zul Khoiri" w:date="2026-07-14T10:44:00Z" w16du:dateUtc="2026-07-14T03:44:00Z">
                  <w:rPr>
                    <w:rFonts w:ascii="Times New Roman" w:hAnsi="Times New Roman"/>
                    <w:color w:val="1F497D" w:themeColor="text2"/>
                  </w:rPr>
                </w:rPrChange>
              </w:rPr>
              <w:t>Integrated</w:t>
            </w:r>
          </w:p>
        </w:tc>
        <w:tc>
          <w:tcPr>
            <w:tcW w:w="900" w:type="dxa"/>
            <w:tcBorders>
              <w:top w:val="single" w:sz="6" w:space="0" w:color="969696"/>
              <w:left w:val="single" w:sz="6" w:space="0" w:color="auto"/>
              <w:bottom w:val="single" w:sz="6" w:space="0" w:color="auto"/>
              <w:right w:val="single" w:sz="6" w:space="0" w:color="auto"/>
            </w:tcBorders>
            <w:shd w:val="clear" w:color="auto" w:fill="808080" w:themeFill="background1" w:themeFillShade="80"/>
            <w:vAlign w:val="center"/>
          </w:tcPr>
          <w:p w14:paraId="48869AA7" w14:textId="77777777" w:rsidR="00F2379F" w:rsidRPr="00CF42A6" w:rsidRDefault="00F2379F" w:rsidP="00A04960">
            <w:pPr>
              <w:autoSpaceDE w:val="0"/>
              <w:autoSpaceDN w:val="0"/>
              <w:adjustRightInd w:val="0"/>
              <w:jc w:val="center"/>
              <w:rPr>
                <w:rFonts w:cs="Arial"/>
                <w:color w:val="1F497D" w:themeColor="text2"/>
                <w:sz w:val="22"/>
                <w:szCs w:val="22"/>
                <w:rPrChange w:id="7368" w:author="Muhamad Ridho Zul Khoiri" w:date="2026-07-14T10:44:00Z" w16du:dateUtc="2026-07-14T03:44:00Z">
                  <w:rPr>
                    <w:rFonts w:ascii="Times New Roman" w:hAnsi="Times New Roman"/>
                    <w:color w:val="1F497D" w:themeColor="text2"/>
                    <w:sz w:val="22"/>
                    <w:szCs w:val="22"/>
                  </w:rPr>
                </w:rPrChange>
              </w:rPr>
            </w:pP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6EE7E683" w14:textId="77777777" w:rsidR="00F2379F" w:rsidRPr="00CF42A6" w:rsidRDefault="00F2379F" w:rsidP="00A04960">
            <w:pPr>
              <w:autoSpaceDE w:val="0"/>
              <w:autoSpaceDN w:val="0"/>
              <w:adjustRightInd w:val="0"/>
              <w:jc w:val="center"/>
              <w:rPr>
                <w:rFonts w:cs="Arial"/>
                <w:color w:val="1F497D" w:themeColor="text2"/>
                <w:sz w:val="22"/>
                <w:szCs w:val="22"/>
                <w:rPrChange w:id="7369"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370" w:author="Muhamad Ridho Zul Khoiri" w:date="2026-07-14T10:44:00Z" w16du:dateUtc="2026-07-14T03:44:00Z">
                  <w:rPr>
                    <w:rFonts w:ascii="Times New Roman" w:hAnsi="Times New Roman"/>
                    <w:color w:val="1F497D" w:themeColor="text2"/>
                    <w:sz w:val="22"/>
                    <w:szCs w:val="22"/>
                  </w:rPr>
                </w:rPrChange>
              </w:rPr>
              <w:t>ALL</w:t>
            </w: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5183145E" w14:textId="77777777" w:rsidR="00F2379F" w:rsidRPr="00CF42A6" w:rsidRDefault="00F2379F" w:rsidP="00A04960">
            <w:pPr>
              <w:autoSpaceDE w:val="0"/>
              <w:autoSpaceDN w:val="0"/>
              <w:adjustRightInd w:val="0"/>
              <w:jc w:val="center"/>
              <w:rPr>
                <w:rFonts w:cs="Arial"/>
                <w:color w:val="1F497D" w:themeColor="text2"/>
                <w:sz w:val="22"/>
                <w:szCs w:val="22"/>
                <w:rPrChange w:id="7371"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372" w:author="Muhamad Ridho Zul Khoiri" w:date="2026-07-14T10:44:00Z" w16du:dateUtc="2026-07-14T03:44:00Z">
                  <w:rPr>
                    <w:rFonts w:ascii="Times New Roman" w:hAnsi="Times New Roman"/>
                    <w:color w:val="1F497D" w:themeColor="text2"/>
                    <w:sz w:val="22"/>
                    <w:szCs w:val="22"/>
                  </w:rPr>
                </w:rPrChange>
              </w:rPr>
              <w:t>ALL</w:t>
            </w:r>
          </w:p>
        </w:tc>
        <w:tc>
          <w:tcPr>
            <w:tcW w:w="1620" w:type="dxa"/>
            <w:gridSpan w:val="2"/>
            <w:tcBorders>
              <w:top w:val="single" w:sz="6" w:space="0" w:color="969696"/>
              <w:left w:val="single" w:sz="6" w:space="0" w:color="auto"/>
              <w:bottom w:val="single" w:sz="6" w:space="0" w:color="auto"/>
              <w:right w:val="single" w:sz="6" w:space="0" w:color="auto"/>
            </w:tcBorders>
            <w:shd w:val="solid" w:color="008000" w:fill="auto"/>
            <w:vAlign w:val="center"/>
          </w:tcPr>
          <w:p w14:paraId="2CB13FD4" w14:textId="77777777" w:rsidR="00F2379F" w:rsidRPr="00CF42A6" w:rsidRDefault="00F2379F" w:rsidP="00A04960">
            <w:pPr>
              <w:autoSpaceDE w:val="0"/>
              <w:autoSpaceDN w:val="0"/>
              <w:adjustRightInd w:val="0"/>
              <w:jc w:val="center"/>
              <w:rPr>
                <w:rFonts w:cs="Arial"/>
                <w:color w:val="1F497D" w:themeColor="text2"/>
                <w:sz w:val="22"/>
                <w:szCs w:val="22"/>
                <w:rPrChange w:id="7373" w:author="Muhamad Ridho Zul Khoiri" w:date="2026-07-14T10:44:00Z" w16du:dateUtc="2026-07-14T03:44:00Z">
                  <w:rPr>
                    <w:rFonts w:ascii="Times New Roman" w:hAnsi="Times New Roman"/>
                    <w:color w:val="1F497D" w:themeColor="text2"/>
                    <w:sz w:val="22"/>
                    <w:szCs w:val="22"/>
                  </w:rPr>
                </w:rPrChange>
              </w:rPr>
            </w:pPr>
            <w:r w:rsidRPr="00CF42A6">
              <w:rPr>
                <w:rFonts w:cs="Arial"/>
                <w:color w:val="0F243E" w:themeColor="text2" w:themeShade="80"/>
                <w:sz w:val="22"/>
                <w:szCs w:val="22"/>
                <w:rPrChange w:id="7374" w:author="Muhamad Ridho Zul Khoiri" w:date="2026-07-14T10:44:00Z" w16du:dateUtc="2026-07-14T03:44:00Z">
                  <w:rPr>
                    <w:rFonts w:ascii="Times New Roman" w:hAnsi="Times New Roman"/>
                    <w:color w:val="0F243E" w:themeColor="text2" w:themeShade="80"/>
                    <w:sz w:val="22"/>
                    <w:szCs w:val="22"/>
                  </w:rPr>
                </w:rPrChange>
              </w:rPr>
              <w:t>&gt;10% normal</w:t>
            </w:r>
          </w:p>
        </w:tc>
        <w:tc>
          <w:tcPr>
            <w:tcW w:w="1350" w:type="dxa"/>
            <w:gridSpan w:val="2"/>
            <w:tcBorders>
              <w:top w:val="single" w:sz="6" w:space="0" w:color="969696"/>
              <w:left w:val="single" w:sz="6" w:space="0" w:color="auto"/>
              <w:bottom w:val="single" w:sz="6" w:space="0" w:color="auto"/>
              <w:right w:val="single" w:sz="6" w:space="0" w:color="auto"/>
            </w:tcBorders>
            <w:shd w:val="clear" w:color="auto" w:fill="808080" w:themeFill="background1" w:themeFillShade="80"/>
            <w:vAlign w:val="center"/>
          </w:tcPr>
          <w:p w14:paraId="26EA6E26" w14:textId="77777777" w:rsidR="00F2379F" w:rsidRPr="00CF42A6" w:rsidRDefault="00F2379F" w:rsidP="00A04960">
            <w:pPr>
              <w:autoSpaceDE w:val="0"/>
              <w:autoSpaceDN w:val="0"/>
              <w:adjustRightInd w:val="0"/>
              <w:jc w:val="center"/>
              <w:rPr>
                <w:rFonts w:cs="Arial"/>
                <w:color w:val="1F497D" w:themeColor="text2"/>
                <w:sz w:val="22"/>
                <w:szCs w:val="22"/>
                <w:rPrChange w:id="7375" w:author="Muhamad Ridho Zul Khoiri" w:date="2026-07-14T10:44:00Z" w16du:dateUtc="2026-07-14T03:44:00Z">
                  <w:rPr>
                    <w:rFonts w:ascii="Times New Roman" w:hAnsi="Times New Roman"/>
                    <w:color w:val="1F497D" w:themeColor="text2"/>
                    <w:sz w:val="22"/>
                    <w:szCs w:val="22"/>
                  </w:rPr>
                </w:rPrChange>
              </w:rPr>
            </w:pPr>
          </w:p>
        </w:tc>
        <w:tc>
          <w:tcPr>
            <w:tcW w:w="1170" w:type="dxa"/>
            <w:tcBorders>
              <w:top w:val="single" w:sz="6" w:space="0" w:color="969696"/>
              <w:left w:val="single" w:sz="6" w:space="0" w:color="auto"/>
              <w:bottom w:val="single" w:sz="6" w:space="0" w:color="auto"/>
              <w:right w:val="single" w:sz="6" w:space="0" w:color="auto"/>
            </w:tcBorders>
            <w:shd w:val="clear" w:color="auto" w:fill="808080" w:themeFill="background1" w:themeFillShade="80"/>
            <w:vAlign w:val="center"/>
          </w:tcPr>
          <w:p w14:paraId="0A90823F" w14:textId="77777777" w:rsidR="00F2379F" w:rsidRPr="00CF42A6" w:rsidRDefault="00F2379F" w:rsidP="00A04960">
            <w:pPr>
              <w:autoSpaceDE w:val="0"/>
              <w:autoSpaceDN w:val="0"/>
              <w:adjustRightInd w:val="0"/>
              <w:jc w:val="center"/>
              <w:rPr>
                <w:rFonts w:cs="Arial"/>
                <w:color w:val="1F497D" w:themeColor="text2"/>
                <w:sz w:val="22"/>
                <w:szCs w:val="22"/>
                <w:rPrChange w:id="7376" w:author="Muhamad Ridho Zul Khoiri" w:date="2026-07-14T10:44:00Z" w16du:dateUtc="2026-07-14T03:44:00Z">
                  <w:rPr>
                    <w:rFonts w:ascii="Times New Roman" w:hAnsi="Times New Roman"/>
                    <w:color w:val="1F497D" w:themeColor="text2"/>
                    <w:sz w:val="22"/>
                    <w:szCs w:val="22"/>
                  </w:rPr>
                </w:rPrChange>
              </w:rPr>
            </w:pPr>
          </w:p>
        </w:tc>
      </w:tr>
      <w:tr w:rsidR="00F2379F" w:rsidRPr="00526DF0" w14:paraId="038ADE91" w14:textId="77777777" w:rsidTr="00A04960">
        <w:trPr>
          <w:trHeight w:val="290"/>
        </w:trPr>
        <w:tc>
          <w:tcPr>
            <w:tcW w:w="5130" w:type="dxa"/>
            <w:gridSpan w:val="3"/>
            <w:tcBorders>
              <w:top w:val="nil"/>
              <w:left w:val="nil"/>
              <w:bottom w:val="nil"/>
              <w:right w:val="nil"/>
            </w:tcBorders>
            <w:vAlign w:val="center"/>
          </w:tcPr>
          <w:p w14:paraId="364F778D" w14:textId="77777777" w:rsidR="00F2379F" w:rsidRPr="00CF42A6" w:rsidRDefault="00F2379F" w:rsidP="00A04960">
            <w:pPr>
              <w:autoSpaceDE w:val="0"/>
              <w:autoSpaceDN w:val="0"/>
              <w:adjustRightInd w:val="0"/>
              <w:spacing w:before="120" w:after="120"/>
              <w:ind w:left="162"/>
              <w:jc w:val="left"/>
              <w:rPr>
                <w:rFonts w:cs="Arial"/>
                <w:b/>
                <w:bCs/>
                <w:color w:val="000000"/>
                <w:rPrChange w:id="7377" w:author="Muhamad Ridho Zul Khoiri" w:date="2026-07-14T10:44:00Z" w16du:dateUtc="2026-07-14T03:44:00Z">
                  <w:rPr>
                    <w:rFonts w:ascii="Times New Roman" w:hAnsi="Times New Roman"/>
                    <w:b/>
                    <w:bCs/>
                    <w:color w:val="000000"/>
                  </w:rPr>
                </w:rPrChange>
              </w:rPr>
            </w:pPr>
            <w:r w:rsidRPr="00CF42A6">
              <w:rPr>
                <w:rFonts w:cs="Arial"/>
                <w:b/>
                <w:bCs/>
                <w:color w:val="000000"/>
                <w:rPrChange w:id="7378" w:author="Muhamad Ridho Zul Khoiri" w:date="2026-07-14T10:44:00Z" w16du:dateUtc="2026-07-14T03:44:00Z">
                  <w:rPr>
                    <w:rFonts w:ascii="Times New Roman" w:hAnsi="Times New Roman"/>
                    <w:b/>
                    <w:bCs/>
                    <w:color w:val="000000"/>
                  </w:rPr>
                </w:rPrChange>
              </w:rPr>
              <w:t>General Stakeholder Engagement</w:t>
            </w:r>
          </w:p>
        </w:tc>
        <w:tc>
          <w:tcPr>
            <w:tcW w:w="1260" w:type="dxa"/>
            <w:tcBorders>
              <w:top w:val="nil"/>
              <w:left w:val="nil"/>
              <w:bottom w:val="single" w:sz="6" w:space="0" w:color="auto"/>
              <w:right w:val="nil"/>
            </w:tcBorders>
            <w:vAlign w:val="center"/>
          </w:tcPr>
          <w:p w14:paraId="21AA2D72" w14:textId="77777777" w:rsidR="00F2379F" w:rsidRPr="00CF42A6" w:rsidRDefault="00F2379F" w:rsidP="00A04960">
            <w:pPr>
              <w:autoSpaceDE w:val="0"/>
              <w:autoSpaceDN w:val="0"/>
              <w:adjustRightInd w:val="0"/>
              <w:jc w:val="center"/>
              <w:rPr>
                <w:rFonts w:cs="Arial"/>
                <w:color w:val="000000"/>
                <w:rPrChange w:id="7379" w:author="Muhamad Ridho Zul Khoiri" w:date="2026-07-14T10:44:00Z" w16du:dateUtc="2026-07-14T03:44:00Z">
                  <w:rPr>
                    <w:rFonts w:ascii="Times New Roman" w:hAnsi="Times New Roman"/>
                    <w:color w:val="000000"/>
                  </w:rPr>
                </w:rPrChange>
              </w:rPr>
            </w:pPr>
          </w:p>
        </w:tc>
        <w:tc>
          <w:tcPr>
            <w:tcW w:w="900" w:type="dxa"/>
            <w:tcBorders>
              <w:top w:val="nil"/>
              <w:left w:val="nil"/>
              <w:bottom w:val="single" w:sz="6" w:space="0" w:color="auto"/>
              <w:right w:val="nil"/>
            </w:tcBorders>
            <w:vAlign w:val="center"/>
          </w:tcPr>
          <w:p w14:paraId="189E445C" w14:textId="77777777" w:rsidR="00F2379F" w:rsidRPr="00CF42A6" w:rsidRDefault="00F2379F" w:rsidP="00A04960">
            <w:pPr>
              <w:autoSpaceDE w:val="0"/>
              <w:autoSpaceDN w:val="0"/>
              <w:adjustRightInd w:val="0"/>
              <w:jc w:val="center"/>
              <w:rPr>
                <w:rFonts w:cs="Arial"/>
                <w:color w:val="000000"/>
                <w:sz w:val="22"/>
                <w:szCs w:val="22"/>
                <w:rPrChange w:id="7380" w:author="Muhamad Ridho Zul Khoiri" w:date="2026-07-14T10:44:00Z" w16du:dateUtc="2026-07-14T03:44:00Z">
                  <w:rPr>
                    <w:rFonts w:ascii="Times New Roman" w:hAnsi="Times New Roman"/>
                    <w:color w:val="000000"/>
                    <w:sz w:val="22"/>
                    <w:szCs w:val="22"/>
                  </w:rPr>
                </w:rPrChange>
              </w:rPr>
            </w:pPr>
          </w:p>
        </w:tc>
        <w:tc>
          <w:tcPr>
            <w:tcW w:w="1620" w:type="dxa"/>
            <w:tcBorders>
              <w:top w:val="nil"/>
              <w:left w:val="nil"/>
              <w:bottom w:val="single" w:sz="6" w:space="0" w:color="auto"/>
              <w:right w:val="nil"/>
            </w:tcBorders>
            <w:vAlign w:val="center"/>
          </w:tcPr>
          <w:p w14:paraId="0AB13E03" w14:textId="77777777" w:rsidR="00F2379F" w:rsidRPr="00CF42A6" w:rsidRDefault="00F2379F" w:rsidP="00A04960">
            <w:pPr>
              <w:autoSpaceDE w:val="0"/>
              <w:autoSpaceDN w:val="0"/>
              <w:adjustRightInd w:val="0"/>
              <w:jc w:val="center"/>
              <w:rPr>
                <w:rFonts w:cs="Arial"/>
                <w:color w:val="000000"/>
                <w:sz w:val="22"/>
                <w:szCs w:val="22"/>
                <w:rPrChange w:id="7381" w:author="Muhamad Ridho Zul Khoiri" w:date="2026-07-14T10:44:00Z" w16du:dateUtc="2026-07-14T03:44:00Z">
                  <w:rPr>
                    <w:rFonts w:ascii="Times New Roman" w:hAnsi="Times New Roman"/>
                    <w:color w:val="000000"/>
                    <w:sz w:val="22"/>
                    <w:szCs w:val="22"/>
                  </w:rPr>
                </w:rPrChange>
              </w:rPr>
            </w:pPr>
          </w:p>
        </w:tc>
        <w:tc>
          <w:tcPr>
            <w:tcW w:w="1620" w:type="dxa"/>
            <w:tcBorders>
              <w:top w:val="nil"/>
              <w:left w:val="nil"/>
              <w:bottom w:val="single" w:sz="6" w:space="0" w:color="auto"/>
              <w:right w:val="nil"/>
            </w:tcBorders>
            <w:vAlign w:val="center"/>
          </w:tcPr>
          <w:p w14:paraId="4CA4C298" w14:textId="77777777" w:rsidR="00F2379F" w:rsidRPr="00CF42A6" w:rsidRDefault="00F2379F" w:rsidP="00A04960">
            <w:pPr>
              <w:autoSpaceDE w:val="0"/>
              <w:autoSpaceDN w:val="0"/>
              <w:adjustRightInd w:val="0"/>
              <w:jc w:val="center"/>
              <w:rPr>
                <w:rFonts w:cs="Arial"/>
                <w:color w:val="000000"/>
                <w:sz w:val="22"/>
                <w:szCs w:val="22"/>
                <w:rPrChange w:id="7382" w:author="Muhamad Ridho Zul Khoiri" w:date="2026-07-14T10:44:00Z" w16du:dateUtc="2026-07-14T03:44:00Z">
                  <w:rPr>
                    <w:rFonts w:ascii="Times New Roman" w:hAnsi="Times New Roman"/>
                    <w:color w:val="000000"/>
                    <w:sz w:val="22"/>
                    <w:szCs w:val="22"/>
                  </w:rPr>
                </w:rPrChange>
              </w:rPr>
            </w:pPr>
          </w:p>
        </w:tc>
        <w:tc>
          <w:tcPr>
            <w:tcW w:w="1620" w:type="dxa"/>
            <w:gridSpan w:val="2"/>
            <w:tcBorders>
              <w:top w:val="nil"/>
              <w:left w:val="nil"/>
              <w:bottom w:val="single" w:sz="6" w:space="0" w:color="auto"/>
              <w:right w:val="nil"/>
            </w:tcBorders>
            <w:vAlign w:val="center"/>
          </w:tcPr>
          <w:p w14:paraId="67CA2253" w14:textId="77777777" w:rsidR="00F2379F" w:rsidRPr="00CF42A6" w:rsidRDefault="00F2379F" w:rsidP="00A04960">
            <w:pPr>
              <w:autoSpaceDE w:val="0"/>
              <w:autoSpaceDN w:val="0"/>
              <w:adjustRightInd w:val="0"/>
              <w:jc w:val="center"/>
              <w:rPr>
                <w:rFonts w:cs="Arial"/>
                <w:color w:val="000000"/>
                <w:sz w:val="22"/>
                <w:szCs w:val="22"/>
                <w:rPrChange w:id="7383" w:author="Muhamad Ridho Zul Khoiri" w:date="2026-07-14T10:44:00Z" w16du:dateUtc="2026-07-14T03:44:00Z">
                  <w:rPr>
                    <w:rFonts w:ascii="Times New Roman" w:hAnsi="Times New Roman"/>
                    <w:color w:val="000000"/>
                    <w:sz w:val="22"/>
                    <w:szCs w:val="22"/>
                  </w:rPr>
                </w:rPrChange>
              </w:rPr>
            </w:pPr>
          </w:p>
        </w:tc>
        <w:tc>
          <w:tcPr>
            <w:tcW w:w="1350" w:type="dxa"/>
            <w:gridSpan w:val="2"/>
            <w:tcBorders>
              <w:top w:val="nil"/>
              <w:left w:val="nil"/>
              <w:bottom w:val="single" w:sz="6" w:space="0" w:color="auto"/>
              <w:right w:val="nil"/>
            </w:tcBorders>
            <w:vAlign w:val="center"/>
          </w:tcPr>
          <w:p w14:paraId="5093B393" w14:textId="77777777" w:rsidR="00F2379F" w:rsidRPr="00CF42A6" w:rsidRDefault="00F2379F" w:rsidP="00A04960">
            <w:pPr>
              <w:autoSpaceDE w:val="0"/>
              <w:autoSpaceDN w:val="0"/>
              <w:adjustRightInd w:val="0"/>
              <w:jc w:val="center"/>
              <w:rPr>
                <w:rFonts w:cs="Arial"/>
                <w:color w:val="000000"/>
                <w:sz w:val="22"/>
                <w:szCs w:val="22"/>
                <w:rPrChange w:id="7384" w:author="Muhamad Ridho Zul Khoiri" w:date="2026-07-14T10:44:00Z" w16du:dateUtc="2026-07-14T03:44:00Z">
                  <w:rPr>
                    <w:rFonts w:ascii="Times New Roman" w:hAnsi="Times New Roman"/>
                    <w:color w:val="000000"/>
                    <w:sz w:val="22"/>
                    <w:szCs w:val="22"/>
                  </w:rPr>
                </w:rPrChange>
              </w:rPr>
            </w:pPr>
          </w:p>
        </w:tc>
        <w:tc>
          <w:tcPr>
            <w:tcW w:w="1170" w:type="dxa"/>
            <w:tcBorders>
              <w:top w:val="nil"/>
              <w:left w:val="nil"/>
              <w:bottom w:val="single" w:sz="6" w:space="0" w:color="auto"/>
              <w:right w:val="nil"/>
            </w:tcBorders>
            <w:vAlign w:val="center"/>
          </w:tcPr>
          <w:p w14:paraId="4D5CFE0C" w14:textId="77777777" w:rsidR="00F2379F" w:rsidRPr="00CF42A6" w:rsidRDefault="00F2379F" w:rsidP="00A04960">
            <w:pPr>
              <w:autoSpaceDE w:val="0"/>
              <w:autoSpaceDN w:val="0"/>
              <w:adjustRightInd w:val="0"/>
              <w:jc w:val="center"/>
              <w:rPr>
                <w:rFonts w:cs="Arial"/>
                <w:color w:val="000000"/>
                <w:sz w:val="22"/>
                <w:szCs w:val="22"/>
                <w:rPrChange w:id="7385" w:author="Muhamad Ridho Zul Khoiri" w:date="2026-07-14T10:44:00Z" w16du:dateUtc="2026-07-14T03:44:00Z">
                  <w:rPr>
                    <w:rFonts w:ascii="Times New Roman" w:hAnsi="Times New Roman"/>
                    <w:color w:val="000000"/>
                    <w:sz w:val="22"/>
                    <w:szCs w:val="22"/>
                  </w:rPr>
                </w:rPrChange>
              </w:rPr>
            </w:pPr>
          </w:p>
        </w:tc>
      </w:tr>
      <w:tr w:rsidR="00F2379F" w:rsidRPr="00526DF0" w14:paraId="350B7E04" w14:textId="77777777" w:rsidTr="00A04960">
        <w:trPr>
          <w:trHeight w:val="290"/>
        </w:trPr>
        <w:tc>
          <w:tcPr>
            <w:tcW w:w="331" w:type="dxa"/>
            <w:gridSpan w:val="2"/>
            <w:tcBorders>
              <w:top w:val="nil"/>
              <w:left w:val="nil"/>
              <w:bottom w:val="nil"/>
              <w:right w:val="nil"/>
            </w:tcBorders>
            <w:vAlign w:val="center"/>
          </w:tcPr>
          <w:p w14:paraId="018909BE" w14:textId="77777777" w:rsidR="00F2379F" w:rsidRPr="00CF42A6" w:rsidRDefault="00F2379F" w:rsidP="00A04960">
            <w:pPr>
              <w:autoSpaceDE w:val="0"/>
              <w:autoSpaceDN w:val="0"/>
              <w:adjustRightInd w:val="0"/>
              <w:jc w:val="left"/>
              <w:rPr>
                <w:rFonts w:cs="Arial"/>
                <w:b/>
                <w:bCs/>
                <w:color w:val="000000"/>
                <w:rPrChange w:id="7386" w:author="Muhamad Ridho Zul Khoiri" w:date="2026-07-14T10:44:00Z" w16du:dateUtc="2026-07-14T03:44:00Z">
                  <w:rPr>
                    <w:rFonts w:ascii="Times New Roman" w:hAnsi="Times New Roman"/>
                    <w:b/>
                    <w:bCs/>
                    <w:color w:val="000000"/>
                  </w:rPr>
                </w:rPrChange>
              </w:rPr>
            </w:pPr>
          </w:p>
        </w:tc>
        <w:tc>
          <w:tcPr>
            <w:tcW w:w="4799" w:type="dxa"/>
            <w:tcBorders>
              <w:top w:val="single" w:sz="6" w:space="0" w:color="auto"/>
              <w:left w:val="single" w:sz="6" w:space="0" w:color="auto"/>
              <w:bottom w:val="single" w:sz="6" w:space="0" w:color="969696"/>
              <w:right w:val="single" w:sz="6" w:space="0" w:color="auto"/>
            </w:tcBorders>
            <w:vAlign w:val="center"/>
          </w:tcPr>
          <w:p w14:paraId="01475FD2" w14:textId="77777777" w:rsidR="00F2379F" w:rsidRPr="00CF42A6" w:rsidRDefault="00F2379F" w:rsidP="00A04960">
            <w:pPr>
              <w:autoSpaceDE w:val="0"/>
              <w:autoSpaceDN w:val="0"/>
              <w:adjustRightInd w:val="0"/>
              <w:jc w:val="left"/>
              <w:rPr>
                <w:rFonts w:cs="Arial"/>
                <w:color w:val="1F497D" w:themeColor="text2"/>
                <w:rPrChange w:id="7387"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7388" w:author="Muhamad Ridho Zul Khoiri" w:date="2026-07-14T10:44:00Z" w16du:dateUtc="2026-07-14T03:44:00Z">
                  <w:rPr>
                    <w:rFonts w:ascii="Times New Roman" w:hAnsi="Times New Roman"/>
                    <w:color w:val="1F497D" w:themeColor="text2"/>
                  </w:rPr>
                </w:rPrChange>
              </w:rPr>
              <w:t>Major Approval (AFE, Tender or Award Plan, etc.)</w:t>
            </w:r>
          </w:p>
        </w:tc>
        <w:tc>
          <w:tcPr>
            <w:tcW w:w="1260" w:type="dxa"/>
            <w:tcBorders>
              <w:top w:val="single" w:sz="6" w:space="0" w:color="auto"/>
              <w:left w:val="single" w:sz="6" w:space="0" w:color="auto"/>
              <w:bottom w:val="single" w:sz="6" w:space="0" w:color="969696"/>
              <w:right w:val="single" w:sz="6" w:space="0" w:color="auto"/>
            </w:tcBorders>
            <w:vAlign w:val="center"/>
          </w:tcPr>
          <w:p w14:paraId="2A33ABB2" w14:textId="77777777" w:rsidR="00F2379F" w:rsidRPr="00CF42A6" w:rsidRDefault="00F2379F" w:rsidP="00A04960">
            <w:pPr>
              <w:autoSpaceDE w:val="0"/>
              <w:autoSpaceDN w:val="0"/>
              <w:adjustRightInd w:val="0"/>
              <w:jc w:val="center"/>
              <w:rPr>
                <w:rFonts w:cs="Arial"/>
                <w:color w:val="1F497D" w:themeColor="text2"/>
                <w:rPrChange w:id="7389"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7390" w:author="Muhamad Ridho Zul Khoiri" w:date="2026-07-14T10:44:00Z" w16du:dateUtc="2026-07-14T03:44:00Z">
                  <w:rPr>
                    <w:rFonts w:ascii="Times New Roman" w:hAnsi="Times New Roman"/>
                    <w:color w:val="1F497D" w:themeColor="text2"/>
                  </w:rPr>
                </w:rPrChange>
              </w:rPr>
              <w:t xml:space="preserve">Integrated </w:t>
            </w:r>
          </w:p>
        </w:tc>
        <w:tc>
          <w:tcPr>
            <w:tcW w:w="900" w:type="dxa"/>
            <w:tcBorders>
              <w:top w:val="single" w:sz="6" w:space="0" w:color="auto"/>
              <w:left w:val="single" w:sz="6" w:space="0" w:color="auto"/>
              <w:bottom w:val="single" w:sz="6" w:space="0" w:color="969696"/>
              <w:right w:val="single" w:sz="6" w:space="0" w:color="auto"/>
            </w:tcBorders>
            <w:shd w:val="solid" w:color="99CCFF" w:fill="auto"/>
            <w:vAlign w:val="center"/>
          </w:tcPr>
          <w:p w14:paraId="1B4E97AE" w14:textId="77777777" w:rsidR="00F2379F" w:rsidRPr="00CF42A6" w:rsidRDefault="00F2379F" w:rsidP="00A04960">
            <w:pPr>
              <w:autoSpaceDE w:val="0"/>
              <w:autoSpaceDN w:val="0"/>
              <w:adjustRightInd w:val="0"/>
              <w:jc w:val="center"/>
              <w:rPr>
                <w:rFonts w:cs="Arial"/>
                <w:color w:val="1F497D" w:themeColor="text2"/>
                <w:sz w:val="22"/>
                <w:szCs w:val="22"/>
                <w:rPrChange w:id="7391"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392" w:author="Muhamad Ridho Zul Khoiri" w:date="2026-07-14T10:44:00Z" w16du:dateUtc="2026-07-14T03:44:00Z">
                  <w:rPr>
                    <w:rFonts w:ascii="Times New Roman" w:hAnsi="Times New Roman"/>
                    <w:color w:val="1F497D" w:themeColor="text2"/>
                    <w:sz w:val="22"/>
                    <w:szCs w:val="22"/>
                  </w:rPr>
                </w:rPrChange>
              </w:rPr>
              <w:t>-</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311DA865" w14:textId="77777777" w:rsidR="00F2379F" w:rsidRPr="00CF42A6" w:rsidRDefault="00F2379F" w:rsidP="00A04960">
            <w:pPr>
              <w:autoSpaceDE w:val="0"/>
              <w:autoSpaceDN w:val="0"/>
              <w:adjustRightInd w:val="0"/>
              <w:jc w:val="center"/>
              <w:rPr>
                <w:rFonts w:cs="Arial"/>
                <w:color w:val="1F497D" w:themeColor="text2"/>
                <w:sz w:val="22"/>
                <w:szCs w:val="22"/>
                <w:rPrChange w:id="7393"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394" w:author="Muhamad Ridho Zul Khoiri" w:date="2026-07-14T10:44:00Z" w16du:dateUtc="2026-07-14T03:44:00Z">
                  <w:rPr>
                    <w:rFonts w:ascii="Times New Roman" w:hAnsi="Times New Roman"/>
                    <w:color w:val="1F497D" w:themeColor="text2"/>
                    <w:sz w:val="22"/>
                    <w:szCs w:val="22"/>
                  </w:rPr>
                </w:rPrChange>
              </w:rPr>
              <w:t>ALL</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59D1F309" w14:textId="77777777" w:rsidR="00F2379F" w:rsidRPr="00CF42A6" w:rsidRDefault="00F2379F" w:rsidP="00A04960">
            <w:pPr>
              <w:autoSpaceDE w:val="0"/>
              <w:autoSpaceDN w:val="0"/>
              <w:adjustRightInd w:val="0"/>
              <w:jc w:val="center"/>
              <w:rPr>
                <w:rFonts w:cs="Arial"/>
                <w:color w:val="1F497D" w:themeColor="text2"/>
                <w:sz w:val="22"/>
                <w:szCs w:val="22"/>
                <w:rPrChange w:id="7395"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396" w:author="Muhamad Ridho Zul Khoiri" w:date="2026-07-14T10:44:00Z" w16du:dateUtc="2026-07-14T03:44:00Z">
                  <w:rPr>
                    <w:rFonts w:ascii="Times New Roman" w:hAnsi="Times New Roman"/>
                    <w:color w:val="1F497D" w:themeColor="text2"/>
                    <w:sz w:val="22"/>
                    <w:szCs w:val="22"/>
                  </w:rPr>
                </w:rPrChange>
              </w:rPr>
              <w:t>ALL</w:t>
            </w:r>
          </w:p>
        </w:tc>
        <w:tc>
          <w:tcPr>
            <w:tcW w:w="1620" w:type="dxa"/>
            <w:gridSpan w:val="2"/>
            <w:tcBorders>
              <w:top w:val="single" w:sz="6" w:space="0" w:color="auto"/>
              <w:left w:val="single" w:sz="6" w:space="0" w:color="auto"/>
              <w:bottom w:val="single" w:sz="6" w:space="0" w:color="969696"/>
              <w:right w:val="single" w:sz="6" w:space="0" w:color="auto"/>
            </w:tcBorders>
            <w:shd w:val="solid" w:color="99CCFF" w:fill="auto"/>
            <w:vAlign w:val="center"/>
          </w:tcPr>
          <w:p w14:paraId="66657546" w14:textId="77777777" w:rsidR="00F2379F" w:rsidRPr="00CF42A6" w:rsidRDefault="00F2379F" w:rsidP="00A04960">
            <w:pPr>
              <w:autoSpaceDE w:val="0"/>
              <w:autoSpaceDN w:val="0"/>
              <w:adjustRightInd w:val="0"/>
              <w:jc w:val="center"/>
              <w:rPr>
                <w:rFonts w:cs="Arial"/>
                <w:color w:val="1F497D" w:themeColor="text2"/>
                <w:sz w:val="22"/>
                <w:szCs w:val="22"/>
                <w:rPrChange w:id="7397"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398" w:author="Muhamad Ridho Zul Khoiri" w:date="2026-07-14T10:44:00Z" w16du:dateUtc="2026-07-14T03:44:00Z">
                  <w:rPr>
                    <w:rFonts w:ascii="Times New Roman" w:hAnsi="Times New Roman"/>
                    <w:color w:val="1F497D" w:themeColor="text2"/>
                    <w:sz w:val="22"/>
                    <w:szCs w:val="22"/>
                  </w:rPr>
                </w:rPrChange>
              </w:rPr>
              <w:t>ALL</w:t>
            </w:r>
          </w:p>
        </w:tc>
        <w:tc>
          <w:tcPr>
            <w:tcW w:w="1350" w:type="dxa"/>
            <w:gridSpan w:val="2"/>
            <w:tcBorders>
              <w:top w:val="single" w:sz="6" w:space="0" w:color="auto"/>
              <w:left w:val="single" w:sz="6" w:space="0" w:color="auto"/>
              <w:bottom w:val="single" w:sz="6" w:space="0" w:color="969696"/>
              <w:right w:val="single" w:sz="6" w:space="0" w:color="auto"/>
            </w:tcBorders>
            <w:shd w:val="solid" w:color="008000" w:fill="auto"/>
            <w:vAlign w:val="center"/>
          </w:tcPr>
          <w:p w14:paraId="5D50EE39" w14:textId="77777777" w:rsidR="00F2379F" w:rsidRPr="00CF42A6" w:rsidRDefault="00F2379F" w:rsidP="00A04960">
            <w:pPr>
              <w:autoSpaceDE w:val="0"/>
              <w:autoSpaceDN w:val="0"/>
              <w:adjustRightInd w:val="0"/>
              <w:jc w:val="center"/>
              <w:rPr>
                <w:rFonts w:cs="Arial"/>
                <w:color w:val="1F497D" w:themeColor="text2"/>
                <w:sz w:val="22"/>
                <w:szCs w:val="22"/>
                <w:rPrChange w:id="7399" w:author="Muhamad Ridho Zul Khoiri" w:date="2026-07-14T10:44:00Z" w16du:dateUtc="2026-07-14T03:44:00Z">
                  <w:rPr>
                    <w:rFonts w:ascii="Times New Roman" w:hAnsi="Times New Roman"/>
                    <w:color w:val="1F497D" w:themeColor="text2"/>
                    <w:sz w:val="22"/>
                    <w:szCs w:val="22"/>
                  </w:rPr>
                </w:rPrChange>
              </w:rPr>
            </w:pPr>
            <w:r w:rsidRPr="00CF42A6">
              <w:rPr>
                <w:rFonts w:cs="Arial"/>
                <w:color w:val="0F243E" w:themeColor="text2" w:themeShade="80"/>
                <w:sz w:val="22"/>
                <w:szCs w:val="22"/>
                <w:rPrChange w:id="7400" w:author="Muhamad Ridho Zul Khoiri" w:date="2026-07-14T10:44:00Z" w16du:dateUtc="2026-07-14T03:44:00Z">
                  <w:rPr>
                    <w:rFonts w:ascii="Times New Roman" w:hAnsi="Times New Roman"/>
                    <w:color w:val="0F243E" w:themeColor="text2" w:themeShade="80"/>
                    <w:sz w:val="22"/>
                    <w:szCs w:val="22"/>
                  </w:rPr>
                </w:rPrChange>
              </w:rPr>
              <w:t>&gt;$ 1 MM</w:t>
            </w:r>
          </w:p>
        </w:tc>
        <w:tc>
          <w:tcPr>
            <w:tcW w:w="1170" w:type="dxa"/>
            <w:tcBorders>
              <w:top w:val="single" w:sz="6" w:space="0" w:color="auto"/>
              <w:left w:val="single" w:sz="6" w:space="0" w:color="auto"/>
              <w:bottom w:val="single" w:sz="6" w:space="0" w:color="969696"/>
              <w:right w:val="single" w:sz="6" w:space="0" w:color="auto"/>
            </w:tcBorders>
            <w:shd w:val="clear" w:color="auto" w:fill="808080" w:themeFill="background1" w:themeFillShade="80"/>
            <w:vAlign w:val="center"/>
          </w:tcPr>
          <w:p w14:paraId="04CFDADA" w14:textId="77777777" w:rsidR="00F2379F" w:rsidRPr="00CF42A6" w:rsidRDefault="00F2379F" w:rsidP="00A04960">
            <w:pPr>
              <w:autoSpaceDE w:val="0"/>
              <w:autoSpaceDN w:val="0"/>
              <w:adjustRightInd w:val="0"/>
              <w:jc w:val="center"/>
              <w:rPr>
                <w:rFonts w:cs="Arial"/>
                <w:color w:val="1F497D" w:themeColor="text2"/>
                <w:sz w:val="22"/>
                <w:szCs w:val="22"/>
                <w:rPrChange w:id="7401" w:author="Muhamad Ridho Zul Khoiri" w:date="2026-07-14T10:44:00Z" w16du:dateUtc="2026-07-14T03:44:00Z">
                  <w:rPr>
                    <w:rFonts w:ascii="Times New Roman" w:hAnsi="Times New Roman"/>
                    <w:color w:val="1F497D" w:themeColor="text2"/>
                    <w:sz w:val="22"/>
                    <w:szCs w:val="22"/>
                  </w:rPr>
                </w:rPrChange>
              </w:rPr>
            </w:pPr>
          </w:p>
        </w:tc>
      </w:tr>
      <w:tr w:rsidR="00F2379F" w:rsidRPr="00526DF0" w14:paraId="0277AAF2" w14:textId="77777777" w:rsidTr="00A04960">
        <w:trPr>
          <w:trHeight w:val="290"/>
        </w:trPr>
        <w:tc>
          <w:tcPr>
            <w:tcW w:w="331" w:type="dxa"/>
            <w:gridSpan w:val="2"/>
            <w:tcBorders>
              <w:top w:val="nil"/>
              <w:left w:val="nil"/>
              <w:bottom w:val="nil"/>
              <w:right w:val="nil"/>
            </w:tcBorders>
            <w:vAlign w:val="center"/>
          </w:tcPr>
          <w:p w14:paraId="14EE285C" w14:textId="77777777" w:rsidR="00F2379F" w:rsidRPr="00CF42A6" w:rsidRDefault="00F2379F" w:rsidP="00A04960">
            <w:pPr>
              <w:autoSpaceDE w:val="0"/>
              <w:autoSpaceDN w:val="0"/>
              <w:adjustRightInd w:val="0"/>
              <w:jc w:val="left"/>
              <w:rPr>
                <w:rFonts w:cs="Arial"/>
                <w:b/>
                <w:bCs/>
                <w:color w:val="000000"/>
                <w:rPrChange w:id="7402" w:author="Muhamad Ridho Zul Khoiri" w:date="2026-07-14T10:44:00Z" w16du:dateUtc="2026-07-14T03:44:00Z">
                  <w:rPr>
                    <w:rFonts w:ascii="Times New Roman" w:hAnsi="Times New Roman"/>
                    <w:b/>
                    <w:bCs/>
                    <w:color w:val="000000"/>
                  </w:rPr>
                </w:rPrChange>
              </w:rPr>
            </w:pPr>
          </w:p>
        </w:tc>
        <w:tc>
          <w:tcPr>
            <w:tcW w:w="4799" w:type="dxa"/>
            <w:tcBorders>
              <w:top w:val="single" w:sz="6" w:space="0" w:color="969696"/>
              <w:left w:val="single" w:sz="6" w:space="0" w:color="auto"/>
              <w:bottom w:val="single" w:sz="6" w:space="0" w:color="969696"/>
              <w:right w:val="single" w:sz="6" w:space="0" w:color="auto"/>
            </w:tcBorders>
            <w:vAlign w:val="center"/>
          </w:tcPr>
          <w:p w14:paraId="0F8F2126" w14:textId="77777777" w:rsidR="00F2379F" w:rsidRPr="00CF42A6" w:rsidRDefault="00F2379F" w:rsidP="00A04960">
            <w:pPr>
              <w:autoSpaceDE w:val="0"/>
              <w:autoSpaceDN w:val="0"/>
              <w:adjustRightInd w:val="0"/>
              <w:jc w:val="left"/>
              <w:rPr>
                <w:rFonts w:cs="Arial"/>
                <w:rPrChange w:id="7403" w:author="Muhamad Ridho Zul Khoiri" w:date="2026-07-14T10:44:00Z" w16du:dateUtc="2026-07-14T03:44:00Z">
                  <w:rPr>
                    <w:rFonts w:ascii="Times New Roman" w:hAnsi="Times New Roman"/>
                  </w:rPr>
                </w:rPrChange>
              </w:rPr>
            </w:pPr>
            <w:r w:rsidRPr="00CF42A6">
              <w:rPr>
                <w:rFonts w:cs="Arial"/>
                <w:rPrChange w:id="7404" w:author="Muhamad Ridho Zul Khoiri" w:date="2026-07-14T10:44:00Z" w16du:dateUtc="2026-07-14T03:44:00Z">
                  <w:rPr>
                    <w:rFonts w:ascii="Times New Roman" w:hAnsi="Times New Roman"/>
                  </w:rPr>
                </w:rPrChange>
              </w:rPr>
              <w:t>VIP Visits</w:t>
            </w:r>
          </w:p>
        </w:tc>
        <w:tc>
          <w:tcPr>
            <w:tcW w:w="1260" w:type="dxa"/>
            <w:tcBorders>
              <w:top w:val="single" w:sz="6" w:space="0" w:color="969696"/>
              <w:left w:val="single" w:sz="6" w:space="0" w:color="auto"/>
              <w:bottom w:val="single" w:sz="6" w:space="0" w:color="969696"/>
              <w:right w:val="single" w:sz="6" w:space="0" w:color="auto"/>
            </w:tcBorders>
            <w:vAlign w:val="center"/>
          </w:tcPr>
          <w:p w14:paraId="00F76C7A" w14:textId="77777777" w:rsidR="00F2379F" w:rsidRPr="00CF42A6" w:rsidRDefault="00F2379F" w:rsidP="00A04960">
            <w:pPr>
              <w:autoSpaceDE w:val="0"/>
              <w:autoSpaceDN w:val="0"/>
              <w:adjustRightInd w:val="0"/>
              <w:jc w:val="center"/>
              <w:rPr>
                <w:rFonts w:cs="Arial"/>
                <w:rPrChange w:id="7405" w:author="Muhamad Ridho Zul Khoiri" w:date="2026-07-14T10:44:00Z" w16du:dateUtc="2026-07-14T03:44:00Z">
                  <w:rPr>
                    <w:rFonts w:ascii="Times New Roman" w:hAnsi="Times New Roman"/>
                  </w:rPr>
                </w:rPrChange>
              </w:rPr>
            </w:pPr>
            <w:r w:rsidRPr="00CF42A6">
              <w:rPr>
                <w:rFonts w:cs="Arial"/>
                <w:rPrChange w:id="7406" w:author="Muhamad Ridho Zul Khoiri" w:date="2026-07-14T10:44:00Z" w16du:dateUtc="2026-07-14T03:44:00Z">
                  <w:rPr>
                    <w:rFonts w:ascii="Times New Roman" w:hAnsi="Times New Roman"/>
                  </w:rPr>
                </w:rPrChange>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2F09243E" w14:textId="77777777" w:rsidR="00F2379F" w:rsidRPr="00CF42A6" w:rsidRDefault="00F2379F" w:rsidP="00A04960">
            <w:pPr>
              <w:autoSpaceDE w:val="0"/>
              <w:autoSpaceDN w:val="0"/>
              <w:adjustRightInd w:val="0"/>
              <w:jc w:val="center"/>
              <w:rPr>
                <w:rFonts w:cs="Arial"/>
                <w:sz w:val="22"/>
                <w:szCs w:val="22"/>
                <w:rPrChange w:id="7407" w:author="Muhamad Ridho Zul Khoiri" w:date="2026-07-14T10:44:00Z" w16du:dateUtc="2026-07-14T03:44:00Z">
                  <w:rPr>
                    <w:rFonts w:ascii="Times New Roman" w:hAnsi="Times New Roman"/>
                    <w:sz w:val="22"/>
                    <w:szCs w:val="22"/>
                  </w:rPr>
                </w:rPrChange>
              </w:rPr>
            </w:pPr>
            <w:r w:rsidRPr="00CF42A6">
              <w:rPr>
                <w:rFonts w:cs="Arial"/>
                <w:sz w:val="22"/>
                <w:szCs w:val="22"/>
                <w:rPrChange w:id="7408" w:author="Muhamad Ridho Zul Khoiri" w:date="2026-07-14T10:44:00Z" w16du:dateUtc="2026-07-14T03:44:00Z">
                  <w:rPr>
                    <w:rFonts w:ascii="Times New Roman" w:hAnsi="Times New Roman"/>
                    <w:sz w:val="22"/>
                    <w:szCs w:val="22"/>
                  </w:rPr>
                </w:rPrChange>
              </w:rPr>
              <w:t>-</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0CC0208A" w14:textId="77777777" w:rsidR="00F2379F" w:rsidRPr="00CF42A6" w:rsidRDefault="00F2379F" w:rsidP="00A04960">
            <w:pPr>
              <w:autoSpaceDE w:val="0"/>
              <w:autoSpaceDN w:val="0"/>
              <w:adjustRightInd w:val="0"/>
              <w:jc w:val="center"/>
              <w:rPr>
                <w:rFonts w:cs="Arial"/>
                <w:sz w:val="22"/>
                <w:szCs w:val="22"/>
                <w:rPrChange w:id="7409" w:author="Muhamad Ridho Zul Khoiri" w:date="2026-07-14T10:44:00Z" w16du:dateUtc="2026-07-14T03:44:00Z">
                  <w:rPr>
                    <w:rFonts w:ascii="Times New Roman" w:hAnsi="Times New Roman"/>
                    <w:sz w:val="22"/>
                    <w:szCs w:val="22"/>
                  </w:rPr>
                </w:rPrChange>
              </w:rPr>
            </w:pPr>
            <w:r w:rsidRPr="00CF42A6">
              <w:rPr>
                <w:rFonts w:cs="Arial"/>
                <w:sz w:val="22"/>
                <w:szCs w:val="22"/>
                <w:rPrChange w:id="7410" w:author="Muhamad Ridho Zul Khoiri" w:date="2026-07-14T10:44:00Z" w16du:dateUtc="2026-07-14T03:44:00Z">
                  <w:rPr>
                    <w:rFonts w:ascii="Times New Roman" w:hAnsi="Times New Roman"/>
                    <w:sz w:val="22"/>
                    <w:szCs w:val="22"/>
                  </w:rPr>
                </w:rPrChange>
              </w:rPr>
              <w:t>ALL</w:t>
            </w:r>
          </w:p>
        </w:tc>
        <w:tc>
          <w:tcPr>
            <w:tcW w:w="1620" w:type="dxa"/>
            <w:tcBorders>
              <w:top w:val="single" w:sz="6" w:space="0" w:color="969696"/>
              <w:left w:val="single" w:sz="6" w:space="0" w:color="auto"/>
              <w:bottom w:val="single" w:sz="6" w:space="0" w:color="969696"/>
              <w:right w:val="single" w:sz="6" w:space="0" w:color="auto"/>
            </w:tcBorders>
            <w:shd w:val="solid" w:color="008000" w:fill="auto"/>
            <w:vAlign w:val="center"/>
          </w:tcPr>
          <w:p w14:paraId="41AD0E16" w14:textId="77777777" w:rsidR="00F2379F" w:rsidRPr="00CF42A6" w:rsidRDefault="00F2379F" w:rsidP="00A04960">
            <w:pPr>
              <w:autoSpaceDE w:val="0"/>
              <w:autoSpaceDN w:val="0"/>
              <w:adjustRightInd w:val="0"/>
              <w:jc w:val="center"/>
              <w:rPr>
                <w:rFonts w:cs="Arial"/>
                <w:sz w:val="22"/>
                <w:szCs w:val="22"/>
                <w:rPrChange w:id="7411" w:author="Muhamad Ridho Zul Khoiri" w:date="2026-07-14T10:44:00Z" w16du:dateUtc="2026-07-14T03:44:00Z">
                  <w:rPr>
                    <w:rFonts w:ascii="Times New Roman" w:hAnsi="Times New Roman"/>
                    <w:sz w:val="22"/>
                    <w:szCs w:val="22"/>
                  </w:rPr>
                </w:rPrChange>
              </w:rPr>
            </w:pPr>
            <w:r w:rsidRPr="00CF42A6">
              <w:rPr>
                <w:rFonts w:cs="Arial"/>
                <w:sz w:val="22"/>
                <w:szCs w:val="22"/>
                <w:rPrChange w:id="7412" w:author="Muhamad Ridho Zul Khoiri" w:date="2026-07-14T10:44:00Z" w16du:dateUtc="2026-07-14T03:44:00Z">
                  <w:rPr>
                    <w:rFonts w:ascii="Times New Roman" w:hAnsi="Times New Roman"/>
                    <w:sz w:val="22"/>
                    <w:szCs w:val="22"/>
                  </w:rPr>
                </w:rPrChange>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FFFF00" w:fill="auto"/>
            <w:vAlign w:val="center"/>
          </w:tcPr>
          <w:p w14:paraId="270229D0" w14:textId="77777777" w:rsidR="00F2379F" w:rsidRPr="00CF42A6" w:rsidRDefault="00F2379F" w:rsidP="00A04960">
            <w:pPr>
              <w:autoSpaceDE w:val="0"/>
              <w:autoSpaceDN w:val="0"/>
              <w:adjustRightInd w:val="0"/>
              <w:jc w:val="center"/>
              <w:rPr>
                <w:rFonts w:cs="Arial"/>
                <w:sz w:val="22"/>
                <w:szCs w:val="22"/>
                <w:rPrChange w:id="7413" w:author="Muhamad Ridho Zul Khoiri" w:date="2026-07-14T10:44:00Z" w16du:dateUtc="2026-07-14T03:44:00Z">
                  <w:rPr>
                    <w:rFonts w:ascii="Times New Roman" w:hAnsi="Times New Roman"/>
                    <w:sz w:val="22"/>
                    <w:szCs w:val="22"/>
                  </w:rPr>
                </w:rPrChange>
              </w:rPr>
            </w:pPr>
            <w:r w:rsidRPr="00CF42A6">
              <w:rPr>
                <w:rFonts w:cs="Arial"/>
                <w:sz w:val="22"/>
                <w:szCs w:val="22"/>
                <w:rPrChange w:id="7414" w:author="Muhamad Ridho Zul Khoiri" w:date="2026-07-14T10:44:00Z" w16du:dateUtc="2026-07-14T03:44:00Z">
                  <w:rPr>
                    <w:rFonts w:ascii="Times New Roman" w:hAnsi="Times New Roman"/>
                    <w:sz w:val="22"/>
                    <w:szCs w:val="22"/>
                  </w:rPr>
                </w:rPrChange>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190ADB32" w14:textId="77777777" w:rsidR="00F2379F" w:rsidRPr="00CF42A6" w:rsidRDefault="00F2379F" w:rsidP="00A04960">
            <w:pPr>
              <w:autoSpaceDE w:val="0"/>
              <w:autoSpaceDN w:val="0"/>
              <w:adjustRightInd w:val="0"/>
              <w:jc w:val="center"/>
              <w:rPr>
                <w:rFonts w:cs="Arial"/>
                <w:rPrChange w:id="7415" w:author="Muhamad Ridho Zul Khoiri" w:date="2026-07-14T10:44:00Z" w16du:dateUtc="2026-07-14T03:44:00Z">
                  <w:rPr>
                    <w:rFonts w:ascii="Times New Roman" w:hAnsi="Times New Roman"/>
                  </w:rPr>
                </w:rPrChange>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5087BD58" w14:textId="77777777" w:rsidR="00F2379F" w:rsidRPr="00CF42A6" w:rsidRDefault="00F2379F" w:rsidP="00A04960">
            <w:pPr>
              <w:autoSpaceDE w:val="0"/>
              <w:autoSpaceDN w:val="0"/>
              <w:adjustRightInd w:val="0"/>
              <w:jc w:val="center"/>
              <w:rPr>
                <w:rFonts w:cs="Arial"/>
                <w:rPrChange w:id="7416" w:author="Muhamad Ridho Zul Khoiri" w:date="2026-07-14T10:44:00Z" w16du:dateUtc="2026-07-14T03:44:00Z">
                  <w:rPr>
                    <w:rFonts w:ascii="Times New Roman" w:hAnsi="Times New Roman"/>
                  </w:rPr>
                </w:rPrChange>
              </w:rPr>
            </w:pPr>
          </w:p>
        </w:tc>
      </w:tr>
      <w:tr w:rsidR="00F2379F" w:rsidRPr="00526DF0" w14:paraId="6EA7D044" w14:textId="77777777" w:rsidTr="00A04960">
        <w:trPr>
          <w:trHeight w:val="290"/>
        </w:trPr>
        <w:tc>
          <w:tcPr>
            <w:tcW w:w="331" w:type="dxa"/>
            <w:gridSpan w:val="2"/>
            <w:tcBorders>
              <w:top w:val="nil"/>
              <w:left w:val="nil"/>
              <w:bottom w:val="nil"/>
              <w:right w:val="nil"/>
            </w:tcBorders>
            <w:vAlign w:val="center"/>
          </w:tcPr>
          <w:p w14:paraId="43E5AE73" w14:textId="77777777" w:rsidR="00F2379F" w:rsidRPr="00CF42A6" w:rsidRDefault="00F2379F" w:rsidP="00A04960">
            <w:pPr>
              <w:autoSpaceDE w:val="0"/>
              <w:autoSpaceDN w:val="0"/>
              <w:adjustRightInd w:val="0"/>
              <w:jc w:val="left"/>
              <w:rPr>
                <w:rFonts w:cs="Arial"/>
                <w:b/>
                <w:bCs/>
                <w:color w:val="000000"/>
                <w:rPrChange w:id="7417" w:author="Muhamad Ridho Zul Khoiri" w:date="2026-07-14T10:44:00Z" w16du:dateUtc="2026-07-14T03:44:00Z">
                  <w:rPr>
                    <w:rFonts w:ascii="Times New Roman" w:hAnsi="Times New Roman"/>
                    <w:b/>
                    <w:bCs/>
                    <w:color w:val="000000"/>
                  </w:rPr>
                </w:rPrChange>
              </w:rPr>
            </w:pPr>
          </w:p>
        </w:tc>
        <w:tc>
          <w:tcPr>
            <w:tcW w:w="4799" w:type="dxa"/>
            <w:tcBorders>
              <w:top w:val="single" w:sz="6" w:space="0" w:color="969696"/>
              <w:left w:val="single" w:sz="6" w:space="0" w:color="auto"/>
              <w:bottom w:val="single" w:sz="6" w:space="0" w:color="969696"/>
              <w:right w:val="single" w:sz="6" w:space="0" w:color="auto"/>
            </w:tcBorders>
            <w:vAlign w:val="center"/>
          </w:tcPr>
          <w:p w14:paraId="5D6255E2" w14:textId="77777777" w:rsidR="00F2379F" w:rsidRPr="00CF42A6" w:rsidRDefault="00F2379F" w:rsidP="00A04960">
            <w:pPr>
              <w:autoSpaceDE w:val="0"/>
              <w:autoSpaceDN w:val="0"/>
              <w:adjustRightInd w:val="0"/>
              <w:jc w:val="left"/>
              <w:rPr>
                <w:rFonts w:cs="Arial"/>
                <w:rPrChange w:id="7418" w:author="Muhamad Ridho Zul Khoiri" w:date="2026-07-14T10:44:00Z" w16du:dateUtc="2026-07-14T03:44:00Z">
                  <w:rPr>
                    <w:rFonts w:ascii="Times New Roman" w:hAnsi="Times New Roman"/>
                  </w:rPr>
                </w:rPrChange>
              </w:rPr>
            </w:pPr>
            <w:r w:rsidRPr="00CF42A6">
              <w:rPr>
                <w:rFonts w:cs="Arial"/>
                <w:rPrChange w:id="7419" w:author="Muhamad Ridho Zul Khoiri" w:date="2026-07-14T10:44:00Z" w16du:dateUtc="2026-07-14T03:44:00Z">
                  <w:rPr>
                    <w:rFonts w:ascii="Times New Roman" w:hAnsi="Times New Roman"/>
                  </w:rPr>
                </w:rPrChange>
              </w:rPr>
              <w:t>Non-VIP Visits</w:t>
            </w:r>
          </w:p>
        </w:tc>
        <w:tc>
          <w:tcPr>
            <w:tcW w:w="1260" w:type="dxa"/>
            <w:tcBorders>
              <w:top w:val="single" w:sz="6" w:space="0" w:color="969696"/>
              <w:left w:val="single" w:sz="6" w:space="0" w:color="auto"/>
              <w:bottom w:val="single" w:sz="6" w:space="0" w:color="969696"/>
              <w:right w:val="single" w:sz="6" w:space="0" w:color="auto"/>
            </w:tcBorders>
            <w:vAlign w:val="center"/>
          </w:tcPr>
          <w:p w14:paraId="2085A35C" w14:textId="77777777" w:rsidR="00F2379F" w:rsidRPr="00CF42A6" w:rsidRDefault="00F2379F" w:rsidP="00A04960">
            <w:pPr>
              <w:autoSpaceDE w:val="0"/>
              <w:autoSpaceDN w:val="0"/>
              <w:adjustRightInd w:val="0"/>
              <w:jc w:val="center"/>
              <w:rPr>
                <w:rFonts w:cs="Arial"/>
                <w:rPrChange w:id="7420" w:author="Muhamad Ridho Zul Khoiri" w:date="2026-07-14T10:44:00Z" w16du:dateUtc="2026-07-14T03:44:00Z">
                  <w:rPr>
                    <w:rFonts w:ascii="Times New Roman" w:hAnsi="Times New Roman"/>
                  </w:rPr>
                </w:rPrChange>
              </w:rPr>
            </w:pPr>
            <w:r w:rsidRPr="00CF42A6">
              <w:rPr>
                <w:rFonts w:cs="Arial"/>
                <w:rPrChange w:id="7421" w:author="Muhamad Ridho Zul Khoiri" w:date="2026-07-14T10:44:00Z" w16du:dateUtc="2026-07-14T03:44:00Z">
                  <w:rPr>
                    <w:rFonts w:ascii="Times New Roman" w:hAnsi="Times New Roman"/>
                  </w:rPr>
                </w:rPrChange>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41D8B53F" w14:textId="77777777" w:rsidR="00F2379F" w:rsidRPr="00CF42A6" w:rsidRDefault="00F2379F" w:rsidP="00A04960">
            <w:pPr>
              <w:autoSpaceDE w:val="0"/>
              <w:autoSpaceDN w:val="0"/>
              <w:adjustRightInd w:val="0"/>
              <w:jc w:val="center"/>
              <w:rPr>
                <w:rFonts w:cs="Arial"/>
                <w:sz w:val="22"/>
                <w:szCs w:val="22"/>
                <w:rPrChange w:id="7422" w:author="Muhamad Ridho Zul Khoiri" w:date="2026-07-14T10:44:00Z" w16du:dateUtc="2026-07-14T03:44:00Z">
                  <w:rPr>
                    <w:rFonts w:ascii="Times New Roman" w:hAnsi="Times New Roman"/>
                    <w:sz w:val="22"/>
                    <w:szCs w:val="22"/>
                  </w:rPr>
                </w:rPrChange>
              </w:rPr>
            </w:pPr>
            <w:r w:rsidRPr="00CF42A6">
              <w:rPr>
                <w:rFonts w:cs="Arial"/>
                <w:sz w:val="22"/>
                <w:szCs w:val="22"/>
                <w:rPrChange w:id="7423" w:author="Muhamad Ridho Zul Khoiri" w:date="2026-07-14T10:44:00Z" w16du:dateUtc="2026-07-14T03:44:00Z">
                  <w:rPr>
                    <w:rFonts w:ascii="Times New Roman" w:hAnsi="Times New Roman"/>
                    <w:sz w:val="22"/>
                    <w:szCs w:val="22"/>
                  </w:rPr>
                </w:rPrChange>
              </w:rPr>
              <w:t>-</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1AE0DE6" w14:textId="77777777" w:rsidR="00F2379F" w:rsidRPr="00CF42A6" w:rsidRDefault="00F2379F" w:rsidP="00A04960">
            <w:pPr>
              <w:autoSpaceDE w:val="0"/>
              <w:autoSpaceDN w:val="0"/>
              <w:adjustRightInd w:val="0"/>
              <w:jc w:val="center"/>
              <w:rPr>
                <w:rFonts w:cs="Arial"/>
                <w:sz w:val="22"/>
                <w:szCs w:val="22"/>
                <w:rPrChange w:id="7424" w:author="Muhamad Ridho Zul Khoiri" w:date="2026-07-14T10:44:00Z" w16du:dateUtc="2026-07-14T03:44:00Z">
                  <w:rPr>
                    <w:rFonts w:ascii="Times New Roman" w:hAnsi="Times New Roman"/>
                    <w:sz w:val="22"/>
                    <w:szCs w:val="22"/>
                  </w:rPr>
                </w:rPrChange>
              </w:rPr>
            </w:pPr>
            <w:r w:rsidRPr="00CF42A6">
              <w:rPr>
                <w:rFonts w:cs="Arial"/>
                <w:sz w:val="22"/>
                <w:szCs w:val="22"/>
                <w:rPrChange w:id="7425" w:author="Muhamad Ridho Zul Khoiri" w:date="2026-07-14T10:44:00Z" w16du:dateUtc="2026-07-14T03:44:00Z">
                  <w:rPr>
                    <w:rFonts w:ascii="Times New Roman" w:hAnsi="Times New Roman"/>
                    <w:sz w:val="22"/>
                    <w:szCs w:val="22"/>
                  </w:rPr>
                </w:rPrChange>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7D580C7D" w14:textId="77777777" w:rsidR="00F2379F" w:rsidRPr="00CF42A6" w:rsidRDefault="00F2379F" w:rsidP="00A04960">
            <w:pPr>
              <w:autoSpaceDE w:val="0"/>
              <w:autoSpaceDN w:val="0"/>
              <w:adjustRightInd w:val="0"/>
              <w:jc w:val="center"/>
              <w:rPr>
                <w:rFonts w:cs="Arial"/>
                <w:sz w:val="22"/>
                <w:szCs w:val="22"/>
                <w:rPrChange w:id="7426" w:author="Muhamad Ridho Zul Khoiri" w:date="2026-07-14T10:44:00Z" w16du:dateUtc="2026-07-14T03:44:00Z">
                  <w:rPr>
                    <w:rFonts w:ascii="Times New Roman" w:hAnsi="Times New Roman"/>
                    <w:sz w:val="22"/>
                    <w:szCs w:val="22"/>
                  </w:rPr>
                </w:rPrChange>
              </w:rPr>
            </w:pPr>
            <w:r w:rsidRPr="00CF42A6">
              <w:rPr>
                <w:rFonts w:cs="Arial"/>
                <w:sz w:val="22"/>
                <w:szCs w:val="22"/>
                <w:rPrChange w:id="7427" w:author="Muhamad Ridho Zul Khoiri" w:date="2026-07-14T10:44:00Z" w16du:dateUtc="2026-07-14T03:44:00Z">
                  <w:rPr>
                    <w:rFonts w:ascii="Times New Roman" w:hAnsi="Times New Roman"/>
                    <w:sz w:val="22"/>
                    <w:szCs w:val="22"/>
                  </w:rPr>
                </w:rPrChange>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35E412BE" w14:textId="77777777" w:rsidR="00F2379F" w:rsidRPr="00CF42A6" w:rsidRDefault="00F2379F" w:rsidP="00A04960">
            <w:pPr>
              <w:autoSpaceDE w:val="0"/>
              <w:autoSpaceDN w:val="0"/>
              <w:adjustRightInd w:val="0"/>
              <w:jc w:val="center"/>
              <w:rPr>
                <w:rFonts w:cs="Arial"/>
                <w:rPrChange w:id="7428" w:author="Muhamad Ridho Zul Khoiri" w:date="2026-07-14T10:44:00Z" w16du:dateUtc="2026-07-14T03:44:00Z">
                  <w:rPr>
                    <w:rFonts w:ascii="Times New Roman" w:hAnsi="Times New Roman"/>
                  </w:rPr>
                </w:rPrChange>
              </w:rPr>
            </w:pP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09AFDC44" w14:textId="77777777" w:rsidR="00F2379F" w:rsidRPr="00CF42A6" w:rsidRDefault="00F2379F" w:rsidP="00A04960">
            <w:pPr>
              <w:autoSpaceDE w:val="0"/>
              <w:autoSpaceDN w:val="0"/>
              <w:adjustRightInd w:val="0"/>
              <w:jc w:val="center"/>
              <w:rPr>
                <w:rFonts w:cs="Arial"/>
                <w:rPrChange w:id="7429" w:author="Muhamad Ridho Zul Khoiri" w:date="2026-07-14T10:44:00Z" w16du:dateUtc="2026-07-14T03:44:00Z">
                  <w:rPr>
                    <w:rFonts w:ascii="Times New Roman" w:hAnsi="Times New Roman"/>
                  </w:rPr>
                </w:rPrChange>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3AA1DCFE" w14:textId="77777777" w:rsidR="00F2379F" w:rsidRPr="00CF42A6" w:rsidRDefault="00F2379F" w:rsidP="00A04960">
            <w:pPr>
              <w:autoSpaceDE w:val="0"/>
              <w:autoSpaceDN w:val="0"/>
              <w:adjustRightInd w:val="0"/>
              <w:jc w:val="center"/>
              <w:rPr>
                <w:rFonts w:cs="Arial"/>
                <w:rPrChange w:id="7430" w:author="Muhamad Ridho Zul Khoiri" w:date="2026-07-14T10:44:00Z" w16du:dateUtc="2026-07-14T03:44:00Z">
                  <w:rPr>
                    <w:rFonts w:ascii="Times New Roman" w:hAnsi="Times New Roman"/>
                  </w:rPr>
                </w:rPrChange>
              </w:rPr>
            </w:pPr>
          </w:p>
        </w:tc>
      </w:tr>
      <w:tr w:rsidR="00F2379F" w:rsidRPr="00526DF0" w14:paraId="42B687E6" w14:textId="77777777" w:rsidTr="00A04960">
        <w:trPr>
          <w:trHeight w:val="290"/>
        </w:trPr>
        <w:tc>
          <w:tcPr>
            <w:tcW w:w="331" w:type="dxa"/>
            <w:gridSpan w:val="2"/>
            <w:tcBorders>
              <w:top w:val="nil"/>
              <w:left w:val="nil"/>
              <w:bottom w:val="nil"/>
              <w:right w:val="nil"/>
            </w:tcBorders>
            <w:vAlign w:val="center"/>
          </w:tcPr>
          <w:p w14:paraId="36EDB24C" w14:textId="77777777" w:rsidR="00F2379F" w:rsidRPr="00CF42A6" w:rsidRDefault="00F2379F" w:rsidP="00A04960">
            <w:pPr>
              <w:autoSpaceDE w:val="0"/>
              <w:autoSpaceDN w:val="0"/>
              <w:adjustRightInd w:val="0"/>
              <w:jc w:val="left"/>
              <w:rPr>
                <w:rFonts w:cs="Arial"/>
                <w:b/>
                <w:bCs/>
                <w:color w:val="000000"/>
                <w:rPrChange w:id="7431" w:author="Muhamad Ridho Zul Khoiri" w:date="2026-07-14T10:44:00Z" w16du:dateUtc="2026-07-14T03:44:00Z">
                  <w:rPr>
                    <w:rFonts w:ascii="Times New Roman" w:hAnsi="Times New Roman"/>
                    <w:b/>
                    <w:bCs/>
                    <w:color w:val="000000"/>
                  </w:rPr>
                </w:rPrChange>
              </w:rPr>
            </w:pPr>
          </w:p>
        </w:tc>
        <w:tc>
          <w:tcPr>
            <w:tcW w:w="4799" w:type="dxa"/>
            <w:tcBorders>
              <w:top w:val="single" w:sz="6" w:space="0" w:color="969696"/>
              <w:left w:val="single" w:sz="6" w:space="0" w:color="auto"/>
              <w:bottom w:val="nil"/>
              <w:right w:val="single" w:sz="6" w:space="0" w:color="auto"/>
            </w:tcBorders>
            <w:vAlign w:val="center"/>
          </w:tcPr>
          <w:p w14:paraId="57DDCF2C" w14:textId="77777777" w:rsidR="00F2379F" w:rsidRPr="00CF42A6" w:rsidRDefault="00F2379F" w:rsidP="00A04960">
            <w:pPr>
              <w:autoSpaceDE w:val="0"/>
              <w:autoSpaceDN w:val="0"/>
              <w:adjustRightInd w:val="0"/>
              <w:jc w:val="left"/>
              <w:rPr>
                <w:rFonts w:cs="Arial"/>
                <w:rPrChange w:id="7432" w:author="Muhamad Ridho Zul Khoiri" w:date="2026-07-14T10:44:00Z" w16du:dateUtc="2026-07-14T03:44:00Z">
                  <w:rPr>
                    <w:rFonts w:ascii="Times New Roman" w:hAnsi="Times New Roman"/>
                  </w:rPr>
                </w:rPrChange>
              </w:rPr>
            </w:pPr>
            <w:r w:rsidRPr="00CF42A6">
              <w:rPr>
                <w:rFonts w:cs="Arial"/>
                <w:rPrChange w:id="7433" w:author="Muhamad Ridho Zul Khoiri" w:date="2026-07-14T10:44:00Z" w16du:dateUtc="2026-07-14T03:44:00Z">
                  <w:rPr>
                    <w:rFonts w:ascii="Times New Roman" w:hAnsi="Times New Roman"/>
                  </w:rPr>
                </w:rPrChange>
              </w:rPr>
              <w:t>Global / Corporate Function visit</w:t>
            </w:r>
          </w:p>
        </w:tc>
        <w:tc>
          <w:tcPr>
            <w:tcW w:w="1260" w:type="dxa"/>
            <w:tcBorders>
              <w:top w:val="single" w:sz="6" w:space="0" w:color="969696"/>
              <w:left w:val="single" w:sz="6" w:space="0" w:color="auto"/>
              <w:bottom w:val="single" w:sz="6" w:space="0" w:color="969696"/>
              <w:right w:val="single" w:sz="6" w:space="0" w:color="auto"/>
            </w:tcBorders>
            <w:vAlign w:val="center"/>
          </w:tcPr>
          <w:p w14:paraId="7361A259" w14:textId="77777777" w:rsidR="00F2379F" w:rsidRPr="00CF42A6" w:rsidRDefault="00F2379F" w:rsidP="00A04960">
            <w:pPr>
              <w:autoSpaceDE w:val="0"/>
              <w:autoSpaceDN w:val="0"/>
              <w:adjustRightInd w:val="0"/>
              <w:jc w:val="center"/>
              <w:rPr>
                <w:rFonts w:cs="Arial"/>
                <w:rPrChange w:id="7434" w:author="Muhamad Ridho Zul Khoiri" w:date="2026-07-14T10:44:00Z" w16du:dateUtc="2026-07-14T03:44:00Z">
                  <w:rPr>
                    <w:rFonts w:ascii="Times New Roman" w:hAnsi="Times New Roman"/>
                  </w:rPr>
                </w:rPrChange>
              </w:rPr>
            </w:pPr>
            <w:r w:rsidRPr="00CF42A6">
              <w:rPr>
                <w:rFonts w:cs="Arial"/>
                <w:rPrChange w:id="7435" w:author="Muhamad Ridho Zul Khoiri" w:date="2026-07-14T10:44:00Z" w16du:dateUtc="2026-07-14T03:44:00Z">
                  <w:rPr>
                    <w:rFonts w:ascii="Times New Roman" w:hAnsi="Times New Roman"/>
                  </w:rPr>
                </w:rPrChange>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039E2899" w14:textId="77777777" w:rsidR="00F2379F" w:rsidRPr="00CF42A6" w:rsidRDefault="00F2379F" w:rsidP="00A04960">
            <w:pPr>
              <w:autoSpaceDE w:val="0"/>
              <w:autoSpaceDN w:val="0"/>
              <w:adjustRightInd w:val="0"/>
              <w:jc w:val="center"/>
              <w:rPr>
                <w:rFonts w:cs="Arial"/>
                <w:sz w:val="22"/>
                <w:szCs w:val="22"/>
                <w:rPrChange w:id="7436" w:author="Muhamad Ridho Zul Khoiri" w:date="2026-07-14T10:44:00Z" w16du:dateUtc="2026-07-14T03:44:00Z">
                  <w:rPr>
                    <w:rFonts w:ascii="Times New Roman" w:hAnsi="Times New Roman"/>
                    <w:sz w:val="22"/>
                    <w:szCs w:val="22"/>
                  </w:rPr>
                </w:rPrChange>
              </w:rPr>
            </w:pPr>
            <w:r w:rsidRPr="00CF42A6">
              <w:rPr>
                <w:rFonts w:cs="Arial"/>
                <w:sz w:val="22"/>
                <w:szCs w:val="22"/>
                <w:rPrChange w:id="7437" w:author="Muhamad Ridho Zul Khoiri" w:date="2026-07-14T10:44:00Z" w16du:dateUtc="2026-07-14T03:44:00Z">
                  <w:rPr>
                    <w:rFonts w:ascii="Times New Roman" w:hAnsi="Times New Roman"/>
                    <w:sz w:val="22"/>
                    <w:szCs w:val="22"/>
                  </w:rPr>
                </w:rPrChange>
              </w:rPr>
              <w:t>-</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5881739" w14:textId="77777777" w:rsidR="00F2379F" w:rsidRPr="00CF42A6" w:rsidRDefault="00F2379F" w:rsidP="00A04960">
            <w:pPr>
              <w:autoSpaceDE w:val="0"/>
              <w:autoSpaceDN w:val="0"/>
              <w:adjustRightInd w:val="0"/>
              <w:jc w:val="center"/>
              <w:rPr>
                <w:rFonts w:cs="Arial"/>
                <w:sz w:val="22"/>
                <w:szCs w:val="22"/>
                <w:rPrChange w:id="7438" w:author="Muhamad Ridho Zul Khoiri" w:date="2026-07-14T10:44:00Z" w16du:dateUtc="2026-07-14T03:44:00Z">
                  <w:rPr>
                    <w:rFonts w:ascii="Times New Roman" w:hAnsi="Times New Roman"/>
                    <w:sz w:val="22"/>
                    <w:szCs w:val="22"/>
                  </w:rPr>
                </w:rPrChange>
              </w:rPr>
            </w:pPr>
            <w:r w:rsidRPr="00CF42A6">
              <w:rPr>
                <w:rFonts w:cs="Arial"/>
                <w:sz w:val="22"/>
                <w:szCs w:val="22"/>
                <w:rPrChange w:id="7439" w:author="Muhamad Ridho Zul Khoiri" w:date="2026-07-14T10:44:00Z" w16du:dateUtc="2026-07-14T03:44:00Z">
                  <w:rPr>
                    <w:rFonts w:ascii="Times New Roman" w:hAnsi="Times New Roman"/>
                    <w:sz w:val="22"/>
                    <w:szCs w:val="22"/>
                  </w:rPr>
                </w:rPrChange>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0EFD4E7" w14:textId="77777777" w:rsidR="00F2379F" w:rsidRPr="00CF42A6" w:rsidRDefault="00F2379F" w:rsidP="00A04960">
            <w:pPr>
              <w:autoSpaceDE w:val="0"/>
              <w:autoSpaceDN w:val="0"/>
              <w:adjustRightInd w:val="0"/>
              <w:jc w:val="center"/>
              <w:rPr>
                <w:rFonts w:cs="Arial"/>
                <w:sz w:val="22"/>
                <w:szCs w:val="22"/>
                <w:rPrChange w:id="7440" w:author="Muhamad Ridho Zul Khoiri" w:date="2026-07-14T10:44:00Z" w16du:dateUtc="2026-07-14T03:44:00Z">
                  <w:rPr>
                    <w:rFonts w:ascii="Times New Roman" w:hAnsi="Times New Roman"/>
                    <w:sz w:val="22"/>
                    <w:szCs w:val="22"/>
                  </w:rPr>
                </w:rPrChange>
              </w:rPr>
            </w:pPr>
            <w:r w:rsidRPr="00CF42A6">
              <w:rPr>
                <w:rFonts w:cs="Arial"/>
                <w:sz w:val="22"/>
                <w:szCs w:val="22"/>
                <w:rPrChange w:id="7441" w:author="Muhamad Ridho Zul Khoiri" w:date="2026-07-14T10:44:00Z" w16du:dateUtc="2026-07-14T03:44:00Z">
                  <w:rPr>
                    <w:rFonts w:ascii="Times New Roman" w:hAnsi="Times New Roman"/>
                    <w:sz w:val="22"/>
                    <w:szCs w:val="22"/>
                  </w:rPr>
                </w:rPrChange>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7BC76AAC" w14:textId="77777777" w:rsidR="00F2379F" w:rsidRPr="00CF42A6" w:rsidRDefault="00F2379F" w:rsidP="00A04960">
            <w:pPr>
              <w:autoSpaceDE w:val="0"/>
              <w:autoSpaceDN w:val="0"/>
              <w:adjustRightInd w:val="0"/>
              <w:jc w:val="center"/>
              <w:rPr>
                <w:rFonts w:cs="Arial"/>
                <w:rPrChange w:id="7442" w:author="Muhamad Ridho Zul Khoiri" w:date="2026-07-14T10:44:00Z" w16du:dateUtc="2026-07-14T03:44:00Z">
                  <w:rPr>
                    <w:rFonts w:ascii="Times New Roman" w:hAnsi="Times New Roman"/>
                  </w:rPr>
                </w:rPrChange>
              </w:rPr>
            </w:pP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2C5430A3" w14:textId="77777777" w:rsidR="00F2379F" w:rsidRPr="00CF42A6" w:rsidRDefault="00F2379F" w:rsidP="00A04960">
            <w:pPr>
              <w:autoSpaceDE w:val="0"/>
              <w:autoSpaceDN w:val="0"/>
              <w:adjustRightInd w:val="0"/>
              <w:jc w:val="center"/>
              <w:rPr>
                <w:rFonts w:cs="Arial"/>
                <w:rPrChange w:id="7443" w:author="Muhamad Ridho Zul Khoiri" w:date="2026-07-14T10:44:00Z" w16du:dateUtc="2026-07-14T03:44:00Z">
                  <w:rPr>
                    <w:rFonts w:ascii="Times New Roman" w:hAnsi="Times New Roman"/>
                  </w:rPr>
                </w:rPrChange>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34DAA346" w14:textId="77777777" w:rsidR="00F2379F" w:rsidRPr="00CF42A6" w:rsidRDefault="00F2379F" w:rsidP="00A04960">
            <w:pPr>
              <w:autoSpaceDE w:val="0"/>
              <w:autoSpaceDN w:val="0"/>
              <w:adjustRightInd w:val="0"/>
              <w:jc w:val="center"/>
              <w:rPr>
                <w:rFonts w:cs="Arial"/>
                <w:rPrChange w:id="7444" w:author="Muhamad Ridho Zul Khoiri" w:date="2026-07-14T10:44:00Z" w16du:dateUtc="2026-07-14T03:44:00Z">
                  <w:rPr>
                    <w:rFonts w:ascii="Times New Roman" w:hAnsi="Times New Roman"/>
                  </w:rPr>
                </w:rPrChange>
              </w:rPr>
            </w:pPr>
          </w:p>
        </w:tc>
      </w:tr>
      <w:tr w:rsidR="00F2379F" w:rsidRPr="00526DF0" w14:paraId="4A80565B" w14:textId="77777777" w:rsidTr="00A04960">
        <w:trPr>
          <w:trHeight w:val="290"/>
        </w:trPr>
        <w:tc>
          <w:tcPr>
            <w:tcW w:w="331" w:type="dxa"/>
            <w:gridSpan w:val="2"/>
            <w:tcBorders>
              <w:top w:val="nil"/>
              <w:left w:val="nil"/>
              <w:bottom w:val="nil"/>
              <w:right w:val="nil"/>
            </w:tcBorders>
            <w:vAlign w:val="center"/>
          </w:tcPr>
          <w:p w14:paraId="6F8869BA" w14:textId="77777777" w:rsidR="00F2379F" w:rsidRPr="00CF42A6" w:rsidRDefault="00F2379F" w:rsidP="00A04960">
            <w:pPr>
              <w:autoSpaceDE w:val="0"/>
              <w:autoSpaceDN w:val="0"/>
              <w:adjustRightInd w:val="0"/>
              <w:jc w:val="left"/>
              <w:rPr>
                <w:rFonts w:cs="Arial"/>
                <w:b/>
                <w:bCs/>
                <w:color w:val="000000"/>
                <w:rPrChange w:id="7445" w:author="Muhamad Ridho Zul Khoiri" w:date="2026-07-14T10:44:00Z" w16du:dateUtc="2026-07-14T03:44:00Z">
                  <w:rPr>
                    <w:rFonts w:ascii="Times New Roman" w:hAnsi="Times New Roman"/>
                    <w:b/>
                    <w:bCs/>
                    <w:color w:val="000000"/>
                  </w:rPr>
                </w:rPrChange>
              </w:rPr>
            </w:pPr>
          </w:p>
        </w:tc>
        <w:tc>
          <w:tcPr>
            <w:tcW w:w="4799" w:type="dxa"/>
            <w:tcBorders>
              <w:top w:val="single" w:sz="6" w:space="0" w:color="969696"/>
              <w:left w:val="single" w:sz="6" w:space="0" w:color="auto"/>
              <w:bottom w:val="single" w:sz="6" w:space="0" w:color="auto"/>
              <w:right w:val="single" w:sz="6" w:space="0" w:color="auto"/>
            </w:tcBorders>
            <w:vAlign w:val="center"/>
          </w:tcPr>
          <w:p w14:paraId="5F4D0957" w14:textId="77777777" w:rsidR="00F2379F" w:rsidRPr="00CF42A6" w:rsidRDefault="00F2379F" w:rsidP="00A04960">
            <w:pPr>
              <w:autoSpaceDE w:val="0"/>
              <w:autoSpaceDN w:val="0"/>
              <w:adjustRightInd w:val="0"/>
              <w:jc w:val="left"/>
              <w:rPr>
                <w:rFonts w:cs="Arial"/>
                <w:color w:val="1F497D" w:themeColor="text2"/>
                <w:rPrChange w:id="7446"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7447" w:author="Muhamad Ridho Zul Khoiri" w:date="2026-07-14T10:44:00Z" w16du:dateUtc="2026-07-14T03:44:00Z">
                  <w:rPr>
                    <w:rFonts w:ascii="Times New Roman" w:hAnsi="Times New Roman"/>
                    <w:color w:val="1F497D" w:themeColor="text2"/>
                  </w:rPr>
                </w:rPrChange>
              </w:rPr>
              <w:t>Audits and reviews</w:t>
            </w:r>
          </w:p>
        </w:tc>
        <w:tc>
          <w:tcPr>
            <w:tcW w:w="1260" w:type="dxa"/>
            <w:tcBorders>
              <w:top w:val="single" w:sz="6" w:space="0" w:color="969696"/>
              <w:left w:val="single" w:sz="6" w:space="0" w:color="auto"/>
              <w:bottom w:val="single" w:sz="6" w:space="0" w:color="auto"/>
              <w:right w:val="single" w:sz="6" w:space="0" w:color="auto"/>
            </w:tcBorders>
            <w:vAlign w:val="center"/>
          </w:tcPr>
          <w:p w14:paraId="296C49B7" w14:textId="77777777" w:rsidR="00F2379F" w:rsidRPr="00CF42A6" w:rsidRDefault="00F2379F" w:rsidP="00A04960">
            <w:pPr>
              <w:autoSpaceDE w:val="0"/>
              <w:autoSpaceDN w:val="0"/>
              <w:adjustRightInd w:val="0"/>
              <w:jc w:val="center"/>
              <w:rPr>
                <w:rFonts w:cs="Arial"/>
                <w:color w:val="1F497D" w:themeColor="text2"/>
                <w:rPrChange w:id="7448"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7449" w:author="Muhamad Ridho Zul Khoiri" w:date="2026-07-14T10:44:00Z" w16du:dateUtc="2026-07-14T03:44:00Z">
                  <w:rPr>
                    <w:rFonts w:ascii="Times New Roman" w:hAnsi="Times New Roman"/>
                    <w:color w:val="1F497D" w:themeColor="text2"/>
                  </w:rPr>
                </w:rPrChange>
              </w:rPr>
              <w:t>Integrated</w:t>
            </w:r>
          </w:p>
        </w:tc>
        <w:tc>
          <w:tcPr>
            <w:tcW w:w="900" w:type="dxa"/>
            <w:tcBorders>
              <w:top w:val="single" w:sz="6" w:space="0" w:color="969696"/>
              <w:left w:val="single" w:sz="6" w:space="0" w:color="auto"/>
              <w:bottom w:val="single" w:sz="6" w:space="0" w:color="auto"/>
              <w:right w:val="single" w:sz="6" w:space="0" w:color="auto"/>
            </w:tcBorders>
            <w:shd w:val="solid" w:color="99CCFF" w:fill="auto"/>
            <w:vAlign w:val="center"/>
          </w:tcPr>
          <w:p w14:paraId="3A54B5AA" w14:textId="77777777" w:rsidR="00F2379F" w:rsidRPr="00CF42A6" w:rsidRDefault="00F2379F" w:rsidP="00A04960">
            <w:pPr>
              <w:autoSpaceDE w:val="0"/>
              <w:autoSpaceDN w:val="0"/>
              <w:adjustRightInd w:val="0"/>
              <w:jc w:val="center"/>
              <w:rPr>
                <w:rFonts w:cs="Arial"/>
                <w:color w:val="1F497D" w:themeColor="text2"/>
                <w:sz w:val="22"/>
                <w:szCs w:val="22"/>
                <w:rPrChange w:id="7450"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451" w:author="Muhamad Ridho Zul Khoiri" w:date="2026-07-14T10:44:00Z" w16du:dateUtc="2026-07-14T03:44:00Z">
                  <w:rPr>
                    <w:rFonts w:ascii="Times New Roman" w:hAnsi="Times New Roman"/>
                    <w:color w:val="1F497D" w:themeColor="text2"/>
                    <w:sz w:val="22"/>
                    <w:szCs w:val="22"/>
                  </w:rPr>
                </w:rPrChange>
              </w:rPr>
              <w:t>-</w:t>
            </w: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5ECA1FD6" w14:textId="77777777" w:rsidR="00F2379F" w:rsidRPr="00CF42A6" w:rsidRDefault="00F2379F" w:rsidP="00A04960">
            <w:pPr>
              <w:autoSpaceDE w:val="0"/>
              <w:autoSpaceDN w:val="0"/>
              <w:adjustRightInd w:val="0"/>
              <w:jc w:val="center"/>
              <w:rPr>
                <w:rFonts w:cs="Arial"/>
                <w:color w:val="1F497D" w:themeColor="text2"/>
                <w:sz w:val="22"/>
                <w:szCs w:val="22"/>
                <w:rPrChange w:id="7452"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453" w:author="Muhamad Ridho Zul Khoiri" w:date="2026-07-14T10:44:00Z" w16du:dateUtc="2026-07-14T03:44:00Z">
                  <w:rPr>
                    <w:rFonts w:ascii="Times New Roman" w:hAnsi="Times New Roman"/>
                    <w:color w:val="1F497D" w:themeColor="text2"/>
                    <w:sz w:val="22"/>
                    <w:szCs w:val="22"/>
                  </w:rPr>
                </w:rPrChange>
              </w:rPr>
              <w:t>ALL</w:t>
            </w: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0B342FDC" w14:textId="77777777" w:rsidR="00F2379F" w:rsidRPr="00CF42A6" w:rsidRDefault="00F2379F" w:rsidP="00A04960">
            <w:pPr>
              <w:autoSpaceDE w:val="0"/>
              <w:autoSpaceDN w:val="0"/>
              <w:adjustRightInd w:val="0"/>
              <w:jc w:val="center"/>
              <w:rPr>
                <w:rFonts w:cs="Arial"/>
                <w:color w:val="1F497D" w:themeColor="text2"/>
                <w:sz w:val="22"/>
                <w:szCs w:val="22"/>
                <w:rPrChange w:id="7454"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455" w:author="Muhamad Ridho Zul Khoiri" w:date="2026-07-14T10:44:00Z" w16du:dateUtc="2026-07-14T03:44:00Z">
                  <w:rPr>
                    <w:rFonts w:ascii="Times New Roman" w:hAnsi="Times New Roman"/>
                    <w:color w:val="1F497D" w:themeColor="text2"/>
                    <w:sz w:val="22"/>
                    <w:szCs w:val="22"/>
                  </w:rPr>
                </w:rPrChange>
              </w:rPr>
              <w:t>ALL</w:t>
            </w:r>
          </w:p>
        </w:tc>
        <w:tc>
          <w:tcPr>
            <w:tcW w:w="1620" w:type="dxa"/>
            <w:gridSpan w:val="2"/>
            <w:tcBorders>
              <w:top w:val="single" w:sz="6" w:space="0" w:color="969696"/>
              <w:left w:val="single" w:sz="6" w:space="0" w:color="auto"/>
              <w:bottom w:val="single" w:sz="6" w:space="0" w:color="auto"/>
              <w:right w:val="single" w:sz="6" w:space="0" w:color="auto"/>
            </w:tcBorders>
            <w:shd w:val="solid" w:color="008000" w:fill="auto"/>
            <w:vAlign w:val="center"/>
          </w:tcPr>
          <w:p w14:paraId="6C1CB99A" w14:textId="77777777" w:rsidR="00F2379F" w:rsidRPr="00CF42A6" w:rsidRDefault="00F2379F" w:rsidP="00A04960">
            <w:pPr>
              <w:autoSpaceDE w:val="0"/>
              <w:autoSpaceDN w:val="0"/>
              <w:adjustRightInd w:val="0"/>
              <w:jc w:val="center"/>
              <w:rPr>
                <w:rFonts w:cs="Arial"/>
                <w:color w:val="1F497D" w:themeColor="text2"/>
                <w:sz w:val="22"/>
                <w:szCs w:val="22"/>
                <w:rPrChange w:id="7456" w:author="Muhamad Ridho Zul Khoiri" w:date="2026-07-14T10:44:00Z" w16du:dateUtc="2026-07-14T03:44:00Z">
                  <w:rPr>
                    <w:rFonts w:ascii="Times New Roman" w:hAnsi="Times New Roman"/>
                    <w:color w:val="1F497D" w:themeColor="text2"/>
                    <w:sz w:val="22"/>
                    <w:szCs w:val="22"/>
                  </w:rPr>
                </w:rPrChange>
              </w:rPr>
            </w:pPr>
            <w:r w:rsidRPr="00CF42A6">
              <w:rPr>
                <w:rFonts w:cs="Arial"/>
                <w:color w:val="0F243E" w:themeColor="text2" w:themeShade="80"/>
                <w:sz w:val="22"/>
                <w:szCs w:val="22"/>
                <w:rPrChange w:id="7457" w:author="Muhamad Ridho Zul Khoiri" w:date="2026-07-14T10:44:00Z" w16du:dateUtc="2026-07-14T03:44:00Z">
                  <w:rPr>
                    <w:rFonts w:ascii="Times New Roman" w:hAnsi="Times New Roman"/>
                    <w:color w:val="0F243E" w:themeColor="text2" w:themeShade="80"/>
                    <w:sz w:val="22"/>
                    <w:szCs w:val="22"/>
                  </w:rPr>
                </w:rPrChange>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FFFF00" w:fill="auto"/>
            <w:vAlign w:val="center"/>
          </w:tcPr>
          <w:p w14:paraId="25092901" w14:textId="77777777" w:rsidR="00F2379F" w:rsidRPr="00CF42A6" w:rsidRDefault="00F2379F" w:rsidP="00A04960">
            <w:pPr>
              <w:autoSpaceDE w:val="0"/>
              <w:autoSpaceDN w:val="0"/>
              <w:adjustRightInd w:val="0"/>
              <w:jc w:val="center"/>
              <w:rPr>
                <w:rFonts w:cs="Arial"/>
                <w:color w:val="1F497D" w:themeColor="text2"/>
                <w:sz w:val="22"/>
                <w:szCs w:val="22"/>
                <w:rPrChange w:id="7458"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459" w:author="Muhamad Ridho Zul Khoiri" w:date="2026-07-14T10:44:00Z" w16du:dateUtc="2026-07-14T03:44:00Z">
                  <w:rPr>
                    <w:rFonts w:ascii="Times New Roman" w:hAnsi="Times New Roman"/>
                    <w:color w:val="1F497D" w:themeColor="text2"/>
                    <w:sz w:val="22"/>
                    <w:szCs w:val="22"/>
                  </w:rPr>
                </w:rPrChange>
              </w:rPr>
              <w:t>-</w:t>
            </w:r>
          </w:p>
        </w:tc>
        <w:tc>
          <w:tcPr>
            <w:tcW w:w="1170" w:type="dxa"/>
            <w:tcBorders>
              <w:top w:val="single" w:sz="6" w:space="0" w:color="969696"/>
              <w:left w:val="single" w:sz="6" w:space="0" w:color="auto"/>
              <w:bottom w:val="single" w:sz="6" w:space="0" w:color="auto"/>
              <w:right w:val="single" w:sz="6" w:space="0" w:color="auto"/>
            </w:tcBorders>
            <w:shd w:val="solid" w:color="808080" w:fill="auto"/>
            <w:vAlign w:val="center"/>
          </w:tcPr>
          <w:p w14:paraId="6B76E01B" w14:textId="77777777" w:rsidR="00F2379F" w:rsidRPr="00CF42A6" w:rsidRDefault="00F2379F" w:rsidP="00A04960">
            <w:pPr>
              <w:autoSpaceDE w:val="0"/>
              <w:autoSpaceDN w:val="0"/>
              <w:adjustRightInd w:val="0"/>
              <w:jc w:val="center"/>
              <w:rPr>
                <w:rFonts w:cs="Arial"/>
                <w:color w:val="1F497D" w:themeColor="text2"/>
                <w:rPrChange w:id="7460" w:author="Muhamad Ridho Zul Khoiri" w:date="2026-07-14T10:44:00Z" w16du:dateUtc="2026-07-14T03:44:00Z">
                  <w:rPr>
                    <w:rFonts w:ascii="Times New Roman" w:hAnsi="Times New Roman"/>
                    <w:color w:val="1F497D" w:themeColor="text2"/>
                  </w:rPr>
                </w:rPrChange>
              </w:rPr>
            </w:pPr>
          </w:p>
        </w:tc>
      </w:tr>
      <w:tr w:rsidR="00F2379F" w:rsidRPr="00526DF0" w14:paraId="25FF669D" w14:textId="77777777" w:rsidTr="00A04960">
        <w:trPr>
          <w:trHeight w:val="290"/>
        </w:trPr>
        <w:tc>
          <w:tcPr>
            <w:tcW w:w="5130" w:type="dxa"/>
            <w:gridSpan w:val="3"/>
            <w:tcBorders>
              <w:top w:val="nil"/>
              <w:left w:val="nil"/>
              <w:bottom w:val="nil"/>
              <w:right w:val="nil"/>
            </w:tcBorders>
            <w:vAlign w:val="center"/>
          </w:tcPr>
          <w:p w14:paraId="387DC64A" w14:textId="77777777" w:rsidR="00F2379F" w:rsidRPr="00CF42A6" w:rsidRDefault="00F2379F" w:rsidP="00A04960">
            <w:pPr>
              <w:autoSpaceDE w:val="0"/>
              <w:autoSpaceDN w:val="0"/>
              <w:adjustRightInd w:val="0"/>
              <w:jc w:val="left"/>
              <w:rPr>
                <w:rFonts w:cs="Arial"/>
                <w:b/>
                <w:bCs/>
                <w:color w:val="000000"/>
                <w:rPrChange w:id="7461" w:author="Muhamad Ridho Zul Khoiri" w:date="2026-07-14T10:44:00Z" w16du:dateUtc="2026-07-14T03:44:00Z">
                  <w:rPr>
                    <w:rFonts w:ascii="Times New Roman" w:hAnsi="Times New Roman"/>
                    <w:b/>
                    <w:bCs/>
                    <w:color w:val="000000"/>
                  </w:rPr>
                </w:rPrChange>
              </w:rPr>
            </w:pPr>
          </w:p>
          <w:p w14:paraId="4C2CC792" w14:textId="77777777" w:rsidR="00F2379F" w:rsidRPr="00CF42A6" w:rsidRDefault="00F2379F" w:rsidP="00A04960">
            <w:pPr>
              <w:autoSpaceDE w:val="0"/>
              <w:autoSpaceDN w:val="0"/>
              <w:adjustRightInd w:val="0"/>
              <w:spacing w:after="120"/>
              <w:ind w:left="162"/>
              <w:jc w:val="left"/>
              <w:rPr>
                <w:rFonts w:cs="Arial"/>
                <w:b/>
                <w:bCs/>
                <w:color w:val="000000"/>
                <w:rPrChange w:id="7462" w:author="Muhamad Ridho Zul Khoiri" w:date="2026-07-14T10:44:00Z" w16du:dateUtc="2026-07-14T03:44:00Z">
                  <w:rPr>
                    <w:rFonts w:ascii="Times New Roman" w:hAnsi="Times New Roman"/>
                    <w:b/>
                    <w:bCs/>
                    <w:color w:val="000000"/>
                  </w:rPr>
                </w:rPrChange>
              </w:rPr>
            </w:pPr>
            <w:r w:rsidRPr="00CF42A6">
              <w:rPr>
                <w:rFonts w:cs="Arial"/>
                <w:b/>
                <w:bCs/>
                <w:color w:val="000000"/>
                <w:rPrChange w:id="7463" w:author="Muhamad Ridho Zul Khoiri" w:date="2026-07-14T10:44:00Z" w16du:dateUtc="2026-07-14T03:44:00Z">
                  <w:rPr>
                    <w:rFonts w:ascii="Times New Roman" w:hAnsi="Times New Roman"/>
                    <w:b/>
                    <w:bCs/>
                    <w:color w:val="000000"/>
                  </w:rPr>
                </w:rPrChange>
              </w:rPr>
              <w:t>Government of Indonesia</w:t>
            </w:r>
          </w:p>
        </w:tc>
        <w:tc>
          <w:tcPr>
            <w:tcW w:w="1260" w:type="dxa"/>
            <w:tcBorders>
              <w:top w:val="nil"/>
              <w:left w:val="nil"/>
              <w:bottom w:val="single" w:sz="6" w:space="0" w:color="auto"/>
              <w:right w:val="nil"/>
            </w:tcBorders>
            <w:vAlign w:val="center"/>
          </w:tcPr>
          <w:p w14:paraId="6CF0F8D7" w14:textId="77777777" w:rsidR="00F2379F" w:rsidRPr="00CF42A6" w:rsidRDefault="00F2379F" w:rsidP="00A04960">
            <w:pPr>
              <w:autoSpaceDE w:val="0"/>
              <w:autoSpaceDN w:val="0"/>
              <w:adjustRightInd w:val="0"/>
              <w:jc w:val="center"/>
              <w:rPr>
                <w:rFonts w:cs="Arial"/>
                <w:color w:val="000000"/>
                <w:rPrChange w:id="7464" w:author="Muhamad Ridho Zul Khoiri" w:date="2026-07-14T10:44:00Z" w16du:dateUtc="2026-07-14T03:44:00Z">
                  <w:rPr>
                    <w:rFonts w:ascii="Times New Roman" w:hAnsi="Times New Roman"/>
                    <w:color w:val="000000"/>
                  </w:rPr>
                </w:rPrChange>
              </w:rPr>
            </w:pPr>
          </w:p>
        </w:tc>
        <w:tc>
          <w:tcPr>
            <w:tcW w:w="900" w:type="dxa"/>
            <w:tcBorders>
              <w:top w:val="nil"/>
              <w:left w:val="nil"/>
              <w:bottom w:val="single" w:sz="6" w:space="0" w:color="auto"/>
              <w:right w:val="nil"/>
            </w:tcBorders>
            <w:vAlign w:val="center"/>
          </w:tcPr>
          <w:p w14:paraId="738730E9" w14:textId="77777777" w:rsidR="00F2379F" w:rsidRPr="00CF42A6" w:rsidRDefault="00F2379F" w:rsidP="00A04960">
            <w:pPr>
              <w:autoSpaceDE w:val="0"/>
              <w:autoSpaceDN w:val="0"/>
              <w:adjustRightInd w:val="0"/>
              <w:jc w:val="center"/>
              <w:rPr>
                <w:rFonts w:cs="Arial"/>
                <w:color w:val="000000"/>
                <w:sz w:val="22"/>
                <w:szCs w:val="22"/>
                <w:rPrChange w:id="7465" w:author="Muhamad Ridho Zul Khoiri" w:date="2026-07-14T10:44:00Z" w16du:dateUtc="2026-07-14T03:44:00Z">
                  <w:rPr>
                    <w:rFonts w:ascii="Times New Roman" w:hAnsi="Times New Roman"/>
                    <w:color w:val="000000"/>
                    <w:sz w:val="22"/>
                    <w:szCs w:val="22"/>
                  </w:rPr>
                </w:rPrChange>
              </w:rPr>
            </w:pPr>
          </w:p>
        </w:tc>
        <w:tc>
          <w:tcPr>
            <w:tcW w:w="1620" w:type="dxa"/>
            <w:tcBorders>
              <w:top w:val="nil"/>
              <w:left w:val="nil"/>
              <w:bottom w:val="single" w:sz="6" w:space="0" w:color="auto"/>
              <w:right w:val="nil"/>
            </w:tcBorders>
            <w:vAlign w:val="center"/>
          </w:tcPr>
          <w:p w14:paraId="246C4E90" w14:textId="77777777" w:rsidR="00F2379F" w:rsidRPr="00CF42A6" w:rsidRDefault="00F2379F" w:rsidP="00A04960">
            <w:pPr>
              <w:autoSpaceDE w:val="0"/>
              <w:autoSpaceDN w:val="0"/>
              <w:adjustRightInd w:val="0"/>
              <w:jc w:val="center"/>
              <w:rPr>
                <w:rFonts w:cs="Arial"/>
                <w:color w:val="000000"/>
                <w:sz w:val="22"/>
                <w:szCs w:val="22"/>
                <w:rPrChange w:id="7466" w:author="Muhamad Ridho Zul Khoiri" w:date="2026-07-14T10:44:00Z" w16du:dateUtc="2026-07-14T03:44:00Z">
                  <w:rPr>
                    <w:rFonts w:ascii="Times New Roman" w:hAnsi="Times New Roman"/>
                    <w:color w:val="000000"/>
                    <w:sz w:val="22"/>
                    <w:szCs w:val="22"/>
                  </w:rPr>
                </w:rPrChange>
              </w:rPr>
            </w:pPr>
          </w:p>
        </w:tc>
        <w:tc>
          <w:tcPr>
            <w:tcW w:w="1620" w:type="dxa"/>
            <w:tcBorders>
              <w:top w:val="nil"/>
              <w:left w:val="nil"/>
              <w:bottom w:val="single" w:sz="6" w:space="0" w:color="auto"/>
              <w:right w:val="nil"/>
            </w:tcBorders>
            <w:vAlign w:val="center"/>
          </w:tcPr>
          <w:p w14:paraId="6A0E9DC9" w14:textId="77777777" w:rsidR="00F2379F" w:rsidRPr="00CF42A6" w:rsidRDefault="00F2379F" w:rsidP="00A04960">
            <w:pPr>
              <w:autoSpaceDE w:val="0"/>
              <w:autoSpaceDN w:val="0"/>
              <w:adjustRightInd w:val="0"/>
              <w:jc w:val="center"/>
              <w:rPr>
                <w:rFonts w:cs="Arial"/>
                <w:color w:val="000000"/>
                <w:sz w:val="22"/>
                <w:szCs w:val="22"/>
                <w:rPrChange w:id="7467" w:author="Muhamad Ridho Zul Khoiri" w:date="2026-07-14T10:44:00Z" w16du:dateUtc="2026-07-14T03:44:00Z">
                  <w:rPr>
                    <w:rFonts w:ascii="Times New Roman" w:hAnsi="Times New Roman"/>
                    <w:color w:val="000000"/>
                    <w:sz w:val="22"/>
                    <w:szCs w:val="22"/>
                  </w:rPr>
                </w:rPrChange>
              </w:rPr>
            </w:pPr>
          </w:p>
        </w:tc>
        <w:tc>
          <w:tcPr>
            <w:tcW w:w="1620" w:type="dxa"/>
            <w:gridSpan w:val="2"/>
            <w:tcBorders>
              <w:top w:val="nil"/>
              <w:left w:val="nil"/>
              <w:bottom w:val="single" w:sz="6" w:space="0" w:color="auto"/>
              <w:right w:val="nil"/>
            </w:tcBorders>
            <w:vAlign w:val="center"/>
          </w:tcPr>
          <w:p w14:paraId="4DC8200E" w14:textId="77777777" w:rsidR="00F2379F" w:rsidRPr="00CF42A6" w:rsidRDefault="00F2379F" w:rsidP="00A04960">
            <w:pPr>
              <w:autoSpaceDE w:val="0"/>
              <w:autoSpaceDN w:val="0"/>
              <w:adjustRightInd w:val="0"/>
              <w:jc w:val="center"/>
              <w:rPr>
                <w:rFonts w:cs="Arial"/>
                <w:color w:val="000000"/>
                <w:sz w:val="22"/>
                <w:szCs w:val="22"/>
                <w:rPrChange w:id="7468" w:author="Muhamad Ridho Zul Khoiri" w:date="2026-07-14T10:44:00Z" w16du:dateUtc="2026-07-14T03:44:00Z">
                  <w:rPr>
                    <w:rFonts w:ascii="Times New Roman" w:hAnsi="Times New Roman"/>
                    <w:color w:val="000000"/>
                    <w:sz w:val="22"/>
                    <w:szCs w:val="22"/>
                  </w:rPr>
                </w:rPrChange>
              </w:rPr>
            </w:pPr>
          </w:p>
        </w:tc>
        <w:tc>
          <w:tcPr>
            <w:tcW w:w="1350" w:type="dxa"/>
            <w:gridSpan w:val="2"/>
            <w:tcBorders>
              <w:top w:val="nil"/>
              <w:left w:val="nil"/>
              <w:bottom w:val="single" w:sz="6" w:space="0" w:color="auto"/>
              <w:right w:val="nil"/>
            </w:tcBorders>
            <w:vAlign w:val="center"/>
          </w:tcPr>
          <w:p w14:paraId="1182927B" w14:textId="77777777" w:rsidR="00F2379F" w:rsidRPr="00CF42A6" w:rsidRDefault="00F2379F" w:rsidP="00A04960">
            <w:pPr>
              <w:autoSpaceDE w:val="0"/>
              <w:autoSpaceDN w:val="0"/>
              <w:adjustRightInd w:val="0"/>
              <w:jc w:val="center"/>
              <w:rPr>
                <w:rFonts w:cs="Arial"/>
                <w:color w:val="000000"/>
                <w:sz w:val="22"/>
                <w:szCs w:val="22"/>
                <w:rPrChange w:id="7469" w:author="Muhamad Ridho Zul Khoiri" w:date="2026-07-14T10:44:00Z" w16du:dateUtc="2026-07-14T03:44:00Z">
                  <w:rPr>
                    <w:rFonts w:ascii="Times New Roman" w:hAnsi="Times New Roman"/>
                    <w:color w:val="000000"/>
                    <w:sz w:val="22"/>
                    <w:szCs w:val="22"/>
                  </w:rPr>
                </w:rPrChange>
              </w:rPr>
            </w:pPr>
          </w:p>
        </w:tc>
        <w:tc>
          <w:tcPr>
            <w:tcW w:w="1170" w:type="dxa"/>
            <w:tcBorders>
              <w:top w:val="nil"/>
              <w:left w:val="nil"/>
              <w:bottom w:val="single" w:sz="6" w:space="0" w:color="auto"/>
              <w:right w:val="nil"/>
            </w:tcBorders>
            <w:vAlign w:val="center"/>
          </w:tcPr>
          <w:p w14:paraId="593A208B" w14:textId="77777777" w:rsidR="00F2379F" w:rsidRPr="00CF42A6" w:rsidRDefault="00F2379F" w:rsidP="00A04960">
            <w:pPr>
              <w:autoSpaceDE w:val="0"/>
              <w:autoSpaceDN w:val="0"/>
              <w:adjustRightInd w:val="0"/>
              <w:jc w:val="center"/>
              <w:rPr>
                <w:rFonts w:cs="Arial"/>
                <w:color w:val="000000"/>
                <w:sz w:val="22"/>
                <w:szCs w:val="22"/>
                <w:rPrChange w:id="7470" w:author="Muhamad Ridho Zul Khoiri" w:date="2026-07-14T10:44:00Z" w16du:dateUtc="2026-07-14T03:44:00Z">
                  <w:rPr>
                    <w:rFonts w:ascii="Times New Roman" w:hAnsi="Times New Roman"/>
                    <w:color w:val="000000"/>
                    <w:sz w:val="22"/>
                    <w:szCs w:val="22"/>
                  </w:rPr>
                </w:rPrChange>
              </w:rPr>
            </w:pPr>
          </w:p>
        </w:tc>
      </w:tr>
      <w:tr w:rsidR="00F2379F" w:rsidRPr="00526DF0" w14:paraId="63C2B419" w14:textId="77777777" w:rsidTr="00A04960">
        <w:trPr>
          <w:trHeight w:val="360"/>
        </w:trPr>
        <w:tc>
          <w:tcPr>
            <w:tcW w:w="331" w:type="dxa"/>
            <w:gridSpan w:val="2"/>
            <w:tcBorders>
              <w:top w:val="nil"/>
              <w:left w:val="nil"/>
              <w:bottom w:val="nil"/>
              <w:right w:val="nil"/>
            </w:tcBorders>
            <w:vAlign w:val="center"/>
          </w:tcPr>
          <w:p w14:paraId="52106103" w14:textId="77777777" w:rsidR="00F2379F" w:rsidRPr="00CF42A6" w:rsidRDefault="00F2379F" w:rsidP="00A04960">
            <w:pPr>
              <w:autoSpaceDE w:val="0"/>
              <w:autoSpaceDN w:val="0"/>
              <w:adjustRightInd w:val="0"/>
              <w:jc w:val="left"/>
              <w:rPr>
                <w:rFonts w:cs="Arial"/>
                <w:b/>
                <w:bCs/>
                <w:color w:val="000000"/>
                <w:rPrChange w:id="7471" w:author="Muhamad Ridho Zul Khoiri" w:date="2026-07-14T10:44:00Z" w16du:dateUtc="2026-07-14T03:44:00Z">
                  <w:rPr>
                    <w:rFonts w:ascii="Times New Roman" w:hAnsi="Times New Roman"/>
                    <w:b/>
                    <w:bCs/>
                    <w:color w:val="000000"/>
                  </w:rPr>
                </w:rPrChange>
              </w:rPr>
            </w:pPr>
          </w:p>
        </w:tc>
        <w:tc>
          <w:tcPr>
            <w:tcW w:w="4799" w:type="dxa"/>
            <w:tcBorders>
              <w:top w:val="single" w:sz="6" w:space="0" w:color="auto"/>
              <w:left w:val="single" w:sz="6" w:space="0" w:color="auto"/>
              <w:bottom w:val="single" w:sz="6" w:space="0" w:color="969696"/>
              <w:right w:val="single" w:sz="6" w:space="0" w:color="auto"/>
            </w:tcBorders>
            <w:vAlign w:val="center"/>
          </w:tcPr>
          <w:p w14:paraId="596690F9" w14:textId="77777777" w:rsidR="00F2379F" w:rsidRPr="00CF42A6" w:rsidRDefault="00F2379F" w:rsidP="00A04960">
            <w:pPr>
              <w:autoSpaceDE w:val="0"/>
              <w:autoSpaceDN w:val="0"/>
              <w:adjustRightInd w:val="0"/>
              <w:jc w:val="left"/>
              <w:rPr>
                <w:rFonts w:cs="Arial"/>
                <w:color w:val="1F497D" w:themeColor="text2"/>
                <w:rPrChange w:id="7472"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7473" w:author="Muhamad Ridho Zul Khoiri" w:date="2026-07-14T10:44:00Z" w16du:dateUtc="2026-07-14T03:44:00Z">
                  <w:rPr>
                    <w:rFonts w:ascii="Times New Roman" w:hAnsi="Times New Roman"/>
                    <w:color w:val="1F497D" w:themeColor="text2"/>
                  </w:rPr>
                </w:rPrChange>
              </w:rPr>
              <w:t>Work Program and Budget (WP&amp;B) Process</w:t>
            </w:r>
          </w:p>
        </w:tc>
        <w:tc>
          <w:tcPr>
            <w:tcW w:w="1260" w:type="dxa"/>
            <w:tcBorders>
              <w:top w:val="single" w:sz="6" w:space="0" w:color="auto"/>
              <w:left w:val="single" w:sz="6" w:space="0" w:color="auto"/>
              <w:bottom w:val="single" w:sz="6" w:space="0" w:color="969696"/>
              <w:right w:val="single" w:sz="6" w:space="0" w:color="auto"/>
            </w:tcBorders>
            <w:vAlign w:val="center"/>
          </w:tcPr>
          <w:p w14:paraId="4ED474FA" w14:textId="77777777" w:rsidR="00F2379F" w:rsidRPr="00CF42A6" w:rsidRDefault="00F2379F" w:rsidP="00A04960">
            <w:pPr>
              <w:autoSpaceDE w:val="0"/>
              <w:autoSpaceDN w:val="0"/>
              <w:adjustRightInd w:val="0"/>
              <w:jc w:val="center"/>
              <w:rPr>
                <w:rFonts w:cs="Arial"/>
                <w:color w:val="1F497D" w:themeColor="text2"/>
                <w:rPrChange w:id="7474"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7475" w:author="Muhamad Ridho Zul Khoiri" w:date="2026-07-14T10:44:00Z" w16du:dateUtc="2026-07-14T03:44:00Z">
                  <w:rPr>
                    <w:rFonts w:ascii="Times New Roman" w:hAnsi="Times New Roman"/>
                    <w:color w:val="1F497D" w:themeColor="text2"/>
                  </w:rPr>
                </w:rPrChange>
              </w:rPr>
              <w:t>Integrated</w:t>
            </w:r>
          </w:p>
        </w:tc>
        <w:tc>
          <w:tcPr>
            <w:tcW w:w="900" w:type="dxa"/>
            <w:tcBorders>
              <w:top w:val="single" w:sz="6" w:space="0" w:color="auto"/>
              <w:left w:val="single" w:sz="6" w:space="0" w:color="auto"/>
              <w:bottom w:val="single" w:sz="6" w:space="0" w:color="969696"/>
              <w:right w:val="single" w:sz="6" w:space="0" w:color="auto"/>
            </w:tcBorders>
            <w:shd w:val="clear" w:color="auto" w:fill="808080" w:themeFill="background1" w:themeFillShade="80"/>
            <w:vAlign w:val="center"/>
          </w:tcPr>
          <w:p w14:paraId="47987077" w14:textId="77777777" w:rsidR="00F2379F" w:rsidRPr="00CF42A6" w:rsidRDefault="00F2379F" w:rsidP="00A04960">
            <w:pPr>
              <w:autoSpaceDE w:val="0"/>
              <w:autoSpaceDN w:val="0"/>
              <w:adjustRightInd w:val="0"/>
              <w:jc w:val="center"/>
              <w:rPr>
                <w:rFonts w:cs="Arial"/>
                <w:color w:val="1F497D" w:themeColor="text2"/>
                <w:sz w:val="22"/>
                <w:szCs w:val="22"/>
                <w:rPrChange w:id="7476" w:author="Muhamad Ridho Zul Khoiri" w:date="2026-07-14T10:44:00Z" w16du:dateUtc="2026-07-14T03:44:00Z">
                  <w:rPr>
                    <w:rFonts w:ascii="Times New Roman" w:hAnsi="Times New Roman"/>
                    <w:color w:val="1F497D" w:themeColor="text2"/>
                    <w:sz w:val="22"/>
                    <w:szCs w:val="22"/>
                  </w:rPr>
                </w:rPrChange>
              </w:rPr>
            </w:pP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3E1F504F" w14:textId="77777777" w:rsidR="00F2379F" w:rsidRPr="00CF42A6" w:rsidRDefault="00F2379F" w:rsidP="00A04960">
            <w:pPr>
              <w:autoSpaceDE w:val="0"/>
              <w:autoSpaceDN w:val="0"/>
              <w:adjustRightInd w:val="0"/>
              <w:jc w:val="center"/>
              <w:rPr>
                <w:rFonts w:cs="Arial"/>
                <w:color w:val="1F497D" w:themeColor="text2"/>
                <w:sz w:val="22"/>
                <w:szCs w:val="22"/>
                <w:rPrChange w:id="7477"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478" w:author="Muhamad Ridho Zul Khoiri" w:date="2026-07-14T10:44:00Z" w16du:dateUtc="2026-07-14T03:44:00Z">
                  <w:rPr>
                    <w:rFonts w:ascii="Times New Roman" w:hAnsi="Times New Roman"/>
                    <w:color w:val="1F497D" w:themeColor="text2"/>
                    <w:sz w:val="22"/>
                    <w:szCs w:val="22"/>
                  </w:rPr>
                </w:rPrChange>
              </w:rPr>
              <w:t>ALL</w:t>
            </w:r>
          </w:p>
        </w:tc>
        <w:tc>
          <w:tcPr>
            <w:tcW w:w="1620" w:type="dxa"/>
            <w:tcBorders>
              <w:top w:val="single" w:sz="6" w:space="0" w:color="auto"/>
              <w:left w:val="single" w:sz="6" w:space="0" w:color="auto"/>
              <w:bottom w:val="single" w:sz="6" w:space="0" w:color="969696"/>
              <w:right w:val="single" w:sz="6" w:space="0" w:color="auto"/>
            </w:tcBorders>
            <w:shd w:val="clear" w:color="auto" w:fill="99CCFF"/>
            <w:vAlign w:val="center"/>
          </w:tcPr>
          <w:p w14:paraId="5258C0B0" w14:textId="77777777" w:rsidR="00F2379F" w:rsidRPr="00CF42A6" w:rsidRDefault="00F2379F" w:rsidP="00A04960">
            <w:pPr>
              <w:autoSpaceDE w:val="0"/>
              <w:autoSpaceDN w:val="0"/>
              <w:adjustRightInd w:val="0"/>
              <w:jc w:val="center"/>
              <w:rPr>
                <w:rFonts w:cs="Arial"/>
                <w:color w:val="1F497D" w:themeColor="text2"/>
                <w:sz w:val="22"/>
                <w:szCs w:val="22"/>
                <w:rPrChange w:id="7479"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480" w:author="Muhamad Ridho Zul Khoiri" w:date="2026-07-14T10:44:00Z" w16du:dateUtc="2026-07-14T03:44:00Z">
                  <w:rPr>
                    <w:rFonts w:ascii="Times New Roman" w:hAnsi="Times New Roman"/>
                    <w:color w:val="1F497D" w:themeColor="text2"/>
                    <w:sz w:val="22"/>
                    <w:szCs w:val="22"/>
                  </w:rPr>
                </w:rPrChange>
              </w:rPr>
              <w:t>ALL</w:t>
            </w:r>
          </w:p>
        </w:tc>
        <w:tc>
          <w:tcPr>
            <w:tcW w:w="1620" w:type="dxa"/>
            <w:gridSpan w:val="2"/>
            <w:tcBorders>
              <w:top w:val="single" w:sz="6" w:space="0" w:color="auto"/>
              <w:left w:val="single" w:sz="6" w:space="0" w:color="auto"/>
              <w:bottom w:val="single" w:sz="6" w:space="0" w:color="969696"/>
              <w:right w:val="single" w:sz="6" w:space="0" w:color="auto"/>
            </w:tcBorders>
            <w:shd w:val="solid" w:color="008000" w:fill="auto"/>
            <w:vAlign w:val="center"/>
          </w:tcPr>
          <w:p w14:paraId="31E4FF8C" w14:textId="77777777" w:rsidR="00F2379F" w:rsidRPr="00CF42A6" w:rsidRDefault="00F2379F" w:rsidP="00A04960">
            <w:pPr>
              <w:autoSpaceDE w:val="0"/>
              <w:autoSpaceDN w:val="0"/>
              <w:adjustRightInd w:val="0"/>
              <w:jc w:val="center"/>
              <w:rPr>
                <w:rFonts w:cs="Arial"/>
                <w:color w:val="0F243E" w:themeColor="text2" w:themeShade="80"/>
                <w:sz w:val="22"/>
                <w:szCs w:val="22"/>
                <w:rPrChange w:id="7481" w:author="Muhamad Ridho Zul Khoiri" w:date="2026-07-14T10:44:00Z" w16du:dateUtc="2026-07-14T03:44:00Z">
                  <w:rPr>
                    <w:rFonts w:ascii="Times New Roman" w:hAnsi="Times New Roman"/>
                    <w:color w:val="0F243E" w:themeColor="text2" w:themeShade="80"/>
                    <w:sz w:val="22"/>
                    <w:szCs w:val="22"/>
                  </w:rPr>
                </w:rPrChange>
              </w:rPr>
            </w:pPr>
            <w:r w:rsidRPr="00CF42A6">
              <w:rPr>
                <w:rFonts w:cs="Arial"/>
                <w:color w:val="0F243E" w:themeColor="text2" w:themeShade="80"/>
                <w:sz w:val="22"/>
                <w:szCs w:val="22"/>
                <w:rPrChange w:id="7482" w:author="Muhamad Ridho Zul Khoiri" w:date="2026-07-14T10:44:00Z" w16du:dateUtc="2026-07-14T03:44:00Z">
                  <w:rPr>
                    <w:rFonts w:ascii="Times New Roman" w:hAnsi="Times New Roman"/>
                    <w:color w:val="0F243E" w:themeColor="text2" w:themeShade="80"/>
                    <w:sz w:val="22"/>
                    <w:szCs w:val="22"/>
                  </w:rPr>
                </w:rPrChange>
              </w:rPr>
              <w:t>ALL</w:t>
            </w:r>
          </w:p>
        </w:tc>
        <w:tc>
          <w:tcPr>
            <w:tcW w:w="1350" w:type="dxa"/>
            <w:gridSpan w:val="2"/>
            <w:tcBorders>
              <w:top w:val="single" w:sz="6" w:space="0" w:color="auto"/>
              <w:left w:val="single" w:sz="6" w:space="0" w:color="auto"/>
              <w:bottom w:val="single" w:sz="6" w:space="0" w:color="969696"/>
              <w:right w:val="single" w:sz="6" w:space="0" w:color="auto"/>
            </w:tcBorders>
            <w:shd w:val="solid" w:color="808080" w:fill="auto"/>
            <w:vAlign w:val="center"/>
          </w:tcPr>
          <w:p w14:paraId="392C6F02" w14:textId="77777777" w:rsidR="00F2379F" w:rsidRPr="00CF42A6" w:rsidRDefault="00F2379F" w:rsidP="00A04960">
            <w:pPr>
              <w:autoSpaceDE w:val="0"/>
              <w:autoSpaceDN w:val="0"/>
              <w:adjustRightInd w:val="0"/>
              <w:jc w:val="center"/>
              <w:rPr>
                <w:rFonts w:cs="Arial"/>
                <w:color w:val="1F497D" w:themeColor="text2"/>
                <w:rPrChange w:id="7483" w:author="Muhamad Ridho Zul Khoiri" w:date="2026-07-14T10:44:00Z" w16du:dateUtc="2026-07-14T03:44:00Z">
                  <w:rPr>
                    <w:rFonts w:ascii="Times New Roman" w:hAnsi="Times New Roman"/>
                    <w:color w:val="1F497D" w:themeColor="text2"/>
                  </w:rPr>
                </w:rPrChange>
              </w:rPr>
            </w:pPr>
          </w:p>
        </w:tc>
        <w:tc>
          <w:tcPr>
            <w:tcW w:w="1170" w:type="dxa"/>
            <w:tcBorders>
              <w:top w:val="single" w:sz="6" w:space="0" w:color="auto"/>
              <w:left w:val="single" w:sz="6" w:space="0" w:color="auto"/>
              <w:bottom w:val="single" w:sz="6" w:space="0" w:color="969696"/>
              <w:right w:val="single" w:sz="6" w:space="0" w:color="auto"/>
            </w:tcBorders>
            <w:shd w:val="solid" w:color="808080" w:fill="auto"/>
            <w:vAlign w:val="center"/>
          </w:tcPr>
          <w:p w14:paraId="78AB6EB3" w14:textId="77777777" w:rsidR="00F2379F" w:rsidRPr="00CF42A6" w:rsidRDefault="00F2379F" w:rsidP="00A04960">
            <w:pPr>
              <w:autoSpaceDE w:val="0"/>
              <w:autoSpaceDN w:val="0"/>
              <w:adjustRightInd w:val="0"/>
              <w:jc w:val="center"/>
              <w:rPr>
                <w:rFonts w:cs="Arial"/>
                <w:color w:val="1F497D" w:themeColor="text2"/>
                <w:rPrChange w:id="7484" w:author="Muhamad Ridho Zul Khoiri" w:date="2026-07-14T10:44:00Z" w16du:dateUtc="2026-07-14T03:44:00Z">
                  <w:rPr>
                    <w:rFonts w:ascii="Times New Roman" w:hAnsi="Times New Roman"/>
                    <w:color w:val="1F497D" w:themeColor="text2"/>
                  </w:rPr>
                </w:rPrChange>
              </w:rPr>
            </w:pPr>
          </w:p>
        </w:tc>
      </w:tr>
      <w:tr w:rsidR="00F2379F" w:rsidRPr="00526DF0" w14:paraId="507F78A6" w14:textId="77777777" w:rsidTr="00A04960">
        <w:trPr>
          <w:trHeight w:val="360"/>
        </w:trPr>
        <w:tc>
          <w:tcPr>
            <w:tcW w:w="331" w:type="dxa"/>
            <w:gridSpan w:val="2"/>
            <w:tcBorders>
              <w:top w:val="nil"/>
              <w:left w:val="nil"/>
              <w:bottom w:val="nil"/>
              <w:right w:val="nil"/>
            </w:tcBorders>
            <w:vAlign w:val="center"/>
          </w:tcPr>
          <w:p w14:paraId="3F8412A7" w14:textId="77777777" w:rsidR="00F2379F" w:rsidRPr="00CF42A6" w:rsidRDefault="00F2379F" w:rsidP="00A04960">
            <w:pPr>
              <w:autoSpaceDE w:val="0"/>
              <w:autoSpaceDN w:val="0"/>
              <w:adjustRightInd w:val="0"/>
              <w:jc w:val="left"/>
              <w:rPr>
                <w:rFonts w:cs="Arial"/>
                <w:b/>
                <w:bCs/>
                <w:color w:val="000000"/>
                <w:rPrChange w:id="7485" w:author="Muhamad Ridho Zul Khoiri" w:date="2026-07-14T10:44:00Z" w16du:dateUtc="2026-07-14T03:44:00Z">
                  <w:rPr>
                    <w:rFonts w:ascii="Times New Roman" w:hAnsi="Times New Roman"/>
                    <w:b/>
                    <w:bCs/>
                    <w:color w:val="000000"/>
                  </w:rPr>
                </w:rPrChange>
              </w:rPr>
            </w:pPr>
          </w:p>
        </w:tc>
        <w:tc>
          <w:tcPr>
            <w:tcW w:w="4799" w:type="dxa"/>
            <w:tcBorders>
              <w:top w:val="single" w:sz="6" w:space="0" w:color="969696"/>
              <w:left w:val="single" w:sz="6" w:space="0" w:color="auto"/>
              <w:bottom w:val="single" w:sz="6" w:space="0" w:color="969696"/>
              <w:right w:val="single" w:sz="6" w:space="0" w:color="auto"/>
            </w:tcBorders>
            <w:vAlign w:val="center"/>
          </w:tcPr>
          <w:p w14:paraId="48CC55E7" w14:textId="77777777" w:rsidR="00F2379F" w:rsidRPr="00CF42A6" w:rsidRDefault="00F2379F" w:rsidP="00A04960">
            <w:pPr>
              <w:autoSpaceDE w:val="0"/>
              <w:autoSpaceDN w:val="0"/>
              <w:adjustRightInd w:val="0"/>
              <w:jc w:val="left"/>
              <w:rPr>
                <w:rFonts w:cs="Arial"/>
                <w:color w:val="1F497D" w:themeColor="text2"/>
                <w:rPrChange w:id="7486"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7487" w:author="Muhamad Ridho Zul Khoiri" w:date="2026-07-14T10:44:00Z" w16du:dateUtc="2026-07-14T03:44:00Z">
                  <w:rPr>
                    <w:rFonts w:ascii="Times New Roman" w:hAnsi="Times New Roman"/>
                    <w:color w:val="1F497D" w:themeColor="text2"/>
                  </w:rPr>
                </w:rPrChange>
              </w:rPr>
              <w:t>WP&amp;B Revision and Monitoring Process</w:t>
            </w:r>
          </w:p>
        </w:tc>
        <w:tc>
          <w:tcPr>
            <w:tcW w:w="1260" w:type="dxa"/>
            <w:tcBorders>
              <w:top w:val="single" w:sz="6" w:space="0" w:color="969696"/>
              <w:left w:val="single" w:sz="6" w:space="0" w:color="auto"/>
              <w:bottom w:val="single" w:sz="6" w:space="0" w:color="969696"/>
              <w:right w:val="single" w:sz="6" w:space="0" w:color="auto"/>
            </w:tcBorders>
            <w:vAlign w:val="center"/>
          </w:tcPr>
          <w:p w14:paraId="62085276" w14:textId="77777777" w:rsidR="00F2379F" w:rsidRPr="00CF42A6" w:rsidRDefault="00F2379F" w:rsidP="00A04960">
            <w:pPr>
              <w:autoSpaceDE w:val="0"/>
              <w:autoSpaceDN w:val="0"/>
              <w:adjustRightInd w:val="0"/>
              <w:jc w:val="center"/>
              <w:rPr>
                <w:rFonts w:cs="Arial"/>
                <w:color w:val="1F497D" w:themeColor="text2"/>
                <w:rPrChange w:id="7488"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7489" w:author="Muhamad Ridho Zul Khoiri" w:date="2026-07-14T10:44:00Z" w16du:dateUtc="2026-07-14T03:44:00Z">
                  <w:rPr>
                    <w:rFonts w:ascii="Times New Roman" w:hAnsi="Times New Roman"/>
                    <w:color w:val="1F497D" w:themeColor="text2"/>
                  </w:rPr>
                </w:rPrChange>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74506702" w14:textId="77777777" w:rsidR="00F2379F" w:rsidRPr="00CF42A6" w:rsidRDefault="00F2379F" w:rsidP="00A04960">
            <w:pPr>
              <w:autoSpaceDE w:val="0"/>
              <w:autoSpaceDN w:val="0"/>
              <w:adjustRightInd w:val="0"/>
              <w:jc w:val="center"/>
              <w:rPr>
                <w:rFonts w:cs="Arial"/>
                <w:color w:val="1F497D" w:themeColor="text2"/>
                <w:sz w:val="22"/>
                <w:szCs w:val="22"/>
                <w:rPrChange w:id="7490" w:author="Muhamad Ridho Zul Khoiri" w:date="2026-07-14T10:44:00Z" w16du:dateUtc="2026-07-14T03:44:00Z">
                  <w:rPr>
                    <w:rFonts w:ascii="Times New Roman" w:hAnsi="Times New Roman"/>
                    <w:color w:val="1F497D" w:themeColor="text2"/>
                    <w:sz w:val="22"/>
                    <w:szCs w:val="22"/>
                  </w:rPr>
                </w:rPrChange>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4B8CB861" w14:textId="77777777" w:rsidR="00F2379F" w:rsidRPr="00CF42A6" w:rsidRDefault="00F2379F" w:rsidP="00A04960">
            <w:pPr>
              <w:autoSpaceDE w:val="0"/>
              <w:autoSpaceDN w:val="0"/>
              <w:adjustRightInd w:val="0"/>
              <w:jc w:val="center"/>
              <w:rPr>
                <w:rFonts w:cs="Arial"/>
                <w:color w:val="1F497D" w:themeColor="text2"/>
                <w:sz w:val="22"/>
                <w:szCs w:val="22"/>
                <w:rPrChange w:id="7491"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492" w:author="Muhamad Ridho Zul Khoiri" w:date="2026-07-14T10:44:00Z" w16du:dateUtc="2026-07-14T03:44:00Z">
                  <w:rPr>
                    <w:rFonts w:ascii="Times New Roman" w:hAnsi="Times New Roman"/>
                    <w:color w:val="1F497D" w:themeColor="text2"/>
                    <w:sz w:val="22"/>
                    <w:szCs w:val="22"/>
                  </w:rPr>
                </w:rPrChange>
              </w:rPr>
              <w:t>ALL</w:t>
            </w:r>
          </w:p>
        </w:tc>
        <w:tc>
          <w:tcPr>
            <w:tcW w:w="1620" w:type="dxa"/>
            <w:tcBorders>
              <w:top w:val="single" w:sz="6" w:space="0" w:color="969696"/>
              <w:left w:val="single" w:sz="6" w:space="0" w:color="auto"/>
              <w:bottom w:val="single" w:sz="6" w:space="0" w:color="969696"/>
              <w:right w:val="single" w:sz="6" w:space="0" w:color="auto"/>
            </w:tcBorders>
            <w:shd w:val="clear" w:color="auto" w:fill="99CCFF"/>
            <w:vAlign w:val="center"/>
          </w:tcPr>
          <w:p w14:paraId="708A366E" w14:textId="77777777" w:rsidR="00F2379F" w:rsidRPr="00CF42A6" w:rsidRDefault="00F2379F" w:rsidP="00A04960">
            <w:pPr>
              <w:autoSpaceDE w:val="0"/>
              <w:autoSpaceDN w:val="0"/>
              <w:adjustRightInd w:val="0"/>
              <w:jc w:val="center"/>
              <w:rPr>
                <w:rFonts w:cs="Arial"/>
                <w:color w:val="1F497D" w:themeColor="text2"/>
                <w:sz w:val="22"/>
                <w:szCs w:val="22"/>
                <w:rPrChange w:id="7493"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494" w:author="Muhamad Ridho Zul Khoiri" w:date="2026-07-14T10:44:00Z" w16du:dateUtc="2026-07-14T03:44:00Z">
                  <w:rPr>
                    <w:rFonts w:ascii="Times New Roman" w:hAnsi="Times New Roman"/>
                    <w:color w:val="1F497D" w:themeColor="text2"/>
                    <w:sz w:val="22"/>
                    <w:szCs w:val="22"/>
                  </w:rPr>
                </w:rPrChange>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015707F6" w14:textId="77777777" w:rsidR="00F2379F" w:rsidRPr="00CF42A6" w:rsidRDefault="00F2379F" w:rsidP="00A04960">
            <w:pPr>
              <w:autoSpaceDE w:val="0"/>
              <w:autoSpaceDN w:val="0"/>
              <w:adjustRightInd w:val="0"/>
              <w:jc w:val="center"/>
              <w:rPr>
                <w:rFonts w:cs="Arial"/>
                <w:color w:val="0F243E" w:themeColor="text2" w:themeShade="80"/>
                <w:sz w:val="22"/>
                <w:szCs w:val="22"/>
                <w:rPrChange w:id="7495" w:author="Muhamad Ridho Zul Khoiri" w:date="2026-07-14T10:44:00Z" w16du:dateUtc="2026-07-14T03:44:00Z">
                  <w:rPr>
                    <w:rFonts w:ascii="Times New Roman" w:hAnsi="Times New Roman"/>
                    <w:color w:val="0F243E" w:themeColor="text2" w:themeShade="80"/>
                    <w:sz w:val="22"/>
                    <w:szCs w:val="22"/>
                  </w:rPr>
                </w:rPrChange>
              </w:rPr>
            </w:pPr>
            <w:r w:rsidRPr="00CF42A6">
              <w:rPr>
                <w:rFonts w:cs="Arial"/>
                <w:color w:val="0F243E" w:themeColor="text2" w:themeShade="80"/>
                <w:sz w:val="22"/>
                <w:szCs w:val="22"/>
                <w:rPrChange w:id="7496" w:author="Muhamad Ridho Zul Khoiri" w:date="2026-07-14T10:44:00Z" w16du:dateUtc="2026-07-14T03:44:00Z">
                  <w:rPr>
                    <w:rFonts w:ascii="Times New Roman" w:hAnsi="Times New Roman"/>
                    <w:color w:val="0F243E" w:themeColor="text2" w:themeShade="80"/>
                    <w:sz w:val="22"/>
                    <w:szCs w:val="22"/>
                  </w:rPr>
                </w:rPrChange>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02D90E5C" w14:textId="77777777" w:rsidR="00F2379F" w:rsidRPr="00CF42A6" w:rsidRDefault="00F2379F" w:rsidP="00A04960">
            <w:pPr>
              <w:autoSpaceDE w:val="0"/>
              <w:autoSpaceDN w:val="0"/>
              <w:adjustRightInd w:val="0"/>
              <w:jc w:val="center"/>
              <w:rPr>
                <w:rFonts w:cs="Arial"/>
                <w:color w:val="1F497D" w:themeColor="text2"/>
                <w:rPrChange w:id="7497" w:author="Muhamad Ridho Zul Khoiri" w:date="2026-07-14T10:44:00Z" w16du:dateUtc="2026-07-14T03:44:00Z">
                  <w:rPr>
                    <w:rFonts w:ascii="Times New Roman" w:hAnsi="Times New Roman"/>
                    <w:color w:val="1F497D" w:themeColor="text2"/>
                  </w:rPr>
                </w:rPrChange>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5C08966B" w14:textId="77777777" w:rsidR="00F2379F" w:rsidRPr="00CF42A6" w:rsidRDefault="00F2379F" w:rsidP="00A04960">
            <w:pPr>
              <w:autoSpaceDE w:val="0"/>
              <w:autoSpaceDN w:val="0"/>
              <w:adjustRightInd w:val="0"/>
              <w:jc w:val="center"/>
              <w:rPr>
                <w:rFonts w:cs="Arial"/>
                <w:color w:val="1F497D" w:themeColor="text2"/>
                <w:rPrChange w:id="7498" w:author="Muhamad Ridho Zul Khoiri" w:date="2026-07-14T10:44:00Z" w16du:dateUtc="2026-07-14T03:44:00Z">
                  <w:rPr>
                    <w:rFonts w:ascii="Times New Roman" w:hAnsi="Times New Roman"/>
                    <w:color w:val="1F497D" w:themeColor="text2"/>
                  </w:rPr>
                </w:rPrChange>
              </w:rPr>
            </w:pPr>
          </w:p>
        </w:tc>
      </w:tr>
      <w:tr w:rsidR="00F2379F" w:rsidRPr="00526DF0" w14:paraId="4576F846" w14:textId="77777777" w:rsidTr="00A04960">
        <w:trPr>
          <w:trHeight w:val="360"/>
        </w:trPr>
        <w:tc>
          <w:tcPr>
            <w:tcW w:w="331" w:type="dxa"/>
            <w:gridSpan w:val="2"/>
            <w:tcBorders>
              <w:top w:val="nil"/>
              <w:left w:val="nil"/>
              <w:bottom w:val="nil"/>
              <w:right w:val="nil"/>
            </w:tcBorders>
            <w:vAlign w:val="center"/>
          </w:tcPr>
          <w:p w14:paraId="45444781" w14:textId="77777777" w:rsidR="00F2379F" w:rsidRPr="00CF42A6" w:rsidRDefault="00F2379F" w:rsidP="00A04960">
            <w:pPr>
              <w:autoSpaceDE w:val="0"/>
              <w:autoSpaceDN w:val="0"/>
              <w:adjustRightInd w:val="0"/>
              <w:jc w:val="left"/>
              <w:rPr>
                <w:rFonts w:cs="Arial"/>
                <w:b/>
                <w:bCs/>
                <w:color w:val="000000"/>
                <w:rPrChange w:id="7499" w:author="Muhamad Ridho Zul Khoiri" w:date="2026-07-14T10:44:00Z" w16du:dateUtc="2026-07-14T03:44:00Z">
                  <w:rPr>
                    <w:rFonts w:ascii="Times New Roman" w:hAnsi="Times New Roman"/>
                    <w:b/>
                    <w:bCs/>
                    <w:color w:val="000000"/>
                  </w:rPr>
                </w:rPrChange>
              </w:rPr>
            </w:pPr>
          </w:p>
        </w:tc>
        <w:tc>
          <w:tcPr>
            <w:tcW w:w="4799" w:type="dxa"/>
            <w:tcBorders>
              <w:top w:val="single" w:sz="6" w:space="0" w:color="969696"/>
              <w:left w:val="single" w:sz="6" w:space="0" w:color="auto"/>
              <w:bottom w:val="single" w:sz="6" w:space="0" w:color="969696"/>
              <w:right w:val="single" w:sz="6" w:space="0" w:color="auto"/>
            </w:tcBorders>
            <w:vAlign w:val="center"/>
          </w:tcPr>
          <w:p w14:paraId="6777F97A" w14:textId="77777777" w:rsidR="00F2379F" w:rsidRPr="00CF42A6" w:rsidRDefault="00F2379F" w:rsidP="00A04960">
            <w:pPr>
              <w:autoSpaceDE w:val="0"/>
              <w:autoSpaceDN w:val="0"/>
              <w:adjustRightInd w:val="0"/>
              <w:jc w:val="left"/>
              <w:rPr>
                <w:rFonts w:cs="Arial"/>
                <w:color w:val="1F497D" w:themeColor="text2"/>
                <w:rPrChange w:id="7500"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7501" w:author="Muhamad Ridho Zul Khoiri" w:date="2026-07-14T10:44:00Z" w16du:dateUtc="2026-07-14T03:44:00Z">
                  <w:rPr>
                    <w:rFonts w:ascii="Times New Roman" w:hAnsi="Times New Roman"/>
                    <w:color w:val="1F497D" w:themeColor="text2"/>
                  </w:rPr>
                </w:rPrChange>
              </w:rPr>
              <w:t>Major Permitting</w:t>
            </w:r>
          </w:p>
        </w:tc>
        <w:tc>
          <w:tcPr>
            <w:tcW w:w="1260" w:type="dxa"/>
            <w:tcBorders>
              <w:top w:val="single" w:sz="6" w:space="0" w:color="969696"/>
              <w:left w:val="single" w:sz="6" w:space="0" w:color="auto"/>
              <w:bottom w:val="single" w:sz="6" w:space="0" w:color="969696"/>
              <w:right w:val="single" w:sz="6" w:space="0" w:color="auto"/>
            </w:tcBorders>
            <w:vAlign w:val="center"/>
          </w:tcPr>
          <w:p w14:paraId="00AAA074" w14:textId="77777777" w:rsidR="00F2379F" w:rsidRPr="00CF42A6" w:rsidRDefault="00F2379F" w:rsidP="00A04960">
            <w:pPr>
              <w:autoSpaceDE w:val="0"/>
              <w:autoSpaceDN w:val="0"/>
              <w:adjustRightInd w:val="0"/>
              <w:jc w:val="center"/>
              <w:rPr>
                <w:rFonts w:cs="Arial"/>
                <w:color w:val="1F497D" w:themeColor="text2"/>
                <w:rPrChange w:id="7502"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7503" w:author="Muhamad Ridho Zul Khoiri" w:date="2026-07-14T10:44:00Z" w16du:dateUtc="2026-07-14T03:44:00Z">
                  <w:rPr>
                    <w:rFonts w:ascii="Times New Roman" w:hAnsi="Times New Roman"/>
                    <w:color w:val="1F497D" w:themeColor="text2"/>
                  </w:rPr>
                </w:rPrChange>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2CDA4188" w14:textId="77777777" w:rsidR="00F2379F" w:rsidRPr="00CF42A6" w:rsidRDefault="00F2379F" w:rsidP="00A04960">
            <w:pPr>
              <w:autoSpaceDE w:val="0"/>
              <w:autoSpaceDN w:val="0"/>
              <w:adjustRightInd w:val="0"/>
              <w:jc w:val="center"/>
              <w:rPr>
                <w:rFonts w:cs="Arial"/>
                <w:color w:val="1F497D" w:themeColor="text2"/>
                <w:sz w:val="22"/>
                <w:szCs w:val="22"/>
                <w:rPrChange w:id="7504" w:author="Muhamad Ridho Zul Khoiri" w:date="2026-07-14T10:44:00Z" w16du:dateUtc="2026-07-14T03:44:00Z">
                  <w:rPr>
                    <w:rFonts w:ascii="Times New Roman" w:hAnsi="Times New Roman"/>
                    <w:color w:val="1F497D" w:themeColor="text2"/>
                    <w:sz w:val="22"/>
                    <w:szCs w:val="22"/>
                  </w:rPr>
                </w:rPrChange>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4C10CB82" w14:textId="77777777" w:rsidR="00F2379F" w:rsidRPr="00CF42A6" w:rsidRDefault="00F2379F" w:rsidP="00A04960">
            <w:pPr>
              <w:autoSpaceDE w:val="0"/>
              <w:autoSpaceDN w:val="0"/>
              <w:adjustRightInd w:val="0"/>
              <w:jc w:val="center"/>
              <w:rPr>
                <w:rFonts w:cs="Arial"/>
                <w:color w:val="1F497D" w:themeColor="text2"/>
                <w:sz w:val="22"/>
                <w:szCs w:val="22"/>
                <w:rPrChange w:id="7505"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506" w:author="Muhamad Ridho Zul Khoiri" w:date="2026-07-14T10:44:00Z" w16du:dateUtc="2026-07-14T03:44:00Z">
                  <w:rPr>
                    <w:rFonts w:ascii="Times New Roman" w:hAnsi="Times New Roman"/>
                    <w:color w:val="1F497D" w:themeColor="text2"/>
                    <w:sz w:val="22"/>
                    <w:szCs w:val="22"/>
                  </w:rPr>
                </w:rPrChange>
              </w:rPr>
              <w:t>ALL</w:t>
            </w:r>
          </w:p>
        </w:tc>
        <w:tc>
          <w:tcPr>
            <w:tcW w:w="1620" w:type="dxa"/>
            <w:tcBorders>
              <w:top w:val="single" w:sz="6" w:space="0" w:color="969696"/>
              <w:left w:val="single" w:sz="6" w:space="0" w:color="auto"/>
              <w:bottom w:val="single" w:sz="6" w:space="0" w:color="969696"/>
              <w:right w:val="single" w:sz="6" w:space="0" w:color="auto"/>
            </w:tcBorders>
            <w:shd w:val="clear" w:color="auto" w:fill="99CCFF"/>
            <w:vAlign w:val="center"/>
          </w:tcPr>
          <w:p w14:paraId="3B5C1C0C" w14:textId="77777777" w:rsidR="00F2379F" w:rsidRPr="00CF42A6" w:rsidRDefault="00F2379F" w:rsidP="00A04960">
            <w:pPr>
              <w:autoSpaceDE w:val="0"/>
              <w:autoSpaceDN w:val="0"/>
              <w:adjustRightInd w:val="0"/>
              <w:jc w:val="center"/>
              <w:rPr>
                <w:rFonts w:cs="Arial"/>
                <w:color w:val="1F497D" w:themeColor="text2"/>
                <w:sz w:val="22"/>
                <w:szCs w:val="22"/>
                <w:rPrChange w:id="7507"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508" w:author="Muhamad Ridho Zul Khoiri" w:date="2026-07-14T10:44:00Z" w16du:dateUtc="2026-07-14T03:44:00Z">
                  <w:rPr>
                    <w:rFonts w:ascii="Times New Roman" w:hAnsi="Times New Roman"/>
                    <w:color w:val="1F497D" w:themeColor="text2"/>
                    <w:sz w:val="22"/>
                    <w:szCs w:val="22"/>
                  </w:rPr>
                </w:rPrChange>
              </w:rPr>
              <w:t>ALL</w:t>
            </w:r>
          </w:p>
        </w:tc>
        <w:tc>
          <w:tcPr>
            <w:tcW w:w="1620" w:type="dxa"/>
            <w:gridSpan w:val="2"/>
            <w:tcBorders>
              <w:top w:val="single" w:sz="6" w:space="0" w:color="969696"/>
              <w:left w:val="single" w:sz="6" w:space="0" w:color="auto"/>
              <w:bottom w:val="single" w:sz="6" w:space="0" w:color="969696"/>
              <w:right w:val="single" w:sz="6" w:space="0" w:color="auto"/>
            </w:tcBorders>
            <w:shd w:val="clear" w:color="auto" w:fill="008000"/>
            <w:vAlign w:val="center"/>
          </w:tcPr>
          <w:p w14:paraId="57ACC409" w14:textId="77777777" w:rsidR="00F2379F" w:rsidRPr="00CF42A6" w:rsidRDefault="00F2379F" w:rsidP="00A04960">
            <w:pPr>
              <w:autoSpaceDE w:val="0"/>
              <w:autoSpaceDN w:val="0"/>
              <w:adjustRightInd w:val="0"/>
              <w:jc w:val="center"/>
              <w:rPr>
                <w:rFonts w:cs="Arial"/>
                <w:color w:val="0F243E" w:themeColor="text2" w:themeShade="80"/>
                <w:sz w:val="22"/>
                <w:szCs w:val="22"/>
                <w:rPrChange w:id="7509" w:author="Muhamad Ridho Zul Khoiri" w:date="2026-07-14T10:44:00Z" w16du:dateUtc="2026-07-14T03:44:00Z">
                  <w:rPr>
                    <w:rFonts w:ascii="Times New Roman" w:hAnsi="Times New Roman"/>
                    <w:color w:val="0F243E" w:themeColor="text2" w:themeShade="80"/>
                    <w:sz w:val="22"/>
                    <w:szCs w:val="22"/>
                  </w:rPr>
                </w:rPrChange>
              </w:rPr>
            </w:pPr>
            <w:r w:rsidRPr="00CF42A6">
              <w:rPr>
                <w:rFonts w:cs="Arial"/>
                <w:color w:val="0F243E" w:themeColor="text2" w:themeShade="80"/>
                <w:sz w:val="22"/>
                <w:szCs w:val="22"/>
                <w:rPrChange w:id="7510" w:author="Muhamad Ridho Zul Khoiri" w:date="2026-07-14T10:44:00Z" w16du:dateUtc="2026-07-14T03:44:00Z">
                  <w:rPr>
                    <w:rFonts w:ascii="Times New Roman" w:hAnsi="Times New Roman"/>
                    <w:color w:val="0F243E" w:themeColor="text2" w:themeShade="80"/>
                    <w:sz w:val="22"/>
                    <w:szCs w:val="22"/>
                  </w:rPr>
                </w:rPrChange>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19E978A5" w14:textId="77777777" w:rsidR="00F2379F" w:rsidRPr="00CF42A6" w:rsidRDefault="00F2379F" w:rsidP="00A04960">
            <w:pPr>
              <w:autoSpaceDE w:val="0"/>
              <w:autoSpaceDN w:val="0"/>
              <w:adjustRightInd w:val="0"/>
              <w:jc w:val="center"/>
              <w:rPr>
                <w:rFonts w:cs="Arial"/>
                <w:color w:val="1F497D" w:themeColor="text2"/>
                <w:sz w:val="22"/>
                <w:szCs w:val="22"/>
                <w:rPrChange w:id="7511" w:author="Muhamad Ridho Zul Khoiri" w:date="2026-07-14T10:44:00Z" w16du:dateUtc="2026-07-14T03:44:00Z">
                  <w:rPr>
                    <w:rFonts w:ascii="Times New Roman" w:hAnsi="Times New Roman"/>
                    <w:color w:val="1F497D" w:themeColor="text2"/>
                    <w:sz w:val="22"/>
                    <w:szCs w:val="22"/>
                  </w:rPr>
                </w:rPrChange>
              </w:rPr>
            </w:pPr>
            <w:r w:rsidRPr="00CF42A6">
              <w:rPr>
                <w:rFonts w:cs="Arial"/>
                <w:color w:val="0F243E" w:themeColor="text2" w:themeShade="80"/>
                <w:sz w:val="22"/>
                <w:szCs w:val="22"/>
                <w:rPrChange w:id="7512" w:author="Muhamad Ridho Zul Khoiri" w:date="2026-07-14T10:44:00Z" w16du:dateUtc="2026-07-14T03:44:00Z">
                  <w:rPr>
                    <w:rFonts w:ascii="Times New Roman" w:hAnsi="Times New Roman"/>
                    <w:color w:val="0F243E" w:themeColor="text2" w:themeShade="80"/>
                    <w:sz w:val="22"/>
                    <w:szCs w:val="22"/>
                  </w:rPr>
                </w:rPrChange>
              </w:rPr>
              <w:t>ALL</w:t>
            </w:r>
          </w:p>
        </w:tc>
        <w:tc>
          <w:tcPr>
            <w:tcW w:w="1170" w:type="dxa"/>
            <w:tcBorders>
              <w:top w:val="single" w:sz="6" w:space="0" w:color="969696"/>
              <w:left w:val="single" w:sz="6" w:space="0" w:color="auto"/>
              <w:bottom w:val="single" w:sz="6" w:space="0" w:color="969696"/>
              <w:right w:val="single" w:sz="6" w:space="0" w:color="auto"/>
            </w:tcBorders>
            <w:shd w:val="solid" w:color="FFFF00" w:fill="auto"/>
            <w:vAlign w:val="center"/>
          </w:tcPr>
          <w:p w14:paraId="2CC61095" w14:textId="77777777" w:rsidR="00F2379F" w:rsidRPr="00CF42A6" w:rsidRDefault="00F2379F" w:rsidP="00A04960">
            <w:pPr>
              <w:autoSpaceDE w:val="0"/>
              <w:autoSpaceDN w:val="0"/>
              <w:adjustRightInd w:val="0"/>
              <w:jc w:val="center"/>
              <w:rPr>
                <w:rFonts w:cs="Arial"/>
                <w:color w:val="1F497D" w:themeColor="text2"/>
                <w:sz w:val="22"/>
                <w:szCs w:val="22"/>
                <w:rPrChange w:id="7513"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514" w:author="Muhamad Ridho Zul Khoiri" w:date="2026-07-14T10:44:00Z" w16du:dateUtc="2026-07-14T03:44:00Z">
                  <w:rPr>
                    <w:rFonts w:ascii="Times New Roman" w:hAnsi="Times New Roman"/>
                    <w:color w:val="1F497D" w:themeColor="text2"/>
                    <w:sz w:val="22"/>
                    <w:szCs w:val="22"/>
                  </w:rPr>
                </w:rPrChange>
              </w:rPr>
              <w:t>ALL</w:t>
            </w:r>
          </w:p>
        </w:tc>
      </w:tr>
      <w:tr w:rsidR="00F2379F" w:rsidRPr="00526DF0" w14:paraId="0D158EBF" w14:textId="77777777" w:rsidTr="00A04960">
        <w:trPr>
          <w:trHeight w:val="360"/>
        </w:trPr>
        <w:tc>
          <w:tcPr>
            <w:tcW w:w="331" w:type="dxa"/>
            <w:gridSpan w:val="2"/>
            <w:tcBorders>
              <w:top w:val="nil"/>
              <w:left w:val="nil"/>
              <w:bottom w:val="nil"/>
              <w:right w:val="nil"/>
            </w:tcBorders>
            <w:vAlign w:val="center"/>
          </w:tcPr>
          <w:p w14:paraId="001F6E99" w14:textId="77777777" w:rsidR="00F2379F" w:rsidRPr="00CF42A6" w:rsidRDefault="00F2379F" w:rsidP="00A04960">
            <w:pPr>
              <w:autoSpaceDE w:val="0"/>
              <w:autoSpaceDN w:val="0"/>
              <w:adjustRightInd w:val="0"/>
              <w:jc w:val="left"/>
              <w:rPr>
                <w:rFonts w:cs="Arial"/>
                <w:b/>
                <w:bCs/>
                <w:color w:val="000000"/>
                <w:rPrChange w:id="7515" w:author="Muhamad Ridho Zul Khoiri" w:date="2026-07-14T10:44:00Z" w16du:dateUtc="2026-07-14T03:44:00Z">
                  <w:rPr>
                    <w:rFonts w:ascii="Times New Roman" w:hAnsi="Times New Roman"/>
                    <w:b/>
                    <w:bCs/>
                    <w:color w:val="000000"/>
                  </w:rPr>
                </w:rPrChange>
              </w:rPr>
            </w:pPr>
          </w:p>
        </w:tc>
        <w:tc>
          <w:tcPr>
            <w:tcW w:w="4799" w:type="dxa"/>
            <w:tcBorders>
              <w:top w:val="single" w:sz="6" w:space="0" w:color="969696"/>
              <w:left w:val="single" w:sz="6" w:space="0" w:color="auto"/>
              <w:bottom w:val="single" w:sz="6" w:space="0" w:color="auto"/>
              <w:right w:val="single" w:sz="6" w:space="0" w:color="auto"/>
            </w:tcBorders>
            <w:vAlign w:val="center"/>
          </w:tcPr>
          <w:p w14:paraId="50E29CE7" w14:textId="77777777" w:rsidR="00F2379F" w:rsidRPr="00CF42A6" w:rsidRDefault="00F2379F" w:rsidP="00A04960">
            <w:pPr>
              <w:autoSpaceDE w:val="0"/>
              <w:autoSpaceDN w:val="0"/>
              <w:adjustRightInd w:val="0"/>
              <w:jc w:val="left"/>
              <w:rPr>
                <w:rFonts w:cs="Arial"/>
                <w:color w:val="1F497D" w:themeColor="text2"/>
                <w:rPrChange w:id="7516"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7517" w:author="Muhamad Ridho Zul Khoiri" w:date="2026-07-14T10:44:00Z" w16du:dateUtc="2026-07-14T03:44:00Z">
                  <w:rPr>
                    <w:rFonts w:ascii="Times New Roman" w:hAnsi="Times New Roman"/>
                    <w:color w:val="1F497D" w:themeColor="text2"/>
                  </w:rPr>
                </w:rPrChange>
              </w:rPr>
              <w:t>PSC Expiration/Extension</w:t>
            </w:r>
          </w:p>
        </w:tc>
        <w:tc>
          <w:tcPr>
            <w:tcW w:w="1260" w:type="dxa"/>
            <w:tcBorders>
              <w:top w:val="single" w:sz="6" w:space="0" w:color="969696"/>
              <w:left w:val="single" w:sz="6" w:space="0" w:color="auto"/>
              <w:bottom w:val="single" w:sz="6" w:space="0" w:color="auto"/>
              <w:right w:val="single" w:sz="6" w:space="0" w:color="auto"/>
            </w:tcBorders>
            <w:vAlign w:val="center"/>
          </w:tcPr>
          <w:p w14:paraId="20AA220A" w14:textId="77777777" w:rsidR="00F2379F" w:rsidRPr="00CF42A6" w:rsidRDefault="00F2379F" w:rsidP="00A04960">
            <w:pPr>
              <w:autoSpaceDE w:val="0"/>
              <w:autoSpaceDN w:val="0"/>
              <w:adjustRightInd w:val="0"/>
              <w:jc w:val="center"/>
              <w:rPr>
                <w:rFonts w:cs="Arial"/>
                <w:color w:val="1F497D" w:themeColor="text2"/>
                <w:rPrChange w:id="7518"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7519" w:author="Muhamad Ridho Zul Khoiri" w:date="2026-07-14T10:44:00Z" w16du:dateUtc="2026-07-14T03:44:00Z">
                  <w:rPr>
                    <w:rFonts w:ascii="Times New Roman" w:hAnsi="Times New Roman"/>
                    <w:color w:val="1F497D" w:themeColor="text2"/>
                  </w:rPr>
                </w:rPrChange>
              </w:rPr>
              <w:t>Integrated</w:t>
            </w:r>
          </w:p>
        </w:tc>
        <w:tc>
          <w:tcPr>
            <w:tcW w:w="900" w:type="dxa"/>
            <w:tcBorders>
              <w:top w:val="single" w:sz="6" w:space="0" w:color="969696"/>
              <w:left w:val="single" w:sz="6" w:space="0" w:color="auto"/>
              <w:bottom w:val="single" w:sz="6" w:space="0" w:color="auto"/>
              <w:right w:val="single" w:sz="6" w:space="0" w:color="auto"/>
            </w:tcBorders>
            <w:shd w:val="clear" w:color="auto" w:fill="808080" w:themeFill="background1" w:themeFillShade="80"/>
            <w:vAlign w:val="center"/>
          </w:tcPr>
          <w:p w14:paraId="39E88C83" w14:textId="77777777" w:rsidR="00F2379F" w:rsidRPr="00CF42A6" w:rsidRDefault="00F2379F" w:rsidP="00A04960">
            <w:pPr>
              <w:autoSpaceDE w:val="0"/>
              <w:autoSpaceDN w:val="0"/>
              <w:adjustRightInd w:val="0"/>
              <w:jc w:val="center"/>
              <w:rPr>
                <w:rFonts w:cs="Arial"/>
                <w:color w:val="1F497D" w:themeColor="text2"/>
                <w:sz w:val="22"/>
                <w:szCs w:val="22"/>
                <w:rPrChange w:id="7520" w:author="Muhamad Ridho Zul Khoiri" w:date="2026-07-14T10:44:00Z" w16du:dateUtc="2026-07-14T03:44:00Z">
                  <w:rPr>
                    <w:rFonts w:ascii="Times New Roman" w:hAnsi="Times New Roman"/>
                    <w:color w:val="1F497D" w:themeColor="text2"/>
                    <w:sz w:val="22"/>
                    <w:szCs w:val="22"/>
                  </w:rPr>
                </w:rPrChange>
              </w:rPr>
            </w:pP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29633DE1" w14:textId="77777777" w:rsidR="00F2379F" w:rsidRPr="00CF42A6" w:rsidRDefault="00F2379F" w:rsidP="00A04960">
            <w:pPr>
              <w:autoSpaceDE w:val="0"/>
              <w:autoSpaceDN w:val="0"/>
              <w:adjustRightInd w:val="0"/>
              <w:jc w:val="center"/>
              <w:rPr>
                <w:rFonts w:cs="Arial"/>
                <w:color w:val="1F497D" w:themeColor="text2"/>
                <w:sz w:val="22"/>
                <w:szCs w:val="22"/>
                <w:rPrChange w:id="7521"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522" w:author="Muhamad Ridho Zul Khoiri" w:date="2026-07-14T10:44:00Z" w16du:dateUtc="2026-07-14T03:44:00Z">
                  <w:rPr>
                    <w:rFonts w:ascii="Times New Roman" w:hAnsi="Times New Roman"/>
                    <w:color w:val="1F497D" w:themeColor="text2"/>
                    <w:sz w:val="22"/>
                    <w:szCs w:val="22"/>
                  </w:rPr>
                </w:rPrChange>
              </w:rPr>
              <w:t>ALL</w:t>
            </w:r>
          </w:p>
        </w:tc>
        <w:tc>
          <w:tcPr>
            <w:tcW w:w="1620" w:type="dxa"/>
            <w:tcBorders>
              <w:top w:val="single" w:sz="6" w:space="0" w:color="969696"/>
              <w:left w:val="single" w:sz="6" w:space="0" w:color="auto"/>
              <w:bottom w:val="single" w:sz="6" w:space="0" w:color="auto"/>
              <w:right w:val="single" w:sz="6" w:space="0" w:color="auto"/>
            </w:tcBorders>
            <w:shd w:val="clear" w:color="auto" w:fill="99CCFF"/>
            <w:vAlign w:val="center"/>
          </w:tcPr>
          <w:p w14:paraId="5F49B4BB" w14:textId="77777777" w:rsidR="00F2379F" w:rsidRPr="00CF42A6" w:rsidRDefault="00F2379F" w:rsidP="00A04960">
            <w:pPr>
              <w:autoSpaceDE w:val="0"/>
              <w:autoSpaceDN w:val="0"/>
              <w:adjustRightInd w:val="0"/>
              <w:jc w:val="center"/>
              <w:rPr>
                <w:rFonts w:cs="Arial"/>
                <w:color w:val="1F497D" w:themeColor="text2"/>
                <w:sz w:val="22"/>
                <w:szCs w:val="22"/>
                <w:rPrChange w:id="7523"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524" w:author="Muhamad Ridho Zul Khoiri" w:date="2026-07-14T10:44:00Z" w16du:dateUtc="2026-07-14T03:44:00Z">
                  <w:rPr>
                    <w:rFonts w:ascii="Times New Roman" w:hAnsi="Times New Roman"/>
                    <w:color w:val="1F497D" w:themeColor="text2"/>
                    <w:sz w:val="22"/>
                    <w:szCs w:val="22"/>
                  </w:rPr>
                </w:rPrChange>
              </w:rPr>
              <w:t>ALL</w:t>
            </w:r>
          </w:p>
        </w:tc>
        <w:tc>
          <w:tcPr>
            <w:tcW w:w="1620" w:type="dxa"/>
            <w:gridSpan w:val="2"/>
            <w:tcBorders>
              <w:top w:val="single" w:sz="6" w:space="0" w:color="969696"/>
              <w:left w:val="single" w:sz="6" w:space="0" w:color="auto"/>
              <w:bottom w:val="single" w:sz="6" w:space="0" w:color="auto"/>
              <w:right w:val="single" w:sz="6" w:space="0" w:color="auto"/>
            </w:tcBorders>
            <w:shd w:val="clear" w:color="auto" w:fill="99CCFF"/>
            <w:vAlign w:val="center"/>
          </w:tcPr>
          <w:p w14:paraId="29A75B87" w14:textId="77777777" w:rsidR="00F2379F" w:rsidRPr="00CF42A6" w:rsidRDefault="00F2379F" w:rsidP="00A04960">
            <w:pPr>
              <w:autoSpaceDE w:val="0"/>
              <w:autoSpaceDN w:val="0"/>
              <w:adjustRightInd w:val="0"/>
              <w:jc w:val="center"/>
              <w:rPr>
                <w:rFonts w:cs="Arial"/>
                <w:color w:val="1F497D" w:themeColor="text2"/>
                <w:sz w:val="22"/>
                <w:szCs w:val="22"/>
                <w:rPrChange w:id="7525"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526" w:author="Muhamad Ridho Zul Khoiri" w:date="2026-07-14T10:44:00Z" w16du:dateUtc="2026-07-14T03:44:00Z">
                  <w:rPr>
                    <w:rFonts w:ascii="Times New Roman" w:hAnsi="Times New Roman"/>
                    <w:color w:val="1F497D" w:themeColor="text2"/>
                    <w:sz w:val="22"/>
                    <w:szCs w:val="22"/>
                  </w:rPr>
                </w:rPrChange>
              </w:rPr>
              <w:t>ALL</w:t>
            </w:r>
          </w:p>
        </w:tc>
        <w:tc>
          <w:tcPr>
            <w:tcW w:w="1350" w:type="dxa"/>
            <w:gridSpan w:val="2"/>
            <w:tcBorders>
              <w:top w:val="single" w:sz="6" w:space="0" w:color="969696"/>
              <w:left w:val="single" w:sz="6" w:space="0" w:color="auto"/>
              <w:bottom w:val="single" w:sz="6" w:space="0" w:color="auto"/>
              <w:right w:val="single" w:sz="6" w:space="0" w:color="auto"/>
            </w:tcBorders>
            <w:shd w:val="clear" w:color="auto" w:fill="99CCFF"/>
            <w:vAlign w:val="center"/>
          </w:tcPr>
          <w:p w14:paraId="146F0B9C" w14:textId="77777777" w:rsidR="00F2379F" w:rsidRPr="00CF42A6" w:rsidRDefault="00F2379F" w:rsidP="00A04960">
            <w:pPr>
              <w:autoSpaceDE w:val="0"/>
              <w:autoSpaceDN w:val="0"/>
              <w:adjustRightInd w:val="0"/>
              <w:jc w:val="center"/>
              <w:rPr>
                <w:rFonts w:cs="Arial"/>
                <w:color w:val="1F497D" w:themeColor="text2"/>
                <w:sz w:val="22"/>
                <w:szCs w:val="22"/>
                <w:rPrChange w:id="7527"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528" w:author="Muhamad Ridho Zul Khoiri" w:date="2026-07-14T10:44:00Z" w16du:dateUtc="2026-07-14T03:44:00Z">
                  <w:rPr>
                    <w:rFonts w:ascii="Times New Roman" w:hAnsi="Times New Roman"/>
                    <w:color w:val="1F497D" w:themeColor="text2"/>
                    <w:sz w:val="22"/>
                    <w:szCs w:val="22"/>
                  </w:rPr>
                </w:rPrChange>
              </w:rPr>
              <w:t>ALL</w:t>
            </w:r>
          </w:p>
        </w:tc>
        <w:tc>
          <w:tcPr>
            <w:tcW w:w="1170" w:type="dxa"/>
            <w:tcBorders>
              <w:top w:val="single" w:sz="6" w:space="0" w:color="969696"/>
              <w:left w:val="single" w:sz="6" w:space="0" w:color="auto"/>
              <w:bottom w:val="single" w:sz="6" w:space="0" w:color="auto"/>
              <w:right w:val="single" w:sz="6" w:space="0" w:color="auto"/>
            </w:tcBorders>
            <w:shd w:val="clear" w:color="auto" w:fill="99CCFF"/>
            <w:vAlign w:val="center"/>
          </w:tcPr>
          <w:p w14:paraId="031D10AE" w14:textId="77777777" w:rsidR="00F2379F" w:rsidRPr="00CF42A6" w:rsidRDefault="00F2379F" w:rsidP="00A04960">
            <w:pPr>
              <w:autoSpaceDE w:val="0"/>
              <w:autoSpaceDN w:val="0"/>
              <w:adjustRightInd w:val="0"/>
              <w:jc w:val="center"/>
              <w:rPr>
                <w:rFonts w:cs="Arial"/>
                <w:color w:val="1F497D" w:themeColor="text2"/>
                <w:sz w:val="22"/>
                <w:szCs w:val="22"/>
                <w:rPrChange w:id="7529"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530" w:author="Muhamad Ridho Zul Khoiri" w:date="2026-07-14T10:44:00Z" w16du:dateUtc="2026-07-14T03:44:00Z">
                  <w:rPr>
                    <w:rFonts w:ascii="Times New Roman" w:hAnsi="Times New Roman"/>
                    <w:color w:val="1F497D" w:themeColor="text2"/>
                    <w:sz w:val="22"/>
                    <w:szCs w:val="22"/>
                  </w:rPr>
                </w:rPrChange>
              </w:rPr>
              <w:t>ALL</w:t>
            </w:r>
          </w:p>
        </w:tc>
      </w:tr>
      <w:tr w:rsidR="00F2379F" w:rsidRPr="00526DF0" w14:paraId="15F7DB33" w14:textId="77777777" w:rsidTr="00A04960">
        <w:trPr>
          <w:trHeight w:val="290"/>
        </w:trPr>
        <w:tc>
          <w:tcPr>
            <w:tcW w:w="5130" w:type="dxa"/>
            <w:gridSpan w:val="3"/>
            <w:tcBorders>
              <w:top w:val="nil"/>
              <w:left w:val="nil"/>
              <w:bottom w:val="nil"/>
              <w:right w:val="nil"/>
            </w:tcBorders>
            <w:vAlign w:val="center"/>
          </w:tcPr>
          <w:p w14:paraId="0F11FD53" w14:textId="77777777" w:rsidR="00F2379F" w:rsidRPr="00CF42A6" w:rsidRDefault="00F2379F" w:rsidP="00A04960">
            <w:pPr>
              <w:autoSpaceDE w:val="0"/>
              <w:autoSpaceDN w:val="0"/>
              <w:adjustRightInd w:val="0"/>
              <w:jc w:val="left"/>
              <w:rPr>
                <w:rFonts w:cs="Arial"/>
                <w:b/>
                <w:bCs/>
                <w:color w:val="000000"/>
                <w:rPrChange w:id="7531" w:author="Muhamad Ridho Zul Khoiri" w:date="2026-07-14T10:44:00Z" w16du:dateUtc="2026-07-14T03:44:00Z">
                  <w:rPr>
                    <w:rFonts w:ascii="Times New Roman" w:hAnsi="Times New Roman"/>
                    <w:b/>
                    <w:bCs/>
                    <w:color w:val="000000"/>
                  </w:rPr>
                </w:rPrChange>
              </w:rPr>
            </w:pPr>
          </w:p>
          <w:p w14:paraId="40300BA5" w14:textId="77777777" w:rsidR="00F2379F" w:rsidRPr="00CF42A6" w:rsidRDefault="00F2379F" w:rsidP="00A04960">
            <w:pPr>
              <w:autoSpaceDE w:val="0"/>
              <w:autoSpaceDN w:val="0"/>
              <w:adjustRightInd w:val="0"/>
              <w:spacing w:before="60" w:after="120"/>
              <w:ind w:left="162"/>
              <w:jc w:val="left"/>
              <w:rPr>
                <w:rFonts w:cs="Arial"/>
                <w:b/>
                <w:bCs/>
                <w:color w:val="000000"/>
                <w:rPrChange w:id="7532" w:author="Muhamad Ridho Zul Khoiri" w:date="2026-07-14T10:44:00Z" w16du:dateUtc="2026-07-14T03:44:00Z">
                  <w:rPr>
                    <w:rFonts w:ascii="Times New Roman" w:hAnsi="Times New Roman"/>
                    <w:b/>
                    <w:bCs/>
                    <w:color w:val="000000"/>
                  </w:rPr>
                </w:rPrChange>
              </w:rPr>
            </w:pPr>
            <w:r w:rsidRPr="00CF42A6">
              <w:rPr>
                <w:rFonts w:cs="Arial"/>
                <w:b/>
                <w:bCs/>
                <w:color w:val="000000"/>
                <w:rPrChange w:id="7533" w:author="Muhamad Ridho Zul Khoiri" w:date="2026-07-14T10:44:00Z" w16du:dateUtc="2026-07-14T03:44:00Z">
                  <w:rPr>
                    <w:rFonts w:ascii="Times New Roman" w:hAnsi="Times New Roman"/>
                    <w:b/>
                    <w:bCs/>
                    <w:color w:val="000000"/>
                  </w:rPr>
                </w:rPrChange>
              </w:rPr>
              <w:t>Community and Business Environment</w:t>
            </w:r>
          </w:p>
        </w:tc>
        <w:tc>
          <w:tcPr>
            <w:tcW w:w="1260" w:type="dxa"/>
            <w:tcBorders>
              <w:top w:val="nil"/>
              <w:left w:val="nil"/>
              <w:bottom w:val="single" w:sz="6" w:space="0" w:color="auto"/>
              <w:right w:val="nil"/>
            </w:tcBorders>
            <w:vAlign w:val="center"/>
          </w:tcPr>
          <w:p w14:paraId="0E3B93DF" w14:textId="77777777" w:rsidR="00F2379F" w:rsidRPr="00CF42A6" w:rsidRDefault="00F2379F" w:rsidP="00A04960">
            <w:pPr>
              <w:autoSpaceDE w:val="0"/>
              <w:autoSpaceDN w:val="0"/>
              <w:adjustRightInd w:val="0"/>
              <w:jc w:val="center"/>
              <w:rPr>
                <w:rFonts w:cs="Arial"/>
                <w:color w:val="000000"/>
                <w:rPrChange w:id="7534" w:author="Muhamad Ridho Zul Khoiri" w:date="2026-07-14T10:44:00Z" w16du:dateUtc="2026-07-14T03:44:00Z">
                  <w:rPr>
                    <w:rFonts w:ascii="Times New Roman" w:hAnsi="Times New Roman"/>
                    <w:color w:val="000000"/>
                  </w:rPr>
                </w:rPrChange>
              </w:rPr>
            </w:pPr>
          </w:p>
        </w:tc>
        <w:tc>
          <w:tcPr>
            <w:tcW w:w="900" w:type="dxa"/>
            <w:tcBorders>
              <w:top w:val="nil"/>
              <w:left w:val="nil"/>
              <w:bottom w:val="single" w:sz="6" w:space="0" w:color="auto"/>
              <w:right w:val="nil"/>
            </w:tcBorders>
            <w:vAlign w:val="center"/>
          </w:tcPr>
          <w:p w14:paraId="1EA4826B" w14:textId="77777777" w:rsidR="00F2379F" w:rsidRPr="00CF42A6" w:rsidRDefault="00F2379F" w:rsidP="00A04960">
            <w:pPr>
              <w:autoSpaceDE w:val="0"/>
              <w:autoSpaceDN w:val="0"/>
              <w:adjustRightInd w:val="0"/>
              <w:jc w:val="center"/>
              <w:rPr>
                <w:rFonts w:cs="Arial"/>
                <w:color w:val="000000"/>
                <w:sz w:val="22"/>
                <w:szCs w:val="22"/>
                <w:rPrChange w:id="7535" w:author="Muhamad Ridho Zul Khoiri" w:date="2026-07-14T10:44:00Z" w16du:dateUtc="2026-07-14T03:44:00Z">
                  <w:rPr>
                    <w:rFonts w:ascii="Times New Roman" w:hAnsi="Times New Roman"/>
                    <w:color w:val="000000"/>
                    <w:sz w:val="22"/>
                    <w:szCs w:val="22"/>
                  </w:rPr>
                </w:rPrChange>
              </w:rPr>
            </w:pPr>
          </w:p>
        </w:tc>
        <w:tc>
          <w:tcPr>
            <w:tcW w:w="1620" w:type="dxa"/>
            <w:tcBorders>
              <w:top w:val="nil"/>
              <w:left w:val="nil"/>
              <w:bottom w:val="single" w:sz="6" w:space="0" w:color="auto"/>
              <w:right w:val="nil"/>
            </w:tcBorders>
            <w:vAlign w:val="center"/>
          </w:tcPr>
          <w:p w14:paraId="282C0363" w14:textId="77777777" w:rsidR="00F2379F" w:rsidRPr="00CF42A6" w:rsidRDefault="00F2379F" w:rsidP="00A04960">
            <w:pPr>
              <w:autoSpaceDE w:val="0"/>
              <w:autoSpaceDN w:val="0"/>
              <w:adjustRightInd w:val="0"/>
              <w:jc w:val="center"/>
              <w:rPr>
                <w:rFonts w:cs="Arial"/>
                <w:color w:val="000000"/>
                <w:sz w:val="22"/>
                <w:szCs w:val="22"/>
                <w:rPrChange w:id="7536" w:author="Muhamad Ridho Zul Khoiri" w:date="2026-07-14T10:44:00Z" w16du:dateUtc="2026-07-14T03:44:00Z">
                  <w:rPr>
                    <w:rFonts w:ascii="Times New Roman" w:hAnsi="Times New Roman"/>
                    <w:color w:val="000000"/>
                    <w:sz w:val="22"/>
                    <w:szCs w:val="22"/>
                  </w:rPr>
                </w:rPrChange>
              </w:rPr>
            </w:pPr>
          </w:p>
        </w:tc>
        <w:tc>
          <w:tcPr>
            <w:tcW w:w="1620" w:type="dxa"/>
            <w:tcBorders>
              <w:top w:val="nil"/>
              <w:left w:val="nil"/>
              <w:bottom w:val="single" w:sz="6" w:space="0" w:color="auto"/>
              <w:right w:val="nil"/>
            </w:tcBorders>
            <w:vAlign w:val="center"/>
          </w:tcPr>
          <w:p w14:paraId="3B8AAF80" w14:textId="77777777" w:rsidR="00F2379F" w:rsidRPr="00CF42A6" w:rsidRDefault="00F2379F" w:rsidP="00A04960">
            <w:pPr>
              <w:autoSpaceDE w:val="0"/>
              <w:autoSpaceDN w:val="0"/>
              <w:adjustRightInd w:val="0"/>
              <w:jc w:val="center"/>
              <w:rPr>
                <w:rFonts w:cs="Arial"/>
                <w:color w:val="000000"/>
                <w:sz w:val="22"/>
                <w:szCs w:val="22"/>
                <w:rPrChange w:id="7537" w:author="Muhamad Ridho Zul Khoiri" w:date="2026-07-14T10:44:00Z" w16du:dateUtc="2026-07-14T03:44:00Z">
                  <w:rPr>
                    <w:rFonts w:ascii="Times New Roman" w:hAnsi="Times New Roman"/>
                    <w:color w:val="000000"/>
                    <w:sz w:val="22"/>
                    <w:szCs w:val="22"/>
                  </w:rPr>
                </w:rPrChange>
              </w:rPr>
            </w:pPr>
          </w:p>
        </w:tc>
        <w:tc>
          <w:tcPr>
            <w:tcW w:w="1620" w:type="dxa"/>
            <w:gridSpan w:val="2"/>
            <w:tcBorders>
              <w:top w:val="nil"/>
              <w:left w:val="nil"/>
              <w:bottom w:val="single" w:sz="6" w:space="0" w:color="auto"/>
              <w:right w:val="nil"/>
            </w:tcBorders>
            <w:vAlign w:val="center"/>
          </w:tcPr>
          <w:p w14:paraId="527BA6BA" w14:textId="77777777" w:rsidR="00F2379F" w:rsidRPr="00CF42A6" w:rsidRDefault="00F2379F" w:rsidP="00A04960">
            <w:pPr>
              <w:autoSpaceDE w:val="0"/>
              <w:autoSpaceDN w:val="0"/>
              <w:adjustRightInd w:val="0"/>
              <w:jc w:val="center"/>
              <w:rPr>
                <w:rFonts w:cs="Arial"/>
                <w:color w:val="000000"/>
                <w:sz w:val="22"/>
                <w:szCs w:val="22"/>
                <w:rPrChange w:id="7538" w:author="Muhamad Ridho Zul Khoiri" w:date="2026-07-14T10:44:00Z" w16du:dateUtc="2026-07-14T03:44:00Z">
                  <w:rPr>
                    <w:rFonts w:ascii="Times New Roman" w:hAnsi="Times New Roman"/>
                    <w:color w:val="000000"/>
                    <w:sz w:val="22"/>
                    <w:szCs w:val="22"/>
                  </w:rPr>
                </w:rPrChange>
              </w:rPr>
            </w:pPr>
          </w:p>
        </w:tc>
        <w:tc>
          <w:tcPr>
            <w:tcW w:w="1350" w:type="dxa"/>
            <w:gridSpan w:val="2"/>
            <w:tcBorders>
              <w:top w:val="nil"/>
              <w:left w:val="nil"/>
              <w:bottom w:val="single" w:sz="6" w:space="0" w:color="auto"/>
              <w:right w:val="nil"/>
            </w:tcBorders>
            <w:vAlign w:val="center"/>
          </w:tcPr>
          <w:p w14:paraId="6CB8169E" w14:textId="77777777" w:rsidR="00F2379F" w:rsidRPr="00CF42A6" w:rsidRDefault="00F2379F" w:rsidP="00A04960">
            <w:pPr>
              <w:autoSpaceDE w:val="0"/>
              <w:autoSpaceDN w:val="0"/>
              <w:adjustRightInd w:val="0"/>
              <w:jc w:val="center"/>
              <w:rPr>
                <w:rFonts w:cs="Arial"/>
                <w:color w:val="000000"/>
                <w:sz w:val="22"/>
                <w:szCs w:val="22"/>
                <w:rPrChange w:id="7539" w:author="Muhamad Ridho Zul Khoiri" w:date="2026-07-14T10:44:00Z" w16du:dateUtc="2026-07-14T03:44:00Z">
                  <w:rPr>
                    <w:rFonts w:ascii="Times New Roman" w:hAnsi="Times New Roman"/>
                    <w:color w:val="000000"/>
                    <w:sz w:val="22"/>
                    <w:szCs w:val="22"/>
                  </w:rPr>
                </w:rPrChange>
              </w:rPr>
            </w:pPr>
          </w:p>
        </w:tc>
        <w:tc>
          <w:tcPr>
            <w:tcW w:w="1170" w:type="dxa"/>
            <w:tcBorders>
              <w:top w:val="nil"/>
              <w:left w:val="nil"/>
              <w:bottom w:val="single" w:sz="6" w:space="0" w:color="auto"/>
              <w:right w:val="nil"/>
            </w:tcBorders>
            <w:vAlign w:val="center"/>
          </w:tcPr>
          <w:p w14:paraId="6D489E90" w14:textId="77777777" w:rsidR="00F2379F" w:rsidRPr="00CF42A6" w:rsidRDefault="00F2379F" w:rsidP="00A04960">
            <w:pPr>
              <w:autoSpaceDE w:val="0"/>
              <w:autoSpaceDN w:val="0"/>
              <w:adjustRightInd w:val="0"/>
              <w:jc w:val="center"/>
              <w:rPr>
                <w:rFonts w:cs="Arial"/>
                <w:color w:val="000000"/>
                <w:sz w:val="22"/>
                <w:szCs w:val="22"/>
                <w:rPrChange w:id="7540" w:author="Muhamad Ridho Zul Khoiri" w:date="2026-07-14T10:44:00Z" w16du:dateUtc="2026-07-14T03:44:00Z">
                  <w:rPr>
                    <w:rFonts w:ascii="Times New Roman" w:hAnsi="Times New Roman"/>
                    <w:color w:val="000000"/>
                    <w:sz w:val="22"/>
                    <w:szCs w:val="22"/>
                  </w:rPr>
                </w:rPrChange>
              </w:rPr>
            </w:pPr>
          </w:p>
        </w:tc>
      </w:tr>
      <w:tr w:rsidR="00F2379F" w:rsidRPr="00526DF0" w14:paraId="052C8634" w14:textId="77777777" w:rsidTr="00A04960">
        <w:trPr>
          <w:trHeight w:val="432"/>
        </w:trPr>
        <w:tc>
          <w:tcPr>
            <w:tcW w:w="331" w:type="dxa"/>
            <w:gridSpan w:val="2"/>
            <w:tcBorders>
              <w:top w:val="nil"/>
              <w:left w:val="nil"/>
              <w:bottom w:val="nil"/>
              <w:right w:val="nil"/>
            </w:tcBorders>
            <w:vAlign w:val="center"/>
          </w:tcPr>
          <w:p w14:paraId="60A0E1C2" w14:textId="77777777" w:rsidR="00F2379F" w:rsidRPr="00CF42A6" w:rsidRDefault="00F2379F" w:rsidP="00A04960">
            <w:pPr>
              <w:autoSpaceDE w:val="0"/>
              <w:autoSpaceDN w:val="0"/>
              <w:adjustRightInd w:val="0"/>
              <w:jc w:val="left"/>
              <w:rPr>
                <w:rFonts w:cs="Arial"/>
                <w:b/>
                <w:bCs/>
                <w:color w:val="000000"/>
                <w:rPrChange w:id="7541" w:author="Muhamad Ridho Zul Khoiri" w:date="2026-07-14T10:44:00Z" w16du:dateUtc="2026-07-14T03:44:00Z">
                  <w:rPr>
                    <w:rFonts w:ascii="Times New Roman" w:hAnsi="Times New Roman"/>
                    <w:b/>
                    <w:bCs/>
                    <w:color w:val="000000"/>
                  </w:rPr>
                </w:rPrChange>
              </w:rPr>
            </w:pPr>
          </w:p>
        </w:tc>
        <w:tc>
          <w:tcPr>
            <w:tcW w:w="4799" w:type="dxa"/>
            <w:tcBorders>
              <w:top w:val="single" w:sz="6" w:space="0" w:color="auto"/>
              <w:left w:val="single" w:sz="6" w:space="0" w:color="auto"/>
              <w:bottom w:val="single" w:sz="6" w:space="0" w:color="969696"/>
              <w:right w:val="single" w:sz="6" w:space="0" w:color="auto"/>
            </w:tcBorders>
            <w:vAlign w:val="center"/>
          </w:tcPr>
          <w:p w14:paraId="1701AC17" w14:textId="77777777" w:rsidR="00F2379F" w:rsidRPr="00CF42A6" w:rsidRDefault="00F2379F" w:rsidP="00A04960">
            <w:pPr>
              <w:autoSpaceDE w:val="0"/>
              <w:autoSpaceDN w:val="0"/>
              <w:adjustRightInd w:val="0"/>
              <w:jc w:val="left"/>
              <w:rPr>
                <w:rFonts w:cs="Arial"/>
                <w:rPrChange w:id="7542" w:author="Muhamad Ridho Zul Khoiri" w:date="2026-07-14T10:44:00Z" w16du:dateUtc="2026-07-14T03:44:00Z">
                  <w:rPr>
                    <w:rFonts w:ascii="Times New Roman" w:hAnsi="Times New Roman"/>
                  </w:rPr>
                </w:rPrChange>
              </w:rPr>
            </w:pPr>
            <w:r w:rsidRPr="00CF42A6">
              <w:rPr>
                <w:rFonts w:cs="Arial"/>
                <w:rPrChange w:id="7543" w:author="Muhamad Ridho Zul Khoiri" w:date="2026-07-14T10:44:00Z" w16du:dateUtc="2026-07-14T03:44:00Z">
                  <w:rPr>
                    <w:rFonts w:ascii="Times New Roman" w:hAnsi="Times New Roman"/>
                  </w:rPr>
                </w:rPrChange>
              </w:rPr>
              <w:t>CSR Campaigns</w:t>
            </w:r>
          </w:p>
        </w:tc>
        <w:tc>
          <w:tcPr>
            <w:tcW w:w="1260" w:type="dxa"/>
            <w:tcBorders>
              <w:top w:val="single" w:sz="6" w:space="0" w:color="auto"/>
              <w:left w:val="single" w:sz="6" w:space="0" w:color="auto"/>
              <w:bottom w:val="single" w:sz="6" w:space="0" w:color="969696"/>
              <w:right w:val="single" w:sz="6" w:space="0" w:color="auto"/>
            </w:tcBorders>
            <w:vAlign w:val="center"/>
          </w:tcPr>
          <w:p w14:paraId="3633B550" w14:textId="77777777" w:rsidR="00F2379F" w:rsidRPr="00CF42A6" w:rsidRDefault="00F2379F" w:rsidP="00A04960">
            <w:pPr>
              <w:autoSpaceDE w:val="0"/>
              <w:autoSpaceDN w:val="0"/>
              <w:adjustRightInd w:val="0"/>
              <w:jc w:val="center"/>
              <w:rPr>
                <w:rFonts w:cs="Arial"/>
                <w:rPrChange w:id="7544" w:author="Muhamad Ridho Zul Khoiri" w:date="2026-07-14T10:44:00Z" w16du:dateUtc="2026-07-14T03:44:00Z">
                  <w:rPr>
                    <w:rFonts w:ascii="Times New Roman" w:hAnsi="Times New Roman"/>
                  </w:rPr>
                </w:rPrChange>
              </w:rPr>
            </w:pPr>
            <w:r w:rsidRPr="00CF42A6">
              <w:rPr>
                <w:rFonts w:cs="Arial"/>
                <w:rPrChange w:id="7545" w:author="Muhamad Ridho Zul Khoiri" w:date="2026-07-14T10:44:00Z" w16du:dateUtc="2026-07-14T03:44:00Z">
                  <w:rPr>
                    <w:rFonts w:ascii="Times New Roman" w:hAnsi="Times New Roman"/>
                  </w:rPr>
                </w:rPrChange>
              </w:rPr>
              <w:t>Function</w:t>
            </w:r>
          </w:p>
        </w:tc>
        <w:tc>
          <w:tcPr>
            <w:tcW w:w="900" w:type="dxa"/>
            <w:tcBorders>
              <w:top w:val="single" w:sz="6" w:space="0" w:color="auto"/>
              <w:left w:val="single" w:sz="6" w:space="0" w:color="auto"/>
              <w:bottom w:val="single" w:sz="6" w:space="0" w:color="969696"/>
              <w:right w:val="single" w:sz="6" w:space="0" w:color="auto"/>
            </w:tcBorders>
            <w:shd w:val="solid" w:color="99CCFF" w:fill="auto"/>
            <w:vAlign w:val="center"/>
          </w:tcPr>
          <w:p w14:paraId="78BF986C" w14:textId="77777777" w:rsidR="00F2379F" w:rsidRPr="00CF42A6" w:rsidRDefault="00F2379F" w:rsidP="00A04960">
            <w:pPr>
              <w:autoSpaceDE w:val="0"/>
              <w:autoSpaceDN w:val="0"/>
              <w:adjustRightInd w:val="0"/>
              <w:jc w:val="center"/>
              <w:rPr>
                <w:rFonts w:cs="Arial"/>
                <w:sz w:val="22"/>
                <w:szCs w:val="22"/>
                <w:rPrChange w:id="7546" w:author="Muhamad Ridho Zul Khoiri" w:date="2026-07-14T10:44:00Z" w16du:dateUtc="2026-07-14T03:44:00Z">
                  <w:rPr>
                    <w:rFonts w:ascii="Times New Roman" w:hAnsi="Times New Roman"/>
                    <w:sz w:val="22"/>
                    <w:szCs w:val="22"/>
                  </w:rPr>
                </w:rPrChange>
              </w:rPr>
            </w:pPr>
            <w:r w:rsidRPr="00CF42A6">
              <w:rPr>
                <w:rFonts w:cs="Arial"/>
                <w:sz w:val="22"/>
                <w:szCs w:val="22"/>
                <w:rPrChange w:id="7547" w:author="Muhamad Ridho Zul Khoiri" w:date="2026-07-14T10:44:00Z" w16du:dateUtc="2026-07-14T03:44:00Z">
                  <w:rPr>
                    <w:rFonts w:ascii="Times New Roman" w:hAnsi="Times New Roman"/>
                    <w:sz w:val="22"/>
                    <w:szCs w:val="22"/>
                  </w:rPr>
                </w:rPrChange>
              </w:rPr>
              <w:t>-</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694769AF" w14:textId="77777777" w:rsidR="00F2379F" w:rsidRPr="00CF42A6" w:rsidRDefault="00F2379F" w:rsidP="00A04960">
            <w:pPr>
              <w:autoSpaceDE w:val="0"/>
              <w:autoSpaceDN w:val="0"/>
              <w:adjustRightInd w:val="0"/>
              <w:jc w:val="center"/>
              <w:rPr>
                <w:rFonts w:cs="Arial"/>
                <w:sz w:val="22"/>
                <w:szCs w:val="22"/>
                <w:rPrChange w:id="7548" w:author="Muhamad Ridho Zul Khoiri" w:date="2026-07-14T10:44:00Z" w16du:dateUtc="2026-07-14T03:44:00Z">
                  <w:rPr>
                    <w:rFonts w:ascii="Times New Roman" w:hAnsi="Times New Roman"/>
                    <w:sz w:val="22"/>
                    <w:szCs w:val="22"/>
                  </w:rPr>
                </w:rPrChange>
              </w:rPr>
            </w:pPr>
            <w:r w:rsidRPr="00CF42A6">
              <w:rPr>
                <w:rFonts w:cs="Arial"/>
                <w:sz w:val="22"/>
                <w:szCs w:val="22"/>
                <w:rPrChange w:id="7549" w:author="Muhamad Ridho Zul Khoiri" w:date="2026-07-14T10:44:00Z" w16du:dateUtc="2026-07-14T03:44:00Z">
                  <w:rPr>
                    <w:rFonts w:ascii="Times New Roman" w:hAnsi="Times New Roman"/>
                    <w:sz w:val="22"/>
                    <w:szCs w:val="22"/>
                  </w:rPr>
                </w:rPrChange>
              </w:rPr>
              <w:t>ALL</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73AE418D" w14:textId="77777777" w:rsidR="00F2379F" w:rsidRPr="00CF42A6" w:rsidRDefault="00F2379F" w:rsidP="00A04960">
            <w:pPr>
              <w:autoSpaceDE w:val="0"/>
              <w:autoSpaceDN w:val="0"/>
              <w:adjustRightInd w:val="0"/>
              <w:jc w:val="center"/>
              <w:rPr>
                <w:rFonts w:cs="Arial"/>
                <w:sz w:val="22"/>
                <w:szCs w:val="22"/>
                <w:rPrChange w:id="7550" w:author="Muhamad Ridho Zul Khoiri" w:date="2026-07-14T10:44:00Z" w16du:dateUtc="2026-07-14T03:44:00Z">
                  <w:rPr>
                    <w:rFonts w:ascii="Times New Roman" w:hAnsi="Times New Roman"/>
                    <w:sz w:val="22"/>
                    <w:szCs w:val="22"/>
                  </w:rPr>
                </w:rPrChange>
              </w:rPr>
            </w:pPr>
            <w:r w:rsidRPr="00CF42A6">
              <w:rPr>
                <w:rFonts w:cs="Arial"/>
                <w:sz w:val="22"/>
                <w:szCs w:val="22"/>
                <w:rPrChange w:id="7551" w:author="Muhamad Ridho Zul Khoiri" w:date="2026-07-14T10:44:00Z" w16du:dateUtc="2026-07-14T03:44:00Z">
                  <w:rPr>
                    <w:rFonts w:ascii="Times New Roman" w:hAnsi="Times New Roman"/>
                    <w:sz w:val="22"/>
                    <w:szCs w:val="22"/>
                  </w:rPr>
                </w:rPrChange>
              </w:rPr>
              <w:t>ALL</w:t>
            </w:r>
          </w:p>
        </w:tc>
        <w:tc>
          <w:tcPr>
            <w:tcW w:w="1620" w:type="dxa"/>
            <w:gridSpan w:val="2"/>
            <w:tcBorders>
              <w:top w:val="single" w:sz="6" w:space="0" w:color="auto"/>
              <w:left w:val="single" w:sz="6" w:space="0" w:color="auto"/>
              <w:bottom w:val="single" w:sz="6" w:space="0" w:color="969696"/>
              <w:right w:val="single" w:sz="6" w:space="0" w:color="auto"/>
            </w:tcBorders>
            <w:shd w:val="solid" w:color="008000" w:fill="auto"/>
            <w:vAlign w:val="center"/>
          </w:tcPr>
          <w:p w14:paraId="7F15BC66" w14:textId="77777777" w:rsidR="00F2379F" w:rsidRPr="00CF42A6" w:rsidRDefault="00F2379F" w:rsidP="00A04960">
            <w:pPr>
              <w:autoSpaceDE w:val="0"/>
              <w:autoSpaceDN w:val="0"/>
              <w:adjustRightInd w:val="0"/>
              <w:jc w:val="center"/>
              <w:rPr>
                <w:rFonts w:cs="Arial"/>
                <w:sz w:val="22"/>
                <w:szCs w:val="22"/>
                <w:rPrChange w:id="7552" w:author="Muhamad Ridho Zul Khoiri" w:date="2026-07-14T10:44:00Z" w16du:dateUtc="2026-07-14T03:44:00Z">
                  <w:rPr>
                    <w:rFonts w:ascii="Times New Roman" w:hAnsi="Times New Roman"/>
                    <w:sz w:val="22"/>
                    <w:szCs w:val="22"/>
                  </w:rPr>
                </w:rPrChange>
              </w:rPr>
            </w:pPr>
            <w:r w:rsidRPr="00CF42A6">
              <w:rPr>
                <w:rFonts w:cs="Arial"/>
                <w:sz w:val="22"/>
                <w:szCs w:val="22"/>
                <w:rPrChange w:id="7553" w:author="Muhamad Ridho Zul Khoiri" w:date="2026-07-14T10:44:00Z" w16du:dateUtc="2026-07-14T03:44:00Z">
                  <w:rPr>
                    <w:rFonts w:ascii="Times New Roman" w:hAnsi="Times New Roman"/>
                    <w:sz w:val="22"/>
                    <w:szCs w:val="22"/>
                  </w:rPr>
                </w:rPrChange>
              </w:rPr>
              <w:t>ALL</w:t>
            </w:r>
          </w:p>
        </w:tc>
        <w:tc>
          <w:tcPr>
            <w:tcW w:w="1350" w:type="dxa"/>
            <w:gridSpan w:val="2"/>
            <w:tcBorders>
              <w:top w:val="single" w:sz="6" w:space="0" w:color="auto"/>
              <w:left w:val="single" w:sz="6" w:space="0" w:color="auto"/>
              <w:bottom w:val="single" w:sz="6" w:space="0" w:color="969696"/>
              <w:right w:val="single" w:sz="6" w:space="0" w:color="auto"/>
            </w:tcBorders>
            <w:shd w:val="solid" w:color="FFFF00" w:fill="auto"/>
            <w:vAlign w:val="center"/>
          </w:tcPr>
          <w:p w14:paraId="7FE990C2" w14:textId="77777777" w:rsidR="00F2379F" w:rsidRPr="00CF42A6" w:rsidRDefault="00F2379F" w:rsidP="00A04960">
            <w:pPr>
              <w:autoSpaceDE w:val="0"/>
              <w:autoSpaceDN w:val="0"/>
              <w:adjustRightInd w:val="0"/>
              <w:jc w:val="center"/>
              <w:rPr>
                <w:rFonts w:cs="Arial"/>
                <w:sz w:val="22"/>
                <w:szCs w:val="22"/>
                <w:rPrChange w:id="7554" w:author="Muhamad Ridho Zul Khoiri" w:date="2026-07-14T10:44:00Z" w16du:dateUtc="2026-07-14T03:44:00Z">
                  <w:rPr>
                    <w:rFonts w:ascii="Times New Roman" w:hAnsi="Times New Roman"/>
                    <w:sz w:val="22"/>
                    <w:szCs w:val="22"/>
                  </w:rPr>
                </w:rPrChange>
              </w:rPr>
            </w:pPr>
            <w:r w:rsidRPr="00CF42A6">
              <w:rPr>
                <w:rFonts w:cs="Arial"/>
                <w:sz w:val="22"/>
                <w:szCs w:val="22"/>
                <w:rPrChange w:id="7555" w:author="Muhamad Ridho Zul Khoiri" w:date="2026-07-14T10:44:00Z" w16du:dateUtc="2026-07-14T03:44:00Z">
                  <w:rPr>
                    <w:rFonts w:ascii="Times New Roman" w:hAnsi="Times New Roman"/>
                    <w:sz w:val="22"/>
                    <w:szCs w:val="22"/>
                  </w:rPr>
                </w:rPrChange>
              </w:rPr>
              <w:t>ALL</w:t>
            </w:r>
          </w:p>
        </w:tc>
        <w:tc>
          <w:tcPr>
            <w:tcW w:w="1170" w:type="dxa"/>
            <w:tcBorders>
              <w:top w:val="single" w:sz="6" w:space="0" w:color="auto"/>
              <w:left w:val="single" w:sz="6" w:space="0" w:color="auto"/>
              <w:bottom w:val="single" w:sz="6" w:space="0" w:color="969696"/>
              <w:right w:val="single" w:sz="6" w:space="0" w:color="auto"/>
            </w:tcBorders>
            <w:shd w:val="solid" w:color="808080" w:fill="auto"/>
            <w:vAlign w:val="center"/>
          </w:tcPr>
          <w:p w14:paraId="3E635E7C" w14:textId="77777777" w:rsidR="00F2379F" w:rsidRPr="00CF42A6" w:rsidRDefault="00F2379F" w:rsidP="00A04960">
            <w:pPr>
              <w:autoSpaceDE w:val="0"/>
              <w:autoSpaceDN w:val="0"/>
              <w:adjustRightInd w:val="0"/>
              <w:jc w:val="center"/>
              <w:rPr>
                <w:rFonts w:cs="Arial"/>
                <w:rPrChange w:id="7556" w:author="Muhamad Ridho Zul Khoiri" w:date="2026-07-14T10:44:00Z" w16du:dateUtc="2026-07-14T03:44:00Z">
                  <w:rPr>
                    <w:rFonts w:ascii="Times New Roman" w:hAnsi="Times New Roman"/>
                  </w:rPr>
                </w:rPrChange>
              </w:rPr>
            </w:pPr>
          </w:p>
        </w:tc>
      </w:tr>
      <w:tr w:rsidR="00F2379F" w:rsidRPr="00526DF0" w14:paraId="75B7AFBC" w14:textId="77777777" w:rsidTr="00A04960">
        <w:trPr>
          <w:trHeight w:val="432"/>
        </w:trPr>
        <w:tc>
          <w:tcPr>
            <w:tcW w:w="331" w:type="dxa"/>
            <w:gridSpan w:val="2"/>
            <w:tcBorders>
              <w:top w:val="nil"/>
              <w:left w:val="nil"/>
              <w:bottom w:val="nil"/>
              <w:right w:val="nil"/>
            </w:tcBorders>
            <w:vAlign w:val="center"/>
          </w:tcPr>
          <w:p w14:paraId="1825337D" w14:textId="77777777" w:rsidR="00F2379F" w:rsidRPr="00CF42A6" w:rsidRDefault="00F2379F" w:rsidP="00A04960">
            <w:pPr>
              <w:autoSpaceDE w:val="0"/>
              <w:autoSpaceDN w:val="0"/>
              <w:adjustRightInd w:val="0"/>
              <w:jc w:val="left"/>
              <w:rPr>
                <w:rFonts w:cs="Arial"/>
                <w:b/>
                <w:bCs/>
                <w:color w:val="000000"/>
                <w:rPrChange w:id="7557" w:author="Muhamad Ridho Zul Khoiri" w:date="2026-07-14T10:44:00Z" w16du:dateUtc="2026-07-14T03:44:00Z">
                  <w:rPr>
                    <w:rFonts w:ascii="Times New Roman" w:hAnsi="Times New Roman"/>
                    <w:b/>
                    <w:bCs/>
                    <w:color w:val="000000"/>
                  </w:rPr>
                </w:rPrChange>
              </w:rPr>
            </w:pPr>
          </w:p>
        </w:tc>
        <w:tc>
          <w:tcPr>
            <w:tcW w:w="4799" w:type="dxa"/>
            <w:tcBorders>
              <w:top w:val="single" w:sz="6" w:space="0" w:color="969696"/>
              <w:left w:val="single" w:sz="6" w:space="0" w:color="auto"/>
              <w:bottom w:val="single" w:sz="6" w:space="0" w:color="969696"/>
              <w:right w:val="single" w:sz="6" w:space="0" w:color="auto"/>
            </w:tcBorders>
            <w:vAlign w:val="center"/>
          </w:tcPr>
          <w:p w14:paraId="6634F788" w14:textId="77777777" w:rsidR="00F2379F" w:rsidRPr="00CF42A6" w:rsidRDefault="00F2379F" w:rsidP="00A04960">
            <w:pPr>
              <w:autoSpaceDE w:val="0"/>
              <w:autoSpaceDN w:val="0"/>
              <w:adjustRightInd w:val="0"/>
              <w:jc w:val="left"/>
              <w:rPr>
                <w:rFonts w:cs="Arial"/>
                <w:rPrChange w:id="7558" w:author="Muhamad Ridho Zul Khoiri" w:date="2026-07-14T10:44:00Z" w16du:dateUtc="2026-07-14T03:44:00Z">
                  <w:rPr>
                    <w:rFonts w:ascii="Times New Roman" w:hAnsi="Times New Roman"/>
                  </w:rPr>
                </w:rPrChange>
              </w:rPr>
            </w:pPr>
            <w:r w:rsidRPr="00CF42A6">
              <w:rPr>
                <w:rFonts w:cs="Arial"/>
                <w:rPrChange w:id="7559" w:author="Muhamad Ridho Zul Khoiri" w:date="2026-07-14T10:44:00Z" w16du:dateUtc="2026-07-14T03:44:00Z">
                  <w:rPr>
                    <w:rFonts w:ascii="Times New Roman" w:hAnsi="Times New Roman"/>
                  </w:rPr>
                </w:rPrChange>
              </w:rPr>
              <w:t>Community Events (COP driven)</w:t>
            </w:r>
          </w:p>
        </w:tc>
        <w:tc>
          <w:tcPr>
            <w:tcW w:w="1260" w:type="dxa"/>
            <w:tcBorders>
              <w:top w:val="single" w:sz="6" w:space="0" w:color="969696"/>
              <w:left w:val="single" w:sz="6" w:space="0" w:color="auto"/>
              <w:bottom w:val="single" w:sz="6" w:space="0" w:color="969696"/>
              <w:right w:val="single" w:sz="6" w:space="0" w:color="auto"/>
            </w:tcBorders>
            <w:vAlign w:val="center"/>
          </w:tcPr>
          <w:p w14:paraId="1909144B" w14:textId="77777777" w:rsidR="00F2379F" w:rsidRPr="00CF42A6" w:rsidRDefault="00F2379F" w:rsidP="00A04960">
            <w:pPr>
              <w:autoSpaceDE w:val="0"/>
              <w:autoSpaceDN w:val="0"/>
              <w:adjustRightInd w:val="0"/>
              <w:jc w:val="center"/>
              <w:rPr>
                <w:rFonts w:cs="Arial"/>
                <w:rPrChange w:id="7560" w:author="Muhamad Ridho Zul Khoiri" w:date="2026-07-14T10:44:00Z" w16du:dateUtc="2026-07-14T03:44:00Z">
                  <w:rPr>
                    <w:rFonts w:ascii="Times New Roman" w:hAnsi="Times New Roman"/>
                  </w:rPr>
                </w:rPrChange>
              </w:rPr>
            </w:pPr>
            <w:r w:rsidRPr="00CF42A6">
              <w:rPr>
                <w:rFonts w:cs="Arial"/>
                <w:rPrChange w:id="7561" w:author="Muhamad Ridho Zul Khoiri" w:date="2026-07-14T10:44:00Z" w16du:dateUtc="2026-07-14T03:44:00Z">
                  <w:rPr>
                    <w:rFonts w:ascii="Times New Roman" w:hAnsi="Times New Roman"/>
                  </w:rPr>
                </w:rPrChange>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0C5C4CB4" w14:textId="77777777" w:rsidR="00F2379F" w:rsidRPr="00CF42A6" w:rsidRDefault="00F2379F" w:rsidP="00A04960">
            <w:pPr>
              <w:autoSpaceDE w:val="0"/>
              <w:autoSpaceDN w:val="0"/>
              <w:adjustRightInd w:val="0"/>
              <w:jc w:val="center"/>
              <w:rPr>
                <w:rFonts w:cs="Arial"/>
                <w:sz w:val="22"/>
                <w:szCs w:val="22"/>
                <w:rPrChange w:id="7562" w:author="Muhamad Ridho Zul Khoiri" w:date="2026-07-14T10:44:00Z" w16du:dateUtc="2026-07-14T03:44:00Z">
                  <w:rPr>
                    <w:rFonts w:ascii="Times New Roman" w:hAnsi="Times New Roman"/>
                    <w:sz w:val="22"/>
                    <w:szCs w:val="22"/>
                  </w:rPr>
                </w:rPrChange>
              </w:rPr>
            </w:pPr>
            <w:r w:rsidRPr="00CF42A6">
              <w:rPr>
                <w:rFonts w:cs="Arial"/>
                <w:sz w:val="22"/>
                <w:szCs w:val="22"/>
                <w:rPrChange w:id="7563" w:author="Muhamad Ridho Zul Khoiri" w:date="2026-07-14T10:44:00Z" w16du:dateUtc="2026-07-14T03:44:00Z">
                  <w:rPr>
                    <w:rFonts w:ascii="Times New Roman" w:hAnsi="Times New Roman"/>
                    <w:sz w:val="22"/>
                    <w:szCs w:val="22"/>
                  </w:rPr>
                </w:rPrChange>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4BF7457F" w14:textId="77777777" w:rsidR="00F2379F" w:rsidRPr="00CF42A6" w:rsidRDefault="00F2379F" w:rsidP="00A04960">
            <w:pPr>
              <w:autoSpaceDE w:val="0"/>
              <w:autoSpaceDN w:val="0"/>
              <w:adjustRightInd w:val="0"/>
              <w:jc w:val="center"/>
              <w:rPr>
                <w:rFonts w:cs="Arial"/>
                <w:sz w:val="22"/>
                <w:szCs w:val="22"/>
                <w:rPrChange w:id="7564" w:author="Muhamad Ridho Zul Khoiri" w:date="2026-07-14T10:44:00Z" w16du:dateUtc="2026-07-14T03:44:00Z">
                  <w:rPr>
                    <w:rFonts w:ascii="Times New Roman" w:hAnsi="Times New Roman"/>
                    <w:sz w:val="22"/>
                    <w:szCs w:val="22"/>
                  </w:rPr>
                </w:rPrChange>
              </w:rPr>
            </w:pPr>
            <w:r w:rsidRPr="00CF42A6">
              <w:rPr>
                <w:rFonts w:cs="Arial"/>
                <w:sz w:val="22"/>
                <w:szCs w:val="22"/>
                <w:rPrChange w:id="7565" w:author="Muhamad Ridho Zul Khoiri" w:date="2026-07-14T10:44:00Z" w16du:dateUtc="2026-07-14T03:44:00Z">
                  <w:rPr>
                    <w:rFonts w:ascii="Times New Roman" w:hAnsi="Times New Roman"/>
                    <w:sz w:val="22"/>
                    <w:szCs w:val="22"/>
                  </w:rPr>
                </w:rPrChange>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831E423" w14:textId="77777777" w:rsidR="00F2379F" w:rsidRPr="00CF42A6" w:rsidRDefault="00F2379F" w:rsidP="00A04960">
            <w:pPr>
              <w:autoSpaceDE w:val="0"/>
              <w:autoSpaceDN w:val="0"/>
              <w:adjustRightInd w:val="0"/>
              <w:jc w:val="center"/>
              <w:rPr>
                <w:rFonts w:cs="Arial"/>
                <w:sz w:val="22"/>
                <w:szCs w:val="22"/>
                <w:rPrChange w:id="7566" w:author="Muhamad Ridho Zul Khoiri" w:date="2026-07-14T10:44:00Z" w16du:dateUtc="2026-07-14T03:44:00Z">
                  <w:rPr>
                    <w:rFonts w:ascii="Times New Roman" w:hAnsi="Times New Roman"/>
                    <w:sz w:val="22"/>
                    <w:szCs w:val="22"/>
                  </w:rPr>
                </w:rPrChange>
              </w:rPr>
            </w:pPr>
            <w:r w:rsidRPr="00CF42A6">
              <w:rPr>
                <w:rFonts w:cs="Arial"/>
                <w:sz w:val="22"/>
                <w:szCs w:val="22"/>
                <w:rPrChange w:id="7567" w:author="Muhamad Ridho Zul Khoiri" w:date="2026-07-14T10:44:00Z" w16du:dateUtc="2026-07-14T03:44:00Z">
                  <w:rPr>
                    <w:rFonts w:ascii="Times New Roman" w:hAnsi="Times New Roman"/>
                    <w:sz w:val="22"/>
                    <w:szCs w:val="22"/>
                  </w:rPr>
                </w:rPrChange>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5D0A0C19" w14:textId="77777777" w:rsidR="00F2379F" w:rsidRPr="00CF42A6" w:rsidRDefault="00F2379F" w:rsidP="00A04960">
            <w:pPr>
              <w:autoSpaceDE w:val="0"/>
              <w:autoSpaceDN w:val="0"/>
              <w:adjustRightInd w:val="0"/>
              <w:jc w:val="center"/>
              <w:rPr>
                <w:rFonts w:cs="Arial"/>
                <w:sz w:val="22"/>
                <w:szCs w:val="22"/>
                <w:rPrChange w:id="7568" w:author="Muhamad Ridho Zul Khoiri" w:date="2026-07-14T10:44:00Z" w16du:dateUtc="2026-07-14T03:44:00Z">
                  <w:rPr>
                    <w:rFonts w:ascii="Times New Roman" w:hAnsi="Times New Roman"/>
                    <w:sz w:val="22"/>
                    <w:szCs w:val="22"/>
                  </w:rPr>
                </w:rPrChange>
              </w:rPr>
            </w:pPr>
            <w:r w:rsidRPr="00CF42A6">
              <w:rPr>
                <w:rFonts w:cs="Arial"/>
                <w:sz w:val="22"/>
                <w:szCs w:val="22"/>
                <w:rPrChange w:id="7569" w:author="Muhamad Ridho Zul Khoiri" w:date="2026-07-14T10:44:00Z" w16du:dateUtc="2026-07-14T03:44:00Z">
                  <w:rPr>
                    <w:rFonts w:ascii="Times New Roman" w:hAnsi="Times New Roman"/>
                    <w:sz w:val="22"/>
                    <w:szCs w:val="22"/>
                  </w:rPr>
                </w:rPrChange>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FFFF00" w:fill="auto"/>
            <w:vAlign w:val="center"/>
          </w:tcPr>
          <w:p w14:paraId="657EFECF" w14:textId="77777777" w:rsidR="00F2379F" w:rsidRPr="00CF42A6" w:rsidRDefault="00F2379F" w:rsidP="00A04960">
            <w:pPr>
              <w:autoSpaceDE w:val="0"/>
              <w:autoSpaceDN w:val="0"/>
              <w:adjustRightInd w:val="0"/>
              <w:jc w:val="center"/>
              <w:rPr>
                <w:rFonts w:cs="Arial"/>
                <w:sz w:val="22"/>
                <w:szCs w:val="22"/>
                <w:rPrChange w:id="7570" w:author="Muhamad Ridho Zul Khoiri" w:date="2026-07-14T10:44:00Z" w16du:dateUtc="2026-07-14T03:44:00Z">
                  <w:rPr>
                    <w:rFonts w:ascii="Times New Roman" w:hAnsi="Times New Roman"/>
                    <w:sz w:val="22"/>
                    <w:szCs w:val="22"/>
                  </w:rPr>
                </w:rPrChange>
              </w:rPr>
            </w:pPr>
            <w:r w:rsidRPr="00CF42A6">
              <w:rPr>
                <w:rFonts w:cs="Arial"/>
                <w:sz w:val="22"/>
                <w:szCs w:val="22"/>
                <w:rPrChange w:id="7571" w:author="Muhamad Ridho Zul Khoiri" w:date="2026-07-14T10:44:00Z" w16du:dateUtc="2026-07-14T03:44:00Z">
                  <w:rPr>
                    <w:rFonts w:ascii="Times New Roman" w:hAnsi="Times New Roman"/>
                    <w:sz w:val="22"/>
                    <w:szCs w:val="22"/>
                  </w:rPr>
                </w:rPrChange>
              </w:rPr>
              <w:t>ALL</w:t>
            </w: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54024256" w14:textId="77777777" w:rsidR="00F2379F" w:rsidRPr="00CF42A6" w:rsidRDefault="00F2379F" w:rsidP="00A04960">
            <w:pPr>
              <w:autoSpaceDE w:val="0"/>
              <w:autoSpaceDN w:val="0"/>
              <w:adjustRightInd w:val="0"/>
              <w:jc w:val="center"/>
              <w:rPr>
                <w:rFonts w:cs="Arial"/>
                <w:rPrChange w:id="7572" w:author="Muhamad Ridho Zul Khoiri" w:date="2026-07-14T10:44:00Z" w16du:dateUtc="2026-07-14T03:44:00Z">
                  <w:rPr>
                    <w:rFonts w:ascii="Times New Roman" w:hAnsi="Times New Roman"/>
                  </w:rPr>
                </w:rPrChange>
              </w:rPr>
            </w:pPr>
          </w:p>
        </w:tc>
      </w:tr>
      <w:tr w:rsidR="00F2379F" w:rsidRPr="00526DF0" w14:paraId="461F349C" w14:textId="77777777" w:rsidTr="00A04960">
        <w:trPr>
          <w:trHeight w:val="290"/>
        </w:trPr>
        <w:tc>
          <w:tcPr>
            <w:tcW w:w="5130" w:type="dxa"/>
            <w:gridSpan w:val="3"/>
            <w:tcBorders>
              <w:top w:val="nil"/>
              <w:left w:val="nil"/>
              <w:bottom w:val="nil"/>
              <w:right w:val="nil"/>
            </w:tcBorders>
            <w:vAlign w:val="center"/>
          </w:tcPr>
          <w:p w14:paraId="22DDBEFA" w14:textId="77777777" w:rsidR="00F2379F" w:rsidRPr="00CF42A6" w:rsidRDefault="00F2379F" w:rsidP="00A04960">
            <w:pPr>
              <w:autoSpaceDE w:val="0"/>
              <w:autoSpaceDN w:val="0"/>
              <w:adjustRightInd w:val="0"/>
              <w:spacing w:before="60" w:after="120"/>
              <w:ind w:left="162"/>
              <w:jc w:val="left"/>
              <w:rPr>
                <w:rFonts w:cs="Arial"/>
                <w:b/>
                <w:bCs/>
                <w:color w:val="000000"/>
                <w:rPrChange w:id="7573" w:author="Muhamad Ridho Zul Khoiri" w:date="2026-07-14T10:44:00Z" w16du:dateUtc="2026-07-14T03:44:00Z">
                  <w:rPr>
                    <w:rFonts w:ascii="Times New Roman" w:hAnsi="Times New Roman"/>
                    <w:b/>
                    <w:bCs/>
                    <w:color w:val="000000"/>
                  </w:rPr>
                </w:rPrChange>
              </w:rPr>
            </w:pPr>
            <w:r w:rsidRPr="00CF42A6">
              <w:rPr>
                <w:rFonts w:cs="Arial"/>
                <w:b/>
                <w:bCs/>
                <w:color w:val="000000"/>
                <w:rPrChange w:id="7574" w:author="Muhamad Ridho Zul Khoiri" w:date="2026-07-14T10:44:00Z" w16du:dateUtc="2026-07-14T03:44:00Z">
                  <w:rPr>
                    <w:rFonts w:ascii="Times New Roman" w:hAnsi="Times New Roman"/>
                    <w:b/>
                    <w:bCs/>
                    <w:color w:val="000000"/>
                  </w:rPr>
                </w:rPrChange>
              </w:rPr>
              <w:t>Partners</w:t>
            </w:r>
          </w:p>
        </w:tc>
        <w:tc>
          <w:tcPr>
            <w:tcW w:w="1260" w:type="dxa"/>
            <w:tcBorders>
              <w:top w:val="nil"/>
              <w:left w:val="nil"/>
              <w:bottom w:val="single" w:sz="6" w:space="0" w:color="auto"/>
              <w:right w:val="nil"/>
            </w:tcBorders>
            <w:vAlign w:val="center"/>
          </w:tcPr>
          <w:p w14:paraId="2FF44414" w14:textId="77777777" w:rsidR="00F2379F" w:rsidRPr="00CF42A6" w:rsidRDefault="00F2379F" w:rsidP="00A04960">
            <w:pPr>
              <w:autoSpaceDE w:val="0"/>
              <w:autoSpaceDN w:val="0"/>
              <w:adjustRightInd w:val="0"/>
              <w:jc w:val="center"/>
              <w:rPr>
                <w:rFonts w:cs="Arial"/>
                <w:color w:val="000000"/>
                <w:rPrChange w:id="7575" w:author="Muhamad Ridho Zul Khoiri" w:date="2026-07-14T10:44:00Z" w16du:dateUtc="2026-07-14T03:44:00Z">
                  <w:rPr>
                    <w:rFonts w:ascii="Times New Roman" w:hAnsi="Times New Roman"/>
                    <w:color w:val="000000"/>
                  </w:rPr>
                </w:rPrChange>
              </w:rPr>
            </w:pPr>
          </w:p>
        </w:tc>
        <w:tc>
          <w:tcPr>
            <w:tcW w:w="900" w:type="dxa"/>
            <w:tcBorders>
              <w:top w:val="nil"/>
              <w:left w:val="nil"/>
              <w:bottom w:val="single" w:sz="6" w:space="0" w:color="auto"/>
              <w:right w:val="nil"/>
            </w:tcBorders>
            <w:vAlign w:val="center"/>
          </w:tcPr>
          <w:p w14:paraId="48E48324" w14:textId="77777777" w:rsidR="00F2379F" w:rsidRPr="00CF42A6" w:rsidRDefault="00F2379F" w:rsidP="00A04960">
            <w:pPr>
              <w:autoSpaceDE w:val="0"/>
              <w:autoSpaceDN w:val="0"/>
              <w:adjustRightInd w:val="0"/>
              <w:jc w:val="center"/>
              <w:rPr>
                <w:rFonts w:cs="Arial"/>
                <w:color w:val="000000"/>
                <w:sz w:val="22"/>
                <w:szCs w:val="22"/>
                <w:rPrChange w:id="7576" w:author="Muhamad Ridho Zul Khoiri" w:date="2026-07-14T10:44:00Z" w16du:dateUtc="2026-07-14T03:44:00Z">
                  <w:rPr>
                    <w:rFonts w:ascii="Times New Roman" w:hAnsi="Times New Roman"/>
                    <w:color w:val="000000"/>
                    <w:sz w:val="22"/>
                    <w:szCs w:val="22"/>
                  </w:rPr>
                </w:rPrChange>
              </w:rPr>
            </w:pPr>
          </w:p>
        </w:tc>
        <w:tc>
          <w:tcPr>
            <w:tcW w:w="1620" w:type="dxa"/>
            <w:tcBorders>
              <w:top w:val="nil"/>
              <w:left w:val="nil"/>
              <w:bottom w:val="single" w:sz="6" w:space="0" w:color="auto"/>
              <w:right w:val="nil"/>
            </w:tcBorders>
            <w:vAlign w:val="center"/>
          </w:tcPr>
          <w:p w14:paraId="0187C7AF" w14:textId="77777777" w:rsidR="00F2379F" w:rsidRPr="00CF42A6" w:rsidRDefault="00F2379F" w:rsidP="00A04960">
            <w:pPr>
              <w:autoSpaceDE w:val="0"/>
              <w:autoSpaceDN w:val="0"/>
              <w:adjustRightInd w:val="0"/>
              <w:jc w:val="center"/>
              <w:rPr>
                <w:rFonts w:cs="Arial"/>
                <w:color w:val="000000"/>
                <w:sz w:val="22"/>
                <w:szCs w:val="22"/>
                <w:rPrChange w:id="7577" w:author="Muhamad Ridho Zul Khoiri" w:date="2026-07-14T10:44:00Z" w16du:dateUtc="2026-07-14T03:44:00Z">
                  <w:rPr>
                    <w:rFonts w:ascii="Times New Roman" w:hAnsi="Times New Roman"/>
                    <w:color w:val="000000"/>
                    <w:sz w:val="22"/>
                    <w:szCs w:val="22"/>
                  </w:rPr>
                </w:rPrChange>
              </w:rPr>
            </w:pPr>
          </w:p>
        </w:tc>
        <w:tc>
          <w:tcPr>
            <w:tcW w:w="1620" w:type="dxa"/>
            <w:tcBorders>
              <w:top w:val="nil"/>
              <w:left w:val="nil"/>
              <w:bottom w:val="single" w:sz="6" w:space="0" w:color="auto"/>
              <w:right w:val="nil"/>
            </w:tcBorders>
            <w:vAlign w:val="center"/>
          </w:tcPr>
          <w:p w14:paraId="5104429D" w14:textId="77777777" w:rsidR="00F2379F" w:rsidRPr="00CF42A6" w:rsidRDefault="00F2379F" w:rsidP="00A04960">
            <w:pPr>
              <w:autoSpaceDE w:val="0"/>
              <w:autoSpaceDN w:val="0"/>
              <w:adjustRightInd w:val="0"/>
              <w:jc w:val="center"/>
              <w:rPr>
                <w:rFonts w:cs="Arial"/>
                <w:color w:val="000000"/>
                <w:sz w:val="22"/>
                <w:szCs w:val="22"/>
                <w:rPrChange w:id="7578" w:author="Muhamad Ridho Zul Khoiri" w:date="2026-07-14T10:44:00Z" w16du:dateUtc="2026-07-14T03:44:00Z">
                  <w:rPr>
                    <w:rFonts w:ascii="Times New Roman" w:hAnsi="Times New Roman"/>
                    <w:color w:val="000000"/>
                    <w:sz w:val="22"/>
                    <w:szCs w:val="22"/>
                  </w:rPr>
                </w:rPrChange>
              </w:rPr>
            </w:pPr>
          </w:p>
        </w:tc>
        <w:tc>
          <w:tcPr>
            <w:tcW w:w="1620" w:type="dxa"/>
            <w:gridSpan w:val="2"/>
            <w:tcBorders>
              <w:top w:val="nil"/>
              <w:left w:val="nil"/>
              <w:bottom w:val="single" w:sz="6" w:space="0" w:color="auto"/>
              <w:right w:val="nil"/>
            </w:tcBorders>
            <w:vAlign w:val="center"/>
          </w:tcPr>
          <w:p w14:paraId="2B7C6A2A" w14:textId="77777777" w:rsidR="00F2379F" w:rsidRPr="00CF42A6" w:rsidRDefault="00F2379F" w:rsidP="00A04960">
            <w:pPr>
              <w:autoSpaceDE w:val="0"/>
              <w:autoSpaceDN w:val="0"/>
              <w:adjustRightInd w:val="0"/>
              <w:jc w:val="center"/>
              <w:rPr>
                <w:rFonts w:cs="Arial"/>
                <w:color w:val="000000"/>
                <w:sz w:val="22"/>
                <w:szCs w:val="22"/>
                <w:rPrChange w:id="7579" w:author="Muhamad Ridho Zul Khoiri" w:date="2026-07-14T10:44:00Z" w16du:dateUtc="2026-07-14T03:44:00Z">
                  <w:rPr>
                    <w:rFonts w:ascii="Times New Roman" w:hAnsi="Times New Roman"/>
                    <w:color w:val="000000"/>
                    <w:sz w:val="22"/>
                    <w:szCs w:val="22"/>
                  </w:rPr>
                </w:rPrChange>
              </w:rPr>
            </w:pPr>
          </w:p>
        </w:tc>
        <w:tc>
          <w:tcPr>
            <w:tcW w:w="1350" w:type="dxa"/>
            <w:gridSpan w:val="2"/>
            <w:tcBorders>
              <w:top w:val="nil"/>
              <w:left w:val="nil"/>
              <w:bottom w:val="single" w:sz="6" w:space="0" w:color="auto"/>
              <w:right w:val="nil"/>
            </w:tcBorders>
            <w:vAlign w:val="center"/>
          </w:tcPr>
          <w:p w14:paraId="5F018620" w14:textId="77777777" w:rsidR="00F2379F" w:rsidRPr="00CF42A6" w:rsidRDefault="00F2379F" w:rsidP="00A04960">
            <w:pPr>
              <w:autoSpaceDE w:val="0"/>
              <w:autoSpaceDN w:val="0"/>
              <w:adjustRightInd w:val="0"/>
              <w:jc w:val="center"/>
              <w:rPr>
                <w:rFonts w:cs="Arial"/>
                <w:color w:val="000000"/>
                <w:sz w:val="22"/>
                <w:szCs w:val="22"/>
                <w:rPrChange w:id="7580" w:author="Muhamad Ridho Zul Khoiri" w:date="2026-07-14T10:44:00Z" w16du:dateUtc="2026-07-14T03:44:00Z">
                  <w:rPr>
                    <w:rFonts w:ascii="Times New Roman" w:hAnsi="Times New Roman"/>
                    <w:color w:val="000000"/>
                    <w:sz w:val="22"/>
                    <w:szCs w:val="22"/>
                  </w:rPr>
                </w:rPrChange>
              </w:rPr>
            </w:pPr>
          </w:p>
        </w:tc>
        <w:tc>
          <w:tcPr>
            <w:tcW w:w="1170" w:type="dxa"/>
            <w:tcBorders>
              <w:top w:val="nil"/>
              <w:left w:val="nil"/>
              <w:bottom w:val="single" w:sz="6" w:space="0" w:color="auto"/>
              <w:right w:val="nil"/>
            </w:tcBorders>
            <w:vAlign w:val="center"/>
          </w:tcPr>
          <w:p w14:paraId="588374A8" w14:textId="77777777" w:rsidR="00F2379F" w:rsidRPr="00CF42A6" w:rsidRDefault="00F2379F" w:rsidP="00A04960">
            <w:pPr>
              <w:autoSpaceDE w:val="0"/>
              <w:autoSpaceDN w:val="0"/>
              <w:adjustRightInd w:val="0"/>
              <w:jc w:val="center"/>
              <w:rPr>
                <w:rFonts w:cs="Arial"/>
                <w:color w:val="000000"/>
                <w:sz w:val="22"/>
                <w:szCs w:val="22"/>
                <w:rPrChange w:id="7581" w:author="Muhamad Ridho Zul Khoiri" w:date="2026-07-14T10:44:00Z" w16du:dateUtc="2026-07-14T03:44:00Z">
                  <w:rPr>
                    <w:rFonts w:ascii="Times New Roman" w:hAnsi="Times New Roman"/>
                    <w:color w:val="000000"/>
                    <w:sz w:val="22"/>
                    <w:szCs w:val="22"/>
                  </w:rPr>
                </w:rPrChange>
              </w:rPr>
            </w:pPr>
          </w:p>
        </w:tc>
      </w:tr>
      <w:tr w:rsidR="00F2379F" w:rsidRPr="00526DF0" w14:paraId="7A9B9FF8" w14:textId="77777777" w:rsidTr="00A04960">
        <w:trPr>
          <w:trHeight w:val="432"/>
        </w:trPr>
        <w:tc>
          <w:tcPr>
            <w:tcW w:w="331" w:type="dxa"/>
            <w:gridSpan w:val="2"/>
            <w:tcBorders>
              <w:top w:val="nil"/>
              <w:left w:val="nil"/>
              <w:bottom w:val="nil"/>
              <w:right w:val="nil"/>
            </w:tcBorders>
            <w:vAlign w:val="center"/>
          </w:tcPr>
          <w:p w14:paraId="36322DDF" w14:textId="77777777" w:rsidR="00F2379F" w:rsidRPr="00CF42A6" w:rsidRDefault="00F2379F" w:rsidP="00A04960">
            <w:pPr>
              <w:autoSpaceDE w:val="0"/>
              <w:autoSpaceDN w:val="0"/>
              <w:adjustRightInd w:val="0"/>
              <w:jc w:val="left"/>
              <w:rPr>
                <w:rFonts w:cs="Arial"/>
                <w:b/>
                <w:bCs/>
                <w:color w:val="000000"/>
                <w:rPrChange w:id="7582" w:author="Muhamad Ridho Zul Khoiri" w:date="2026-07-14T10:44:00Z" w16du:dateUtc="2026-07-14T03:44:00Z">
                  <w:rPr>
                    <w:rFonts w:ascii="Times New Roman" w:hAnsi="Times New Roman"/>
                    <w:b/>
                    <w:bCs/>
                    <w:color w:val="000000"/>
                  </w:rPr>
                </w:rPrChange>
              </w:rPr>
            </w:pPr>
          </w:p>
        </w:tc>
        <w:tc>
          <w:tcPr>
            <w:tcW w:w="4799" w:type="dxa"/>
            <w:tcBorders>
              <w:top w:val="single" w:sz="6" w:space="0" w:color="auto"/>
              <w:left w:val="single" w:sz="6" w:space="0" w:color="auto"/>
              <w:bottom w:val="single" w:sz="6" w:space="0" w:color="969696"/>
              <w:right w:val="single" w:sz="6" w:space="0" w:color="auto"/>
            </w:tcBorders>
            <w:vAlign w:val="center"/>
          </w:tcPr>
          <w:p w14:paraId="3E169EC0" w14:textId="77777777" w:rsidR="00F2379F" w:rsidRPr="00CF42A6" w:rsidRDefault="00F2379F" w:rsidP="00A04960">
            <w:pPr>
              <w:autoSpaceDE w:val="0"/>
              <w:autoSpaceDN w:val="0"/>
              <w:adjustRightInd w:val="0"/>
              <w:jc w:val="left"/>
              <w:rPr>
                <w:rFonts w:cs="Arial"/>
                <w:color w:val="1F497D" w:themeColor="text2"/>
                <w:rPrChange w:id="7583"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7584" w:author="Muhamad Ridho Zul Khoiri" w:date="2026-07-14T10:44:00Z" w16du:dateUtc="2026-07-14T03:44:00Z">
                  <w:rPr>
                    <w:rFonts w:ascii="Times New Roman" w:hAnsi="Times New Roman"/>
                    <w:color w:val="1F497D" w:themeColor="text2"/>
                  </w:rPr>
                </w:rPrChange>
              </w:rPr>
              <w:t>Technical Committee Meetings</w:t>
            </w:r>
          </w:p>
        </w:tc>
        <w:tc>
          <w:tcPr>
            <w:tcW w:w="1260" w:type="dxa"/>
            <w:tcBorders>
              <w:top w:val="single" w:sz="6" w:space="0" w:color="auto"/>
              <w:left w:val="single" w:sz="6" w:space="0" w:color="auto"/>
              <w:bottom w:val="single" w:sz="6" w:space="0" w:color="969696"/>
              <w:right w:val="single" w:sz="6" w:space="0" w:color="auto"/>
            </w:tcBorders>
            <w:vAlign w:val="center"/>
          </w:tcPr>
          <w:p w14:paraId="04D50452" w14:textId="77777777" w:rsidR="00F2379F" w:rsidRPr="00CF42A6" w:rsidRDefault="00F2379F" w:rsidP="00A04960">
            <w:pPr>
              <w:autoSpaceDE w:val="0"/>
              <w:autoSpaceDN w:val="0"/>
              <w:adjustRightInd w:val="0"/>
              <w:jc w:val="center"/>
              <w:rPr>
                <w:rFonts w:cs="Arial"/>
                <w:color w:val="1F497D" w:themeColor="text2"/>
                <w:rPrChange w:id="7585"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7586" w:author="Muhamad Ridho Zul Khoiri" w:date="2026-07-14T10:44:00Z" w16du:dateUtc="2026-07-14T03:44:00Z">
                  <w:rPr>
                    <w:rFonts w:ascii="Times New Roman" w:hAnsi="Times New Roman"/>
                    <w:color w:val="1F497D" w:themeColor="text2"/>
                  </w:rPr>
                </w:rPrChange>
              </w:rPr>
              <w:t>Integrated</w:t>
            </w:r>
          </w:p>
        </w:tc>
        <w:tc>
          <w:tcPr>
            <w:tcW w:w="900" w:type="dxa"/>
            <w:tcBorders>
              <w:top w:val="single" w:sz="6" w:space="0" w:color="auto"/>
              <w:left w:val="single" w:sz="6" w:space="0" w:color="auto"/>
              <w:bottom w:val="single" w:sz="6" w:space="0" w:color="969696"/>
              <w:right w:val="single" w:sz="6" w:space="0" w:color="auto"/>
            </w:tcBorders>
            <w:shd w:val="clear" w:color="auto" w:fill="808080" w:themeFill="background1" w:themeFillShade="80"/>
            <w:vAlign w:val="center"/>
          </w:tcPr>
          <w:p w14:paraId="7B1365B9" w14:textId="77777777" w:rsidR="00F2379F" w:rsidRPr="00CF42A6" w:rsidRDefault="00F2379F" w:rsidP="00A04960">
            <w:pPr>
              <w:autoSpaceDE w:val="0"/>
              <w:autoSpaceDN w:val="0"/>
              <w:adjustRightInd w:val="0"/>
              <w:jc w:val="center"/>
              <w:rPr>
                <w:rFonts w:cs="Arial"/>
                <w:color w:val="1F497D" w:themeColor="text2"/>
                <w:sz w:val="22"/>
                <w:szCs w:val="22"/>
                <w:rPrChange w:id="7587" w:author="Muhamad Ridho Zul Khoiri" w:date="2026-07-14T10:44:00Z" w16du:dateUtc="2026-07-14T03:44:00Z">
                  <w:rPr>
                    <w:rFonts w:ascii="Times New Roman" w:hAnsi="Times New Roman"/>
                    <w:color w:val="1F497D" w:themeColor="text2"/>
                    <w:sz w:val="22"/>
                    <w:szCs w:val="22"/>
                  </w:rPr>
                </w:rPrChange>
              </w:rPr>
            </w:pP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3232634B" w14:textId="77777777" w:rsidR="00F2379F" w:rsidRPr="00CF42A6" w:rsidRDefault="00F2379F" w:rsidP="00A04960">
            <w:pPr>
              <w:autoSpaceDE w:val="0"/>
              <w:autoSpaceDN w:val="0"/>
              <w:adjustRightInd w:val="0"/>
              <w:jc w:val="center"/>
              <w:rPr>
                <w:rFonts w:cs="Arial"/>
                <w:color w:val="1F497D" w:themeColor="text2"/>
                <w:sz w:val="22"/>
                <w:szCs w:val="22"/>
                <w:rPrChange w:id="7588"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589" w:author="Muhamad Ridho Zul Khoiri" w:date="2026-07-14T10:44:00Z" w16du:dateUtc="2026-07-14T03:44:00Z">
                  <w:rPr>
                    <w:rFonts w:ascii="Times New Roman" w:hAnsi="Times New Roman"/>
                    <w:color w:val="1F497D" w:themeColor="text2"/>
                    <w:sz w:val="22"/>
                    <w:szCs w:val="22"/>
                  </w:rPr>
                </w:rPrChange>
              </w:rPr>
              <w:t>ALL</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5217FC1A" w14:textId="77777777" w:rsidR="00F2379F" w:rsidRPr="00CF42A6" w:rsidRDefault="00F2379F" w:rsidP="00A04960">
            <w:pPr>
              <w:autoSpaceDE w:val="0"/>
              <w:autoSpaceDN w:val="0"/>
              <w:adjustRightInd w:val="0"/>
              <w:jc w:val="center"/>
              <w:rPr>
                <w:rFonts w:cs="Arial"/>
                <w:color w:val="1F497D" w:themeColor="text2"/>
                <w:sz w:val="22"/>
                <w:szCs w:val="22"/>
                <w:rPrChange w:id="7590"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591" w:author="Muhamad Ridho Zul Khoiri" w:date="2026-07-14T10:44:00Z" w16du:dateUtc="2026-07-14T03:44:00Z">
                  <w:rPr>
                    <w:rFonts w:ascii="Times New Roman" w:hAnsi="Times New Roman"/>
                    <w:color w:val="1F497D" w:themeColor="text2"/>
                    <w:sz w:val="22"/>
                    <w:szCs w:val="22"/>
                  </w:rPr>
                </w:rPrChange>
              </w:rPr>
              <w:t>ALL</w:t>
            </w:r>
          </w:p>
        </w:tc>
        <w:tc>
          <w:tcPr>
            <w:tcW w:w="1620" w:type="dxa"/>
            <w:gridSpan w:val="2"/>
            <w:tcBorders>
              <w:top w:val="single" w:sz="6" w:space="0" w:color="auto"/>
              <w:left w:val="single" w:sz="6" w:space="0" w:color="auto"/>
              <w:bottom w:val="single" w:sz="6" w:space="0" w:color="969696"/>
              <w:right w:val="single" w:sz="6" w:space="0" w:color="auto"/>
            </w:tcBorders>
            <w:shd w:val="solid" w:color="008000" w:fill="auto"/>
            <w:vAlign w:val="center"/>
          </w:tcPr>
          <w:p w14:paraId="7D2F52B3" w14:textId="77777777" w:rsidR="00F2379F" w:rsidRPr="00CF42A6" w:rsidRDefault="00F2379F" w:rsidP="00A04960">
            <w:pPr>
              <w:autoSpaceDE w:val="0"/>
              <w:autoSpaceDN w:val="0"/>
              <w:adjustRightInd w:val="0"/>
              <w:jc w:val="center"/>
              <w:rPr>
                <w:rFonts w:cs="Arial"/>
                <w:color w:val="17365D" w:themeColor="text2" w:themeShade="BF"/>
                <w:sz w:val="22"/>
                <w:szCs w:val="22"/>
                <w:rPrChange w:id="7592" w:author="Muhamad Ridho Zul Khoiri" w:date="2026-07-14T10:44:00Z" w16du:dateUtc="2026-07-14T03:44:00Z">
                  <w:rPr>
                    <w:rFonts w:ascii="Times New Roman" w:hAnsi="Times New Roman"/>
                    <w:color w:val="17365D" w:themeColor="text2" w:themeShade="BF"/>
                    <w:sz w:val="22"/>
                    <w:szCs w:val="22"/>
                  </w:rPr>
                </w:rPrChange>
              </w:rPr>
            </w:pPr>
            <w:r w:rsidRPr="00CF42A6">
              <w:rPr>
                <w:rFonts w:cs="Arial"/>
                <w:color w:val="17365D" w:themeColor="text2" w:themeShade="BF"/>
                <w:sz w:val="22"/>
                <w:szCs w:val="22"/>
                <w:rPrChange w:id="7593" w:author="Muhamad Ridho Zul Khoiri" w:date="2026-07-14T10:44:00Z" w16du:dateUtc="2026-07-14T03:44:00Z">
                  <w:rPr>
                    <w:rFonts w:ascii="Times New Roman" w:hAnsi="Times New Roman"/>
                    <w:color w:val="17365D" w:themeColor="text2" w:themeShade="BF"/>
                    <w:sz w:val="22"/>
                    <w:szCs w:val="22"/>
                  </w:rPr>
                </w:rPrChange>
              </w:rPr>
              <w:t>ALL</w:t>
            </w:r>
          </w:p>
        </w:tc>
        <w:tc>
          <w:tcPr>
            <w:tcW w:w="1350" w:type="dxa"/>
            <w:gridSpan w:val="2"/>
            <w:tcBorders>
              <w:top w:val="single" w:sz="6" w:space="0" w:color="auto"/>
              <w:left w:val="single" w:sz="6" w:space="0" w:color="auto"/>
              <w:bottom w:val="single" w:sz="6" w:space="0" w:color="969696"/>
              <w:right w:val="single" w:sz="6" w:space="0" w:color="auto"/>
            </w:tcBorders>
            <w:shd w:val="solid" w:color="808080" w:fill="auto"/>
            <w:vAlign w:val="center"/>
          </w:tcPr>
          <w:p w14:paraId="1B849464" w14:textId="77777777" w:rsidR="00F2379F" w:rsidRPr="00CF42A6" w:rsidRDefault="00F2379F" w:rsidP="00A04960">
            <w:pPr>
              <w:autoSpaceDE w:val="0"/>
              <w:autoSpaceDN w:val="0"/>
              <w:adjustRightInd w:val="0"/>
              <w:jc w:val="center"/>
              <w:rPr>
                <w:rFonts w:cs="Arial"/>
                <w:color w:val="000000"/>
                <w:rPrChange w:id="7594" w:author="Muhamad Ridho Zul Khoiri" w:date="2026-07-14T10:44:00Z" w16du:dateUtc="2026-07-14T03:44:00Z">
                  <w:rPr>
                    <w:rFonts w:ascii="Times New Roman" w:hAnsi="Times New Roman"/>
                    <w:color w:val="000000"/>
                  </w:rPr>
                </w:rPrChange>
              </w:rPr>
            </w:pPr>
          </w:p>
        </w:tc>
        <w:tc>
          <w:tcPr>
            <w:tcW w:w="1170" w:type="dxa"/>
            <w:tcBorders>
              <w:top w:val="single" w:sz="6" w:space="0" w:color="auto"/>
              <w:left w:val="single" w:sz="6" w:space="0" w:color="auto"/>
              <w:bottom w:val="single" w:sz="6" w:space="0" w:color="969696"/>
              <w:right w:val="single" w:sz="6" w:space="0" w:color="auto"/>
            </w:tcBorders>
            <w:shd w:val="solid" w:color="808080" w:fill="auto"/>
            <w:vAlign w:val="center"/>
          </w:tcPr>
          <w:p w14:paraId="483D8171" w14:textId="77777777" w:rsidR="00F2379F" w:rsidRPr="00CF42A6" w:rsidRDefault="00F2379F" w:rsidP="00A04960">
            <w:pPr>
              <w:autoSpaceDE w:val="0"/>
              <w:autoSpaceDN w:val="0"/>
              <w:adjustRightInd w:val="0"/>
              <w:jc w:val="center"/>
              <w:rPr>
                <w:rFonts w:cs="Arial"/>
                <w:color w:val="000000"/>
                <w:rPrChange w:id="7595" w:author="Muhamad Ridho Zul Khoiri" w:date="2026-07-14T10:44:00Z" w16du:dateUtc="2026-07-14T03:44:00Z">
                  <w:rPr>
                    <w:rFonts w:ascii="Times New Roman" w:hAnsi="Times New Roman"/>
                    <w:color w:val="000000"/>
                  </w:rPr>
                </w:rPrChange>
              </w:rPr>
            </w:pPr>
          </w:p>
        </w:tc>
      </w:tr>
      <w:tr w:rsidR="00F2379F" w:rsidRPr="00526DF0" w14:paraId="63227FDE" w14:textId="77777777" w:rsidTr="00A04960">
        <w:trPr>
          <w:trHeight w:val="432"/>
        </w:trPr>
        <w:tc>
          <w:tcPr>
            <w:tcW w:w="331" w:type="dxa"/>
            <w:gridSpan w:val="2"/>
            <w:tcBorders>
              <w:top w:val="nil"/>
              <w:left w:val="nil"/>
              <w:bottom w:val="nil"/>
              <w:right w:val="nil"/>
            </w:tcBorders>
            <w:vAlign w:val="center"/>
          </w:tcPr>
          <w:p w14:paraId="3F54D7B8" w14:textId="77777777" w:rsidR="00F2379F" w:rsidRPr="00CF42A6" w:rsidRDefault="00F2379F" w:rsidP="00A04960">
            <w:pPr>
              <w:autoSpaceDE w:val="0"/>
              <w:autoSpaceDN w:val="0"/>
              <w:adjustRightInd w:val="0"/>
              <w:jc w:val="left"/>
              <w:rPr>
                <w:rFonts w:cs="Arial"/>
                <w:b/>
                <w:bCs/>
                <w:color w:val="000000"/>
                <w:rPrChange w:id="7596" w:author="Muhamad Ridho Zul Khoiri" w:date="2026-07-14T10:44:00Z" w16du:dateUtc="2026-07-14T03:44:00Z">
                  <w:rPr>
                    <w:rFonts w:ascii="Times New Roman" w:hAnsi="Times New Roman"/>
                    <w:b/>
                    <w:bCs/>
                    <w:color w:val="000000"/>
                  </w:rPr>
                </w:rPrChange>
              </w:rPr>
            </w:pPr>
          </w:p>
        </w:tc>
        <w:tc>
          <w:tcPr>
            <w:tcW w:w="4799" w:type="dxa"/>
            <w:tcBorders>
              <w:top w:val="single" w:sz="6" w:space="0" w:color="969696"/>
              <w:left w:val="single" w:sz="6" w:space="0" w:color="auto"/>
              <w:bottom w:val="single" w:sz="6" w:space="0" w:color="auto"/>
              <w:right w:val="single" w:sz="6" w:space="0" w:color="auto"/>
            </w:tcBorders>
            <w:vAlign w:val="center"/>
          </w:tcPr>
          <w:p w14:paraId="34E4739A" w14:textId="77777777" w:rsidR="00F2379F" w:rsidRPr="00CF42A6" w:rsidRDefault="00F2379F" w:rsidP="00A04960">
            <w:pPr>
              <w:autoSpaceDE w:val="0"/>
              <w:autoSpaceDN w:val="0"/>
              <w:adjustRightInd w:val="0"/>
              <w:jc w:val="left"/>
              <w:rPr>
                <w:rFonts w:cs="Arial"/>
                <w:color w:val="1F497D" w:themeColor="text2"/>
                <w:rPrChange w:id="7597"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7598" w:author="Muhamad Ridho Zul Khoiri" w:date="2026-07-14T10:44:00Z" w16du:dateUtc="2026-07-14T03:44:00Z">
                  <w:rPr>
                    <w:rFonts w:ascii="Times New Roman" w:hAnsi="Times New Roman"/>
                    <w:color w:val="1F497D" w:themeColor="text2"/>
                  </w:rPr>
                </w:rPrChange>
              </w:rPr>
              <w:t>Operating Committee Meetings</w:t>
            </w:r>
          </w:p>
        </w:tc>
        <w:tc>
          <w:tcPr>
            <w:tcW w:w="1260" w:type="dxa"/>
            <w:tcBorders>
              <w:top w:val="single" w:sz="6" w:space="0" w:color="969696"/>
              <w:left w:val="single" w:sz="6" w:space="0" w:color="auto"/>
              <w:bottom w:val="single" w:sz="6" w:space="0" w:color="auto"/>
              <w:right w:val="single" w:sz="6" w:space="0" w:color="auto"/>
            </w:tcBorders>
            <w:vAlign w:val="center"/>
          </w:tcPr>
          <w:p w14:paraId="3B33B8E8" w14:textId="77777777" w:rsidR="00F2379F" w:rsidRPr="00CF42A6" w:rsidRDefault="00F2379F" w:rsidP="00A04960">
            <w:pPr>
              <w:autoSpaceDE w:val="0"/>
              <w:autoSpaceDN w:val="0"/>
              <w:adjustRightInd w:val="0"/>
              <w:jc w:val="center"/>
              <w:rPr>
                <w:rFonts w:cs="Arial"/>
                <w:color w:val="1F497D" w:themeColor="text2"/>
                <w:rPrChange w:id="7599"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7600" w:author="Muhamad Ridho Zul Khoiri" w:date="2026-07-14T10:44:00Z" w16du:dateUtc="2026-07-14T03:44:00Z">
                  <w:rPr>
                    <w:rFonts w:ascii="Times New Roman" w:hAnsi="Times New Roman"/>
                    <w:color w:val="1F497D" w:themeColor="text2"/>
                  </w:rPr>
                </w:rPrChange>
              </w:rPr>
              <w:t>Integrated</w:t>
            </w:r>
          </w:p>
        </w:tc>
        <w:tc>
          <w:tcPr>
            <w:tcW w:w="900" w:type="dxa"/>
            <w:tcBorders>
              <w:top w:val="single" w:sz="6" w:space="0" w:color="969696"/>
              <w:left w:val="single" w:sz="6" w:space="0" w:color="auto"/>
              <w:bottom w:val="single" w:sz="6" w:space="0" w:color="auto"/>
              <w:right w:val="single" w:sz="6" w:space="0" w:color="auto"/>
            </w:tcBorders>
            <w:shd w:val="clear" w:color="auto" w:fill="808080" w:themeFill="background1" w:themeFillShade="80"/>
            <w:vAlign w:val="center"/>
          </w:tcPr>
          <w:p w14:paraId="4A496D94" w14:textId="77777777" w:rsidR="00F2379F" w:rsidRPr="00CF42A6" w:rsidRDefault="00F2379F" w:rsidP="00A04960">
            <w:pPr>
              <w:autoSpaceDE w:val="0"/>
              <w:autoSpaceDN w:val="0"/>
              <w:adjustRightInd w:val="0"/>
              <w:jc w:val="center"/>
              <w:rPr>
                <w:rFonts w:cs="Arial"/>
                <w:color w:val="1F497D" w:themeColor="text2"/>
                <w:sz w:val="22"/>
                <w:szCs w:val="22"/>
                <w:rPrChange w:id="7601" w:author="Muhamad Ridho Zul Khoiri" w:date="2026-07-14T10:44:00Z" w16du:dateUtc="2026-07-14T03:44:00Z">
                  <w:rPr>
                    <w:rFonts w:ascii="Times New Roman" w:hAnsi="Times New Roman"/>
                    <w:color w:val="1F497D" w:themeColor="text2"/>
                    <w:sz w:val="22"/>
                    <w:szCs w:val="22"/>
                  </w:rPr>
                </w:rPrChange>
              </w:rPr>
            </w:pP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7DFDA3AC" w14:textId="77777777" w:rsidR="00F2379F" w:rsidRPr="00CF42A6" w:rsidRDefault="00F2379F" w:rsidP="00A04960">
            <w:pPr>
              <w:autoSpaceDE w:val="0"/>
              <w:autoSpaceDN w:val="0"/>
              <w:adjustRightInd w:val="0"/>
              <w:jc w:val="center"/>
              <w:rPr>
                <w:rFonts w:cs="Arial"/>
                <w:color w:val="1F497D" w:themeColor="text2"/>
                <w:sz w:val="22"/>
                <w:szCs w:val="22"/>
                <w:rPrChange w:id="7602"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603" w:author="Muhamad Ridho Zul Khoiri" w:date="2026-07-14T10:44:00Z" w16du:dateUtc="2026-07-14T03:44:00Z">
                  <w:rPr>
                    <w:rFonts w:ascii="Times New Roman" w:hAnsi="Times New Roman"/>
                    <w:color w:val="1F497D" w:themeColor="text2"/>
                    <w:sz w:val="22"/>
                    <w:szCs w:val="22"/>
                  </w:rPr>
                </w:rPrChange>
              </w:rPr>
              <w:t>ALL</w:t>
            </w: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067D06AF" w14:textId="77777777" w:rsidR="00F2379F" w:rsidRPr="00CF42A6" w:rsidRDefault="00F2379F" w:rsidP="00A04960">
            <w:pPr>
              <w:autoSpaceDE w:val="0"/>
              <w:autoSpaceDN w:val="0"/>
              <w:adjustRightInd w:val="0"/>
              <w:jc w:val="center"/>
              <w:rPr>
                <w:rFonts w:cs="Arial"/>
                <w:color w:val="1F497D" w:themeColor="text2"/>
                <w:sz w:val="22"/>
                <w:szCs w:val="22"/>
                <w:rPrChange w:id="7604"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605" w:author="Muhamad Ridho Zul Khoiri" w:date="2026-07-14T10:44:00Z" w16du:dateUtc="2026-07-14T03:44:00Z">
                  <w:rPr>
                    <w:rFonts w:ascii="Times New Roman" w:hAnsi="Times New Roman"/>
                    <w:color w:val="1F497D" w:themeColor="text2"/>
                    <w:sz w:val="22"/>
                    <w:szCs w:val="22"/>
                  </w:rPr>
                </w:rPrChange>
              </w:rPr>
              <w:t>ALL</w:t>
            </w:r>
          </w:p>
        </w:tc>
        <w:tc>
          <w:tcPr>
            <w:tcW w:w="1620" w:type="dxa"/>
            <w:gridSpan w:val="2"/>
            <w:tcBorders>
              <w:top w:val="single" w:sz="6" w:space="0" w:color="969696"/>
              <w:left w:val="single" w:sz="6" w:space="0" w:color="auto"/>
              <w:bottom w:val="single" w:sz="6" w:space="0" w:color="auto"/>
              <w:right w:val="single" w:sz="6" w:space="0" w:color="auto"/>
            </w:tcBorders>
            <w:shd w:val="solid" w:color="008000" w:fill="auto"/>
            <w:vAlign w:val="center"/>
          </w:tcPr>
          <w:p w14:paraId="05760B2B" w14:textId="77777777" w:rsidR="00F2379F" w:rsidRPr="00CF42A6" w:rsidRDefault="00F2379F" w:rsidP="00A04960">
            <w:pPr>
              <w:autoSpaceDE w:val="0"/>
              <w:autoSpaceDN w:val="0"/>
              <w:adjustRightInd w:val="0"/>
              <w:jc w:val="center"/>
              <w:rPr>
                <w:rFonts w:cs="Arial"/>
                <w:color w:val="17365D" w:themeColor="text2" w:themeShade="BF"/>
                <w:sz w:val="22"/>
                <w:szCs w:val="22"/>
                <w:rPrChange w:id="7606" w:author="Muhamad Ridho Zul Khoiri" w:date="2026-07-14T10:44:00Z" w16du:dateUtc="2026-07-14T03:44:00Z">
                  <w:rPr>
                    <w:rFonts w:ascii="Times New Roman" w:hAnsi="Times New Roman"/>
                    <w:color w:val="17365D" w:themeColor="text2" w:themeShade="BF"/>
                    <w:sz w:val="22"/>
                    <w:szCs w:val="22"/>
                  </w:rPr>
                </w:rPrChange>
              </w:rPr>
            </w:pPr>
            <w:r w:rsidRPr="00CF42A6">
              <w:rPr>
                <w:rFonts w:cs="Arial"/>
                <w:color w:val="17365D" w:themeColor="text2" w:themeShade="BF"/>
                <w:sz w:val="22"/>
                <w:szCs w:val="22"/>
                <w:rPrChange w:id="7607" w:author="Muhamad Ridho Zul Khoiri" w:date="2026-07-14T10:44:00Z" w16du:dateUtc="2026-07-14T03:44:00Z">
                  <w:rPr>
                    <w:rFonts w:ascii="Times New Roman" w:hAnsi="Times New Roman"/>
                    <w:color w:val="17365D" w:themeColor="text2" w:themeShade="BF"/>
                    <w:sz w:val="22"/>
                    <w:szCs w:val="22"/>
                  </w:rPr>
                </w:rPrChange>
              </w:rPr>
              <w:t>ALL</w:t>
            </w:r>
          </w:p>
        </w:tc>
        <w:tc>
          <w:tcPr>
            <w:tcW w:w="1350" w:type="dxa"/>
            <w:gridSpan w:val="2"/>
            <w:tcBorders>
              <w:top w:val="single" w:sz="6" w:space="0" w:color="969696"/>
              <w:left w:val="single" w:sz="6" w:space="0" w:color="auto"/>
              <w:bottom w:val="single" w:sz="6" w:space="0" w:color="auto"/>
              <w:right w:val="single" w:sz="6" w:space="0" w:color="auto"/>
            </w:tcBorders>
            <w:shd w:val="solid" w:color="808080" w:fill="auto"/>
            <w:vAlign w:val="center"/>
          </w:tcPr>
          <w:p w14:paraId="1C972ED0" w14:textId="77777777" w:rsidR="00F2379F" w:rsidRPr="00CF42A6" w:rsidRDefault="00F2379F" w:rsidP="00A04960">
            <w:pPr>
              <w:autoSpaceDE w:val="0"/>
              <w:autoSpaceDN w:val="0"/>
              <w:adjustRightInd w:val="0"/>
              <w:jc w:val="center"/>
              <w:rPr>
                <w:rFonts w:cs="Arial"/>
                <w:color w:val="000000"/>
                <w:rPrChange w:id="7608" w:author="Muhamad Ridho Zul Khoiri" w:date="2026-07-14T10:44:00Z" w16du:dateUtc="2026-07-14T03:44:00Z">
                  <w:rPr>
                    <w:rFonts w:ascii="Times New Roman" w:hAnsi="Times New Roman"/>
                    <w:color w:val="000000"/>
                  </w:rPr>
                </w:rPrChange>
              </w:rPr>
            </w:pPr>
          </w:p>
        </w:tc>
        <w:tc>
          <w:tcPr>
            <w:tcW w:w="1170" w:type="dxa"/>
            <w:tcBorders>
              <w:top w:val="single" w:sz="6" w:space="0" w:color="969696"/>
              <w:left w:val="single" w:sz="6" w:space="0" w:color="auto"/>
              <w:bottom w:val="single" w:sz="6" w:space="0" w:color="auto"/>
              <w:right w:val="single" w:sz="6" w:space="0" w:color="auto"/>
            </w:tcBorders>
            <w:shd w:val="solid" w:color="808080" w:fill="auto"/>
            <w:vAlign w:val="center"/>
          </w:tcPr>
          <w:p w14:paraId="6EEBB242" w14:textId="77777777" w:rsidR="00F2379F" w:rsidRPr="00CF42A6" w:rsidRDefault="00F2379F" w:rsidP="00A04960">
            <w:pPr>
              <w:autoSpaceDE w:val="0"/>
              <w:autoSpaceDN w:val="0"/>
              <w:adjustRightInd w:val="0"/>
              <w:jc w:val="center"/>
              <w:rPr>
                <w:rFonts w:cs="Arial"/>
                <w:color w:val="000000"/>
                <w:rPrChange w:id="7609" w:author="Muhamad Ridho Zul Khoiri" w:date="2026-07-14T10:44:00Z" w16du:dateUtc="2026-07-14T03:44:00Z">
                  <w:rPr>
                    <w:rFonts w:ascii="Times New Roman" w:hAnsi="Times New Roman"/>
                    <w:color w:val="000000"/>
                  </w:rPr>
                </w:rPrChange>
              </w:rPr>
            </w:pPr>
          </w:p>
        </w:tc>
      </w:tr>
      <w:tr w:rsidR="00F2379F" w:rsidRPr="00526DF0" w14:paraId="55E58255" w14:textId="77777777" w:rsidTr="00A04960">
        <w:trPr>
          <w:trHeight w:val="290"/>
        </w:trPr>
        <w:tc>
          <w:tcPr>
            <w:tcW w:w="5130" w:type="dxa"/>
            <w:gridSpan w:val="3"/>
            <w:tcBorders>
              <w:top w:val="nil"/>
              <w:left w:val="nil"/>
              <w:bottom w:val="nil"/>
              <w:right w:val="nil"/>
            </w:tcBorders>
            <w:vAlign w:val="center"/>
          </w:tcPr>
          <w:p w14:paraId="3D904516" w14:textId="77777777" w:rsidR="00F2379F" w:rsidRPr="00CF42A6" w:rsidRDefault="00F2379F" w:rsidP="00A04960">
            <w:pPr>
              <w:autoSpaceDE w:val="0"/>
              <w:autoSpaceDN w:val="0"/>
              <w:adjustRightInd w:val="0"/>
              <w:spacing w:before="60" w:after="120"/>
              <w:ind w:left="162"/>
              <w:jc w:val="left"/>
              <w:rPr>
                <w:rFonts w:cs="Arial"/>
                <w:b/>
                <w:bCs/>
                <w:color w:val="000000"/>
                <w:rPrChange w:id="7610" w:author="Muhamad Ridho Zul Khoiri" w:date="2026-07-14T10:44:00Z" w16du:dateUtc="2026-07-14T03:44:00Z">
                  <w:rPr>
                    <w:rFonts w:ascii="Times New Roman" w:hAnsi="Times New Roman"/>
                    <w:b/>
                    <w:bCs/>
                    <w:color w:val="000000"/>
                  </w:rPr>
                </w:rPrChange>
              </w:rPr>
            </w:pPr>
            <w:r w:rsidRPr="00CF42A6">
              <w:rPr>
                <w:rFonts w:cs="Arial"/>
                <w:b/>
                <w:bCs/>
                <w:color w:val="000000"/>
                <w:rPrChange w:id="7611" w:author="Muhamad Ridho Zul Khoiri" w:date="2026-07-14T10:44:00Z" w16du:dateUtc="2026-07-14T03:44:00Z">
                  <w:rPr>
                    <w:rFonts w:ascii="Times New Roman" w:hAnsi="Times New Roman"/>
                    <w:b/>
                    <w:bCs/>
                    <w:color w:val="000000"/>
                  </w:rPr>
                </w:rPrChange>
              </w:rPr>
              <w:t>Internal</w:t>
            </w:r>
          </w:p>
        </w:tc>
        <w:tc>
          <w:tcPr>
            <w:tcW w:w="1260" w:type="dxa"/>
            <w:tcBorders>
              <w:top w:val="nil"/>
              <w:left w:val="nil"/>
              <w:bottom w:val="single" w:sz="6" w:space="0" w:color="auto"/>
              <w:right w:val="nil"/>
            </w:tcBorders>
            <w:vAlign w:val="center"/>
          </w:tcPr>
          <w:p w14:paraId="62B723DF" w14:textId="77777777" w:rsidR="00F2379F" w:rsidRPr="00CF42A6" w:rsidRDefault="00F2379F" w:rsidP="00A04960">
            <w:pPr>
              <w:autoSpaceDE w:val="0"/>
              <w:autoSpaceDN w:val="0"/>
              <w:adjustRightInd w:val="0"/>
              <w:jc w:val="center"/>
              <w:rPr>
                <w:rFonts w:cs="Arial"/>
                <w:color w:val="000000"/>
                <w:rPrChange w:id="7612" w:author="Muhamad Ridho Zul Khoiri" w:date="2026-07-14T10:44:00Z" w16du:dateUtc="2026-07-14T03:44:00Z">
                  <w:rPr>
                    <w:rFonts w:ascii="Times New Roman" w:hAnsi="Times New Roman"/>
                    <w:color w:val="000000"/>
                  </w:rPr>
                </w:rPrChange>
              </w:rPr>
            </w:pPr>
          </w:p>
        </w:tc>
        <w:tc>
          <w:tcPr>
            <w:tcW w:w="900" w:type="dxa"/>
            <w:tcBorders>
              <w:top w:val="nil"/>
              <w:left w:val="nil"/>
              <w:bottom w:val="single" w:sz="6" w:space="0" w:color="auto"/>
              <w:right w:val="nil"/>
            </w:tcBorders>
            <w:vAlign w:val="center"/>
          </w:tcPr>
          <w:p w14:paraId="26E81BC6" w14:textId="77777777" w:rsidR="00F2379F" w:rsidRPr="00CF42A6" w:rsidRDefault="00F2379F" w:rsidP="00A04960">
            <w:pPr>
              <w:autoSpaceDE w:val="0"/>
              <w:autoSpaceDN w:val="0"/>
              <w:adjustRightInd w:val="0"/>
              <w:jc w:val="center"/>
              <w:rPr>
                <w:rFonts w:cs="Arial"/>
                <w:color w:val="000000"/>
                <w:sz w:val="22"/>
                <w:szCs w:val="22"/>
                <w:rPrChange w:id="7613" w:author="Muhamad Ridho Zul Khoiri" w:date="2026-07-14T10:44:00Z" w16du:dateUtc="2026-07-14T03:44:00Z">
                  <w:rPr>
                    <w:rFonts w:ascii="Times New Roman" w:hAnsi="Times New Roman"/>
                    <w:color w:val="000000"/>
                    <w:sz w:val="22"/>
                    <w:szCs w:val="22"/>
                  </w:rPr>
                </w:rPrChange>
              </w:rPr>
            </w:pPr>
          </w:p>
        </w:tc>
        <w:tc>
          <w:tcPr>
            <w:tcW w:w="1620" w:type="dxa"/>
            <w:tcBorders>
              <w:top w:val="nil"/>
              <w:left w:val="nil"/>
              <w:bottom w:val="single" w:sz="6" w:space="0" w:color="auto"/>
              <w:right w:val="nil"/>
            </w:tcBorders>
            <w:vAlign w:val="center"/>
          </w:tcPr>
          <w:p w14:paraId="317E34C7" w14:textId="77777777" w:rsidR="00F2379F" w:rsidRPr="00CF42A6" w:rsidRDefault="00F2379F" w:rsidP="00A04960">
            <w:pPr>
              <w:autoSpaceDE w:val="0"/>
              <w:autoSpaceDN w:val="0"/>
              <w:adjustRightInd w:val="0"/>
              <w:jc w:val="center"/>
              <w:rPr>
                <w:rFonts w:cs="Arial"/>
                <w:color w:val="000000"/>
                <w:sz w:val="22"/>
                <w:szCs w:val="22"/>
                <w:rPrChange w:id="7614" w:author="Muhamad Ridho Zul Khoiri" w:date="2026-07-14T10:44:00Z" w16du:dateUtc="2026-07-14T03:44:00Z">
                  <w:rPr>
                    <w:rFonts w:ascii="Times New Roman" w:hAnsi="Times New Roman"/>
                    <w:color w:val="000000"/>
                    <w:sz w:val="22"/>
                    <w:szCs w:val="22"/>
                  </w:rPr>
                </w:rPrChange>
              </w:rPr>
            </w:pPr>
          </w:p>
        </w:tc>
        <w:tc>
          <w:tcPr>
            <w:tcW w:w="1620" w:type="dxa"/>
            <w:tcBorders>
              <w:top w:val="nil"/>
              <w:left w:val="nil"/>
              <w:bottom w:val="single" w:sz="6" w:space="0" w:color="auto"/>
              <w:right w:val="nil"/>
            </w:tcBorders>
            <w:vAlign w:val="center"/>
          </w:tcPr>
          <w:p w14:paraId="51BB7276" w14:textId="77777777" w:rsidR="00F2379F" w:rsidRPr="00CF42A6" w:rsidRDefault="00F2379F" w:rsidP="00A04960">
            <w:pPr>
              <w:autoSpaceDE w:val="0"/>
              <w:autoSpaceDN w:val="0"/>
              <w:adjustRightInd w:val="0"/>
              <w:jc w:val="center"/>
              <w:rPr>
                <w:rFonts w:cs="Arial"/>
                <w:color w:val="000000"/>
                <w:sz w:val="22"/>
                <w:szCs w:val="22"/>
                <w:rPrChange w:id="7615" w:author="Muhamad Ridho Zul Khoiri" w:date="2026-07-14T10:44:00Z" w16du:dateUtc="2026-07-14T03:44:00Z">
                  <w:rPr>
                    <w:rFonts w:ascii="Times New Roman" w:hAnsi="Times New Roman"/>
                    <w:color w:val="000000"/>
                    <w:sz w:val="22"/>
                    <w:szCs w:val="22"/>
                  </w:rPr>
                </w:rPrChange>
              </w:rPr>
            </w:pPr>
          </w:p>
        </w:tc>
        <w:tc>
          <w:tcPr>
            <w:tcW w:w="1620" w:type="dxa"/>
            <w:gridSpan w:val="2"/>
            <w:tcBorders>
              <w:top w:val="nil"/>
              <w:left w:val="nil"/>
              <w:bottom w:val="single" w:sz="6" w:space="0" w:color="auto"/>
              <w:right w:val="nil"/>
            </w:tcBorders>
            <w:vAlign w:val="center"/>
          </w:tcPr>
          <w:p w14:paraId="1F22ED3D" w14:textId="77777777" w:rsidR="00F2379F" w:rsidRPr="00CF42A6" w:rsidRDefault="00F2379F" w:rsidP="00A04960">
            <w:pPr>
              <w:autoSpaceDE w:val="0"/>
              <w:autoSpaceDN w:val="0"/>
              <w:adjustRightInd w:val="0"/>
              <w:jc w:val="center"/>
              <w:rPr>
                <w:rFonts w:cs="Arial"/>
                <w:color w:val="000000"/>
                <w:sz w:val="22"/>
                <w:szCs w:val="22"/>
                <w:rPrChange w:id="7616" w:author="Muhamad Ridho Zul Khoiri" w:date="2026-07-14T10:44:00Z" w16du:dateUtc="2026-07-14T03:44:00Z">
                  <w:rPr>
                    <w:rFonts w:ascii="Times New Roman" w:hAnsi="Times New Roman"/>
                    <w:color w:val="000000"/>
                    <w:sz w:val="22"/>
                    <w:szCs w:val="22"/>
                  </w:rPr>
                </w:rPrChange>
              </w:rPr>
            </w:pPr>
          </w:p>
        </w:tc>
        <w:tc>
          <w:tcPr>
            <w:tcW w:w="1350" w:type="dxa"/>
            <w:gridSpan w:val="2"/>
            <w:tcBorders>
              <w:top w:val="nil"/>
              <w:left w:val="nil"/>
              <w:bottom w:val="single" w:sz="6" w:space="0" w:color="auto"/>
              <w:right w:val="nil"/>
            </w:tcBorders>
            <w:vAlign w:val="center"/>
          </w:tcPr>
          <w:p w14:paraId="19F404DF" w14:textId="77777777" w:rsidR="00F2379F" w:rsidRPr="00CF42A6" w:rsidRDefault="00F2379F" w:rsidP="00A04960">
            <w:pPr>
              <w:autoSpaceDE w:val="0"/>
              <w:autoSpaceDN w:val="0"/>
              <w:adjustRightInd w:val="0"/>
              <w:jc w:val="center"/>
              <w:rPr>
                <w:rFonts w:cs="Arial"/>
                <w:color w:val="000000"/>
                <w:sz w:val="22"/>
                <w:szCs w:val="22"/>
                <w:rPrChange w:id="7617" w:author="Muhamad Ridho Zul Khoiri" w:date="2026-07-14T10:44:00Z" w16du:dateUtc="2026-07-14T03:44:00Z">
                  <w:rPr>
                    <w:rFonts w:ascii="Times New Roman" w:hAnsi="Times New Roman"/>
                    <w:color w:val="000000"/>
                    <w:sz w:val="22"/>
                    <w:szCs w:val="22"/>
                  </w:rPr>
                </w:rPrChange>
              </w:rPr>
            </w:pPr>
          </w:p>
        </w:tc>
        <w:tc>
          <w:tcPr>
            <w:tcW w:w="1170" w:type="dxa"/>
            <w:tcBorders>
              <w:top w:val="nil"/>
              <w:left w:val="nil"/>
              <w:bottom w:val="single" w:sz="6" w:space="0" w:color="auto"/>
              <w:right w:val="nil"/>
            </w:tcBorders>
            <w:vAlign w:val="center"/>
          </w:tcPr>
          <w:p w14:paraId="416B8BF8" w14:textId="77777777" w:rsidR="00F2379F" w:rsidRPr="00CF42A6" w:rsidRDefault="00F2379F" w:rsidP="00A04960">
            <w:pPr>
              <w:autoSpaceDE w:val="0"/>
              <w:autoSpaceDN w:val="0"/>
              <w:adjustRightInd w:val="0"/>
              <w:jc w:val="center"/>
              <w:rPr>
                <w:rFonts w:cs="Arial"/>
                <w:color w:val="000000"/>
                <w:sz w:val="22"/>
                <w:szCs w:val="22"/>
                <w:rPrChange w:id="7618" w:author="Muhamad Ridho Zul Khoiri" w:date="2026-07-14T10:44:00Z" w16du:dateUtc="2026-07-14T03:44:00Z">
                  <w:rPr>
                    <w:rFonts w:ascii="Times New Roman" w:hAnsi="Times New Roman"/>
                    <w:color w:val="000000"/>
                    <w:sz w:val="22"/>
                    <w:szCs w:val="22"/>
                  </w:rPr>
                </w:rPrChange>
              </w:rPr>
            </w:pPr>
          </w:p>
        </w:tc>
      </w:tr>
      <w:tr w:rsidR="00F2379F" w:rsidRPr="00526DF0" w14:paraId="505C13D0" w14:textId="77777777" w:rsidTr="00A04960">
        <w:trPr>
          <w:trHeight w:val="432"/>
        </w:trPr>
        <w:tc>
          <w:tcPr>
            <w:tcW w:w="331" w:type="dxa"/>
            <w:gridSpan w:val="2"/>
            <w:tcBorders>
              <w:top w:val="nil"/>
              <w:left w:val="nil"/>
              <w:bottom w:val="nil"/>
              <w:right w:val="nil"/>
            </w:tcBorders>
            <w:vAlign w:val="center"/>
          </w:tcPr>
          <w:p w14:paraId="60C5DD87" w14:textId="77777777" w:rsidR="00F2379F" w:rsidRPr="00CF42A6" w:rsidRDefault="00F2379F" w:rsidP="00A04960">
            <w:pPr>
              <w:autoSpaceDE w:val="0"/>
              <w:autoSpaceDN w:val="0"/>
              <w:adjustRightInd w:val="0"/>
              <w:jc w:val="left"/>
              <w:rPr>
                <w:rFonts w:cs="Arial"/>
                <w:color w:val="000000"/>
                <w:rPrChange w:id="7619" w:author="Muhamad Ridho Zul Khoiri" w:date="2026-07-14T10:44:00Z" w16du:dateUtc="2026-07-14T03:44:00Z">
                  <w:rPr>
                    <w:rFonts w:ascii="Times New Roman" w:hAnsi="Times New Roman"/>
                    <w:color w:val="000000"/>
                  </w:rPr>
                </w:rPrChange>
              </w:rPr>
            </w:pPr>
          </w:p>
        </w:tc>
        <w:tc>
          <w:tcPr>
            <w:tcW w:w="4799" w:type="dxa"/>
            <w:tcBorders>
              <w:top w:val="single" w:sz="6" w:space="0" w:color="auto"/>
              <w:left w:val="single" w:sz="6" w:space="0" w:color="auto"/>
              <w:bottom w:val="single" w:sz="6" w:space="0" w:color="969696"/>
              <w:right w:val="single" w:sz="6" w:space="0" w:color="auto"/>
            </w:tcBorders>
            <w:vAlign w:val="center"/>
          </w:tcPr>
          <w:p w14:paraId="21D07E67" w14:textId="77777777" w:rsidR="00F2379F" w:rsidRPr="00CF42A6" w:rsidRDefault="00F2379F" w:rsidP="00A04960">
            <w:pPr>
              <w:autoSpaceDE w:val="0"/>
              <w:autoSpaceDN w:val="0"/>
              <w:adjustRightInd w:val="0"/>
              <w:jc w:val="left"/>
              <w:rPr>
                <w:rFonts w:cs="Arial"/>
                <w:color w:val="1F497D" w:themeColor="text2"/>
                <w:rPrChange w:id="7620"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7621" w:author="Muhamad Ridho Zul Khoiri" w:date="2026-07-14T10:44:00Z" w16du:dateUtc="2026-07-14T03:44:00Z">
                  <w:rPr>
                    <w:rFonts w:ascii="Times New Roman" w:hAnsi="Times New Roman"/>
                    <w:color w:val="1F497D" w:themeColor="text2"/>
                  </w:rPr>
                </w:rPrChange>
              </w:rPr>
              <w:t>Long Term Plan Process</w:t>
            </w:r>
          </w:p>
        </w:tc>
        <w:tc>
          <w:tcPr>
            <w:tcW w:w="1260" w:type="dxa"/>
            <w:tcBorders>
              <w:top w:val="single" w:sz="6" w:space="0" w:color="auto"/>
              <w:left w:val="single" w:sz="6" w:space="0" w:color="auto"/>
              <w:bottom w:val="single" w:sz="6" w:space="0" w:color="969696"/>
              <w:right w:val="single" w:sz="6" w:space="0" w:color="auto"/>
            </w:tcBorders>
            <w:vAlign w:val="center"/>
          </w:tcPr>
          <w:p w14:paraId="568E00A5" w14:textId="77777777" w:rsidR="00F2379F" w:rsidRPr="00CF42A6" w:rsidRDefault="00F2379F" w:rsidP="00A04960">
            <w:pPr>
              <w:autoSpaceDE w:val="0"/>
              <w:autoSpaceDN w:val="0"/>
              <w:adjustRightInd w:val="0"/>
              <w:jc w:val="center"/>
              <w:rPr>
                <w:rFonts w:cs="Arial"/>
                <w:color w:val="1F497D" w:themeColor="text2"/>
                <w:rPrChange w:id="7622" w:author="Muhamad Ridho Zul Khoiri" w:date="2026-07-14T10:44:00Z" w16du:dateUtc="2026-07-14T03:44:00Z">
                  <w:rPr>
                    <w:rFonts w:ascii="Times New Roman" w:hAnsi="Times New Roman"/>
                    <w:color w:val="1F497D" w:themeColor="text2"/>
                  </w:rPr>
                </w:rPrChange>
              </w:rPr>
            </w:pPr>
            <w:r w:rsidRPr="00CF42A6">
              <w:rPr>
                <w:rFonts w:cs="Arial"/>
                <w:color w:val="1F497D" w:themeColor="text2"/>
                <w:rPrChange w:id="7623" w:author="Muhamad Ridho Zul Khoiri" w:date="2026-07-14T10:44:00Z" w16du:dateUtc="2026-07-14T03:44:00Z">
                  <w:rPr>
                    <w:rFonts w:ascii="Times New Roman" w:hAnsi="Times New Roman"/>
                    <w:color w:val="1F497D" w:themeColor="text2"/>
                  </w:rPr>
                </w:rPrChange>
              </w:rPr>
              <w:t>Integrated</w:t>
            </w:r>
          </w:p>
        </w:tc>
        <w:tc>
          <w:tcPr>
            <w:tcW w:w="900" w:type="dxa"/>
            <w:tcBorders>
              <w:top w:val="single" w:sz="6" w:space="0" w:color="auto"/>
              <w:left w:val="single" w:sz="6" w:space="0" w:color="auto"/>
              <w:bottom w:val="single" w:sz="6" w:space="0" w:color="969696"/>
              <w:right w:val="single" w:sz="6" w:space="0" w:color="auto"/>
            </w:tcBorders>
            <w:shd w:val="clear" w:color="auto" w:fill="808080" w:themeFill="background1" w:themeFillShade="80"/>
            <w:vAlign w:val="center"/>
          </w:tcPr>
          <w:p w14:paraId="20BBA1DF" w14:textId="77777777" w:rsidR="00F2379F" w:rsidRPr="00CF42A6" w:rsidRDefault="00F2379F" w:rsidP="00A04960">
            <w:pPr>
              <w:autoSpaceDE w:val="0"/>
              <w:autoSpaceDN w:val="0"/>
              <w:adjustRightInd w:val="0"/>
              <w:jc w:val="center"/>
              <w:rPr>
                <w:rFonts w:cs="Arial"/>
                <w:color w:val="1F497D" w:themeColor="text2"/>
                <w:sz w:val="22"/>
                <w:szCs w:val="22"/>
                <w:rPrChange w:id="7624" w:author="Muhamad Ridho Zul Khoiri" w:date="2026-07-14T10:44:00Z" w16du:dateUtc="2026-07-14T03:44:00Z">
                  <w:rPr>
                    <w:rFonts w:ascii="Times New Roman" w:hAnsi="Times New Roman"/>
                    <w:color w:val="1F497D" w:themeColor="text2"/>
                    <w:sz w:val="22"/>
                    <w:szCs w:val="22"/>
                  </w:rPr>
                </w:rPrChange>
              </w:rPr>
            </w:pP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593D9903" w14:textId="77777777" w:rsidR="00F2379F" w:rsidRPr="00CF42A6" w:rsidRDefault="00F2379F" w:rsidP="00A04960">
            <w:pPr>
              <w:autoSpaceDE w:val="0"/>
              <w:autoSpaceDN w:val="0"/>
              <w:adjustRightInd w:val="0"/>
              <w:jc w:val="center"/>
              <w:rPr>
                <w:rFonts w:cs="Arial"/>
                <w:color w:val="1F497D" w:themeColor="text2"/>
                <w:sz w:val="22"/>
                <w:szCs w:val="22"/>
                <w:rPrChange w:id="7625"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626" w:author="Muhamad Ridho Zul Khoiri" w:date="2026-07-14T10:44:00Z" w16du:dateUtc="2026-07-14T03:44:00Z">
                  <w:rPr>
                    <w:rFonts w:ascii="Times New Roman" w:hAnsi="Times New Roman"/>
                    <w:color w:val="1F497D" w:themeColor="text2"/>
                    <w:sz w:val="22"/>
                    <w:szCs w:val="22"/>
                  </w:rPr>
                </w:rPrChange>
              </w:rPr>
              <w:t>ALL</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2B24005A" w14:textId="77777777" w:rsidR="00F2379F" w:rsidRPr="00CF42A6" w:rsidRDefault="00F2379F" w:rsidP="00A04960">
            <w:pPr>
              <w:autoSpaceDE w:val="0"/>
              <w:autoSpaceDN w:val="0"/>
              <w:adjustRightInd w:val="0"/>
              <w:jc w:val="center"/>
              <w:rPr>
                <w:rFonts w:cs="Arial"/>
                <w:color w:val="1F497D" w:themeColor="text2"/>
                <w:sz w:val="22"/>
                <w:szCs w:val="22"/>
                <w:rPrChange w:id="7627" w:author="Muhamad Ridho Zul Khoiri" w:date="2026-07-14T10:44:00Z" w16du:dateUtc="2026-07-14T03:44:00Z">
                  <w:rPr>
                    <w:rFonts w:ascii="Times New Roman" w:hAnsi="Times New Roman"/>
                    <w:color w:val="1F497D" w:themeColor="text2"/>
                    <w:sz w:val="22"/>
                    <w:szCs w:val="22"/>
                  </w:rPr>
                </w:rPrChange>
              </w:rPr>
            </w:pPr>
            <w:r w:rsidRPr="00CF42A6">
              <w:rPr>
                <w:rFonts w:cs="Arial"/>
                <w:color w:val="1F497D" w:themeColor="text2"/>
                <w:sz w:val="22"/>
                <w:szCs w:val="22"/>
                <w:rPrChange w:id="7628" w:author="Muhamad Ridho Zul Khoiri" w:date="2026-07-14T10:44:00Z" w16du:dateUtc="2026-07-14T03:44:00Z">
                  <w:rPr>
                    <w:rFonts w:ascii="Times New Roman" w:hAnsi="Times New Roman"/>
                    <w:color w:val="1F497D" w:themeColor="text2"/>
                    <w:sz w:val="22"/>
                    <w:szCs w:val="22"/>
                  </w:rPr>
                </w:rPrChange>
              </w:rPr>
              <w:t>ALL</w:t>
            </w:r>
          </w:p>
        </w:tc>
        <w:tc>
          <w:tcPr>
            <w:tcW w:w="1620" w:type="dxa"/>
            <w:gridSpan w:val="2"/>
            <w:tcBorders>
              <w:top w:val="single" w:sz="6" w:space="0" w:color="auto"/>
              <w:left w:val="single" w:sz="6" w:space="0" w:color="auto"/>
              <w:bottom w:val="single" w:sz="6" w:space="0" w:color="969696"/>
              <w:right w:val="single" w:sz="6" w:space="0" w:color="auto"/>
            </w:tcBorders>
            <w:shd w:val="clear" w:color="auto" w:fill="99CCFF"/>
            <w:vAlign w:val="center"/>
          </w:tcPr>
          <w:p w14:paraId="1F2E44A1" w14:textId="77777777" w:rsidR="00F2379F" w:rsidRPr="00CF42A6" w:rsidRDefault="00F2379F" w:rsidP="00A04960">
            <w:pPr>
              <w:autoSpaceDE w:val="0"/>
              <w:autoSpaceDN w:val="0"/>
              <w:adjustRightInd w:val="0"/>
              <w:jc w:val="center"/>
              <w:rPr>
                <w:rFonts w:cs="Arial"/>
                <w:color w:val="000000"/>
                <w:sz w:val="22"/>
                <w:szCs w:val="22"/>
                <w:rPrChange w:id="7629" w:author="Muhamad Ridho Zul Khoiri" w:date="2026-07-14T10:44:00Z" w16du:dateUtc="2026-07-14T03:44:00Z">
                  <w:rPr>
                    <w:rFonts w:ascii="Times New Roman" w:hAnsi="Times New Roman"/>
                    <w:color w:val="000000"/>
                    <w:sz w:val="22"/>
                    <w:szCs w:val="22"/>
                  </w:rPr>
                </w:rPrChange>
              </w:rPr>
            </w:pPr>
            <w:r w:rsidRPr="00CF42A6">
              <w:rPr>
                <w:rFonts w:cs="Arial"/>
                <w:color w:val="1F497D" w:themeColor="text2"/>
                <w:sz w:val="22"/>
                <w:szCs w:val="22"/>
                <w:rPrChange w:id="7630" w:author="Muhamad Ridho Zul Khoiri" w:date="2026-07-14T10:44:00Z" w16du:dateUtc="2026-07-14T03:44:00Z">
                  <w:rPr>
                    <w:rFonts w:ascii="Times New Roman" w:hAnsi="Times New Roman"/>
                    <w:color w:val="1F497D" w:themeColor="text2"/>
                    <w:sz w:val="22"/>
                    <w:szCs w:val="22"/>
                  </w:rPr>
                </w:rPrChange>
              </w:rPr>
              <w:t>ALL</w:t>
            </w:r>
          </w:p>
        </w:tc>
        <w:tc>
          <w:tcPr>
            <w:tcW w:w="1350" w:type="dxa"/>
            <w:gridSpan w:val="2"/>
            <w:tcBorders>
              <w:top w:val="single" w:sz="6" w:space="0" w:color="auto"/>
              <w:left w:val="single" w:sz="6" w:space="0" w:color="auto"/>
              <w:bottom w:val="single" w:sz="6" w:space="0" w:color="969696"/>
              <w:right w:val="single" w:sz="6" w:space="0" w:color="auto"/>
            </w:tcBorders>
            <w:shd w:val="clear" w:color="auto" w:fill="008000"/>
            <w:vAlign w:val="center"/>
          </w:tcPr>
          <w:p w14:paraId="4D0B965A" w14:textId="77777777" w:rsidR="00F2379F" w:rsidRPr="00CF42A6" w:rsidRDefault="00F2379F" w:rsidP="00A04960">
            <w:pPr>
              <w:autoSpaceDE w:val="0"/>
              <w:autoSpaceDN w:val="0"/>
              <w:adjustRightInd w:val="0"/>
              <w:jc w:val="center"/>
              <w:rPr>
                <w:rFonts w:cs="Arial"/>
                <w:color w:val="000000"/>
                <w:rPrChange w:id="7631" w:author="Muhamad Ridho Zul Khoiri" w:date="2026-07-14T10:44:00Z" w16du:dateUtc="2026-07-14T03:44:00Z">
                  <w:rPr>
                    <w:rFonts w:ascii="Times New Roman" w:hAnsi="Times New Roman"/>
                    <w:color w:val="000000"/>
                  </w:rPr>
                </w:rPrChange>
              </w:rPr>
            </w:pPr>
            <w:r w:rsidRPr="00CF42A6">
              <w:rPr>
                <w:rFonts w:cs="Arial"/>
                <w:color w:val="000000"/>
                <w:sz w:val="22"/>
                <w:szCs w:val="22"/>
                <w:rPrChange w:id="7632" w:author="Muhamad Ridho Zul Khoiri" w:date="2026-07-14T10:44:00Z" w16du:dateUtc="2026-07-14T03:44:00Z">
                  <w:rPr>
                    <w:rFonts w:ascii="Times New Roman" w:hAnsi="Times New Roman"/>
                    <w:color w:val="000000"/>
                    <w:sz w:val="22"/>
                    <w:szCs w:val="22"/>
                  </w:rPr>
                </w:rPrChange>
              </w:rPr>
              <w:t>ALL</w:t>
            </w:r>
          </w:p>
        </w:tc>
        <w:tc>
          <w:tcPr>
            <w:tcW w:w="1170" w:type="dxa"/>
            <w:tcBorders>
              <w:top w:val="single" w:sz="6" w:space="0" w:color="auto"/>
              <w:left w:val="single" w:sz="6" w:space="0" w:color="auto"/>
              <w:bottom w:val="single" w:sz="6" w:space="0" w:color="969696"/>
              <w:right w:val="single" w:sz="6" w:space="0" w:color="auto"/>
            </w:tcBorders>
            <w:shd w:val="solid" w:color="808080" w:fill="auto"/>
            <w:vAlign w:val="center"/>
          </w:tcPr>
          <w:p w14:paraId="5093C792" w14:textId="77777777" w:rsidR="00F2379F" w:rsidRPr="00CF42A6" w:rsidRDefault="00F2379F" w:rsidP="00A04960">
            <w:pPr>
              <w:autoSpaceDE w:val="0"/>
              <w:autoSpaceDN w:val="0"/>
              <w:adjustRightInd w:val="0"/>
              <w:jc w:val="center"/>
              <w:rPr>
                <w:rFonts w:cs="Arial"/>
                <w:color w:val="000000"/>
                <w:rPrChange w:id="7633" w:author="Muhamad Ridho Zul Khoiri" w:date="2026-07-14T10:44:00Z" w16du:dateUtc="2026-07-14T03:44:00Z">
                  <w:rPr>
                    <w:rFonts w:ascii="Times New Roman" w:hAnsi="Times New Roman"/>
                    <w:color w:val="000000"/>
                  </w:rPr>
                </w:rPrChange>
              </w:rPr>
            </w:pPr>
          </w:p>
        </w:tc>
      </w:tr>
      <w:tr w:rsidR="00F2379F" w:rsidRPr="00526DF0" w14:paraId="46EC9F30" w14:textId="77777777" w:rsidTr="00A04960">
        <w:trPr>
          <w:trHeight w:val="432"/>
        </w:trPr>
        <w:tc>
          <w:tcPr>
            <w:tcW w:w="331" w:type="dxa"/>
            <w:gridSpan w:val="2"/>
            <w:tcBorders>
              <w:top w:val="nil"/>
              <w:left w:val="nil"/>
              <w:bottom w:val="nil"/>
              <w:right w:val="nil"/>
            </w:tcBorders>
            <w:vAlign w:val="center"/>
          </w:tcPr>
          <w:p w14:paraId="7771025A" w14:textId="77777777" w:rsidR="00F2379F" w:rsidRPr="00CF42A6" w:rsidRDefault="00F2379F" w:rsidP="00A04960">
            <w:pPr>
              <w:autoSpaceDE w:val="0"/>
              <w:autoSpaceDN w:val="0"/>
              <w:adjustRightInd w:val="0"/>
              <w:jc w:val="left"/>
              <w:rPr>
                <w:rFonts w:cs="Arial"/>
                <w:color w:val="000000"/>
                <w:rPrChange w:id="7634" w:author="Muhamad Ridho Zul Khoiri" w:date="2026-07-14T10:44:00Z" w16du:dateUtc="2026-07-14T03:44:00Z">
                  <w:rPr>
                    <w:rFonts w:ascii="Times New Roman" w:hAnsi="Times New Roman"/>
                    <w:color w:val="000000"/>
                  </w:rPr>
                </w:rPrChange>
              </w:rPr>
            </w:pPr>
          </w:p>
        </w:tc>
        <w:tc>
          <w:tcPr>
            <w:tcW w:w="4799" w:type="dxa"/>
            <w:tcBorders>
              <w:top w:val="single" w:sz="6" w:space="0" w:color="969696"/>
              <w:left w:val="single" w:sz="6" w:space="0" w:color="auto"/>
              <w:bottom w:val="single" w:sz="6" w:space="0" w:color="969696"/>
              <w:right w:val="single" w:sz="6" w:space="0" w:color="auto"/>
            </w:tcBorders>
            <w:vAlign w:val="center"/>
          </w:tcPr>
          <w:p w14:paraId="45743733" w14:textId="77777777" w:rsidR="00F2379F" w:rsidRPr="00CF42A6" w:rsidRDefault="00F2379F" w:rsidP="00A04960">
            <w:pPr>
              <w:autoSpaceDE w:val="0"/>
              <w:autoSpaceDN w:val="0"/>
              <w:adjustRightInd w:val="0"/>
              <w:jc w:val="left"/>
              <w:rPr>
                <w:rFonts w:cs="Arial"/>
                <w:rPrChange w:id="7635" w:author="Muhamad Ridho Zul Khoiri" w:date="2026-07-14T10:44:00Z" w16du:dateUtc="2026-07-14T03:44:00Z">
                  <w:rPr>
                    <w:rFonts w:ascii="Times New Roman" w:hAnsi="Times New Roman"/>
                  </w:rPr>
                </w:rPrChange>
              </w:rPr>
            </w:pPr>
            <w:r w:rsidRPr="00CF42A6">
              <w:rPr>
                <w:rFonts w:cs="Arial"/>
                <w:rPrChange w:id="7636" w:author="Muhamad Ridho Zul Khoiri" w:date="2026-07-14T10:44:00Z" w16du:dateUtc="2026-07-14T03:44:00Z">
                  <w:rPr>
                    <w:rFonts w:ascii="Times New Roman" w:hAnsi="Times New Roman"/>
                  </w:rPr>
                </w:rPrChange>
              </w:rPr>
              <w:t>Cash and Earnings Process</w:t>
            </w:r>
          </w:p>
        </w:tc>
        <w:tc>
          <w:tcPr>
            <w:tcW w:w="1260" w:type="dxa"/>
            <w:tcBorders>
              <w:top w:val="single" w:sz="6" w:space="0" w:color="969696"/>
              <w:left w:val="single" w:sz="6" w:space="0" w:color="auto"/>
              <w:bottom w:val="single" w:sz="6" w:space="0" w:color="969696"/>
              <w:right w:val="single" w:sz="6" w:space="0" w:color="auto"/>
            </w:tcBorders>
            <w:vAlign w:val="center"/>
          </w:tcPr>
          <w:p w14:paraId="167666C9" w14:textId="77777777" w:rsidR="00F2379F" w:rsidRPr="00CF42A6" w:rsidRDefault="00F2379F" w:rsidP="00A04960">
            <w:pPr>
              <w:autoSpaceDE w:val="0"/>
              <w:autoSpaceDN w:val="0"/>
              <w:adjustRightInd w:val="0"/>
              <w:jc w:val="center"/>
              <w:rPr>
                <w:rFonts w:cs="Arial"/>
                <w:rPrChange w:id="7637" w:author="Muhamad Ridho Zul Khoiri" w:date="2026-07-14T10:44:00Z" w16du:dateUtc="2026-07-14T03:44:00Z">
                  <w:rPr>
                    <w:rFonts w:ascii="Times New Roman" w:hAnsi="Times New Roman"/>
                  </w:rPr>
                </w:rPrChange>
              </w:rPr>
            </w:pPr>
            <w:r w:rsidRPr="00CF42A6">
              <w:rPr>
                <w:rFonts w:cs="Arial"/>
                <w:rPrChange w:id="7638" w:author="Muhamad Ridho Zul Khoiri" w:date="2026-07-14T10:44:00Z" w16du:dateUtc="2026-07-14T03:44:00Z">
                  <w:rPr>
                    <w:rFonts w:ascii="Times New Roman" w:hAnsi="Times New Roman"/>
                  </w:rPr>
                </w:rPrChange>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5751FCE4" w14:textId="77777777" w:rsidR="00F2379F" w:rsidRPr="00CF42A6" w:rsidRDefault="00F2379F" w:rsidP="00A04960">
            <w:pPr>
              <w:autoSpaceDE w:val="0"/>
              <w:autoSpaceDN w:val="0"/>
              <w:adjustRightInd w:val="0"/>
              <w:jc w:val="center"/>
              <w:rPr>
                <w:rFonts w:cs="Arial"/>
                <w:sz w:val="22"/>
                <w:szCs w:val="22"/>
                <w:rPrChange w:id="7639" w:author="Muhamad Ridho Zul Khoiri" w:date="2026-07-14T10:44:00Z" w16du:dateUtc="2026-07-14T03:44:00Z">
                  <w:rPr>
                    <w:rFonts w:ascii="Times New Roman" w:hAnsi="Times New Roman"/>
                    <w:sz w:val="22"/>
                    <w:szCs w:val="22"/>
                  </w:rPr>
                </w:rPrChange>
              </w:rPr>
            </w:pPr>
            <w:r w:rsidRPr="00CF42A6">
              <w:rPr>
                <w:rFonts w:cs="Arial"/>
                <w:sz w:val="22"/>
                <w:szCs w:val="22"/>
                <w:rPrChange w:id="7640" w:author="Muhamad Ridho Zul Khoiri" w:date="2026-07-14T10:44:00Z" w16du:dateUtc="2026-07-14T03:44:00Z">
                  <w:rPr>
                    <w:rFonts w:ascii="Times New Roman" w:hAnsi="Times New Roman"/>
                    <w:sz w:val="22"/>
                    <w:szCs w:val="22"/>
                  </w:rPr>
                </w:rPrChange>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7F5FA8CA" w14:textId="77777777" w:rsidR="00F2379F" w:rsidRPr="00CF42A6" w:rsidRDefault="00F2379F" w:rsidP="00A04960">
            <w:pPr>
              <w:autoSpaceDE w:val="0"/>
              <w:autoSpaceDN w:val="0"/>
              <w:adjustRightInd w:val="0"/>
              <w:jc w:val="center"/>
              <w:rPr>
                <w:rFonts w:cs="Arial"/>
                <w:sz w:val="22"/>
                <w:szCs w:val="22"/>
                <w:rPrChange w:id="7641" w:author="Muhamad Ridho Zul Khoiri" w:date="2026-07-14T10:44:00Z" w16du:dateUtc="2026-07-14T03:44:00Z">
                  <w:rPr>
                    <w:rFonts w:ascii="Times New Roman" w:hAnsi="Times New Roman"/>
                    <w:sz w:val="22"/>
                    <w:szCs w:val="22"/>
                  </w:rPr>
                </w:rPrChange>
              </w:rPr>
            </w:pPr>
            <w:r w:rsidRPr="00CF42A6">
              <w:rPr>
                <w:rFonts w:cs="Arial"/>
                <w:sz w:val="22"/>
                <w:szCs w:val="22"/>
                <w:rPrChange w:id="7642" w:author="Muhamad Ridho Zul Khoiri" w:date="2026-07-14T10:44:00Z" w16du:dateUtc="2026-07-14T03:44:00Z">
                  <w:rPr>
                    <w:rFonts w:ascii="Times New Roman" w:hAnsi="Times New Roman"/>
                    <w:sz w:val="22"/>
                    <w:szCs w:val="22"/>
                  </w:rPr>
                </w:rPrChange>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13DB5827" w14:textId="77777777" w:rsidR="00F2379F" w:rsidRPr="00CF42A6" w:rsidRDefault="00F2379F" w:rsidP="00A04960">
            <w:pPr>
              <w:autoSpaceDE w:val="0"/>
              <w:autoSpaceDN w:val="0"/>
              <w:adjustRightInd w:val="0"/>
              <w:jc w:val="center"/>
              <w:rPr>
                <w:rFonts w:cs="Arial"/>
                <w:sz w:val="22"/>
                <w:szCs w:val="22"/>
                <w:rPrChange w:id="7643" w:author="Muhamad Ridho Zul Khoiri" w:date="2026-07-14T10:44:00Z" w16du:dateUtc="2026-07-14T03:44:00Z">
                  <w:rPr>
                    <w:rFonts w:ascii="Times New Roman" w:hAnsi="Times New Roman"/>
                    <w:sz w:val="22"/>
                    <w:szCs w:val="22"/>
                  </w:rPr>
                </w:rPrChange>
              </w:rPr>
            </w:pPr>
            <w:r w:rsidRPr="00CF42A6">
              <w:rPr>
                <w:rFonts w:cs="Arial"/>
                <w:sz w:val="22"/>
                <w:szCs w:val="22"/>
                <w:rPrChange w:id="7644" w:author="Muhamad Ridho Zul Khoiri" w:date="2026-07-14T10:44:00Z" w16du:dateUtc="2026-07-14T03:44:00Z">
                  <w:rPr>
                    <w:rFonts w:ascii="Times New Roman" w:hAnsi="Times New Roman"/>
                    <w:sz w:val="22"/>
                    <w:szCs w:val="22"/>
                  </w:rPr>
                </w:rPrChange>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60D192ED" w14:textId="77777777" w:rsidR="00F2379F" w:rsidRPr="00CF42A6" w:rsidRDefault="00F2379F" w:rsidP="00A04960">
            <w:pPr>
              <w:autoSpaceDE w:val="0"/>
              <w:autoSpaceDN w:val="0"/>
              <w:adjustRightInd w:val="0"/>
              <w:jc w:val="center"/>
              <w:rPr>
                <w:rFonts w:cs="Arial"/>
                <w:sz w:val="22"/>
                <w:szCs w:val="22"/>
                <w:rPrChange w:id="7645" w:author="Muhamad Ridho Zul Khoiri" w:date="2026-07-14T10:44:00Z" w16du:dateUtc="2026-07-14T03:44:00Z">
                  <w:rPr>
                    <w:rFonts w:ascii="Times New Roman" w:hAnsi="Times New Roman"/>
                    <w:sz w:val="22"/>
                    <w:szCs w:val="22"/>
                  </w:rPr>
                </w:rPrChange>
              </w:rPr>
            </w:pPr>
            <w:r w:rsidRPr="00CF42A6">
              <w:rPr>
                <w:rFonts w:cs="Arial"/>
                <w:sz w:val="22"/>
                <w:szCs w:val="22"/>
                <w:rPrChange w:id="7646" w:author="Muhamad Ridho Zul Khoiri" w:date="2026-07-14T10:44:00Z" w16du:dateUtc="2026-07-14T03:44:00Z">
                  <w:rPr>
                    <w:rFonts w:ascii="Times New Roman" w:hAnsi="Times New Roman"/>
                    <w:sz w:val="22"/>
                    <w:szCs w:val="22"/>
                  </w:rPr>
                </w:rPrChange>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62FE883B" w14:textId="77777777" w:rsidR="00F2379F" w:rsidRPr="00CF42A6" w:rsidRDefault="00F2379F" w:rsidP="00A04960">
            <w:pPr>
              <w:autoSpaceDE w:val="0"/>
              <w:autoSpaceDN w:val="0"/>
              <w:adjustRightInd w:val="0"/>
              <w:jc w:val="center"/>
              <w:rPr>
                <w:rFonts w:cs="Arial"/>
                <w:rPrChange w:id="7647" w:author="Muhamad Ridho Zul Khoiri" w:date="2026-07-14T10:44:00Z" w16du:dateUtc="2026-07-14T03:44:00Z">
                  <w:rPr>
                    <w:rFonts w:ascii="Times New Roman" w:hAnsi="Times New Roman"/>
                  </w:rPr>
                </w:rPrChange>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59BD1C1E" w14:textId="77777777" w:rsidR="00F2379F" w:rsidRPr="00CF42A6" w:rsidRDefault="00F2379F" w:rsidP="00A04960">
            <w:pPr>
              <w:autoSpaceDE w:val="0"/>
              <w:autoSpaceDN w:val="0"/>
              <w:adjustRightInd w:val="0"/>
              <w:jc w:val="center"/>
              <w:rPr>
                <w:rFonts w:cs="Arial"/>
                <w:rPrChange w:id="7648" w:author="Muhamad Ridho Zul Khoiri" w:date="2026-07-14T10:44:00Z" w16du:dateUtc="2026-07-14T03:44:00Z">
                  <w:rPr>
                    <w:rFonts w:ascii="Times New Roman" w:hAnsi="Times New Roman"/>
                  </w:rPr>
                </w:rPrChange>
              </w:rPr>
            </w:pPr>
          </w:p>
        </w:tc>
      </w:tr>
      <w:tr w:rsidR="00F2379F" w:rsidRPr="00526DF0" w14:paraId="746326C5" w14:textId="77777777" w:rsidTr="00A04960">
        <w:trPr>
          <w:trHeight w:val="432"/>
        </w:trPr>
        <w:tc>
          <w:tcPr>
            <w:tcW w:w="331" w:type="dxa"/>
            <w:gridSpan w:val="2"/>
            <w:tcBorders>
              <w:top w:val="nil"/>
              <w:left w:val="nil"/>
              <w:bottom w:val="nil"/>
              <w:right w:val="nil"/>
            </w:tcBorders>
            <w:vAlign w:val="center"/>
          </w:tcPr>
          <w:p w14:paraId="7EA3CAAD" w14:textId="77777777" w:rsidR="00F2379F" w:rsidRPr="00CF42A6" w:rsidRDefault="00F2379F" w:rsidP="00A04960">
            <w:pPr>
              <w:autoSpaceDE w:val="0"/>
              <w:autoSpaceDN w:val="0"/>
              <w:adjustRightInd w:val="0"/>
              <w:jc w:val="left"/>
              <w:rPr>
                <w:rFonts w:cs="Arial"/>
                <w:color w:val="000000"/>
                <w:rPrChange w:id="7649" w:author="Muhamad Ridho Zul Khoiri" w:date="2026-07-14T10:44:00Z" w16du:dateUtc="2026-07-14T03:44:00Z">
                  <w:rPr>
                    <w:rFonts w:ascii="Times New Roman" w:hAnsi="Times New Roman"/>
                    <w:color w:val="000000"/>
                  </w:rPr>
                </w:rPrChange>
              </w:rPr>
            </w:pPr>
          </w:p>
        </w:tc>
        <w:tc>
          <w:tcPr>
            <w:tcW w:w="4799" w:type="dxa"/>
            <w:tcBorders>
              <w:top w:val="single" w:sz="6" w:space="0" w:color="969696"/>
              <w:left w:val="single" w:sz="6" w:space="0" w:color="auto"/>
              <w:bottom w:val="single" w:sz="6" w:space="0" w:color="969696"/>
              <w:right w:val="single" w:sz="6" w:space="0" w:color="auto"/>
            </w:tcBorders>
            <w:vAlign w:val="center"/>
          </w:tcPr>
          <w:p w14:paraId="6CA351AC" w14:textId="77777777" w:rsidR="00F2379F" w:rsidRPr="00CF42A6" w:rsidRDefault="00F2379F" w:rsidP="00A04960">
            <w:pPr>
              <w:autoSpaceDE w:val="0"/>
              <w:autoSpaceDN w:val="0"/>
              <w:adjustRightInd w:val="0"/>
              <w:jc w:val="left"/>
              <w:rPr>
                <w:rFonts w:cs="Arial"/>
                <w:rPrChange w:id="7650" w:author="Muhamad Ridho Zul Khoiri" w:date="2026-07-14T10:44:00Z" w16du:dateUtc="2026-07-14T03:44:00Z">
                  <w:rPr>
                    <w:rFonts w:ascii="Times New Roman" w:hAnsi="Times New Roman"/>
                  </w:rPr>
                </w:rPrChange>
              </w:rPr>
            </w:pPr>
            <w:r w:rsidRPr="00CF42A6">
              <w:rPr>
                <w:rFonts w:cs="Arial"/>
                <w:rPrChange w:id="7651" w:author="Muhamad Ridho Zul Khoiri" w:date="2026-07-14T10:44:00Z" w16du:dateUtc="2026-07-14T03:44:00Z">
                  <w:rPr>
                    <w:rFonts w:ascii="Times New Roman" w:hAnsi="Times New Roman"/>
                  </w:rPr>
                </w:rPrChange>
              </w:rPr>
              <w:t>SMOG</w:t>
            </w:r>
          </w:p>
        </w:tc>
        <w:tc>
          <w:tcPr>
            <w:tcW w:w="1260" w:type="dxa"/>
            <w:tcBorders>
              <w:top w:val="single" w:sz="6" w:space="0" w:color="969696"/>
              <w:left w:val="single" w:sz="6" w:space="0" w:color="auto"/>
              <w:bottom w:val="single" w:sz="6" w:space="0" w:color="969696"/>
              <w:right w:val="single" w:sz="6" w:space="0" w:color="auto"/>
            </w:tcBorders>
            <w:vAlign w:val="center"/>
          </w:tcPr>
          <w:p w14:paraId="50811304" w14:textId="77777777" w:rsidR="00F2379F" w:rsidRPr="00CF42A6" w:rsidRDefault="00F2379F" w:rsidP="00A04960">
            <w:pPr>
              <w:autoSpaceDE w:val="0"/>
              <w:autoSpaceDN w:val="0"/>
              <w:adjustRightInd w:val="0"/>
              <w:jc w:val="center"/>
              <w:rPr>
                <w:rFonts w:cs="Arial"/>
                <w:rPrChange w:id="7652" w:author="Muhamad Ridho Zul Khoiri" w:date="2026-07-14T10:44:00Z" w16du:dateUtc="2026-07-14T03:44:00Z">
                  <w:rPr>
                    <w:rFonts w:ascii="Times New Roman" w:hAnsi="Times New Roman"/>
                  </w:rPr>
                </w:rPrChange>
              </w:rPr>
            </w:pPr>
            <w:r w:rsidRPr="00CF42A6">
              <w:rPr>
                <w:rFonts w:cs="Arial"/>
                <w:rPrChange w:id="7653" w:author="Muhamad Ridho Zul Khoiri" w:date="2026-07-14T10:44:00Z" w16du:dateUtc="2026-07-14T03:44:00Z">
                  <w:rPr>
                    <w:rFonts w:ascii="Times New Roman" w:hAnsi="Times New Roman"/>
                  </w:rPr>
                </w:rPrChange>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02C37113" w14:textId="77777777" w:rsidR="00F2379F" w:rsidRPr="00CF42A6" w:rsidRDefault="00F2379F" w:rsidP="00A04960">
            <w:pPr>
              <w:autoSpaceDE w:val="0"/>
              <w:autoSpaceDN w:val="0"/>
              <w:adjustRightInd w:val="0"/>
              <w:jc w:val="center"/>
              <w:rPr>
                <w:rFonts w:cs="Arial"/>
                <w:sz w:val="22"/>
                <w:szCs w:val="22"/>
                <w:rPrChange w:id="7654" w:author="Muhamad Ridho Zul Khoiri" w:date="2026-07-14T10:44:00Z" w16du:dateUtc="2026-07-14T03:44:00Z">
                  <w:rPr>
                    <w:rFonts w:ascii="Times New Roman" w:hAnsi="Times New Roman"/>
                    <w:sz w:val="22"/>
                    <w:szCs w:val="22"/>
                  </w:rPr>
                </w:rPrChange>
              </w:rPr>
            </w:pPr>
            <w:r w:rsidRPr="00CF42A6">
              <w:rPr>
                <w:rFonts w:cs="Arial"/>
                <w:sz w:val="22"/>
                <w:szCs w:val="22"/>
                <w:rPrChange w:id="7655" w:author="Muhamad Ridho Zul Khoiri" w:date="2026-07-14T10:44:00Z" w16du:dateUtc="2026-07-14T03:44:00Z">
                  <w:rPr>
                    <w:rFonts w:ascii="Times New Roman" w:hAnsi="Times New Roman"/>
                    <w:sz w:val="22"/>
                    <w:szCs w:val="22"/>
                  </w:rPr>
                </w:rPrChange>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1ED5999B" w14:textId="77777777" w:rsidR="00F2379F" w:rsidRPr="00CF42A6" w:rsidRDefault="00F2379F" w:rsidP="00A04960">
            <w:pPr>
              <w:autoSpaceDE w:val="0"/>
              <w:autoSpaceDN w:val="0"/>
              <w:adjustRightInd w:val="0"/>
              <w:jc w:val="center"/>
              <w:rPr>
                <w:rFonts w:cs="Arial"/>
                <w:sz w:val="22"/>
                <w:szCs w:val="22"/>
                <w:rPrChange w:id="7656" w:author="Muhamad Ridho Zul Khoiri" w:date="2026-07-14T10:44:00Z" w16du:dateUtc="2026-07-14T03:44:00Z">
                  <w:rPr>
                    <w:rFonts w:ascii="Times New Roman" w:hAnsi="Times New Roman"/>
                    <w:sz w:val="22"/>
                    <w:szCs w:val="22"/>
                  </w:rPr>
                </w:rPrChange>
              </w:rPr>
            </w:pPr>
            <w:r w:rsidRPr="00CF42A6">
              <w:rPr>
                <w:rFonts w:cs="Arial"/>
                <w:sz w:val="22"/>
                <w:szCs w:val="22"/>
                <w:rPrChange w:id="7657" w:author="Muhamad Ridho Zul Khoiri" w:date="2026-07-14T10:44:00Z" w16du:dateUtc="2026-07-14T03:44:00Z">
                  <w:rPr>
                    <w:rFonts w:ascii="Times New Roman" w:hAnsi="Times New Roman"/>
                    <w:sz w:val="22"/>
                    <w:szCs w:val="22"/>
                  </w:rPr>
                </w:rPrChange>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03728F87" w14:textId="77777777" w:rsidR="00F2379F" w:rsidRPr="00CF42A6" w:rsidRDefault="00F2379F" w:rsidP="00A04960">
            <w:pPr>
              <w:autoSpaceDE w:val="0"/>
              <w:autoSpaceDN w:val="0"/>
              <w:adjustRightInd w:val="0"/>
              <w:jc w:val="center"/>
              <w:rPr>
                <w:rFonts w:cs="Arial"/>
                <w:sz w:val="22"/>
                <w:szCs w:val="22"/>
                <w:rPrChange w:id="7658" w:author="Muhamad Ridho Zul Khoiri" w:date="2026-07-14T10:44:00Z" w16du:dateUtc="2026-07-14T03:44:00Z">
                  <w:rPr>
                    <w:rFonts w:ascii="Times New Roman" w:hAnsi="Times New Roman"/>
                    <w:sz w:val="22"/>
                    <w:szCs w:val="22"/>
                  </w:rPr>
                </w:rPrChange>
              </w:rPr>
            </w:pPr>
            <w:r w:rsidRPr="00CF42A6">
              <w:rPr>
                <w:rFonts w:cs="Arial"/>
                <w:sz w:val="22"/>
                <w:szCs w:val="22"/>
                <w:rPrChange w:id="7659" w:author="Muhamad Ridho Zul Khoiri" w:date="2026-07-14T10:44:00Z" w16du:dateUtc="2026-07-14T03:44:00Z">
                  <w:rPr>
                    <w:rFonts w:ascii="Times New Roman" w:hAnsi="Times New Roman"/>
                    <w:sz w:val="22"/>
                    <w:szCs w:val="22"/>
                  </w:rPr>
                </w:rPrChange>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5CF8EBB5" w14:textId="77777777" w:rsidR="00F2379F" w:rsidRPr="00CF42A6" w:rsidRDefault="00F2379F" w:rsidP="00A04960">
            <w:pPr>
              <w:autoSpaceDE w:val="0"/>
              <w:autoSpaceDN w:val="0"/>
              <w:adjustRightInd w:val="0"/>
              <w:jc w:val="center"/>
              <w:rPr>
                <w:rFonts w:cs="Arial"/>
                <w:sz w:val="22"/>
                <w:szCs w:val="22"/>
                <w:rPrChange w:id="7660" w:author="Muhamad Ridho Zul Khoiri" w:date="2026-07-14T10:44:00Z" w16du:dateUtc="2026-07-14T03:44:00Z">
                  <w:rPr>
                    <w:rFonts w:ascii="Times New Roman" w:hAnsi="Times New Roman"/>
                    <w:sz w:val="22"/>
                    <w:szCs w:val="22"/>
                  </w:rPr>
                </w:rPrChange>
              </w:rPr>
            </w:pPr>
            <w:r w:rsidRPr="00CF42A6">
              <w:rPr>
                <w:rFonts w:cs="Arial"/>
                <w:sz w:val="22"/>
                <w:szCs w:val="22"/>
                <w:rPrChange w:id="7661" w:author="Muhamad Ridho Zul Khoiri" w:date="2026-07-14T10:44:00Z" w16du:dateUtc="2026-07-14T03:44:00Z">
                  <w:rPr>
                    <w:rFonts w:ascii="Times New Roman" w:hAnsi="Times New Roman"/>
                    <w:sz w:val="22"/>
                    <w:szCs w:val="22"/>
                  </w:rPr>
                </w:rPrChange>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54776B66" w14:textId="77777777" w:rsidR="00F2379F" w:rsidRPr="00CF42A6" w:rsidRDefault="00F2379F" w:rsidP="00A04960">
            <w:pPr>
              <w:autoSpaceDE w:val="0"/>
              <w:autoSpaceDN w:val="0"/>
              <w:adjustRightInd w:val="0"/>
              <w:jc w:val="center"/>
              <w:rPr>
                <w:rFonts w:cs="Arial"/>
                <w:rPrChange w:id="7662" w:author="Muhamad Ridho Zul Khoiri" w:date="2026-07-14T10:44:00Z" w16du:dateUtc="2026-07-14T03:44:00Z">
                  <w:rPr>
                    <w:rFonts w:ascii="Times New Roman" w:hAnsi="Times New Roman"/>
                  </w:rPr>
                </w:rPrChange>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0460106F" w14:textId="77777777" w:rsidR="00F2379F" w:rsidRPr="00CF42A6" w:rsidRDefault="00F2379F" w:rsidP="00A04960">
            <w:pPr>
              <w:autoSpaceDE w:val="0"/>
              <w:autoSpaceDN w:val="0"/>
              <w:adjustRightInd w:val="0"/>
              <w:jc w:val="center"/>
              <w:rPr>
                <w:rFonts w:cs="Arial"/>
                <w:rPrChange w:id="7663" w:author="Muhamad Ridho Zul Khoiri" w:date="2026-07-14T10:44:00Z" w16du:dateUtc="2026-07-14T03:44:00Z">
                  <w:rPr>
                    <w:rFonts w:ascii="Times New Roman" w:hAnsi="Times New Roman"/>
                  </w:rPr>
                </w:rPrChange>
              </w:rPr>
            </w:pPr>
          </w:p>
        </w:tc>
      </w:tr>
      <w:tr w:rsidR="00F2379F" w:rsidRPr="00526DF0" w14:paraId="03F7190B" w14:textId="77777777" w:rsidTr="00A04960">
        <w:trPr>
          <w:trHeight w:val="432"/>
        </w:trPr>
        <w:tc>
          <w:tcPr>
            <w:tcW w:w="331" w:type="dxa"/>
            <w:gridSpan w:val="2"/>
            <w:tcBorders>
              <w:top w:val="nil"/>
              <w:left w:val="nil"/>
              <w:bottom w:val="nil"/>
              <w:right w:val="nil"/>
            </w:tcBorders>
            <w:vAlign w:val="center"/>
          </w:tcPr>
          <w:p w14:paraId="1AD35977" w14:textId="77777777" w:rsidR="00F2379F" w:rsidRPr="00CF42A6" w:rsidRDefault="00F2379F" w:rsidP="00A04960">
            <w:pPr>
              <w:autoSpaceDE w:val="0"/>
              <w:autoSpaceDN w:val="0"/>
              <w:adjustRightInd w:val="0"/>
              <w:jc w:val="left"/>
              <w:rPr>
                <w:rFonts w:cs="Arial"/>
                <w:color w:val="000000"/>
                <w:rPrChange w:id="7664" w:author="Muhamad Ridho Zul Khoiri" w:date="2026-07-14T10:44:00Z" w16du:dateUtc="2026-07-14T03:44:00Z">
                  <w:rPr>
                    <w:rFonts w:ascii="Times New Roman" w:hAnsi="Times New Roman"/>
                    <w:color w:val="000000"/>
                  </w:rPr>
                </w:rPrChange>
              </w:rPr>
            </w:pPr>
          </w:p>
        </w:tc>
        <w:tc>
          <w:tcPr>
            <w:tcW w:w="4799" w:type="dxa"/>
            <w:tcBorders>
              <w:top w:val="single" w:sz="6" w:space="0" w:color="969696"/>
              <w:left w:val="single" w:sz="6" w:space="0" w:color="auto"/>
              <w:bottom w:val="single" w:sz="6" w:space="0" w:color="969696"/>
              <w:right w:val="single" w:sz="6" w:space="0" w:color="auto"/>
            </w:tcBorders>
            <w:vAlign w:val="center"/>
          </w:tcPr>
          <w:p w14:paraId="391BF47C" w14:textId="77777777" w:rsidR="00F2379F" w:rsidRPr="00CF42A6" w:rsidRDefault="00F2379F" w:rsidP="00A04960">
            <w:pPr>
              <w:autoSpaceDE w:val="0"/>
              <w:autoSpaceDN w:val="0"/>
              <w:adjustRightInd w:val="0"/>
              <w:jc w:val="left"/>
              <w:rPr>
                <w:rFonts w:cs="Arial"/>
                <w:rPrChange w:id="7665" w:author="Muhamad Ridho Zul Khoiri" w:date="2026-07-14T10:44:00Z" w16du:dateUtc="2026-07-14T03:44:00Z">
                  <w:rPr>
                    <w:rFonts w:ascii="Times New Roman" w:hAnsi="Times New Roman"/>
                  </w:rPr>
                </w:rPrChange>
              </w:rPr>
            </w:pPr>
            <w:r w:rsidRPr="00CF42A6">
              <w:rPr>
                <w:rFonts w:cs="Arial"/>
                <w:rPrChange w:id="7666" w:author="Muhamad Ridho Zul Khoiri" w:date="2026-07-14T10:44:00Z" w16du:dateUtc="2026-07-14T03:44:00Z">
                  <w:rPr>
                    <w:rFonts w:ascii="Times New Roman" w:hAnsi="Times New Roman"/>
                  </w:rPr>
                </w:rPrChange>
              </w:rPr>
              <w:t>Reserve Booking</w:t>
            </w:r>
          </w:p>
        </w:tc>
        <w:tc>
          <w:tcPr>
            <w:tcW w:w="1260" w:type="dxa"/>
            <w:tcBorders>
              <w:top w:val="single" w:sz="6" w:space="0" w:color="969696"/>
              <w:left w:val="single" w:sz="6" w:space="0" w:color="auto"/>
              <w:bottom w:val="single" w:sz="6" w:space="0" w:color="969696"/>
              <w:right w:val="single" w:sz="6" w:space="0" w:color="auto"/>
            </w:tcBorders>
            <w:vAlign w:val="center"/>
          </w:tcPr>
          <w:p w14:paraId="007F131D" w14:textId="77777777" w:rsidR="00F2379F" w:rsidRPr="00CF42A6" w:rsidRDefault="00F2379F" w:rsidP="00A04960">
            <w:pPr>
              <w:autoSpaceDE w:val="0"/>
              <w:autoSpaceDN w:val="0"/>
              <w:adjustRightInd w:val="0"/>
              <w:jc w:val="center"/>
              <w:rPr>
                <w:rFonts w:cs="Arial"/>
                <w:rPrChange w:id="7667" w:author="Muhamad Ridho Zul Khoiri" w:date="2026-07-14T10:44:00Z" w16du:dateUtc="2026-07-14T03:44:00Z">
                  <w:rPr>
                    <w:rFonts w:ascii="Times New Roman" w:hAnsi="Times New Roman"/>
                  </w:rPr>
                </w:rPrChange>
              </w:rPr>
            </w:pPr>
            <w:r w:rsidRPr="00CF42A6">
              <w:rPr>
                <w:rFonts w:cs="Arial"/>
                <w:rPrChange w:id="7668" w:author="Muhamad Ridho Zul Khoiri" w:date="2026-07-14T10:44:00Z" w16du:dateUtc="2026-07-14T03:44:00Z">
                  <w:rPr>
                    <w:rFonts w:ascii="Times New Roman" w:hAnsi="Times New Roman"/>
                  </w:rPr>
                </w:rPrChange>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260CFFC0" w14:textId="77777777" w:rsidR="00F2379F" w:rsidRPr="00CF42A6" w:rsidRDefault="00F2379F" w:rsidP="00A04960">
            <w:pPr>
              <w:autoSpaceDE w:val="0"/>
              <w:autoSpaceDN w:val="0"/>
              <w:adjustRightInd w:val="0"/>
              <w:jc w:val="center"/>
              <w:rPr>
                <w:rFonts w:cs="Arial"/>
                <w:sz w:val="22"/>
                <w:szCs w:val="22"/>
                <w:rPrChange w:id="7669" w:author="Muhamad Ridho Zul Khoiri" w:date="2026-07-14T10:44:00Z" w16du:dateUtc="2026-07-14T03:44:00Z">
                  <w:rPr>
                    <w:rFonts w:ascii="Times New Roman" w:hAnsi="Times New Roman"/>
                    <w:sz w:val="22"/>
                    <w:szCs w:val="22"/>
                  </w:rPr>
                </w:rPrChange>
              </w:rPr>
            </w:pPr>
            <w:r w:rsidRPr="00CF42A6">
              <w:rPr>
                <w:rFonts w:cs="Arial"/>
                <w:sz w:val="22"/>
                <w:szCs w:val="22"/>
                <w:rPrChange w:id="7670" w:author="Muhamad Ridho Zul Khoiri" w:date="2026-07-14T10:44:00Z" w16du:dateUtc="2026-07-14T03:44:00Z">
                  <w:rPr>
                    <w:rFonts w:ascii="Times New Roman" w:hAnsi="Times New Roman"/>
                    <w:sz w:val="22"/>
                    <w:szCs w:val="22"/>
                  </w:rPr>
                </w:rPrChange>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5BBC35C7" w14:textId="77777777" w:rsidR="00F2379F" w:rsidRPr="00CF42A6" w:rsidRDefault="00F2379F" w:rsidP="00A04960">
            <w:pPr>
              <w:autoSpaceDE w:val="0"/>
              <w:autoSpaceDN w:val="0"/>
              <w:adjustRightInd w:val="0"/>
              <w:jc w:val="center"/>
              <w:rPr>
                <w:rFonts w:cs="Arial"/>
                <w:sz w:val="22"/>
                <w:szCs w:val="22"/>
                <w:rPrChange w:id="7671" w:author="Muhamad Ridho Zul Khoiri" w:date="2026-07-14T10:44:00Z" w16du:dateUtc="2026-07-14T03:44:00Z">
                  <w:rPr>
                    <w:rFonts w:ascii="Times New Roman" w:hAnsi="Times New Roman"/>
                    <w:sz w:val="22"/>
                    <w:szCs w:val="22"/>
                  </w:rPr>
                </w:rPrChange>
              </w:rPr>
            </w:pPr>
            <w:r w:rsidRPr="00CF42A6">
              <w:rPr>
                <w:rFonts w:cs="Arial"/>
                <w:sz w:val="22"/>
                <w:szCs w:val="22"/>
                <w:rPrChange w:id="7672" w:author="Muhamad Ridho Zul Khoiri" w:date="2026-07-14T10:44:00Z" w16du:dateUtc="2026-07-14T03:44:00Z">
                  <w:rPr>
                    <w:rFonts w:ascii="Times New Roman" w:hAnsi="Times New Roman"/>
                    <w:sz w:val="22"/>
                    <w:szCs w:val="22"/>
                  </w:rPr>
                </w:rPrChange>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5E67EE24" w14:textId="77777777" w:rsidR="00F2379F" w:rsidRPr="00CF42A6" w:rsidRDefault="00F2379F" w:rsidP="00A04960">
            <w:pPr>
              <w:autoSpaceDE w:val="0"/>
              <w:autoSpaceDN w:val="0"/>
              <w:adjustRightInd w:val="0"/>
              <w:jc w:val="center"/>
              <w:rPr>
                <w:rFonts w:cs="Arial"/>
                <w:sz w:val="22"/>
                <w:szCs w:val="22"/>
                <w:rPrChange w:id="7673" w:author="Muhamad Ridho Zul Khoiri" w:date="2026-07-14T10:44:00Z" w16du:dateUtc="2026-07-14T03:44:00Z">
                  <w:rPr>
                    <w:rFonts w:ascii="Times New Roman" w:hAnsi="Times New Roman"/>
                    <w:sz w:val="22"/>
                    <w:szCs w:val="22"/>
                  </w:rPr>
                </w:rPrChange>
              </w:rPr>
            </w:pPr>
            <w:r w:rsidRPr="00CF42A6">
              <w:rPr>
                <w:rFonts w:cs="Arial"/>
                <w:sz w:val="22"/>
                <w:szCs w:val="22"/>
                <w:rPrChange w:id="7674" w:author="Muhamad Ridho Zul Khoiri" w:date="2026-07-14T10:44:00Z" w16du:dateUtc="2026-07-14T03:44:00Z">
                  <w:rPr>
                    <w:rFonts w:ascii="Times New Roman" w:hAnsi="Times New Roman"/>
                    <w:sz w:val="22"/>
                    <w:szCs w:val="22"/>
                  </w:rPr>
                </w:rPrChange>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5427D150" w14:textId="77777777" w:rsidR="00F2379F" w:rsidRPr="00CF42A6" w:rsidRDefault="00F2379F" w:rsidP="00A04960">
            <w:pPr>
              <w:autoSpaceDE w:val="0"/>
              <w:autoSpaceDN w:val="0"/>
              <w:adjustRightInd w:val="0"/>
              <w:jc w:val="center"/>
              <w:rPr>
                <w:rFonts w:cs="Arial"/>
                <w:sz w:val="22"/>
                <w:szCs w:val="22"/>
                <w:rPrChange w:id="7675" w:author="Muhamad Ridho Zul Khoiri" w:date="2026-07-14T10:44:00Z" w16du:dateUtc="2026-07-14T03:44:00Z">
                  <w:rPr>
                    <w:rFonts w:ascii="Times New Roman" w:hAnsi="Times New Roman"/>
                    <w:sz w:val="22"/>
                    <w:szCs w:val="22"/>
                  </w:rPr>
                </w:rPrChange>
              </w:rPr>
            </w:pPr>
            <w:r w:rsidRPr="00CF42A6">
              <w:rPr>
                <w:rFonts w:cs="Arial"/>
                <w:sz w:val="22"/>
                <w:szCs w:val="22"/>
                <w:rPrChange w:id="7676" w:author="Muhamad Ridho Zul Khoiri" w:date="2026-07-14T10:44:00Z" w16du:dateUtc="2026-07-14T03:44:00Z">
                  <w:rPr>
                    <w:rFonts w:ascii="Times New Roman" w:hAnsi="Times New Roman"/>
                    <w:sz w:val="22"/>
                    <w:szCs w:val="22"/>
                  </w:rPr>
                </w:rPrChange>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1695DC08" w14:textId="77777777" w:rsidR="00F2379F" w:rsidRPr="00CF42A6" w:rsidRDefault="00F2379F" w:rsidP="00A04960">
            <w:pPr>
              <w:autoSpaceDE w:val="0"/>
              <w:autoSpaceDN w:val="0"/>
              <w:adjustRightInd w:val="0"/>
              <w:jc w:val="center"/>
              <w:rPr>
                <w:rFonts w:cs="Arial"/>
                <w:rPrChange w:id="7677" w:author="Muhamad Ridho Zul Khoiri" w:date="2026-07-14T10:44:00Z" w16du:dateUtc="2026-07-14T03:44:00Z">
                  <w:rPr>
                    <w:rFonts w:ascii="Times New Roman" w:hAnsi="Times New Roman"/>
                  </w:rPr>
                </w:rPrChange>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0E26DCF3" w14:textId="77777777" w:rsidR="00F2379F" w:rsidRPr="00CF42A6" w:rsidRDefault="00F2379F" w:rsidP="00A04960">
            <w:pPr>
              <w:autoSpaceDE w:val="0"/>
              <w:autoSpaceDN w:val="0"/>
              <w:adjustRightInd w:val="0"/>
              <w:jc w:val="center"/>
              <w:rPr>
                <w:rFonts w:cs="Arial"/>
                <w:rPrChange w:id="7678" w:author="Muhamad Ridho Zul Khoiri" w:date="2026-07-14T10:44:00Z" w16du:dateUtc="2026-07-14T03:44:00Z">
                  <w:rPr>
                    <w:rFonts w:ascii="Times New Roman" w:hAnsi="Times New Roman"/>
                  </w:rPr>
                </w:rPrChange>
              </w:rPr>
            </w:pPr>
          </w:p>
        </w:tc>
      </w:tr>
      <w:tr w:rsidR="00F2379F" w:rsidRPr="00526DF0" w14:paraId="79BB823D" w14:textId="77777777" w:rsidTr="00A04960">
        <w:trPr>
          <w:trHeight w:val="432"/>
        </w:trPr>
        <w:tc>
          <w:tcPr>
            <w:tcW w:w="331" w:type="dxa"/>
            <w:gridSpan w:val="2"/>
            <w:tcBorders>
              <w:top w:val="nil"/>
              <w:left w:val="nil"/>
              <w:bottom w:val="nil"/>
              <w:right w:val="nil"/>
            </w:tcBorders>
            <w:vAlign w:val="center"/>
          </w:tcPr>
          <w:p w14:paraId="39886867" w14:textId="77777777" w:rsidR="00F2379F" w:rsidRPr="00CF42A6" w:rsidRDefault="00F2379F" w:rsidP="00A04960">
            <w:pPr>
              <w:autoSpaceDE w:val="0"/>
              <w:autoSpaceDN w:val="0"/>
              <w:adjustRightInd w:val="0"/>
              <w:jc w:val="left"/>
              <w:rPr>
                <w:rFonts w:cs="Arial"/>
                <w:color w:val="000000"/>
                <w:rPrChange w:id="7679" w:author="Muhamad Ridho Zul Khoiri" w:date="2026-07-14T10:44:00Z" w16du:dateUtc="2026-07-14T03:44:00Z">
                  <w:rPr>
                    <w:rFonts w:ascii="Times New Roman" w:hAnsi="Times New Roman"/>
                    <w:color w:val="000000"/>
                  </w:rPr>
                </w:rPrChange>
              </w:rPr>
            </w:pPr>
          </w:p>
        </w:tc>
        <w:tc>
          <w:tcPr>
            <w:tcW w:w="4799" w:type="dxa"/>
            <w:tcBorders>
              <w:top w:val="single" w:sz="6" w:space="0" w:color="969696"/>
              <w:left w:val="single" w:sz="6" w:space="0" w:color="auto"/>
              <w:bottom w:val="single" w:sz="6" w:space="0" w:color="969696"/>
              <w:right w:val="single" w:sz="6" w:space="0" w:color="auto"/>
            </w:tcBorders>
            <w:vAlign w:val="center"/>
          </w:tcPr>
          <w:p w14:paraId="411A141B" w14:textId="77777777" w:rsidR="00F2379F" w:rsidRPr="00CF42A6" w:rsidRDefault="00F2379F" w:rsidP="00A04960">
            <w:pPr>
              <w:autoSpaceDE w:val="0"/>
              <w:autoSpaceDN w:val="0"/>
              <w:adjustRightInd w:val="0"/>
              <w:jc w:val="left"/>
              <w:rPr>
                <w:rFonts w:cs="Arial"/>
                <w:rPrChange w:id="7680" w:author="Muhamad Ridho Zul Khoiri" w:date="2026-07-14T10:44:00Z" w16du:dateUtc="2026-07-14T03:44:00Z">
                  <w:rPr>
                    <w:rFonts w:ascii="Times New Roman" w:hAnsi="Times New Roman"/>
                  </w:rPr>
                </w:rPrChange>
              </w:rPr>
            </w:pPr>
            <w:r w:rsidRPr="00CF42A6">
              <w:rPr>
                <w:rFonts w:cs="Arial"/>
                <w:rPrChange w:id="7681" w:author="Muhamad Ridho Zul Khoiri" w:date="2026-07-14T10:44:00Z" w16du:dateUtc="2026-07-14T03:44:00Z">
                  <w:rPr>
                    <w:rFonts w:ascii="Times New Roman" w:hAnsi="Times New Roman"/>
                  </w:rPr>
                </w:rPrChange>
              </w:rPr>
              <w:t>Core Manpower Requirements</w:t>
            </w:r>
          </w:p>
        </w:tc>
        <w:tc>
          <w:tcPr>
            <w:tcW w:w="1260" w:type="dxa"/>
            <w:tcBorders>
              <w:top w:val="single" w:sz="6" w:space="0" w:color="969696"/>
              <w:left w:val="single" w:sz="6" w:space="0" w:color="auto"/>
              <w:bottom w:val="single" w:sz="6" w:space="0" w:color="969696"/>
              <w:right w:val="single" w:sz="6" w:space="0" w:color="auto"/>
            </w:tcBorders>
            <w:vAlign w:val="center"/>
          </w:tcPr>
          <w:p w14:paraId="20821DBC" w14:textId="77777777" w:rsidR="00F2379F" w:rsidRPr="00CF42A6" w:rsidRDefault="00F2379F" w:rsidP="00A04960">
            <w:pPr>
              <w:autoSpaceDE w:val="0"/>
              <w:autoSpaceDN w:val="0"/>
              <w:adjustRightInd w:val="0"/>
              <w:jc w:val="center"/>
              <w:rPr>
                <w:rFonts w:cs="Arial"/>
                <w:rPrChange w:id="7682" w:author="Muhamad Ridho Zul Khoiri" w:date="2026-07-14T10:44:00Z" w16du:dateUtc="2026-07-14T03:44:00Z">
                  <w:rPr>
                    <w:rFonts w:ascii="Times New Roman" w:hAnsi="Times New Roman"/>
                  </w:rPr>
                </w:rPrChange>
              </w:rPr>
            </w:pPr>
            <w:r w:rsidRPr="00CF42A6">
              <w:rPr>
                <w:rFonts w:cs="Arial"/>
                <w:rPrChange w:id="7683" w:author="Muhamad Ridho Zul Khoiri" w:date="2026-07-14T10:44:00Z" w16du:dateUtc="2026-07-14T03:44:00Z">
                  <w:rPr>
                    <w:rFonts w:ascii="Times New Roman" w:hAnsi="Times New Roman"/>
                  </w:rPr>
                </w:rPrChange>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3ABB8B8A" w14:textId="77777777" w:rsidR="00F2379F" w:rsidRPr="00CF42A6" w:rsidRDefault="00F2379F" w:rsidP="00A04960">
            <w:pPr>
              <w:autoSpaceDE w:val="0"/>
              <w:autoSpaceDN w:val="0"/>
              <w:adjustRightInd w:val="0"/>
              <w:jc w:val="center"/>
              <w:rPr>
                <w:rFonts w:cs="Arial"/>
                <w:sz w:val="22"/>
                <w:szCs w:val="22"/>
                <w:rPrChange w:id="7684" w:author="Muhamad Ridho Zul Khoiri" w:date="2026-07-14T10:44:00Z" w16du:dateUtc="2026-07-14T03:44:00Z">
                  <w:rPr>
                    <w:rFonts w:ascii="Times New Roman" w:hAnsi="Times New Roman"/>
                    <w:sz w:val="22"/>
                    <w:szCs w:val="22"/>
                  </w:rPr>
                </w:rPrChange>
              </w:rPr>
            </w:pPr>
            <w:r w:rsidRPr="00CF42A6">
              <w:rPr>
                <w:rFonts w:cs="Arial"/>
                <w:sz w:val="22"/>
                <w:szCs w:val="22"/>
                <w:rPrChange w:id="7685" w:author="Muhamad Ridho Zul Khoiri" w:date="2026-07-14T10:44:00Z" w16du:dateUtc="2026-07-14T03:44:00Z">
                  <w:rPr>
                    <w:rFonts w:ascii="Times New Roman" w:hAnsi="Times New Roman"/>
                    <w:sz w:val="22"/>
                    <w:szCs w:val="22"/>
                  </w:rPr>
                </w:rPrChange>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47E50998" w14:textId="77777777" w:rsidR="00F2379F" w:rsidRPr="00CF42A6" w:rsidRDefault="00F2379F" w:rsidP="00A04960">
            <w:pPr>
              <w:autoSpaceDE w:val="0"/>
              <w:autoSpaceDN w:val="0"/>
              <w:adjustRightInd w:val="0"/>
              <w:jc w:val="center"/>
              <w:rPr>
                <w:rFonts w:cs="Arial"/>
                <w:sz w:val="22"/>
                <w:szCs w:val="22"/>
                <w:rPrChange w:id="7686" w:author="Muhamad Ridho Zul Khoiri" w:date="2026-07-14T10:44:00Z" w16du:dateUtc="2026-07-14T03:44:00Z">
                  <w:rPr>
                    <w:rFonts w:ascii="Times New Roman" w:hAnsi="Times New Roman"/>
                    <w:sz w:val="22"/>
                    <w:szCs w:val="22"/>
                  </w:rPr>
                </w:rPrChange>
              </w:rPr>
            </w:pPr>
            <w:r w:rsidRPr="00CF42A6">
              <w:rPr>
                <w:rFonts w:cs="Arial"/>
                <w:sz w:val="22"/>
                <w:szCs w:val="22"/>
                <w:rPrChange w:id="7687" w:author="Muhamad Ridho Zul Khoiri" w:date="2026-07-14T10:44:00Z" w16du:dateUtc="2026-07-14T03:44:00Z">
                  <w:rPr>
                    <w:rFonts w:ascii="Times New Roman" w:hAnsi="Times New Roman"/>
                    <w:sz w:val="22"/>
                    <w:szCs w:val="22"/>
                  </w:rPr>
                </w:rPrChange>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8ADEB9A" w14:textId="77777777" w:rsidR="00F2379F" w:rsidRPr="00CF42A6" w:rsidRDefault="00F2379F" w:rsidP="00A04960">
            <w:pPr>
              <w:autoSpaceDE w:val="0"/>
              <w:autoSpaceDN w:val="0"/>
              <w:adjustRightInd w:val="0"/>
              <w:jc w:val="center"/>
              <w:rPr>
                <w:rFonts w:cs="Arial"/>
                <w:sz w:val="22"/>
                <w:szCs w:val="22"/>
                <w:rPrChange w:id="7688" w:author="Muhamad Ridho Zul Khoiri" w:date="2026-07-14T10:44:00Z" w16du:dateUtc="2026-07-14T03:44:00Z">
                  <w:rPr>
                    <w:rFonts w:ascii="Times New Roman" w:hAnsi="Times New Roman"/>
                    <w:sz w:val="22"/>
                    <w:szCs w:val="22"/>
                  </w:rPr>
                </w:rPrChange>
              </w:rPr>
            </w:pPr>
            <w:r w:rsidRPr="00CF42A6">
              <w:rPr>
                <w:rFonts w:cs="Arial"/>
                <w:sz w:val="22"/>
                <w:szCs w:val="22"/>
                <w:rPrChange w:id="7689" w:author="Muhamad Ridho Zul Khoiri" w:date="2026-07-14T10:44:00Z" w16du:dateUtc="2026-07-14T03:44:00Z">
                  <w:rPr>
                    <w:rFonts w:ascii="Times New Roman" w:hAnsi="Times New Roman"/>
                    <w:sz w:val="22"/>
                    <w:szCs w:val="22"/>
                  </w:rPr>
                </w:rPrChange>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0334558E" w14:textId="77777777" w:rsidR="00F2379F" w:rsidRPr="00CF42A6" w:rsidRDefault="00F2379F" w:rsidP="00A04960">
            <w:pPr>
              <w:autoSpaceDE w:val="0"/>
              <w:autoSpaceDN w:val="0"/>
              <w:adjustRightInd w:val="0"/>
              <w:jc w:val="center"/>
              <w:rPr>
                <w:rFonts w:cs="Arial"/>
                <w:sz w:val="22"/>
                <w:szCs w:val="22"/>
                <w:rPrChange w:id="7690" w:author="Muhamad Ridho Zul Khoiri" w:date="2026-07-14T10:44:00Z" w16du:dateUtc="2026-07-14T03:44:00Z">
                  <w:rPr>
                    <w:rFonts w:ascii="Times New Roman" w:hAnsi="Times New Roman"/>
                    <w:sz w:val="22"/>
                    <w:szCs w:val="22"/>
                  </w:rPr>
                </w:rPrChange>
              </w:rPr>
            </w:pPr>
            <w:r w:rsidRPr="00CF42A6">
              <w:rPr>
                <w:rFonts w:cs="Arial"/>
                <w:sz w:val="22"/>
                <w:szCs w:val="22"/>
                <w:rPrChange w:id="7691" w:author="Muhamad Ridho Zul Khoiri" w:date="2026-07-14T10:44:00Z" w16du:dateUtc="2026-07-14T03:44:00Z">
                  <w:rPr>
                    <w:rFonts w:ascii="Times New Roman" w:hAnsi="Times New Roman"/>
                    <w:sz w:val="22"/>
                    <w:szCs w:val="22"/>
                  </w:rPr>
                </w:rPrChange>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09C2DD90" w14:textId="77777777" w:rsidR="00F2379F" w:rsidRPr="00CF42A6" w:rsidRDefault="00F2379F" w:rsidP="00A04960">
            <w:pPr>
              <w:autoSpaceDE w:val="0"/>
              <w:autoSpaceDN w:val="0"/>
              <w:adjustRightInd w:val="0"/>
              <w:jc w:val="center"/>
              <w:rPr>
                <w:rFonts w:cs="Arial"/>
                <w:sz w:val="22"/>
                <w:szCs w:val="22"/>
                <w:rPrChange w:id="7692" w:author="Muhamad Ridho Zul Khoiri" w:date="2026-07-14T10:44:00Z" w16du:dateUtc="2026-07-14T03:44:00Z">
                  <w:rPr>
                    <w:rFonts w:ascii="Times New Roman" w:hAnsi="Times New Roman"/>
                    <w:sz w:val="22"/>
                    <w:szCs w:val="22"/>
                  </w:rPr>
                </w:rPrChange>
              </w:rPr>
            </w:pPr>
            <w:r w:rsidRPr="00CF42A6">
              <w:rPr>
                <w:rFonts w:cs="Arial"/>
                <w:sz w:val="22"/>
                <w:szCs w:val="22"/>
                <w:rPrChange w:id="7693" w:author="Muhamad Ridho Zul Khoiri" w:date="2026-07-14T10:44:00Z" w16du:dateUtc="2026-07-14T03:44:00Z">
                  <w:rPr>
                    <w:rFonts w:ascii="Times New Roman" w:hAnsi="Times New Roman"/>
                    <w:sz w:val="22"/>
                    <w:szCs w:val="22"/>
                  </w:rPr>
                </w:rPrChange>
              </w:rPr>
              <w:t>ALL</w:t>
            </w:r>
          </w:p>
        </w:tc>
        <w:tc>
          <w:tcPr>
            <w:tcW w:w="1170" w:type="dxa"/>
            <w:tcBorders>
              <w:top w:val="single" w:sz="6" w:space="0" w:color="969696"/>
              <w:left w:val="single" w:sz="6" w:space="0" w:color="auto"/>
              <w:bottom w:val="single" w:sz="6" w:space="0" w:color="969696"/>
              <w:right w:val="single" w:sz="6" w:space="0" w:color="auto"/>
            </w:tcBorders>
            <w:shd w:val="solid" w:color="FFFF00" w:fill="auto"/>
            <w:vAlign w:val="center"/>
          </w:tcPr>
          <w:p w14:paraId="13BAA0E7" w14:textId="77777777" w:rsidR="00F2379F" w:rsidRPr="00CF42A6" w:rsidRDefault="00F2379F" w:rsidP="00A04960">
            <w:pPr>
              <w:autoSpaceDE w:val="0"/>
              <w:autoSpaceDN w:val="0"/>
              <w:adjustRightInd w:val="0"/>
              <w:jc w:val="center"/>
              <w:rPr>
                <w:rFonts w:cs="Arial"/>
                <w:sz w:val="22"/>
                <w:szCs w:val="22"/>
                <w:rPrChange w:id="7694" w:author="Muhamad Ridho Zul Khoiri" w:date="2026-07-14T10:44:00Z" w16du:dateUtc="2026-07-14T03:44:00Z">
                  <w:rPr>
                    <w:rFonts w:ascii="Times New Roman" w:hAnsi="Times New Roman"/>
                    <w:sz w:val="22"/>
                    <w:szCs w:val="22"/>
                  </w:rPr>
                </w:rPrChange>
              </w:rPr>
            </w:pPr>
            <w:r w:rsidRPr="00CF42A6">
              <w:rPr>
                <w:rFonts w:cs="Arial"/>
                <w:sz w:val="22"/>
                <w:szCs w:val="22"/>
                <w:rPrChange w:id="7695" w:author="Muhamad Ridho Zul Khoiri" w:date="2026-07-14T10:44:00Z" w16du:dateUtc="2026-07-14T03:44:00Z">
                  <w:rPr>
                    <w:rFonts w:ascii="Times New Roman" w:hAnsi="Times New Roman"/>
                    <w:sz w:val="22"/>
                    <w:szCs w:val="22"/>
                  </w:rPr>
                </w:rPrChange>
              </w:rPr>
              <w:t>ALL</w:t>
            </w:r>
          </w:p>
        </w:tc>
      </w:tr>
      <w:tr w:rsidR="00F2379F" w:rsidRPr="00526DF0" w14:paraId="566AAAE2" w14:textId="77777777" w:rsidTr="00A04960">
        <w:trPr>
          <w:trHeight w:val="432"/>
        </w:trPr>
        <w:tc>
          <w:tcPr>
            <w:tcW w:w="331" w:type="dxa"/>
            <w:gridSpan w:val="2"/>
            <w:tcBorders>
              <w:top w:val="nil"/>
              <w:left w:val="nil"/>
              <w:bottom w:val="nil"/>
              <w:right w:val="nil"/>
            </w:tcBorders>
            <w:vAlign w:val="center"/>
          </w:tcPr>
          <w:p w14:paraId="2980684B" w14:textId="77777777" w:rsidR="00F2379F" w:rsidRPr="00CF42A6" w:rsidRDefault="00F2379F" w:rsidP="00A04960">
            <w:pPr>
              <w:autoSpaceDE w:val="0"/>
              <w:autoSpaceDN w:val="0"/>
              <w:adjustRightInd w:val="0"/>
              <w:jc w:val="left"/>
              <w:rPr>
                <w:rFonts w:cs="Arial"/>
                <w:color w:val="000000"/>
                <w:rPrChange w:id="7696" w:author="Muhamad Ridho Zul Khoiri" w:date="2026-07-14T10:44:00Z" w16du:dateUtc="2026-07-14T03:44:00Z">
                  <w:rPr>
                    <w:rFonts w:ascii="Times New Roman" w:hAnsi="Times New Roman"/>
                    <w:color w:val="000000"/>
                  </w:rPr>
                </w:rPrChange>
              </w:rPr>
            </w:pPr>
          </w:p>
        </w:tc>
        <w:tc>
          <w:tcPr>
            <w:tcW w:w="4799" w:type="dxa"/>
            <w:tcBorders>
              <w:top w:val="single" w:sz="6" w:space="0" w:color="969696"/>
              <w:left w:val="single" w:sz="6" w:space="0" w:color="auto"/>
              <w:bottom w:val="single" w:sz="6" w:space="0" w:color="auto"/>
              <w:right w:val="single" w:sz="6" w:space="0" w:color="auto"/>
            </w:tcBorders>
            <w:vAlign w:val="center"/>
          </w:tcPr>
          <w:p w14:paraId="3E2DC65C" w14:textId="77777777" w:rsidR="00F2379F" w:rsidRPr="00CF42A6" w:rsidRDefault="00F2379F" w:rsidP="00A04960">
            <w:pPr>
              <w:autoSpaceDE w:val="0"/>
              <w:autoSpaceDN w:val="0"/>
              <w:adjustRightInd w:val="0"/>
              <w:jc w:val="left"/>
              <w:rPr>
                <w:rFonts w:cs="Arial"/>
                <w:rPrChange w:id="7697" w:author="Muhamad Ridho Zul Khoiri" w:date="2026-07-14T10:44:00Z" w16du:dateUtc="2026-07-14T03:44:00Z">
                  <w:rPr>
                    <w:rFonts w:ascii="Times New Roman" w:hAnsi="Times New Roman"/>
                  </w:rPr>
                </w:rPrChange>
              </w:rPr>
            </w:pPr>
            <w:r w:rsidRPr="00CF42A6">
              <w:rPr>
                <w:rFonts w:cs="Arial"/>
                <w:rPrChange w:id="7698" w:author="Muhamad Ridho Zul Khoiri" w:date="2026-07-14T10:44:00Z" w16du:dateUtc="2026-07-14T03:44:00Z">
                  <w:rPr>
                    <w:rFonts w:ascii="Times New Roman" w:hAnsi="Times New Roman"/>
                  </w:rPr>
                </w:rPrChange>
              </w:rPr>
              <w:t>Core Resource Requirements</w:t>
            </w:r>
          </w:p>
        </w:tc>
        <w:tc>
          <w:tcPr>
            <w:tcW w:w="1260" w:type="dxa"/>
            <w:tcBorders>
              <w:top w:val="single" w:sz="6" w:space="0" w:color="969696"/>
              <w:left w:val="single" w:sz="6" w:space="0" w:color="auto"/>
              <w:bottom w:val="single" w:sz="6" w:space="0" w:color="auto"/>
              <w:right w:val="single" w:sz="6" w:space="0" w:color="auto"/>
            </w:tcBorders>
            <w:vAlign w:val="center"/>
          </w:tcPr>
          <w:p w14:paraId="7D1F8B57" w14:textId="77777777" w:rsidR="00F2379F" w:rsidRPr="00CF42A6" w:rsidRDefault="00F2379F" w:rsidP="00A04960">
            <w:pPr>
              <w:autoSpaceDE w:val="0"/>
              <w:autoSpaceDN w:val="0"/>
              <w:adjustRightInd w:val="0"/>
              <w:jc w:val="center"/>
              <w:rPr>
                <w:rFonts w:cs="Arial"/>
                <w:rPrChange w:id="7699" w:author="Muhamad Ridho Zul Khoiri" w:date="2026-07-14T10:44:00Z" w16du:dateUtc="2026-07-14T03:44:00Z">
                  <w:rPr>
                    <w:rFonts w:ascii="Times New Roman" w:hAnsi="Times New Roman"/>
                  </w:rPr>
                </w:rPrChange>
              </w:rPr>
            </w:pPr>
            <w:r w:rsidRPr="00CF42A6">
              <w:rPr>
                <w:rFonts w:cs="Arial"/>
                <w:rPrChange w:id="7700" w:author="Muhamad Ridho Zul Khoiri" w:date="2026-07-14T10:44:00Z" w16du:dateUtc="2026-07-14T03:44:00Z">
                  <w:rPr>
                    <w:rFonts w:ascii="Times New Roman" w:hAnsi="Times New Roman"/>
                  </w:rPr>
                </w:rPrChange>
              </w:rPr>
              <w:t>Function</w:t>
            </w:r>
          </w:p>
        </w:tc>
        <w:tc>
          <w:tcPr>
            <w:tcW w:w="900" w:type="dxa"/>
            <w:tcBorders>
              <w:top w:val="single" w:sz="6" w:space="0" w:color="969696"/>
              <w:left w:val="single" w:sz="6" w:space="0" w:color="auto"/>
              <w:bottom w:val="single" w:sz="6" w:space="0" w:color="auto"/>
              <w:right w:val="single" w:sz="6" w:space="0" w:color="auto"/>
            </w:tcBorders>
            <w:shd w:val="solid" w:color="99CCFF" w:fill="auto"/>
            <w:vAlign w:val="center"/>
          </w:tcPr>
          <w:p w14:paraId="3E31733B" w14:textId="77777777" w:rsidR="00F2379F" w:rsidRPr="00CF42A6" w:rsidRDefault="00F2379F" w:rsidP="00A04960">
            <w:pPr>
              <w:autoSpaceDE w:val="0"/>
              <w:autoSpaceDN w:val="0"/>
              <w:adjustRightInd w:val="0"/>
              <w:jc w:val="center"/>
              <w:rPr>
                <w:rFonts w:cs="Arial"/>
                <w:sz w:val="22"/>
                <w:szCs w:val="22"/>
                <w:rPrChange w:id="7701" w:author="Muhamad Ridho Zul Khoiri" w:date="2026-07-14T10:44:00Z" w16du:dateUtc="2026-07-14T03:44:00Z">
                  <w:rPr>
                    <w:rFonts w:ascii="Times New Roman" w:hAnsi="Times New Roman"/>
                    <w:sz w:val="22"/>
                    <w:szCs w:val="22"/>
                  </w:rPr>
                </w:rPrChange>
              </w:rPr>
            </w:pPr>
            <w:r w:rsidRPr="00CF42A6">
              <w:rPr>
                <w:rFonts w:cs="Arial"/>
                <w:sz w:val="22"/>
                <w:szCs w:val="22"/>
                <w:rPrChange w:id="7702" w:author="Muhamad Ridho Zul Khoiri" w:date="2026-07-14T10:44:00Z" w16du:dateUtc="2026-07-14T03:44:00Z">
                  <w:rPr>
                    <w:rFonts w:ascii="Times New Roman" w:hAnsi="Times New Roman"/>
                    <w:sz w:val="22"/>
                    <w:szCs w:val="22"/>
                  </w:rPr>
                </w:rPrChange>
              </w:rPr>
              <w:t>ALL</w:t>
            </w: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0A1E6432" w14:textId="77777777" w:rsidR="00F2379F" w:rsidRPr="00CF42A6" w:rsidRDefault="00F2379F" w:rsidP="00A04960">
            <w:pPr>
              <w:autoSpaceDE w:val="0"/>
              <w:autoSpaceDN w:val="0"/>
              <w:adjustRightInd w:val="0"/>
              <w:jc w:val="center"/>
              <w:rPr>
                <w:rFonts w:cs="Arial"/>
                <w:sz w:val="22"/>
                <w:szCs w:val="22"/>
                <w:rPrChange w:id="7703" w:author="Muhamad Ridho Zul Khoiri" w:date="2026-07-14T10:44:00Z" w16du:dateUtc="2026-07-14T03:44:00Z">
                  <w:rPr>
                    <w:rFonts w:ascii="Times New Roman" w:hAnsi="Times New Roman"/>
                    <w:sz w:val="22"/>
                    <w:szCs w:val="22"/>
                  </w:rPr>
                </w:rPrChange>
              </w:rPr>
            </w:pPr>
            <w:r w:rsidRPr="00CF42A6">
              <w:rPr>
                <w:rFonts w:cs="Arial"/>
                <w:sz w:val="22"/>
                <w:szCs w:val="22"/>
                <w:rPrChange w:id="7704" w:author="Muhamad Ridho Zul Khoiri" w:date="2026-07-14T10:44:00Z" w16du:dateUtc="2026-07-14T03:44:00Z">
                  <w:rPr>
                    <w:rFonts w:ascii="Times New Roman" w:hAnsi="Times New Roman"/>
                    <w:sz w:val="22"/>
                    <w:szCs w:val="22"/>
                  </w:rPr>
                </w:rPrChange>
              </w:rPr>
              <w:t>ALL</w:t>
            </w: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4AF689C3" w14:textId="77777777" w:rsidR="00F2379F" w:rsidRPr="00CF42A6" w:rsidRDefault="00F2379F" w:rsidP="00A04960">
            <w:pPr>
              <w:autoSpaceDE w:val="0"/>
              <w:autoSpaceDN w:val="0"/>
              <w:adjustRightInd w:val="0"/>
              <w:jc w:val="center"/>
              <w:rPr>
                <w:rFonts w:cs="Arial"/>
                <w:sz w:val="22"/>
                <w:szCs w:val="22"/>
                <w:rPrChange w:id="7705" w:author="Muhamad Ridho Zul Khoiri" w:date="2026-07-14T10:44:00Z" w16du:dateUtc="2026-07-14T03:44:00Z">
                  <w:rPr>
                    <w:rFonts w:ascii="Times New Roman" w:hAnsi="Times New Roman"/>
                    <w:sz w:val="22"/>
                    <w:szCs w:val="22"/>
                  </w:rPr>
                </w:rPrChange>
              </w:rPr>
            </w:pPr>
            <w:r w:rsidRPr="00CF42A6">
              <w:rPr>
                <w:rFonts w:cs="Arial"/>
                <w:sz w:val="22"/>
                <w:szCs w:val="22"/>
                <w:rPrChange w:id="7706" w:author="Muhamad Ridho Zul Khoiri" w:date="2026-07-14T10:44:00Z" w16du:dateUtc="2026-07-14T03:44:00Z">
                  <w:rPr>
                    <w:rFonts w:ascii="Times New Roman" w:hAnsi="Times New Roman"/>
                    <w:sz w:val="22"/>
                    <w:szCs w:val="22"/>
                  </w:rPr>
                </w:rPrChange>
              </w:rPr>
              <w:t>ALL</w:t>
            </w:r>
          </w:p>
        </w:tc>
        <w:tc>
          <w:tcPr>
            <w:tcW w:w="1620" w:type="dxa"/>
            <w:gridSpan w:val="2"/>
            <w:tcBorders>
              <w:top w:val="single" w:sz="6" w:space="0" w:color="969696"/>
              <w:left w:val="single" w:sz="6" w:space="0" w:color="auto"/>
              <w:bottom w:val="single" w:sz="6" w:space="0" w:color="auto"/>
              <w:right w:val="single" w:sz="6" w:space="0" w:color="auto"/>
            </w:tcBorders>
            <w:shd w:val="solid" w:color="008000" w:fill="auto"/>
            <w:vAlign w:val="center"/>
          </w:tcPr>
          <w:p w14:paraId="6F0FCF22" w14:textId="77777777" w:rsidR="00F2379F" w:rsidRPr="00CF42A6" w:rsidRDefault="00F2379F" w:rsidP="00A04960">
            <w:pPr>
              <w:autoSpaceDE w:val="0"/>
              <w:autoSpaceDN w:val="0"/>
              <w:adjustRightInd w:val="0"/>
              <w:jc w:val="center"/>
              <w:rPr>
                <w:rFonts w:cs="Arial"/>
                <w:sz w:val="22"/>
                <w:szCs w:val="22"/>
                <w:rPrChange w:id="7707" w:author="Muhamad Ridho Zul Khoiri" w:date="2026-07-14T10:44:00Z" w16du:dateUtc="2026-07-14T03:44:00Z">
                  <w:rPr>
                    <w:rFonts w:ascii="Times New Roman" w:hAnsi="Times New Roman"/>
                    <w:sz w:val="22"/>
                    <w:szCs w:val="22"/>
                  </w:rPr>
                </w:rPrChange>
              </w:rPr>
            </w:pPr>
            <w:r w:rsidRPr="00CF42A6">
              <w:rPr>
                <w:rFonts w:cs="Arial"/>
                <w:sz w:val="22"/>
                <w:szCs w:val="22"/>
                <w:rPrChange w:id="7708" w:author="Muhamad Ridho Zul Khoiri" w:date="2026-07-14T10:44:00Z" w16du:dateUtc="2026-07-14T03:44:00Z">
                  <w:rPr>
                    <w:rFonts w:ascii="Times New Roman" w:hAnsi="Times New Roman"/>
                    <w:sz w:val="22"/>
                    <w:szCs w:val="22"/>
                  </w:rPr>
                </w:rPrChange>
              </w:rPr>
              <w:t>ALL</w:t>
            </w:r>
          </w:p>
        </w:tc>
        <w:tc>
          <w:tcPr>
            <w:tcW w:w="1350" w:type="dxa"/>
            <w:gridSpan w:val="2"/>
            <w:tcBorders>
              <w:top w:val="single" w:sz="6" w:space="0" w:color="969696"/>
              <w:left w:val="single" w:sz="6" w:space="0" w:color="auto"/>
              <w:bottom w:val="single" w:sz="6" w:space="0" w:color="auto"/>
              <w:right w:val="single" w:sz="6" w:space="0" w:color="auto"/>
            </w:tcBorders>
            <w:shd w:val="solid" w:color="008000" w:fill="auto"/>
            <w:vAlign w:val="center"/>
          </w:tcPr>
          <w:p w14:paraId="4C8A4EA0" w14:textId="77777777" w:rsidR="00F2379F" w:rsidRPr="00CF42A6" w:rsidRDefault="00F2379F" w:rsidP="00A04960">
            <w:pPr>
              <w:autoSpaceDE w:val="0"/>
              <w:autoSpaceDN w:val="0"/>
              <w:adjustRightInd w:val="0"/>
              <w:jc w:val="center"/>
              <w:rPr>
                <w:rFonts w:cs="Arial"/>
                <w:sz w:val="22"/>
                <w:szCs w:val="22"/>
                <w:rPrChange w:id="7709" w:author="Muhamad Ridho Zul Khoiri" w:date="2026-07-14T10:44:00Z" w16du:dateUtc="2026-07-14T03:44:00Z">
                  <w:rPr>
                    <w:rFonts w:ascii="Times New Roman" w:hAnsi="Times New Roman"/>
                    <w:sz w:val="22"/>
                    <w:szCs w:val="22"/>
                  </w:rPr>
                </w:rPrChange>
              </w:rPr>
            </w:pPr>
            <w:r w:rsidRPr="00CF42A6">
              <w:rPr>
                <w:rFonts w:cs="Arial"/>
                <w:sz w:val="22"/>
                <w:szCs w:val="22"/>
                <w:rPrChange w:id="7710" w:author="Muhamad Ridho Zul Khoiri" w:date="2026-07-14T10:44:00Z" w16du:dateUtc="2026-07-14T03:44:00Z">
                  <w:rPr>
                    <w:rFonts w:ascii="Times New Roman" w:hAnsi="Times New Roman"/>
                    <w:sz w:val="22"/>
                    <w:szCs w:val="22"/>
                  </w:rPr>
                </w:rPrChange>
              </w:rPr>
              <w:t>ALL</w:t>
            </w:r>
          </w:p>
        </w:tc>
        <w:tc>
          <w:tcPr>
            <w:tcW w:w="1170" w:type="dxa"/>
            <w:tcBorders>
              <w:top w:val="single" w:sz="6" w:space="0" w:color="969696"/>
              <w:left w:val="single" w:sz="6" w:space="0" w:color="auto"/>
              <w:bottom w:val="single" w:sz="6" w:space="0" w:color="auto"/>
              <w:right w:val="single" w:sz="6" w:space="0" w:color="auto"/>
            </w:tcBorders>
            <w:shd w:val="solid" w:color="FFFF00" w:fill="auto"/>
            <w:vAlign w:val="center"/>
          </w:tcPr>
          <w:p w14:paraId="70F732F4" w14:textId="77777777" w:rsidR="00F2379F" w:rsidRPr="00CF42A6" w:rsidRDefault="00F2379F" w:rsidP="00A04960">
            <w:pPr>
              <w:autoSpaceDE w:val="0"/>
              <w:autoSpaceDN w:val="0"/>
              <w:adjustRightInd w:val="0"/>
              <w:jc w:val="center"/>
              <w:rPr>
                <w:rFonts w:cs="Arial"/>
                <w:sz w:val="22"/>
                <w:szCs w:val="22"/>
                <w:rPrChange w:id="7711" w:author="Muhamad Ridho Zul Khoiri" w:date="2026-07-14T10:44:00Z" w16du:dateUtc="2026-07-14T03:44:00Z">
                  <w:rPr>
                    <w:rFonts w:ascii="Times New Roman" w:hAnsi="Times New Roman"/>
                    <w:sz w:val="22"/>
                    <w:szCs w:val="22"/>
                  </w:rPr>
                </w:rPrChange>
              </w:rPr>
            </w:pPr>
            <w:r w:rsidRPr="00CF42A6">
              <w:rPr>
                <w:rFonts w:cs="Arial"/>
                <w:sz w:val="22"/>
                <w:szCs w:val="22"/>
                <w:rPrChange w:id="7712" w:author="Muhamad Ridho Zul Khoiri" w:date="2026-07-14T10:44:00Z" w16du:dateUtc="2026-07-14T03:44:00Z">
                  <w:rPr>
                    <w:rFonts w:ascii="Times New Roman" w:hAnsi="Times New Roman"/>
                    <w:sz w:val="22"/>
                    <w:szCs w:val="22"/>
                  </w:rPr>
                </w:rPrChange>
              </w:rPr>
              <w:t>ALL</w:t>
            </w:r>
          </w:p>
        </w:tc>
      </w:tr>
    </w:tbl>
    <w:p w14:paraId="670050E9" w14:textId="77777777" w:rsidR="00F2379F" w:rsidRPr="00CF42A6" w:rsidRDefault="00F2379F" w:rsidP="00F2379F">
      <w:pPr>
        <w:pStyle w:val="Appendix"/>
        <w:spacing w:after="0" w:line="360" w:lineRule="auto"/>
        <w:rPr>
          <w:rFonts w:cs="Arial"/>
          <w:rPrChange w:id="7713" w:author="Muhamad Ridho Zul Khoiri" w:date="2026-07-14T10:44:00Z" w16du:dateUtc="2026-07-14T03:44:00Z">
            <w:rPr>
              <w:rFonts w:ascii="Times New Roman" w:hAnsi="Times New Roman"/>
            </w:rPr>
          </w:rPrChange>
        </w:rPr>
      </w:pPr>
      <w:r w:rsidRPr="00CF42A6">
        <w:rPr>
          <w:rFonts w:cs="Arial"/>
          <w:rPrChange w:id="7714" w:author="Muhamad Ridho Zul Khoiri" w:date="2026-07-14T10:44:00Z" w16du:dateUtc="2026-07-14T03:44:00Z">
            <w:rPr>
              <w:rFonts w:ascii="Times New Roman" w:hAnsi="Times New Roman"/>
            </w:rPr>
          </w:rPrChange>
        </w:rPr>
        <w:br w:type="page"/>
      </w:r>
    </w:p>
    <w:p w14:paraId="552A7DD6" w14:textId="7C21AC28" w:rsidR="00F2379F" w:rsidRPr="00CF42A6" w:rsidRDefault="00F2379F" w:rsidP="00F2379F">
      <w:pPr>
        <w:pStyle w:val="Caption"/>
        <w:rPr>
          <w:rFonts w:cs="Arial"/>
          <w:sz w:val="24"/>
          <w:szCs w:val="24"/>
          <w:rPrChange w:id="7715" w:author="Muhamad Ridho Zul Khoiri" w:date="2026-07-14T10:44:00Z" w16du:dateUtc="2026-07-14T03:44:00Z">
            <w:rPr>
              <w:rFonts w:ascii="Times New Roman" w:hAnsi="Times New Roman"/>
              <w:sz w:val="24"/>
              <w:szCs w:val="24"/>
            </w:rPr>
          </w:rPrChange>
        </w:rPr>
      </w:pPr>
      <w:bookmarkStart w:id="7716" w:name="_Toc193708139"/>
      <w:r w:rsidRPr="00CF42A6">
        <w:rPr>
          <w:rFonts w:cs="Arial"/>
          <w:sz w:val="24"/>
          <w:szCs w:val="24"/>
          <w:rPrChange w:id="7717" w:author="Muhamad Ridho Zul Khoiri" w:date="2026-07-14T10:44:00Z" w16du:dateUtc="2026-07-14T03:44:00Z">
            <w:rPr>
              <w:rFonts w:ascii="Times New Roman" w:hAnsi="Times New Roman"/>
              <w:sz w:val="24"/>
              <w:szCs w:val="24"/>
            </w:rPr>
          </w:rPrChange>
        </w:rPr>
        <w:lastRenderedPageBreak/>
        <w:t xml:space="preserve">Appendix </w:t>
      </w:r>
      <w:r w:rsidRPr="00CF42A6">
        <w:rPr>
          <w:rFonts w:cs="Arial"/>
          <w:sz w:val="24"/>
          <w:szCs w:val="24"/>
          <w:rPrChange w:id="7718" w:author="Muhamad Ridho Zul Khoiri" w:date="2026-07-14T10:44:00Z" w16du:dateUtc="2026-07-14T03:44:00Z">
            <w:rPr>
              <w:rFonts w:ascii="Times New Roman" w:hAnsi="Times New Roman"/>
              <w:sz w:val="24"/>
              <w:szCs w:val="24"/>
            </w:rPr>
          </w:rPrChange>
        </w:rPr>
        <w:fldChar w:fldCharType="begin"/>
      </w:r>
      <w:r w:rsidRPr="00CF42A6">
        <w:rPr>
          <w:rFonts w:cs="Arial"/>
          <w:sz w:val="24"/>
          <w:szCs w:val="24"/>
          <w:rPrChange w:id="7719" w:author="Muhamad Ridho Zul Khoiri" w:date="2026-07-14T10:44:00Z" w16du:dateUtc="2026-07-14T03:44:00Z">
            <w:rPr>
              <w:rFonts w:ascii="Times New Roman" w:hAnsi="Times New Roman"/>
              <w:sz w:val="24"/>
              <w:szCs w:val="24"/>
            </w:rPr>
          </w:rPrChange>
        </w:rPr>
        <w:instrText xml:space="preserve"> SEQ Appendix \* ALPHABETIC </w:instrText>
      </w:r>
      <w:r w:rsidRPr="00CF42A6">
        <w:rPr>
          <w:rFonts w:cs="Arial"/>
          <w:sz w:val="24"/>
          <w:szCs w:val="24"/>
          <w:rPrChange w:id="7720" w:author="Muhamad Ridho Zul Khoiri" w:date="2026-07-14T10:44:00Z" w16du:dateUtc="2026-07-14T03:44:00Z">
            <w:rPr>
              <w:rFonts w:ascii="Times New Roman" w:hAnsi="Times New Roman"/>
              <w:sz w:val="24"/>
              <w:szCs w:val="24"/>
            </w:rPr>
          </w:rPrChange>
        </w:rPr>
        <w:fldChar w:fldCharType="separate"/>
      </w:r>
      <w:r w:rsidR="00962012" w:rsidRPr="00CF42A6">
        <w:rPr>
          <w:rFonts w:cs="Arial"/>
          <w:noProof/>
          <w:sz w:val="24"/>
          <w:szCs w:val="24"/>
          <w:rPrChange w:id="7721" w:author="Muhamad Ridho Zul Khoiri" w:date="2026-07-14T10:44:00Z" w16du:dateUtc="2026-07-14T03:44:00Z">
            <w:rPr>
              <w:rFonts w:ascii="Times New Roman" w:hAnsi="Times New Roman"/>
              <w:noProof/>
              <w:sz w:val="24"/>
              <w:szCs w:val="24"/>
            </w:rPr>
          </w:rPrChange>
        </w:rPr>
        <w:t>D</w:t>
      </w:r>
      <w:r w:rsidRPr="00CF42A6">
        <w:rPr>
          <w:rFonts w:cs="Arial"/>
          <w:sz w:val="24"/>
          <w:szCs w:val="24"/>
          <w:rPrChange w:id="7722" w:author="Muhamad Ridho Zul Khoiri" w:date="2026-07-14T10:44:00Z" w16du:dateUtc="2026-07-14T03:44:00Z">
            <w:rPr>
              <w:rFonts w:ascii="Times New Roman" w:hAnsi="Times New Roman"/>
              <w:sz w:val="24"/>
              <w:szCs w:val="24"/>
            </w:rPr>
          </w:rPrChange>
        </w:rPr>
        <w:fldChar w:fldCharType="end"/>
      </w:r>
      <w:r w:rsidRPr="00CF42A6">
        <w:rPr>
          <w:rFonts w:cs="Arial"/>
          <w:sz w:val="24"/>
          <w:szCs w:val="24"/>
          <w:rPrChange w:id="7723" w:author="Muhamad Ridho Zul Khoiri" w:date="2026-07-14T10:44:00Z" w16du:dateUtc="2026-07-14T03:44:00Z">
            <w:rPr>
              <w:rFonts w:ascii="Times New Roman" w:hAnsi="Times New Roman"/>
              <w:sz w:val="24"/>
              <w:szCs w:val="24"/>
            </w:rPr>
          </w:rPrChange>
        </w:rPr>
        <w:t xml:space="preserve"> – Data Input Attribute</w:t>
      </w:r>
      <w:bookmarkEnd w:id="7716"/>
    </w:p>
    <w:p w14:paraId="0E3EF27D" w14:textId="77777777" w:rsidR="00F2379F" w:rsidRPr="00CF42A6" w:rsidRDefault="00F2379F" w:rsidP="00F2379F">
      <w:pPr>
        <w:rPr>
          <w:rFonts w:cs="Arial"/>
          <w:rPrChange w:id="7724" w:author="Muhamad Ridho Zul Khoiri" w:date="2026-07-14T10:44:00Z" w16du:dateUtc="2026-07-14T03:44:00Z">
            <w:rPr>
              <w:rFonts w:ascii="Times New Roman" w:hAnsi="Times New Roman"/>
            </w:rPr>
          </w:rPrChange>
        </w:rPr>
      </w:pPr>
    </w:p>
    <w:tbl>
      <w:tblPr>
        <w:tblW w:w="13952" w:type="dxa"/>
        <w:tblInd w:w="78" w:type="dxa"/>
        <w:tblLayout w:type="fixed"/>
        <w:tblLook w:val="0000" w:firstRow="0" w:lastRow="0" w:firstColumn="0" w:lastColumn="0" w:noHBand="0" w:noVBand="0"/>
      </w:tblPr>
      <w:tblGrid>
        <w:gridCol w:w="592"/>
        <w:gridCol w:w="3380"/>
        <w:gridCol w:w="5852"/>
        <w:gridCol w:w="1376"/>
        <w:gridCol w:w="1376"/>
        <w:gridCol w:w="1376"/>
      </w:tblGrid>
      <w:tr w:rsidR="00F2379F" w:rsidRPr="00526DF0" w14:paraId="42BCAD2D" w14:textId="77777777" w:rsidTr="00A04960">
        <w:trPr>
          <w:trHeight w:val="376"/>
        </w:trPr>
        <w:tc>
          <w:tcPr>
            <w:tcW w:w="592" w:type="dxa"/>
            <w:tcBorders>
              <w:top w:val="nil"/>
              <w:left w:val="nil"/>
              <w:bottom w:val="nil"/>
              <w:right w:val="nil"/>
            </w:tcBorders>
            <w:shd w:val="solid" w:color="000000" w:fill="auto"/>
          </w:tcPr>
          <w:p w14:paraId="5A2A5D7F" w14:textId="77777777" w:rsidR="00F2379F" w:rsidRPr="00CF42A6" w:rsidRDefault="00F2379F" w:rsidP="00A04960">
            <w:pPr>
              <w:autoSpaceDE w:val="0"/>
              <w:autoSpaceDN w:val="0"/>
              <w:adjustRightInd w:val="0"/>
              <w:spacing w:before="40" w:after="40"/>
              <w:jc w:val="center"/>
              <w:rPr>
                <w:rFonts w:cs="Arial"/>
                <w:b/>
                <w:bCs/>
                <w:color w:val="FFFFFF"/>
                <w:rPrChange w:id="7725" w:author="Muhamad Ridho Zul Khoiri" w:date="2026-07-14T10:44:00Z" w16du:dateUtc="2026-07-14T03:44:00Z">
                  <w:rPr>
                    <w:rFonts w:ascii="Times New Roman" w:hAnsi="Times New Roman"/>
                    <w:b/>
                    <w:bCs/>
                    <w:color w:val="FFFFFF"/>
                  </w:rPr>
                </w:rPrChange>
              </w:rPr>
            </w:pPr>
            <w:r w:rsidRPr="00CF42A6">
              <w:rPr>
                <w:rFonts w:cs="Arial"/>
                <w:b/>
                <w:bCs/>
                <w:color w:val="FFFFFF"/>
                <w:rPrChange w:id="7726" w:author="Muhamad Ridho Zul Khoiri" w:date="2026-07-14T10:44:00Z" w16du:dateUtc="2026-07-14T03:44:00Z">
                  <w:rPr>
                    <w:rFonts w:ascii="Times New Roman" w:hAnsi="Times New Roman"/>
                    <w:b/>
                    <w:bCs/>
                    <w:color w:val="FFFFFF"/>
                  </w:rPr>
                </w:rPrChange>
              </w:rPr>
              <w:t>No.</w:t>
            </w:r>
          </w:p>
        </w:tc>
        <w:tc>
          <w:tcPr>
            <w:tcW w:w="3380" w:type="dxa"/>
            <w:tcBorders>
              <w:top w:val="nil"/>
              <w:left w:val="nil"/>
              <w:bottom w:val="nil"/>
              <w:right w:val="nil"/>
            </w:tcBorders>
            <w:shd w:val="solid" w:color="000000" w:fill="auto"/>
          </w:tcPr>
          <w:p w14:paraId="2651BA6A" w14:textId="77777777" w:rsidR="00F2379F" w:rsidRPr="00CF42A6" w:rsidRDefault="00F2379F" w:rsidP="00A04960">
            <w:pPr>
              <w:autoSpaceDE w:val="0"/>
              <w:autoSpaceDN w:val="0"/>
              <w:adjustRightInd w:val="0"/>
              <w:spacing w:before="40" w:after="40"/>
              <w:jc w:val="center"/>
              <w:rPr>
                <w:rFonts w:cs="Arial"/>
                <w:b/>
                <w:bCs/>
                <w:color w:val="FFFFFF"/>
                <w:rPrChange w:id="7727" w:author="Muhamad Ridho Zul Khoiri" w:date="2026-07-14T10:44:00Z" w16du:dateUtc="2026-07-14T03:44:00Z">
                  <w:rPr>
                    <w:rFonts w:ascii="Times New Roman" w:hAnsi="Times New Roman"/>
                    <w:b/>
                    <w:bCs/>
                    <w:color w:val="FFFFFF"/>
                  </w:rPr>
                </w:rPrChange>
              </w:rPr>
            </w:pPr>
            <w:r w:rsidRPr="00CF42A6">
              <w:rPr>
                <w:rFonts w:cs="Arial"/>
                <w:b/>
                <w:bCs/>
                <w:color w:val="FFFFFF"/>
                <w:rPrChange w:id="7728" w:author="Muhamad Ridho Zul Khoiri" w:date="2026-07-14T10:44:00Z" w16du:dateUtc="2026-07-14T03:44:00Z">
                  <w:rPr>
                    <w:rFonts w:ascii="Times New Roman" w:hAnsi="Times New Roman"/>
                    <w:b/>
                    <w:bCs/>
                    <w:color w:val="FFFFFF"/>
                  </w:rPr>
                </w:rPrChange>
              </w:rPr>
              <w:t>Data Attribute</w:t>
            </w:r>
          </w:p>
        </w:tc>
        <w:tc>
          <w:tcPr>
            <w:tcW w:w="5852" w:type="dxa"/>
            <w:tcBorders>
              <w:top w:val="nil"/>
              <w:left w:val="nil"/>
              <w:bottom w:val="nil"/>
              <w:right w:val="nil"/>
            </w:tcBorders>
            <w:shd w:val="solid" w:color="000000" w:fill="auto"/>
          </w:tcPr>
          <w:p w14:paraId="28692FDA" w14:textId="77777777" w:rsidR="00F2379F" w:rsidRPr="00CF42A6" w:rsidRDefault="00F2379F" w:rsidP="00A04960">
            <w:pPr>
              <w:autoSpaceDE w:val="0"/>
              <w:autoSpaceDN w:val="0"/>
              <w:adjustRightInd w:val="0"/>
              <w:spacing w:before="40" w:after="40"/>
              <w:jc w:val="center"/>
              <w:rPr>
                <w:rFonts w:cs="Arial"/>
                <w:b/>
                <w:bCs/>
                <w:color w:val="FFFFFF"/>
                <w:rPrChange w:id="7729" w:author="Muhamad Ridho Zul Khoiri" w:date="2026-07-14T10:44:00Z" w16du:dateUtc="2026-07-14T03:44:00Z">
                  <w:rPr>
                    <w:rFonts w:ascii="Times New Roman" w:hAnsi="Times New Roman"/>
                    <w:b/>
                    <w:bCs/>
                    <w:color w:val="FFFFFF"/>
                  </w:rPr>
                </w:rPrChange>
              </w:rPr>
            </w:pPr>
            <w:r w:rsidRPr="00CF42A6">
              <w:rPr>
                <w:rFonts w:cs="Arial"/>
                <w:b/>
                <w:bCs/>
                <w:color w:val="FFFFFF"/>
                <w:rPrChange w:id="7730" w:author="Muhamad Ridho Zul Khoiri" w:date="2026-07-14T10:44:00Z" w16du:dateUtc="2026-07-14T03:44:00Z">
                  <w:rPr>
                    <w:rFonts w:ascii="Times New Roman" w:hAnsi="Times New Roman"/>
                    <w:b/>
                    <w:bCs/>
                    <w:color w:val="FFFFFF"/>
                  </w:rPr>
                </w:rPrChange>
              </w:rPr>
              <w:t>Description</w:t>
            </w:r>
          </w:p>
        </w:tc>
        <w:tc>
          <w:tcPr>
            <w:tcW w:w="1376" w:type="dxa"/>
            <w:tcBorders>
              <w:top w:val="nil"/>
              <w:left w:val="nil"/>
              <w:bottom w:val="nil"/>
              <w:right w:val="nil"/>
            </w:tcBorders>
            <w:shd w:val="solid" w:color="000000" w:fill="auto"/>
          </w:tcPr>
          <w:p w14:paraId="665D92A3" w14:textId="77777777" w:rsidR="00F2379F" w:rsidRPr="00CF42A6" w:rsidRDefault="00F2379F" w:rsidP="00A04960">
            <w:pPr>
              <w:autoSpaceDE w:val="0"/>
              <w:autoSpaceDN w:val="0"/>
              <w:adjustRightInd w:val="0"/>
              <w:spacing w:before="40" w:after="40"/>
              <w:jc w:val="center"/>
              <w:rPr>
                <w:rFonts w:cs="Arial"/>
                <w:b/>
                <w:bCs/>
                <w:color w:val="FFFFFF"/>
                <w:rPrChange w:id="7731" w:author="Muhamad Ridho Zul Khoiri" w:date="2026-07-14T10:44:00Z" w16du:dateUtc="2026-07-14T03:44:00Z">
                  <w:rPr>
                    <w:rFonts w:ascii="Times New Roman" w:hAnsi="Times New Roman"/>
                    <w:b/>
                    <w:bCs/>
                    <w:color w:val="FFFFFF"/>
                  </w:rPr>
                </w:rPrChange>
              </w:rPr>
            </w:pPr>
            <w:r w:rsidRPr="00CF42A6">
              <w:rPr>
                <w:rFonts w:cs="Arial"/>
                <w:b/>
                <w:bCs/>
                <w:color w:val="FFFFFF"/>
                <w:rPrChange w:id="7732" w:author="Muhamad Ridho Zul Khoiri" w:date="2026-07-14T10:44:00Z" w16du:dateUtc="2026-07-14T03:44:00Z">
                  <w:rPr>
                    <w:rFonts w:ascii="Times New Roman" w:hAnsi="Times New Roman"/>
                    <w:b/>
                    <w:bCs/>
                    <w:color w:val="FFFFFF"/>
                  </w:rPr>
                </w:rPrChange>
              </w:rPr>
              <w:t>Operational</w:t>
            </w:r>
          </w:p>
        </w:tc>
        <w:tc>
          <w:tcPr>
            <w:tcW w:w="1376" w:type="dxa"/>
            <w:tcBorders>
              <w:top w:val="nil"/>
              <w:left w:val="nil"/>
              <w:bottom w:val="nil"/>
              <w:right w:val="nil"/>
            </w:tcBorders>
            <w:shd w:val="solid" w:color="000000" w:fill="auto"/>
          </w:tcPr>
          <w:p w14:paraId="2ECF6C41" w14:textId="77777777" w:rsidR="00F2379F" w:rsidRPr="00CF42A6" w:rsidRDefault="00F2379F" w:rsidP="00A04960">
            <w:pPr>
              <w:autoSpaceDE w:val="0"/>
              <w:autoSpaceDN w:val="0"/>
              <w:adjustRightInd w:val="0"/>
              <w:spacing w:before="40" w:after="40"/>
              <w:jc w:val="center"/>
              <w:rPr>
                <w:rFonts w:cs="Arial"/>
                <w:b/>
                <w:bCs/>
                <w:color w:val="FFFFFF"/>
                <w:rPrChange w:id="7733" w:author="Muhamad Ridho Zul Khoiri" w:date="2026-07-14T10:44:00Z" w16du:dateUtc="2026-07-14T03:44:00Z">
                  <w:rPr>
                    <w:rFonts w:ascii="Times New Roman" w:hAnsi="Times New Roman"/>
                    <w:b/>
                    <w:bCs/>
                    <w:color w:val="FFFFFF"/>
                  </w:rPr>
                </w:rPrChange>
              </w:rPr>
            </w:pPr>
            <w:r w:rsidRPr="00CF42A6">
              <w:rPr>
                <w:rFonts w:cs="Arial"/>
                <w:b/>
                <w:bCs/>
                <w:color w:val="FFFFFF"/>
                <w:rPrChange w:id="7734" w:author="Muhamad Ridho Zul Khoiri" w:date="2026-07-14T10:44:00Z" w16du:dateUtc="2026-07-14T03:44:00Z">
                  <w:rPr>
                    <w:rFonts w:ascii="Times New Roman" w:hAnsi="Times New Roman"/>
                    <w:b/>
                    <w:bCs/>
                    <w:color w:val="FFFFFF"/>
                  </w:rPr>
                </w:rPrChange>
              </w:rPr>
              <w:t>Tactical</w:t>
            </w:r>
          </w:p>
        </w:tc>
        <w:tc>
          <w:tcPr>
            <w:tcW w:w="1376" w:type="dxa"/>
            <w:tcBorders>
              <w:top w:val="nil"/>
              <w:left w:val="nil"/>
              <w:bottom w:val="nil"/>
              <w:right w:val="nil"/>
            </w:tcBorders>
            <w:shd w:val="solid" w:color="000000" w:fill="auto"/>
          </w:tcPr>
          <w:p w14:paraId="6678C8CF" w14:textId="77777777" w:rsidR="00F2379F" w:rsidRPr="00CF42A6" w:rsidRDefault="00F2379F" w:rsidP="00A04960">
            <w:pPr>
              <w:autoSpaceDE w:val="0"/>
              <w:autoSpaceDN w:val="0"/>
              <w:adjustRightInd w:val="0"/>
              <w:spacing w:before="40" w:after="40"/>
              <w:jc w:val="center"/>
              <w:rPr>
                <w:rFonts w:cs="Arial"/>
                <w:b/>
                <w:bCs/>
                <w:color w:val="FFFFFF"/>
                <w:rPrChange w:id="7735" w:author="Muhamad Ridho Zul Khoiri" w:date="2026-07-14T10:44:00Z" w16du:dateUtc="2026-07-14T03:44:00Z">
                  <w:rPr>
                    <w:rFonts w:ascii="Times New Roman" w:hAnsi="Times New Roman"/>
                    <w:b/>
                    <w:bCs/>
                    <w:color w:val="FFFFFF"/>
                  </w:rPr>
                </w:rPrChange>
              </w:rPr>
            </w:pPr>
            <w:r w:rsidRPr="00CF42A6">
              <w:rPr>
                <w:rFonts w:cs="Arial"/>
                <w:b/>
                <w:bCs/>
                <w:color w:val="FFFFFF"/>
                <w:rPrChange w:id="7736" w:author="Muhamad Ridho Zul Khoiri" w:date="2026-07-14T10:44:00Z" w16du:dateUtc="2026-07-14T03:44:00Z">
                  <w:rPr>
                    <w:rFonts w:ascii="Times New Roman" w:hAnsi="Times New Roman"/>
                    <w:b/>
                    <w:bCs/>
                    <w:color w:val="FFFFFF"/>
                  </w:rPr>
                </w:rPrChange>
              </w:rPr>
              <w:t>Strategic</w:t>
            </w:r>
          </w:p>
        </w:tc>
      </w:tr>
      <w:tr w:rsidR="00F2379F" w:rsidRPr="00526DF0" w14:paraId="5E4108F4" w14:textId="77777777" w:rsidTr="00A04960">
        <w:trPr>
          <w:trHeight w:val="512"/>
        </w:trPr>
        <w:tc>
          <w:tcPr>
            <w:tcW w:w="592" w:type="dxa"/>
            <w:tcBorders>
              <w:top w:val="single" w:sz="6" w:space="0" w:color="auto"/>
              <w:left w:val="single" w:sz="6" w:space="0" w:color="auto"/>
              <w:bottom w:val="single" w:sz="6" w:space="0" w:color="auto"/>
              <w:right w:val="single" w:sz="6" w:space="0" w:color="auto"/>
            </w:tcBorders>
          </w:tcPr>
          <w:p w14:paraId="5B4C7A7A" w14:textId="77777777" w:rsidR="00F2379F" w:rsidRPr="00CF42A6" w:rsidRDefault="00F2379F" w:rsidP="00A04960">
            <w:pPr>
              <w:autoSpaceDE w:val="0"/>
              <w:autoSpaceDN w:val="0"/>
              <w:adjustRightInd w:val="0"/>
              <w:spacing w:before="40" w:after="40"/>
              <w:jc w:val="center"/>
              <w:rPr>
                <w:rFonts w:cs="Arial"/>
                <w:color w:val="000000"/>
                <w:rPrChange w:id="7737" w:author="Muhamad Ridho Zul Khoiri" w:date="2026-07-14T10:44:00Z" w16du:dateUtc="2026-07-14T03:44:00Z">
                  <w:rPr>
                    <w:rFonts w:ascii="Times New Roman" w:hAnsi="Times New Roman"/>
                    <w:color w:val="000000"/>
                  </w:rPr>
                </w:rPrChange>
              </w:rPr>
            </w:pPr>
            <w:r w:rsidRPr="00CF42A6">
              <w:rPr>
                <w:rFonts w:cs="Arial"/>
                <w:color w:val="000000"/>
                <w:rPrChange w:id="7738" w:author="Muhamad Ridho Zul Khoiri" w:date="2026-07-14T10:44:00Z" w16du:dateUtc="2026-07-14T03:44:00Z">
                  <w:rPr>
                    <w:rFonts w:ascii="Times New Roman" w:hAnsi="Times New Roman"/>
                    <w:color w:val="000000"/>
                  </w:rPr>
                </w:rPrChange>
              </w:rPr>
              <w:t>1</w:t>
            </w:r>
          </w:p>
        </w:tc>
        <w:tc>
          <w:tcPr>
            <w:tcW w:w="3380" w:type="dxa"/>
            <w:tcBorders>
              <w:top w:val="single" w:sz="6" w:space="0" w:color="auto"/>
              <w:left w:val="single" w:sz="6" w:space="0" w:color="auto"/>
              <w:bottom w:val="single" w:sz="6" w:space="0" w:color="auto"/>
              <w:right w:val="single" w:sz="6" w:space="0" w:color="auto"/>
            </w:tcBorders>
          </w:tcPr>
          <w:p w14:paraId="20038013" w14:textId="77777777" w:rsidR="00F2379F" w:rsidRPr="00CF42A6" w:rsidRDefault="00F2379F" w:rsidP="00A04960">
            <w:pPr>
              <w:autoSpaceDE w:val="0"/>
              <w:autoSpaceDN w:val="0"/>
              <w:adjustRightInd w:val="0"/>
              <w:spacing w:before="40" w:after="40"/>
              <w:jc w:val="left"/>
              <w:rPr>
                <w:rFonts w:cs="Arial"/>
                <w:color w:val="000000"/>
                <w:lang w:val="pt-BR"/>
                <w:rPrChange w:id="7739" w:author="Muhamad Ridho Zul Khoiri" w:date="2026-07-14T10:44:00Z" w16du:dateUtc="2026-07-14T03:44:00Z">
                  <w:rPr>
                    <w:rFonts w:ascii="Times New Roman" w:hAnsi="Times New Roman"/>
                    <w:color w:val="000000"/>
                    <w:lang w:val="pt-BR"/>
                  </w:rPr>
                </w:rPrChange>
              </w:rPr>
            </w:pPr>
            <w:r w:rsidRPr="00CF42A6">
              <w:rPr>
                <w:rFonts w:cs="Arial"/>
                <w:rPrChange w:id="7740" w:author="Muhamad Ridho Zul Khoiri" w:date="2026-07-14T10:44:00Z" w16du:dateUtc="2026-07-14T03:44:00Z">
                  <w:rPr>
                    <w:rFonts w:ascii="Times New Roman" w:hAnsi="Times New Roman"/>
                  </w:rPr>
                </w:rPrChange>
              </w:rPr>
              <w:t xml:space="preserve">Medco E&amp;P Grissik Ltd (MEPG) </w:t>
            </w:r>
            <w:r w:rsidRPr="00CF42A6">
              <w:rPr>
                <w:rFonts w:cs="Arial"/>
                <w:color w:val="000000"/>
                <w:lang w:val="pt-BR"/>
                <w:rPrChange w:id="7741" w:author="Muhamad Ridho Zul Khoiri" w:date="2026-07-14T10:44:00Z" w16du:dateUtc="2026-07-14T03:44:00Z">
                  <w:rPr>
                    <w:rFonts w:ascii="Times New Roman" w:hAnsi="Times New Roman"/>
                    <w:color w:val="000000"/>
                    <w:lang w:val="pt-BR"/>
                  </w:rPr>
                </w:rPrChange>
              </w:rPr>
              <w:t>Department</w:t>
            </w:r>
          </w:p>
        </w:tc>
        <w:tc>
          <w:tcPr>
            <w:tcW w:w="5852" w:type="dxa"/>
            <w:tcBorders>
              <w:top w:val="single" w:sz="6" w:space="0" w:color="auto"/>
              <w:left w:val="single" w:sz="6" w:space="0" w:color="auto"/>
              <w:bottom w:val="single" w:sz="6" w:space="0" w:color="auto"/>
              <w:right w:val="single" w:sz="6" w:space="0" w:color="auto"/>
            </w:tcBorders>
          </w:tcPr>
          <w:p w14:paraId="41552601" w14:textId="77777777" w:rsidR="00F2379F" w:rsidRPr="00CF42A6" w:rsidRDefault="00F2379F" w:rsidP="00A04960">
            <w:pPr>
              <w:autoSpaceDE w:val="0"/>
              <w:autoSpaceDN w:val="0"/>
              <w:adjustRightInd w:val="0"/>
              <w:spacing w:before="40" w:after="40"/>
              <w:jc w:val="left"/>
              <w:rPr>
                <w:rFonts w:cs="Arial"/>
                <w:color w:val="000000"/>
                <w:rPrChange w:id="7742" w:author="Muhamad Ridho Zul Khoiri" w:date="2026-07-14T10:44:00Z" w16du:dateUtc="2026-07-14T03:44:00Z">
                  <w:rPr>
                    <w:rFonts w:ascii="Times New Roman" w:hAnsi="Times New Roman"/>
                    <w:color w:val="000000"/>
                  </w:rPr>
                </w:rPrChange>
              </w:rPr>
            </w:pPr>
            <w:r w:rsidRPr="00CF42A6">
              <w:rPr>
                <w:rFonts w:cs="Arial"/>
                <w:color w:val="000000"/>
                <w:rPrChange w:id="7743" w:author="Muhamad Ridho Zul Khoiri" w:date="2026-07-14T10:44:00Z" w16du:dateUtc="2026-07-14T03:44:00Z">
                  <w:rPr>
                    <w:rFonts w:ascii="Times New Roman" w:hAnsi="Times New Roman"/>
                    <w:color w:val="000000"/>
                  </w:rPr>
                </w:rPrChange>
              </w:rPr>
              <w:t>Department name, eq Operations, Drilling, Project, Development, Logistic, etc.</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7A9FCAAD" w14:textId="77777777" w:rsidR="00F2379F" w:rsidRPr="00CF42A6" w:rsidRDefault="00F2379F" w:rsidP="00A04960">
            <w:pPr>
              <w:autoSpaceDE w:val="0"/>
              <w:autoSpaceDN w:val="0"/>
              <w:adjustRightInd w:val="0"/>
              <w:spacing w:before="40" w:after="40"/>
              <w:jc w:val="center"/>
              <w:rPr>
                <w:rFonts w:cs="Arial"/>
                <w:color w:val="000000"/>
                <w:rPrChange w:id="7744" w:author="Muhamad Ridho Zul Khoiri" w:date="2026-07-14T10:44:00Z" w16du:dateUtc="2026-07-14T03:44:00Z">
                  <w:rPr>
                    <w:rFonts w:ascii="Times New Roman" w:hAnsi="Times New Roman"/>
                    <w:color w:val="000000"/>
                  </w:rPr>
                </w:rPrChange>
              </w:rPr>
            </w:pPr>
            <w:r w:rsidRPr="00CF42A6">
              <w:rPr>
                <w:rFonts w:cs="Arial"/>
                <w:color w:val="000000"/>
                <w:rPrChange w:id="7745"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5F2F58A4" w14:textId="77777777" w:rsidR="00F2379F" w:rsidRPr="00CF42A6" w:rsidRDefault="00F2379F" w:rsidP="00A04960">
            <w:pPr>
              <w:autoSpaceDE w:val="0"/>
              <w:autoSpaceDN w:val="0"/>
              <w:adjustRightInd w:val="0"/>
              <w:spacing w:before="40" w:after="40"/>
              <w:jc w:val="center"/>
              <w:rPr>
                <w:rFonts w:cs="Arial"/>
                <w:color w:val="000000"/>
                <w:rPrChange w:id="7746" w:author="Muhamad Ridho Zul Khoiri" w:date="2026-07-14T10:44:00Z" w16du:dateUtc="2026-07-14T03:44:00Z">
                  <w:rPr>
                    <w:rFonts w:ascii="Times New Roman" w:hAnsi="Times New Roman"/>
                    <w:color w:val="000000"/>
                  </w:rPr>
                </w:rPrChange>
              </w:rPr>
            </w:pPr>
            <w:r w:rsidRPr="00CF42A6">
              <w:rPr>
                <w:rFonts w:cs="Arial"/>
                <w:color w:val="000000"/>
                <w:rPrChange w:id="7747"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366866EB" w14:textId="77777777" w:rsidR="00F2379F" w:rsidRPr="00CF42A6" w:rsidRDefault="00F2379F" w:rsidP="00A04960">
            <w:pPr>
              <w:autoSpaceDE w:val="0"/>
              <w:autoSpaceDN w:val="0"/>
              <w:adjustRightInd w:val="0"/>
              <w:spacing w:before="40" w:after="40"/>
              <w:jc w:val="center"/>
              <w:rPr>
                <w:rFonts w:cs="Arial"/>
                <w:color w:val="000000"/>
                <w:rPrChange w:id="7748" w:author="Muhamad Ridho Zul Khoiri" w:date="2026-07-14T10:44:00Z" w16du:dateUtc="2026-07-14T03:44:00Z">
                  <w:rPr>
                    <w:rFonts w:ascii="Times New Roman" w:hAnsi="Times New Roman"/>
                    <w:color w:val="000000"/>
                  </w:rPr>
                </w:rPrChange>
              </w:rPr>
            </w:pPr>
            <w:r w:rsidRPr="00CF42A6">
              <w:rPr>
                <w:rFonts w:cs="Arial"/>
                <w:color w:val="000000"/>
                <w:rPrChange w:id="7749" w:author="Muhamad Ridho Zul Khoiri" w:date="2026-07-14T10:44:00Z" w16du:dateUtc="2026-07-14T03:44:00Z">
                  <w:rPr>
                    <w:rFonts w:ascii="Times New Roman" w:hAnsi="Times New Roman"/>
                    <w:color w:val="000000"/>
                  </w:rPr>
                </w:rPrChange>
              </w:rPr>
              <w:t>Mandatory</w:t>
            </w:r>
          </w:p>
        </w:tc>
      </w:tr>
      <w:tr w:rsidR="00F2379F" w:rsidRPr="00526DF0" w14:paraId="2A262814"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000172B4" w14:textId="77777777" w:rsidR="00F2379F" w:rsidRPr="00CF42A6" w:rsidRDefault="00F2379F" w:rsidP="00A04960">
            <w:pPr>
              <w:autoSpaceDE w:val="0"/>
              <w:autoSpaceDN w:val="0"/>
              <w:adjustRightInd w:val="0"/>
              <w:spacing w:before="40" w:after="40"/>
              <w:jc w:val="center"/>
              <w:rPr>
                <w:rFonts w:cs="Arial"/>
                <w:color w:val="000000"/>
                <w:rPrChange w:id="7750" w:author="Muhamad Ridho Zul Khoiri" w:date="2026-07-14T10:44:00Z" w16du:dateUtc="2026-07-14T03:44:00Z">
                  <w:rPr>
                    <w:rFonts w:ascii="Times New Roman" w:hAnsi="Times New Roman"/>
                    <w:color w:val="000000"/>
                  </w:rPr>
                </w:rPrChange>
              </w:rPr>
            </w:pPr>
            <w:r w:rsidRPr="00CF42A6">
              <w:rPr>
                <w:rFonts w:cs="Arial"/>
                <w:color w:val="000000"/>
                <w:rPrChange w:id="7751" w:author="Muhamad Ridho Zul Khoiri" w:date="2026-07-14T10:44:00Z" w16du:dateUtc="2026-07-14T03:44:00Z">
                  <w:rPr>
                    <w:rFonts w:ascii="Times New Roman" w:hAnsi="Times New Roman"/>
                    <w:color w:val="000000"/>
                  </w:rPr>
                </w:rPrChange>
              </w:rPr>
              <w:t>2</w:t>
            </w:r>
          </w:p>
        </w:tc>
        <w:tc>
          <w:tcPr>
            <w:tcW w:w="3380" w:type="dxa"/>
            <w:tcBorders>
              <w:top w:val="single" w:sz="6" w:space="0" w:color="auto"/>
              <w:left w:val="single" w:sz="6" w:space="0" w:color="auto"/>
              <w:bottom w:val="single" w:sz="6" w:space="0" w:color="auto"/>
              <w:right w:val="single" w:sz="6" w:space="0" w:color="auto"/>
            </w:tcBorders>
          </w:tcPr>
          <w:p w14:paraId="529A12BF" w14:textId="77777777" w:rsidR="00F2379F" w:rsidRPr="00CF42A6" w:rsidRDefault="00F2379F" w:rsidP="00A04960">
            <w:pPr>
              <w:autoSpaceDE w:val="0"/>
              <w:autoSpaceDN w:val="0"/>
              <w:adjustRightInd w:val="0"/>
              <w:spacing w:before="40" w:after="40"/>
              <w:jc w:val="left"/>
              <w:rPr>
                <w:rFonts w:cs="Arial"/>
                <w:color w:val="000000"/>
                <w:lang w:val="pt-BR"/>
                <w:rPrChange w:id="7752" w:author="Muhamad Ridho Zul Khoiri" w:date="2026-07-14T10:44:00Z" w16du:dateUtc="2026-07-14T03:44:00Z">
                  <w:rPr>
                    <w:rFonts w:ascii="Times New Roman" w:hAnsi="Times New Roman"/>
                    <w:color w:val="000000"/>
                    <w:lang w:val="pt-BR"/>
                  </w:rPr>
                </w:rPrChange>
              </w:rPr>
            </w:pPr>
            <w:r w:rsidRPr="00CF42A6">
              <w:rPr>
                <w:rFonts w:cs="Arial"/>
                <w:rPrChange w:id="7753" w:author="Muhamad Ridho Zul Khoiri" w:date="2026-07-14T10:44:00Z" w16du:dateUtc="2026-07-14T03:44:00Z">
                  <w:rPr>
                    <w:rFonts w:ascii="Times New Roman" w:hAnsi="Times New Roman"/>
                  </w:rPr>
                </w:rPrChange>
              </w:rPr>
              <w:t xml:space="preserve">Medco E&amp;P Grissik Ltd (MEPG) </w:t>
            </w:r>
            <w:r w:rsidRPr="00CF42A6">
              <w:rPr>
                <w:rFonts w:cs="Arial"/>
                <w:color w:val="000000"/>
                <w:lang w:val="pt-BR"/>
                <w:rPrChange w:id="7754" w:author="Muhamad Ridho Zul Khoiri" w:date="2026-07-14T10:44:00Z" w16du:dateUtc="2026-07-14T03:44:00Z">
                  <w:rPr>
                    <w:rFonts w:ascii="Times New Roman" w:hAnsi="Times New Roman"/>
                    <w:color w:val="000000"/>
                    <w:lang w:val="pt-BR"/>
                  </w:rPr>
                </w:rPrChange>
              </w:rPr>
              <w:t>Activity ID</w:t>
            </w:r>
          </w:p>
        </w:tc>
        <w:tc>
          <w:tcPr>
            <w:tcW w:w="5852" w:type="dxa"/>
            <w:tcBorders>
              <w:top w:val="single" w:sz="6" w:space="0" w:color="auto"/>
              <w:left w:val="single" w:sz="6" w:space="0" w:color="auto"/>
              <w:bottom w:val="single" w:sz="6" w:space="0" w:color="auto"/>
              <w:right w:val="single" w:sz="6" w:space="0" w:color="auto"/>
            </w:tcBorders>
          </w:tcPr>
          <w:p w14:paraId="7BCDFB6E" w14:textId="77777777" w:rsidR="00F2379F" w:rsidRPr="00CF42A6" w:rsidRDefault="00F2379F" w:rsidP="00A04960">
            <w:pPr>
              <w:autoSpaceDE w:val="0"/>
              <w:autoSpaceDN w:val="0"/>
              <w:adjustRightInd w:val="0"/>
              <w:spacing w:before="40" w:after="40"/>
              <w:jc w:val="left"/>
              <w:rPr>
                <w:rFonts w:cs="Arial"/>
                <w:color w:val="000000"/>
                <w:rPrChange w:id="7755" w:author="Muhamad Ridho Zul Khoiri" w:date="2026-07-14T10:44:00Z" w16du:dateUtc="2026-07-14T03:44:00Z">
                  <w:rPr>
                    <w:rFonts w:ascii="Times New Roman" w:hAnsi="Times New Roman"/>
                    <w:color w:val="000000"/>
                  </w:rPr>
                </w:rPrChange>
              </w:rPr>
            </w:pPr>
            <w:r w:rsidRPr="00CF42A6">
              <w:rPr>
                <w:rFonts w:cs="Arial"/>
                <w:color w:val="000000"/>
                <w:rPrChange w:id="7756" w:author="Muhamad Ridho Zul Khoiri" w:date="2026-07-14T10:44:00Z" w16du:dateUtc="2026-07-14T03:44:00Z">
                  <w:rPr>
                    <w:rFonts w:ascii="Times New Roman" w:hAnsi="Times New Roman"/>
                    <w:color w:val="000000"/>
                  </w:rPr>
                </w:rPrChange>
              </w:rPr>
              <w:t>String of combination, to be decided further</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833B50E" w14:textId="77777777" w:rsidR="00F2379F" w:rsidRPr="00CF42A6" w:rsidRDefault="00F2379F" w:rsidP="00A04960">
            <w:pPr>
              <w:autoSpaceDE w:val="0"/>
              <w:autoSpaceDN w:val="0"/>
              <w:adjustRightInd w:val="0"/>
              <w:spacing w:before="40" w:after="40"/>
              <w:jc w:val="center"/>
              <w:rPr>
                <w:rFonts w:cs="Arial"/>
                <w:color w:val="000000"/>
                <w:rPrChange w:id="7757" w:author="Muhamad Ridho Zul Khoiri" w:date="2026-07-14T10:44:00Z" w16du:dateUtc="2026-07-14T03:44:00Z">
                  <w:rPr>
                    <w:rFonts w:ascii="Times New Roman" w:hAnsi="Times New Roman"/>
                    <w:color w:val="000000"/>
                  </w:rPr>
                </w:rPrChange>
              </w:rPr>
            </w:pPr>
            <w:r w:rsidRPr="00CF42A6">
              <w:rPr>
                <w:rFonts w:cs="Arial"/>
                <w:color w:val="000000"/>
                <w:rPrChange w:id="7758"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62B5AAEF" w14:textId="77777777" w:rsidR="00F2379F" w:rsidRPr="00CF42A6" w:rsidRDefault="00F2379F" w:rsidP="00A04960">
            <w:pPr>
              <w:autoSpaceDE w:val="0"/>
              <w:autoSpaceDN w:val="0"/>
              <w:adjustRightInd w:val="0"/>
              <w:spacing w:before="40" w:after="40"/>
              <w:jc w:val="center"/>
              <w:rPr>
                <w:rFonts w:cs="Arial"/>
                <w:color w:val="000000"/>
                <w:rPrChange w:id="7759" w:author="Muhamad Ridho Zul Khoiri" w:date="2026-07-14T10:44:00Z" w16du:dateUtc="2026-07-14T03:44:00Z">
                  <w:rPr>
                    <w:rFonts w:ascii="Times New Roman" w:hAnsi="Times New Roman"/>
                    <w:color w:val="000000"/>
                  </w:rPr>
                </w:rPrChange>
              </w:rPr>
            </w:pPr>
            <w:r w:rsidRPr="00CF42A6">
              <w:rPr>
                <w:rFonts w:cs="Arial"/>
                <w:color w:val="000000"/>
                <w:rPrChange w:id="7760"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6E6B6C49" w14:textId="77777777" w:rsidR="00F2379F" w:rsidRPr="00CF42A6" w:rsidRDefault="00F2379F" w:rsidP="00A04960">
            <w:pPr>
              <w:autoSpaceDE w:val="0"/>
              <w:autoSpaceDN w:val="0"/>
              <w:adjustRightInd w:val="0"/>
              <w:spacing w:before="40" w:after="40"/>
              <w:jc w:val="center"/>
              <w:rPr>
                <w:rFonts w:cs="Arial"/>
                <w:color w:val="000000"/>
                <w:rPrChange w:id="7761" w:author="Muhamad Ridho Zul Khoiri" w:date="2026-07-14T10:44:00Z" w16du:dateUtc="2026-07-14T03:44:00Z">
                  <w:rPr>
                    <w:rFonts w:ascii="Times New Roman" w:hAnsi="Times New Roman"/>
                    <w:color w:val="000000"/>
                  </w:rPr>
                </w:rPrChange>
              </w:rPr>
            </w:pPr>
            <w:r w:rsidRPr="00CF42A6">
              <w:rPr>
                <w:rFonts w:cs="Arial"/>
                <w:color w:val="000000"/>
                <w:rPrChange w:id="7762" w:author="Muhamad Ridho Zul Khoiri" w:date="2026-07-14T10:44:00Z" w16du:dateUtc="2026-07-14T03:44:00Z">
                  <w:rPr>
                    <w:rFonts w:ascii="Times New Roman" w:hAnsi="Times New Roman"/>
                    <w:color w:val="000000"/>
                  </w:rPr>
                </w:rPrChange>
              </w:rPr>
              <w:t>Mandatory</w:t>
            </w:r>
          </w:p>
        </w:tc>
      </w:tr>
      <w:tr w:rsidR="00F2379F" w:rsidRPr="00526DF0" w14:paraId="61A7CE80" w14:textId="77777777" w:rsidTr="00A04960">
        <w:trPr>
          <w:trHeight w:val="512"/>
        </w:trPr>
        <w:tc>
          <w:tcPr>
            <w:tcW w:w="592" w:type="dxa"/>
            <w:tcBorders>
              <w:top w:val="single" w:sz="6" w:space="0" w:color="auto"/>
              <w:left w:val="single" w:sz="6" w:space="0" w:color="auto"/>
              <w:bottom w:val="single" w:sz="6" w:space="0" w:color="auto"/>
              <w:right w:val="single" w:sz="6" w:space="0" w:color="auto"/>
            </w:tcBorders>
          </w:tcPr>
          <w:p w14:paraId="14DC4EFA" w14:textId="77777777" w:rsidR="00F2379F" w:rsidRPr="00CF42A6" w:rsidRDefault="00F2379F" w:rsidP="00A04960">
            <w:pPr>
              <w:autoSpaceDE w:val="0"/>
              <w:autoSpaceDN w:val="0"/>
              <w:adjustRightInd w:val="0"/>
              <w:spacing w:before="40" w:after="40"/>
              <w:jc w:val="center"/>
              <w:rPr>
                <w:rFonts w:cs="Arial"/>
                <w:color w:val="000000"/>
                <w:rPrChange w:id="7763" w:author="Muhamad Ridho Zul Khoiri" w:date="2026-07-14T10:44:00Z" w16du:dateUtc="2026-07-14T03:44:00Z">
                  <w:rPr>
                    <w:rFonts w:ascii="Times New Roman" w:hAnsi="Times New Roman"/>
                    <w:color w:val="000000"/>
                  </w:rPr>
                </w:rPrChange>
              </w:rPr>
            </w:pPr>
            <w:r w:rsidRPr="00CF42A6">
              <w:rPr>
                <w:rFonts w:cs="Arial"/>
                <w:color w:val="000000"/>
                <w:rPrChange w:id="7764" w:author="Muhamad Ridho Zul Khoiri" w:date="2026-07-14T10:44:00Z" w16du:dateUtc="2026-07-14T03:44:00Z">
                  <w:rPr>
                    <w:rFonts w:ascii="Times New Roman" w:hAnsi="Times New Roman"/>
                    <w:color w:val="000000"/>
                  </w:rPr>
                </w:rPrChange>
              </w:rPr>
              <w:t>3</w:t>
            </w:r>
          </w:p>
        </w:tc>
        <w:tc>
          <w:tcPr>
            <w:tcW w:w="3380" w:type="dxa"/>
            <w:tcBorders>
              <w:top w:val="single" w:sz="6" w:space="0" w:color="auto"/>
              <w:left w:val="single" w:sz="6" w:space="0" w:color="auto"/>
              <w:bottom w:val="single" w:sz="6" w:space="0" w:color="auto"/>
              <w:right w:val="single" w:sz="6" w:space="0" w:color="auto"/>
            </w:tcBorders>
          </w:tcPr>
          <w:p w14:paraId="62CE79C7" w14:textId="77777777" w:rsidR="00F2379F" w:rsidRPr="00CF42A6" w:rsidRDefault="00F2379F" w:rsidP="00A04960">
            <w:pPr>
              <w:autoSpaceDE w:val="0"/>
              <w:autoSpaceDN w:val="0"/>
              <w:adjustRightInd w:val="0"/>
              <w:spacing w:before="40" w:after="40"/>
              <w:jc w:val="left"/>
              <w:rPr>
                <w:rFonts w:cs="Arial"/>
                <w:color w:val="000000"/>
                <w:lang w:val="pt-BR"/>
                <w:rPrChange w:id="7765" w:author="Muhamad Ridho Zul Khoiri" w:date="2026-07-14T10:44:00Z" w16du:dateUtc="2026-07-14T03:44:00Z">
                  <w:rPr>
                    <w:rFonts w:ascii="Times New Roman" w:hAnsi="Times New Roman"/>
                    <w:color w:val="000000"/>
                    <w:lang w:val="pt-BR"/>
                  </w:rPr>
                </w:rPrChange>
              </w:rPr>
            </w:pPr>
            <w:r w:rsidRPr="00CF42A6">
              <w:rPr>
                <w:rFonts w:cs="Arial"/>
                <w:rPrChange w:id="7766" w:author="Muhamad Ridho Zul Khoiri" w:date="2026-07-14T10:44:00Z" w16du:dateUtc="2026-07-14T03:44:00Z">
                  <w:rPr>
                    <w:rFonts w:ascii="Times New Roman" w:hAnsi="Times New Roman"/>
                  </w:rPr>
                </w:rPrChange>
              </w:rPr>
              <w:t xml:space="preserve">Medco E&amp;P Grissik Ltd (MEPG)  </w:t>
            </w:r>
            <w:r w:rsidRPr="00CF42A6">
              <w:rPr>
                <w:rFonts w:cs="Arial"/>
                <w:color w:val="000000"/>
                <w:lang w:val="pt-BR"/>
                <w:rPrChange w:id="7767" w:author="Muhamad Ridho Zul Khoiri" w:date="2026-07-14T10:44:00Z" w16du:dateUtc="2026-07-14T03:44:00Z">
                  <w:rPr>
                    <w:rFonts w:ascii="Times New Roman" w:hAnsi="Times New Roman"/>
                    <w:color w:val="000000"/>
                    <w:lang w:val="pt-BR"/>
                  </w:rPr>
                </w:rPrChange>
              </w:rPr>
              <w:t>PMO ID</w:t>
            </w:r>
          </w:p>
        </w:tc>
        <w:tc>
          <w:tcPr>
            <w:tcW w:w="5852" w:type="dxa"/>
            <w:tcBorders>
              <w:top w:val="single" w:sz="6" w:space="0" w:color="auto"/>
              <w:left w:val="single" w:sz="6" w:space="0" w:color="auto"/>
              <w:bottom w:val="single" w:sz="6" w:space="0" w:color="auto"/>
              <w:right w:val="single" w:sz="6" w:space="0" w:color="auto"/>
            </w:tcBorders>
          </w:tcPr>
          <w:p w14:paraId="2622A089" w14:textId="77777777" w:rsidR="00F2379F" w:rsidRPr="00CF42A6" w:rsidRDefault="00F2379F" w:rsidP="00A04960">
            <w:pPr>
              <w:autoSpaceDE w:val="0"/>
              <w:autoSpaceDN w:val="0"/>
              <w:adjustRightInd w:val="0"/>
              <w:spacing w:before="40" w:after="40"/>
              <w:jc w:val="left"/>
              <w:rPr>
                <w:rFonts w:cs="Arial"/>
                <w:color w:val="000000"/>
                <w:rPrChange w:id="7768" w:author="Muhamad Ridho Zul Khoiri" w:date="2026-07-14T10:44:00Z" w16du:dateUtc="2026-07-14T03:44:00Z">
                  <w:rPr>
                    <w:rFonts w:ascii="Times New Roman" w:hAnsi="Times New Roman"/>
                    <w:color w:val="000000"/>
                  </w:rPr>
                </w:rPrChange>
              </w:rPr>
            </w:pPr>
            <w:r w:rsidRPr="00CF42A6">
              <w:rPr>
                <w:rFonts w:cs="Arial"/>
                <w:color w:val="000000"/>
                <w:rPrChange w:id="7769" w:author="Muhamad Ridho Zul Khoiri" w:date="2026-07-14T10:44:00Z" w16du:dateUtc="2026-07-14T03:44:00Z">
                  <w:rPr>
                    <w:rFonts w:ascii="Times New Roman" w:hAnsi="Times New Roman"/>
                    <w:color w:val="000000"/>
                  </w:rPr>
                </w:rPrChange>
              </w:rPr>
              <w:t>Unique Identification of order in BPM (Sequential number can be used when PMO # is not applicable)</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19756810" w14:textId="77777777" w:rsidR="00F2379F" w:rsidRPr="00CF42A6" w:rsidRDefault="00F2379F" w:rsidP="00A04960">
            <w:pPr>
              <w:autoSpaceDE w:val="0"/>
              <w:autoSpaceDN w:val="0"/>
              <w:adjustRightInd w:val="0"/>
              <w:spacing w:before="40" w:after="40"/>
              <w:jc w:val="center"/>
              <w:rPr>
                <w:rFonts w:cs="Arial"/>
                <w:color w:val="000000"/>
                <w:rPrChange w:id="7770" w:author="Muhamad Ridho Zul Khoiri" w:date="2026-07-14T10:44:00Z" w16du:dateUtc="2026-07-14T03:44:00Z">
                  <w:rPr>
                    <w:rFonts w:ascii="Times New Roman" w:hAnsi="Times New Roman"/>
                    <w:color w:val="000000"/>
                  </w:rPr>
                </w:rPrChange>
              </w:rPr>
            </w:pPr>
            <w:r w:rsidRPr="00CF42A6">
              <w:rPr>
                <w:rFonts w:cs="Arial"/>
                <w:color w:val="000000"/>
                <w:rPrChange w:id="7771"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tcPr>
          <w:p w14:paraId="4825DB72" w14:textId="77777777" w:rsidR="00F2379F" w:rsidRPr="00CF42A6" w:rsidRDefault="00F2379F" w:rsidP="00A04960">
            <w:pPr>
              <w:autoSpaceDE w:val="0"/>
              <w:autoSpaceDN w:val="0"/>
              <w:adjustRightInd w:val="0"/>
              <w:spacing w:before="40" w:after="40"/>
              <w:jc w:val="right"/>
              <w:rPr>
                <w:rFonts w:cs="Arial"/>
                <w:color w:val="000000"/>
                <w:rPrChange w:id="7772"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6F606FA4" w14:textId="77777777" w:rsidR="00F2379F" w:rsidRPr="00CF42A6" w:rsidRDefault="00F2379F" w:rsidP="00A04960">
            <w:pPr>
              <w:autoSpaceDE w:val="0"/>
              <w:autoSpaceDN w:val="0"/>
              <w:adjustRightInd w:val="0"/>
              <w:spacing w:before="40" w:after="40"/>
              <w:jc w:val="right"/>
              <w:rPr>
                <w:rFonts w:cs="Arial"/>
                <w:color w:val="000000"/>
                <w:rPrChange w:id="7773" w:author="Muhamad Ridho Zul Khoiri" w:date="2026-07-14T10:44:00Z" w16du:dateUtc="2026-07-14T03:44:00Z">
                  <w:rPr>
                    <w:rFonts w:ascii="Times New Roman" w:hAnsi="Times New Roman"/>
                    <w:color w:val="000000"/>
                  </w:rPr>
                </w:rPrChange>
              </w:rPr>
            </w:pPr>
          </w:p>
        </w:tc>
      </w:tr>
      <w:tr w:rsidR="00F2379F" w:rsidRPr="00526DF0" w14:paraId="24B9B7E6"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7DAA024D" w14:textId="77777777" w:rsidR="00F2379F" w:rsidRPr="00CF42A6" w:rsidRDefault="00F2379F" w:rsidP="00A04960">
            <w:pPr>
              <w:autoSpaceDE w:val="0"/>
              <w:autoSpaceDN w:val="0"/>
              <w:adjustRightInd w:val="0"/>
              <w:spacing w:before="40" w:after="40"/>
              <w:jc w:val="center"/>
              <w:rPr>
                <w:rFonts w:cs="Arial"/>
                <w:color w:val="000000"/>
                <w:rPrChange w:id="7774" w:author="Muhamad Ridho Zul Khoiri" w:date="2026-07-14T10:44:00Z" w16du:dateUtc="2026-07-14T03:44:00Z">
                  <w:rPr>
                    <w:rFonts w:ascii="Times New Roman" w:hAnsi="Times New Roman"/>
                    <w:color w:val="000000"/>
                  </w:rPr>
                </w:rPrChange>
              </w:rPr>
            </w:pPr>
            <w:r w:rsidRPr="00CF42A6">
              <w:rPr>
                <w:rFonts w:cs="Arial"/>
                <w:color w:val="000000"/>
                <w:rPrChange w:id="7775" w:author="Muhamad Ridho Zul Khoiri" w:date="2026-07-14T10:44:00Z" w16du:dateUtc="2026-07-14T03:44:00Z">
                  <w:rPr>
                    <w:rFonts w:ascii="Times New Roman" w:hAnsi="Times New Roman"/>
                    <w:color w:val="000000"/>
                  </w:rPr>
                </w:rPrChange>
              </w:rPr>
              <w:t>4</w:t>
            </w:r>
          </w:p>
        </w:tc>
        <w:tc>
          <w:tcPr>
            <w:tcW w:w="3380" w:type="dxa"/>
            <w:tcBorders>
              <w:top w:val="single" w:sz="6" w:space="0" w:color="auto"/>
              <w:left w:val="single" w:sz="6" w:space="0" w:color="auto"/>
              <w:bottom w:val="single" w:sz="6" w:space="0" w:color="auto"/>
              <w:right w:val="single" w:sz="6" w:space="0" w:color="auto"/>
            </w:tcBorders>
          </w:tcPr>
          <w:p w14:paraId="7E274333" w14:textId="77777777" w:rsidR="00F2379F" w:rsidRPr="00CF42A6" w:rsidRDefault="00F2379F" w:rsidP="00A04960">
            <w:pPr>
              <w:autoSpaceDE w:val="0"/>
              <w:autoSpaceDN w:val="0"/>
              <w:adjustRightInd w:val="0"/>
              <w:spacing w:before="40" w:after="40"/>
              <w:jc w:val="left"/>
              <w:rPr>
                <w:rFonts w:cs="Arial"/>
                <w:color w:val="000000"/>
                <w:lang w:val="pt-BR"/>
                <w:rPrChange w:id="7776" w:author="Muhamad Ridho Zul Khoiri" w:date="2026-07-14T10:44:00Z" w16du:dateUtc="2026-07-14T03:44:00Z">
                  <w:rPr>
                    <w:rFonts w:ascii="Times New Roman" w:hAnsi="Times New Roman"/>
                    <w:color w:val="000000"/>
                    <w:lang w:val="pt-BR"/>
                  </w:rPr>
                </w:rPrChange>
              </w:rPr>
            </w:pPr>
            <w:r w:rsidRPr="00CF42A6">
              <w:rPr>
                <w:rFonts w:cs="Arial"/>
                <w:rPrChange w:id="7777" w:author="Muhamad Ridho Zul Khoiri" w:date="2026-07-14T10:44:00Z" w16du:dateUtc="2026-07-14T03:44:00Z">
                  <w:rPr>
                    <w:rFonts w:ascii="Times New Roman" w:hAnsi="Times New Roman"/>
                  </w:rPr>
                </w:rPrChange>
              </w:rPr>
              <w:t xml:space="preserve">Medco E&amp;P Grissik Ltd (MEPG) </w:t>
            </w:r>
            <w:r w:rsidRPr="00CF42A6">
              <w:rPr>
                <w:rFonts w:cs="Arial"/>
                <w:color w:val="000000"/>
                <w:lang w:val="pt-BR"/>
                <w:rPrChange w:id="7778" w:author="Muhamad Ridho Zul Khoiri" w:date="2026-07-14T10:44:00Z" w16du:dateUtc="2026-07-14T03:44:00Z">
                  <w:rPr>
                    <w:rFonts w:ascii="Times New Roman" w:hAnsi="Times New Roman"/>
                    <w:color w:val="000000"/>
                    <w:lang w:val="pt-BR"/>
                  </w:rPr>
                </w:rPrChange>
              </w:rPr>
              <w:t>Project ID</w:t>
            </w:r>
          </w:p>
        </w:tc>
        <w:tc>
          <w:tcPr>
            <w:tcW w:w="5852" w:type="dxa"/>
            <w:tcBorders>
              <w:top w:val="single" w:sz="6" w:space="0" w:color="auto"/>
              <w:left w:val="single" w:sz="6" w:space="0" w:color="auto"/>
              <w:bottom w:val="single" w:sz="6" w:space="0" w:color="auto"/>
              <w:right w:val="single" w:sz="6" w:space="0" w:color="auto"/>
            </w:tcBorders>
          </w:tcPr>
          <w:p w14:paraId="4349E5DA" w14:textId="77777777" w:rsidR="00F2379F" w:rsidRPr="00CF42A6" w:rsidRDefault="00F2379F" w:rsidP="00A04960">
            <w:pPr>
              <w:autoSpaceDE w:val="0"/>
              <w:autoSpaceDN w:val="0"/>
              <w:adjustRightInd w:val="0"/>
              <w:spacing w:before="40" w:after="40"/>
              <w:jc w:val="right"/>
              <w:rPr>
                <w:rFonts w:cs="Arial"/>
                <w:color w:val="000000"/>
                <w:lang w:val="pt-BR"/>
                <w:rPrChange w:id="7779" w:author="Muhamad Ridho Zul Khoiri" w:date="2026-07-14T10:44:00Z" w16du:dateUtc="2026-07-14T03:44:00Z">
                  <w:rPr>
                    <w:rFonts w:ascii="Times New Roman" w:hAnsi="Times New Roman"/>
                    <w:color w:val="000000"/>
                    <w:lang w:val="pt-BR"/>
                  </w:rPr>
                </w:rPrChange>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0503AC73" w14:textId="77777777" w:rsidR="00F2379F" w:rsidRPr="00CF42A6" w:rsidRDefault="00F2379F" w:rsidP="00A04960">
            <w:pPr>
              <w:autoSpaceDE w:val="0"/>
              <w:autoSpaceDN w:val="0"/>
              <w:adjustRightInd w:val="0"/>
              <w:spacing w:before="40" w:after="40"/>
              <w:jc w:val="center"/>
              <w:rPr>
                <w:rFonts w:cs="Arial"/>
                <w:color w:val="000000"/>
                <w:rPrChange w:id="7780" w:author="Muhamad Ridho Zul Khoiri" w:date="2026-07-14T10:44:00Z" w16du:dateUtc="2026-07-14T03:44:00Z">
                  <w:rPr>
                    <w:rFonts w:ascii="Times New Roman" w:hAnsi="Times New Roman"/>
                    <w:color w:val="000000"/>
                  </w:rPr>
                </w:rPrChange>
              </w:rPr>
            </w:pPr>
            <w:r w:rsidRPr="00CF42A6">
              <w:rPr>
                <w:rFonts w:cs="Arial"/>
                <w:color w:val="000000"/>
                <w:rPrChange w:id="7781"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tcPr>
          <w:p w14:paraId="78FB597E" w14:textId="77777777" w:rsidR="00F2379F" w:rsidRPr="00CF42A6" w:rsidRDefault="00F2379F" w:rsidP="00A04960">
            <w:pPr>
              <w:autoSpaceDE w:val="0"/>
              <w:autoSpaceDN w:val="0"/>
              <w:adjustRightInd w:val="0"/>
              <w:spacing w:before="40" w:after="40"/>
              <w:jc w:val="right"/>
              <w:rPr>
                <w:rFonts w:cs="Arial"/>
                <w:color w:val="000000"/>
                <w:rPrChange w:id="7782"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5DA52CEF" w14:textId="77777777" w:rsidR="00F2379F" w:rsidRPr="00CF42A6" w:rsidRDefault="00F2379F" w:rsidP="00A04960">
            <w:pPr>
              <w:autoSpaceDE w:val="0"/>
              <w:autoSpaceDN w:val="0"/>
              <w:adjustRightInd w:val="0"/>
              <w:spacing w:before="40" w:after="40"/>
              <w:jc w:val="right"/>
              <w:rPr>
                <w:rFonts w:cs="Arial"/>
                <w:color w:val="000000"/>
                <w:rPrChange w:id="7783" w:author="Muhamad Ridho Zul Khoiri" w:date="2026-07-14T10:44:00Z" w16du:dateUtc="2026-07-14T03:44:00Z">
                  <w:rPr>
                    <w:rFonts w:ascii="Times New Roman" w:hAnsi="Times New Roman"/>
                    <w:color w:val="000000"/>
                  </w:rPr>
                </w:rPrChange>
              </w:rPr>
            </w:pPr>
          </w:p>
        </w:tc>
      </w:tr>
      <w:tr w:rsidR="00F2379F" w:rsidRPr="00526DF0" w14:paraId="2D474C12"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03D0BBB0" w14:textId="77777777" w:rsidR="00F2379F" w:rsidRPr="00CF42A6" w:rsidRDefault="00F2379F" w:rsidP="00A04960">
            <w:pPr>
              <w:autoSpaceDE w:val="0"/>
              <w:autoSpaceDN w:val="0"/>
              <w:adjustRightInd w:val="0"/>
              <w:spacing w:before="40" w:after="40"/>
              <w:jc w:val="center"/>
              <w:rPr>
                <w:rFonts w:cs="Arial"/>
                <w:color w:val="000000"/>
                <w:rPrChange w:id="7784" w:author="Muhamad Ridho Zul Khoiri" w:date="2026-07-14T10:44:00Z" w16du:dateUtc="2026-07-14T03:44:00Z">
                  <w:rPr>
                    <w:rFonts w:ascii="Times New Roman" w:hAnsi="Times New Roman"/>
                    <w:color w:val="000000"/>
                  </w:rPr>
                </w:rPrChange>
              </w:rPr>
            </w:pPr>
            <w:r w:rsidRPr="00CF42A6">
              <w:rPr>
                <w:rFonts w:cs="Arial"/>
                <w:color w:val="000000"/>
                <w:rPrChange w:id="7785" w:author="Muhamad Ridho Zul Khoiri" w:date="2026-07-14T10:44:00Z" w16du:dateUtc="2026-07-14T03:44:00Z">
                  <w:rPr>
                    <w:rFonts w:ascii="Times New Roman" w:hAnsi="Times New Roman"/>
                    <w:color w:val="000000"/>
                  </w:rPr>
                </w:rPrChange>
              </w:rPr>
              <w:t>5</w:t>
            </w:r>
          </w:p>
        </w:tc>
        <w:tc>
          <w:tcPr>
            <w:tcW w:w="3380" w:type="dxa"/>
            <w:tcBorders>
              <w:top w:val="single" w:sz="6" w:space="0" w:color="auto"/>
              <w:left w:val="single" w:sz="6" w:space="0" w:color="auto"/>
              <w:bottom w:val="single" w:sz="6" w:space="0" w:color="auto"/>
              <w:right w:val="single" w:sz="6" w:space="0" w:color="auto"/>
            </w:tcBorders>
          </w:tcPr>
          <w:p w14:paraId="79BD0D33" w14:textId="77777777" w:rsidR="00F2379F" w:rsidRPr="00CF42A6" w:rsidRDefault="00F2379F" w:rsidP="00A04960">
            <w:pPr>
              <w:autoSpaceDE w:val="0"/>
              <w:autoSpaceDN w:val="0"/>
              <w:adjustRightInd w:val="0"/>
              <w:spacing w:before="40" w:after="40"/>
              <w:jc w:val="left"/>
              <w:rPr>
                <w:rFonts w:cs="Arial"/>
                <w:color w:val="000000"/>
                <w:rPrChange w:id="7786" w:author="Muhamad Ridho Zul Khoiri" w:date="2026-07-14T10:44:00Z" w16du:dateUtc="2026-07-14T03:44:00Z">
                  <w:rPr>
                    <w:rFonts w:ascii="Times New Roman" w:hAnsi="Times New Roman"/>
                    <w:color w:val="000000"/>
                  </w:rPr>
                </w:rPrChange>
              </w:rPr>
            </w:pPr>
            <w:r w:rsidRPr="00CF42A6">
              <w:rPr>
                <w:rFonts w:cs="Arial"/>
                <w:color w:val="000000"/>
                <w:rPrChange w:id="7787" w:author="Muhamad Ridho Zul Khoiri" w:date="2026-07-14T10:44:00Z" w16du:dateUtc="2026-07-14T03:44:00Z">
                  <w:rPr>
                    <w:rFonts w:ascii="Times New Roman" w:hAnsi="Times New Roman"/>
                    <w:color w:val="000000"/>
                  </w:rPr>
                </w:rPrChange>
              </w:rPr>
              <w:t>Contractor Internal Project ID</w:t>
            </w:r>
          </w:p>
        </w:tc>
        <w:tc>
          <w:tcPr>
            <w:tcW w:w="5852" w:type="dxa"/>
            <w:tcBorders>
              <w:top w:val="single" w:sz="6" w:space="0" w:color="auto"/>
              <w:left w:val="single" w:sz="6" w:space="0" w:color="auto"/>
              <w:bottom w:val="single" w:sz="6" w:space="0" w:color="auto"/>
              <w:right w:val="single" w:sz="6" w:space="0" w:color="auto"/>
            </w:tcBorders>
          </w:tcPr>
          <w:p w14:paraId="64B05B8E" w14:textId="77777777" w:rsidR="00F2379F" w:rsidRPr="00CF42A6" w:rsidRDefault="00F2379F" w:rsidP="00A04960">
            <w:pPr>
              <w:autoSpaceDE w:val="0"/>
              <w:autoSpaceDN w:val="0"/>
              <w:adjustRightInd w:val="0"/>
              <w:spacing w:before="40" w:after="40"/>
              <w:jc w:val="right"/>
              <w:rPr>
                <w:rFonts w:cs="Arial"/>
                <w:color w:val="000000"/>
                <w:rPrChange w:id="7788"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5CB54481" w14:textId="77777777" w:rsidR="00F2379F" w:rsidRPr="00CF42A6" w:rsidRDefault="00F2379F" w:rsidP="00A04960">
            <w:pPr>
              <w:autoSpaceDE w:val="0"/>
              <w:autoSpaceDN w:val="0"/>
              <w:adjustRightInd w:val="0"/>
              <w:spacing w:before="40" w:after="40"/>
              <w:jc w:val="center"/>
              <w:rPr>
                <w:rFonts w:cs="Arial"/>
                <w:color w:val="000000"/>
                <w:rPrChange w:id="7789" w:author="Muhamad Ridho Zul Khoiri" w:date="2026-07-14T10:44:00Z" w16du:dateUtc="2026-07-14T03:44:00Z">
                  <w:rPr>
                    <w:rFonts w:ascii="Times New Roman" w:hAnsi="Times New Roman"/>
                    <w:color w:val="000000"/>
                  </w:rPr>
                </w:rPrChange>
              </w:rPr>
            </w:pPr>
            <w:r w:rsidRPr="00CF42A6">
              <w:rPr>
                <w:rFonts w:cs="Arial"/>
                <w:color w:val="000000"/>
                <w:rPrChange w:id="7790"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tcPr>
          <w:p w14:paraId="3111F49D" w14:textId="77777777" w:rsidR="00F2379F" w:rsidRPr="00CF42A6" w:rsidRDefault="00F2379F" w:rsidP="00A04960">
            <w:pPr>
              <w:autoSpaceDE w:val="0"/>
              <w:autoSpaceDN w:val="0"/>
              <w:adjustRightInd w:val="0"/>
              <w:spacing w:before="40" w:after="40"/>
              <w:jc w:val="right"/>
              <w:rPr>
                <w:rFonts w:cs="Arial"/>
                <w:color w:val="000000"/>
                <w:rPrChange w:id="7791"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18E1E628" w14:textId="77777777" w:rsidR="00F2379F" w:rsidRPr="00CF42A6" w:rsidRDefault="00F2379F" w:rsidP="00A04960">
            <w:pPr>
              <w:autoSpaceDE w:val="0"/>
              <w:autoSpaceDN w:val="0"/>
              <w:adjustRightInd w:val="0"/>
              <w:spacing w:before="40" w:after="40"/>
              <w:jc w:val="right"/>
              <w:rPr>
                <w:rFonts w:cs="Arial"/>
                <w:color w:val="000000"/>
                <w:rPrChange w:id="7792" w:author="Muhamad Ridho Zul Khoiri" w:date="2026-07-14T10:44:00Z" w16du:dateUtc="2026-07-14T03:44:00Z">
                  <w:rPr>
                    <w:rFonts w:ascii="Times New Roman" w:hAnsi="Times New Roman"/>
                    <w:color w:val="000000"/>
                  </w:rPr>
                </w:rPrChange>
              </w:rPr>
            </w:pPr>
          </w:p>
        </w:tc>
      </w:tr>
      <w:tr w:rsidR="00F2379F" w:rsidRPr="00526DF0" w14:paraId="1564CC31"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233E2994" w14:textId="77777777" w:rsidR="00F2379F" w:rsidRPr="00CF42A6" w:rsidRDefault="00F2379F" w:rsidP="00A04960">
            <w:pPr>
              <w:autoSpaceDE w:val="0"/>
              <w:autoSpaceDN w:val="0"/>
              <w:adjustRightInd w:val="0"/>
              <w:spacing w:before="40" w:after="40"/>
              <w:jc w:val="center"/>
              <w:rPr>
                <w:rFonts w:cs="Arial"/>
                <w:color w:val="000000"/>
                <w:rPrChange w:id="7793" w:author="Muhamad Ridho Zul Khoiri" w:date="2026-07-14T10:44:00Z" w16du:dateUtc="2026-07-14T03:44:00Z">
                  <w:rPr>
                    <w:rFonts w:ascii="Times New Roman" w:hAnsi="Times New Roman"/>
                    <w:color w:val="000000"/>
                  </w:rPr>
                </w:rPrChange>
              </w:rPr>
            </w:pPr>
            <w:r w:rsidRPr="00CF42A6">
              <w:rPr>
                <w:rFonts w:cs="Arial"/>
                <w:color w:val="000000"/>
                <w:rPrChange w:id="7794" w:author="Muhamad Ridho Zul Khoiri" w:date="2026-07-14T10:44:00Z" w16du:dateUtc="2026-07-14T03:44:00Z">
                  <w:rPr>
                    <w:rFonts w:ascii="Times New Roman" w:hAnsi="Times New Roman"/>
                    <w:color w:val="000000"/>
                  </w:rPr>
                </w:rPrChange>
              </w:rPr>
              <w:t>6</w:t>
            </w:r>
          </w:p>
        </w:tc>
        <w:tc>
          <w:tcPr>
            <w:tcW w:w="3380" w:type="dxa"/>
            <w:tcBorders>
              <w:top w:val="single" w:sz="6" w:space="0" w:color="auto"/>
              <w:left w:val="single" w:sz="6" w:space="0" w:color="auto"/>
              <w:bottom w:val="single" w:sz="6" w:space="0" w:color="auto"/>
              <w:right w:val="single" w:sz="6" w:space="0" w:color="auto"/>
            </w:tcBorders>
          </w:tcPr>
          <w:p w14:paraId="22CDE0D8" w14:textId="77777777" w:rsidR="00F2379F" w:rsidRPr="00CF42A6" w:rsidRDefault="00F2379F" w:rsidP="00A04960">
            <w:pPr>
              <w:autoSpaceDE w:val="0"/>
              <w:autoSpaceDN w:val="0"/>
              <w:adjustRightInd w:val="0"/>
              <w:spacing w:before="40" w:after="40"/>
              <w:jc w:val="left"/>
              <w:rPr>
                <w:rFonts w:cs="Arial"/>
                <w:color w:val="000000"/>
                <w:rPrChange w:id="7795" w:author="Muhamad Ridho Zul Khoiri" w:date="2026-07-14T10:44:00Z" w16du:dateUtc="2026-07-14T03:44:00Z">
                  <w:rPr>
                    <w:rFonts w:ascii="Times New Roman" w:hAnsi="Times New Roman"/>
                    <w:color w:val="000000"/>
                  </w:rPr>
                </w:rPrChange>
              </w:rPr>
            </w:pPr>
            <w:r w:rsidRPr="00CF42A6">
              <w:rPr>
                <w:rFonts w:cs="Arial"/>
                <w:color w:val="000000"/>
                <w:rPrChange w:id="7796" w:author="Muhamad Ridho Zul Khoiri" w:date="2026-07-14T10:44:00Z" w16du:dateUtc="2026-07-14T03:44:00Z">
                  <w:rPr>
                    <w:rFonts w:ascii="Times New Roman" w:hAnsi="Times New Roman"/>
                    <w:color w:val="000000"/>
                  </w:rPr>
                </w:rPrChange>
              </w:rPr>
              <w:t>Routine/Non Routine</w:t>
            </w:r>
          </w:p>
        </w:tc>
        <w:tc>
          <w:tcPr>
            <w:tcW w:w="5852" w:type="dxa"/>
            <w:tcBorders>
              <w:top w:val="single" w:sz="6" w:space="0" w:color="auto"/>
              <w:left w:val="single" w:sz="6" w:space="0" w:color="auto"/>
              <w:bottom w:val="single" w:sz="6" w:space="0" w:color="auto"/>
              <w:right w:val="single" w:sz="6" w:space="0" w:color="auto"/>
            </w:tcBorders>
          </w:tcPr>
          <w:p w14:paraId="4F377C49" w14:textId="77777777" w:rsidR="00F2379F" w:rsidRPr="00CF42A6" w:rsidRDefault="00F2379F" w:rsidP="00A04960">
            <w:pPr>
              <w:autoSpaceDE w:val="0"/>
              <w:autoSpaceDN w:val="0"/>
              <w:adjustRightInd w:val="0"/>
              <w:spacing w:before="40" w:after="40"/>
              <w:jc w:val="right"/>
              <w:rPr>
                <w:rFonts w:cs="Arial"/>
                <w:color w:val="000000"/>
                <w:rPrChange w:id="7797"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1EA7D0BE" w14:textId="77777777" w:rsidR="00F2379F" w:rsidRPr="00CF42A6" w:rsidRDefault="00F2379F" w:rsidP="00A04960">
            <w:pPr>
              <w:autoSpaceDE w:val="0"/>
              <w:autoSpaceDN w:val="0"/>
              <w:adjustRightInd w:val="0"/>
              <w:spacing w:before="40" w:after="40"/>
              <w:jc w:val="center"/>
              <w:rPr>
                <w:rFonts w:cs="Arial"/>
                <w:color w:val="000000"/>
                <w:rPrChange w:id="7798" w:author="Muhamad Ridho Zul Khoiri" w:date="2026-07-14T10:44:00Z" w16du:dateUtc="2026-07-14T03:44:00Z">
                  <w:rPr>
                    <w:rFonts w:ascii="Times New Roman" w:hAnsi="Times New Roman"/>
                    <w:color w:val="000000"/>
                  </w:rPr>
                </w:rPrChange>
              </w:rPr>
            </w:pPr>
            <w:r w:rsidRPr="00CF42A6">
              <w:rPr>
                <w:rFonts w:cs="Arial"/>
                <w:color w:val="000000"/>
                <w:rPrChange w:id="7799"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tcPr>
          <w:p w14:paraId="26FFC2CC" w14:textId="77777777" w:rsidR="00F2379F" w:rsidRPr="00CF42A6" w:rsidRDefault="00F2379F" w:rsidP="00A04960">
            <w:pPr>
              <w:autoSpaceDE w:val="0"/>
              <w:autoSpaceDN w:val="0"/>
              <w:adjustRightInd w:val="0"/>
              <w:spacing w:before="40" w:after="40"/>
              <w:jc w:val="right"/>
              <w:rPr>
                <w:rFonts w:cs="Arial"/>
                <w:color w:val="000000"/>
                <w:rPrChange w:id="7800"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3CE0C14F" w14:textId="77777777" w:rsidR="00F2379F" w:rsidRPr="00CF42A6" w:rsidRDefault="00F2379F" w:rsidP="00A04960">
            <w:pPr>
              <w:autoSpaceDE w:val="0"/>
              <w:autoSpaceDN w:val="0"/>
              <w:adjustRightInd w:val="0"/>
              <w:spacing w:before="40" w:after="40"/>
              <w:jc w:val="right"/>
              <w:rPr>
                <w:rFonts w:cs="Arial"/>
                <w:color w:val="000000"/>
                <w:rPrChange w:id="7801" w:author="Muhamad Ridho Zul Khoiri" w:date="2026-07-14T10:44:00Z" w16du:dateUtc="2026-07-14T03:44:00Z">
                  <w:rPr>
                    <w:rFonts w:ascii="Times New Roman" w:hAnsi="Times New Roman"/>
                    <w:color w:val="000000"/>
                  </w:rPr>
                </w:rPrChange>
              </w:rPr>
            </w:pPr>
          </w:p>
        </w:tc>
      </w:tr>
      <w:tr w:rsidR="00F2379F" w:rsidRPr="00526DF0" w14:paraId="4E88771C"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56FA3B22" w14:textId="77777777" w:rsidR="00F2379F" w:rsidRPr="00CF42A6" w:rsidRDefault="00F2379F" w:rsidP="00A04960">
            <w:pPr>
              <w:autoSpaceDE w:val="0"/>
              <w:autoSpaceDN w:val="0"/>
              <w:adjustRightInd w:val="0"/>
              <w:spacing w:before="40" w:after="40"/>
              <w:jc w:val="center"/>
              <w:rPr>
                <w:rFonts w:cs="Arial"/>
                <w:color w:val="000000"/>
                <w:rPrChange w:id="7802" w:author="Muhamad Ridho Zul Khoiri" w:date="2026-07-14T10:44:00Z" w16du:dateUtc="2026-07-14T03:44:00Z">
                  <w:rPr>
                    <w:rFonts w:ascii="Times New Roman" w:hAnsi="Times New Roman"/>
                    <w:color w:val="000000"/>
                  </w:rPr>
                </w:rPrChange>
              </w:rPr>
            </w:pPr>
            <w:r w:rsidRPr="00CF42A6">
              <w:rPr>
                <w:rFonts w:cs="Arial"/>
                <w:color w:val="000000"/>
                <w:rPrChange w:id="7803" w:author="Muhamad Ridho Zul Khoiri" w:date="2026-07-14T10:44:00Z" w16du:dateUtc="2026-07-14T03:44:00Z">
                  <w:rPr>
                    <w:rFonts w:ascii="Times New Roman" w:hAnsi="Times New Roman"/>
                    <w:color w:val="000000"/>
                  </w:rPr>
                </w:rPrChange>
              </w:rPr>
              <w:t>7</w:t>
            </w:r>
          </w:p>
        </w:tc>
        <w:tc>
          <w:tcPr>
            <w:tcW w:w="3380" w:type="dxa"/>
            <w:tcBorders>
              <w:top w:val="single" w:sz="6" w:space="0" w:color="auto"/>
              <w:left w:val="single" w:sz="6" w:space="0" w:color="auto"/>
              <w:bottom w:val="single" w:sz="6" w:space="0" w:color="auto"/>
              <w:right w:val="single" w:sz="6" w:space="0" w:color="auto"/>
            </w:tcBorders>
          </w:tcPr>
          <w:p w14:paraId="58BB5E31" w14:textId="77777777" w:rsidR="00F2379F" w:rsidRPr="00CF42A6" w:rsidRDefault="00F2379F" w:rsidP="00A04960">
            <w:pPr>
              <w:autoSpaceDE w:val="0"/>
              <w:autoSpaceDN w:val="0"/>
              <w:adjustRightInd w:val="0"/>
              <w:spacing w:before="40" w:after="40"/>
              <w:jc w:val="left"/>
              <w:rPr>
                <w:rFonts w:cs="Arial"/>
                <w:color w:val="000000"/>
                <w:rPrChange w:id="7804" w:author="Muhamad Ridho Zul Khoiri" w:date="2026-07-14T10:44:00Z" w16du:dateUtc="2026-07-14T03:44:00Z">
                  <w:rPr>
                    <w:rFonts w:ascii="Times New Roman" w:hAnsi="Times New Roman"/>
                    <w:color w:val="000000"/>
                  </w:rPr>
                </w:rPrChange>
              </w:rPr>
            </w:pPr>
            <w:r w:rsidRPr="00CF42A6">
              <w:rPr>
                <w:rFonts w:cs="Arial"/>
                <w:color w:val="000000"/>
                <w:rPrChange w:id="7805" w:author="Muhamad Ridho Zul Khoiri" w:date="2026-07-14T10:44:00Z" w16du:dateUtc="2026-07-14T03:44:00Z">
                  <w:rPr>
                    <w:rFonts w:ascii="Times New Roman" w:hAnsi="Times New Roman"/>
                    <w:color w:val="000000"/>
                  </w:rPr>
                </w:rPrChange>
              </w:rPr>
              <w:t>Location</w:t>
            </w:r>
          </w:p>
        </w:tc>
        <w:tc>
          <w:tcPr>
            <w:tcW w:w="5852" w:type="dxa"/>
            <w:tcBorders>
              <w:top w:val="single" w:sz="6" w:space="0" w:color="auto"/>
              <w:left w:val="single" w:sz="6" w:space="0" w:color="auto"/>
              <w:bottom w:val="single" w:sz="6" w:space="0" w:color="auto"/>
              <w:right w:val="single" w:sz="6" w:space="0" w:color="auto"/>
            </w:tcBorders>
          </w:tcPr>
          <w:p w14:paraId="27196BA6" w14:textId="77777777" w:rsidR="00F2379F" w:rsidRPr="00CF42A6" w:rsidRDefault="00F2379F" w:rsidP="00A04960">
            <w:pPr>
              <w:autoSpaceDE w:val="0"/>
              <w:autoSpaceDN w:val="0"/>
              <w:adjustRightInd w:val="0"/>
              <w:spacing w:before="40" w:after="40"/>
              <w:jc w:val="left"/>
              <w:rPr>
                <w:rFonts w:cs="Arial"/>
                <w:color w:val="000000"/>
                <w:rPrChange w:id="7806" w:author="Muhamad Ridho Zul Khoiri" w:date="2026-07-14T10:44:00Z" w16du:dateUtc="2026-07-14T03:44:00Z">
                  <w:rPr>
                    <w:rFonts w:ascii="Times New Roman" w:hAnsi="Times New Roman"/>
                    <w:color w:val="000000"/>
                  </w:rPr>
                </w:rPrChange>
              </w:rPr>
            </w:pPr>
            <w:r w:rsidRPr="00CF42A6">
              <w:rPr>
                <w:rFonts w:cs="Arial"/>
                <w:color w:val="000000"/>
                <w:rPrChange w:id="7807" w:author="Muhamad Ridho Zul Khoiri" w:date="2026-07-14T10:44:00Z" w16du:dateUtc="2026-07-14T03:44:00Z">
                  <w:rPr>
                    <w:rFonts w:ascii="Times New Roman" w:hAnsi="Times New Roman"/>
                    <w:color w:val="000000"/>
                  </w:rPr>
                </w:rPrChange>
              </w:rPr>
              <w:t>Field locations</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15437DB9" w14:textId="77777777" w:rsidR="00F2379F" w:rsidRPr="00CF42A6" w:rsidRDefault="00F2379F" w:rsidP="00A04960">
            <w:pPr>
              <w:autoSpaceDE w:val="0"/>
              <w:autoSpaceDN w:val="0"/>
              <w:adjustRightInd w:val="0"/>
              <w:spacing w:before="40" w:after="40"/>
              <w:jc w:val="center"/>
              <w:rPr>
                <w:rFonts w:cs="Arial"/>
                <w:color w:val="000000"/>
                <w:rPrChange w:id="7808" w:author="Muhamad Ridho Zul Khoiri" w:date="2026-07-14T10:44:00Z" w16du:dateUtc="2026-07-14T03:44:00Z">
                  <w:rPr>
                    <w:rFonts w:ascii="Times New Roman" w:hAnsi="Times New Roman"/>
                    <w:color w:val="000000"/>
                  </w:rPr>
                </w:rPrChange>
              </w:rPr>
            </w:pPr>
            <w:r w:rsidRPr="00CF42A6">
              <w:rPr>
                <w:rFonts w:cs="Arial"/>
                <w:color w:val="000000"/>
                <w:rPrChange w:id="7809"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593AE172" w14:textId="77777777" w:rsidR="00F2379F" w:rsidRPr="00CF42A6" w:rsidRDefault="00F2379F" w:rsidP="00A04960">
            <w:pPr>
              <w:autoSpaceDE w:val="0"/>
              <w:autoSpaceDN w:val="0"/>
              <w:adjustRightInd w:val="0"/>
              <w:spacing w:before="40" w:after="40"/>
              <w:jc w:val="center"/>
              <w:rPr>
                <w:rFonts w:cs="Arial"/>
                <w:color w:val="000000"/>
                <w:rPrChange w:id="7810" w:author="Muhamad Ridho Zul Khoiri" w:date="2026-07-14T10:44:00Z" w16du:dateUtc="2026-07-14T03:44:00Z">
                  <w:rPr>
                    <w:rFonts w:ascii="Times New Roman" w:hAnsi="Times New Roman"/>
                    <w:color w:val="000000"/>
                  </w:rPr>
                </w:rPrChange>
              </w:rPr>
            </w:pPr>
            <w:r w:rsidRPr="00CF42A6">
              <w:rPr>
                <w:rFonts w:cs="Arial"/>
                <w:color w:val="000000"/>
                <w:rPrChange w:id="7811"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tcPr>
          <w:p w14:paraId="42E7B7F1" w14:textId="77777777" w:rsidR="00F2379F" w:rsidRPr="00CF42A6" w:rsidRDefault="00F2379F" w:rsidP="00A04960">
            <w:pPr>
              <w:autoSpaceDE w:val="0"/>
              <w:autoSpaceDN w:val="0"/>
              <w:adjustRightInd w:val="0"/>
              <w:spacing w:before="40" w:after="40"/>
              <w:jc w:val="right"/>
              <w:rPr>
                <w:rFonts w:cs="Arial"/>
                <w:color w:val="000000"/>
                <w:rPrChange w:id="7812" w:author="Muhamad Ridho Zul Khoiri" w:date="2026-07-14T10:44:00Z" w16du:dateUtc="2026-07-14T03:44:00Z">
                  <w:rPr>
                    <w:rFonts w:ascii="Times New Roman" w:hAnsi="Times New Roman"/>
                    <w:color w:val="000000"/>
                  </w:rPr>
                </w:rPrChange>
              </w:rPr>
            </w:pPr>
          </w:p>
        </w:tc>
      </w:tr>
      <w:tr w:rsidR="00F2379F" w:rsidRPr="00526DF0" w14:paraId="1549F9C4" w14:textId="77777777" w:rsidTr="00A04960">
        <w:trPr>
          <w:trHeight w:val="512"/>
        </w:trPr>
        <w:tc>
          <w:tcPr>
            <w:tcW w:w="592" w:type="dxa"/>
            <w:tcBorders>
              <w:top w:val="single" w:sz="6" w:space="0" w:color="auto"/>
              <w:left w:val="single" w:sz="6" w:space="0" w:color="auto"/>
              <w:bottom w:val="single" w:sz="6" w:space="0" w:color="auto"/>
              <w:right w:val="single" w:sz="6" w:space="0" w:color="auto"/>
            </w:tcBorders>
          </w:tcPr>
          <w:p w14:paraId="644E4FDA" w14:textId="77777777" w:rsidR="00F2379F" w:rsidRPr="00CF42A6" w:rsidRDefault="00F2379F" w:rsidP="00A04960">
            <w:pPr>
              <w:autoSpaceDE w:val="0"/>
              <w:autoSpaceDN w:val="0"/>
              <w:adjustRightInd w:val="0"/>
              <w:spacing w:before="40" w:after="40"/>
              <w:jc w:val="center"/>
              <w:rPr>
                <w:rFonts w:cs="Arial"/>
                <w:color w:val="000000"/>
                <w:rPrChange w:id="7813" w:author="Muhamad Ridho Zul Khoiri" w:date="2026-07-14T10:44:00Z" w16du:dateUtc="2026-07-14T03:44:00Z">
                  <w:rPr>
                    <w:rFonts w:ascii="Times New Roman" w:hAnsi="Times New Roman"/>
                    <w:color w:val="000000"/>
                  </w:rPr>
                </w:rPrChange>
              </w:rPr>
            </w:pPr>
            <w:r w:rsidRPr="00CF42A6">
              <w:rPr>
                <w:rFonts w:cs="Arial"/>
                <w:color w:val="000000"/>
                <w:rPrChange w:id="7814" w:author="Muhamad Ridho Zul Khoiri" w:date="2026-07-14T10:44:00Z" w16du:dateUtc="2026-07-14T03:44:00Z">
                  <w:rPr>
                    <w:rFonts w:ascii="Times New Roman" w:hAnsi="Times New Roman"/>
                    <w:color w:val="000000"/>
                  </w:rPr>
                </w:rPrChange>
              </w:rPr>
              <w:t>8</w:t>
            </w:r>
          </w:p>
        </w:tc>
        <w:tc>
          <w:tcPr>
            <w:tcW w:w="3380" w:type="dxa"/>
            <w:tcBorders>
              <w:top w:val="single" w:sz="6" w:space="0" w:color="auto"/>
              <w:left w:val="single" w:sz="6" w:space="0" w:color="auto"/>
              <w:bottom w:val="single" w:sz="6" w:space="0" w:color="auto"/>
              <w:right w:val="single" w:sz="6" w:space="0" w:color="auto"/>
            </w:tcBorders>
          </w:tcPr>
          <w:p w14:paraId="2B5A4081" w14:textId="77777777" w:rsidR="00F2379F" w:rsidRPr="00CF42A6" w:rsidRDefault="00F2379F" w:rsidP="00A04960">
            <w:pPr>
              <w:autoSpaceDE w:val="0"/>
              <w:autoSpaceDN w:val="0"/>
              <w:adjustRightInd w:val="0"/>
              <w:spacing w:before="40" w:after="40"/>
              <w:jc w:val="left"/>
              <w:rPr>
                <w:rFonts w:cs="Arial"/>
                <w:color w:val="000000"/>
                <w:rPrChange w:id="7815" w:author="Muhamad Ridho Zul Khoiri" w:date="2026-07-14T10:44:00Z" w16du:dateUtc="2026-07-14T03:44:00Z">
                  <w:rPr>
                    <w:rFonts w:ascii="Times New Roman" w:hAnsi="Times New Roman"/>
                    <w:color w:val="000000"/>
                  </w:rPr>
                </w:rPrChange>
              </w:rPr>
            </w:pPr>
            <w:r w:rsidRPr="00CF42A6">
              <w:rPr>
                <w:rFonts w:cs="Arial"/>
                <w:color w:val="000000"/>
                <w:rPrChange w:id="7816" w:author="Muhamad Ridho Zul Khoiri" w:date="2026-07-14T10:44:00Z" w16du:dateUtc="2026-07-14T03:44:00Z">
                  <w:rPr>
                    <w:rFonts w:ascii="Times New Roman" w:hAnsi="Times New Roman"/>
                    <w:color w:val="000000"/>
                  </w:rPr>
                </w:rPrChange>
              </w:rPr>
              <w:t>BPM Functional Location</w:t>
            </w:r>
          </w:p>
        </w:tc>
        <w:tc>
          <w:tcPr>
            <w:tcW w:w="5852" w:type="dxa"/>
            <w:tcBorders>
              <w:top w:val="single" w:sz="6" w:space="0" w:color="auto"/>
              <w:left w:val="single" w:sz="6" w:space="0" w:color="auto"/>
              <w:bottom w:val="single" w:sz="6" w:space="0" w:color="auto"/>
              <w:right w:val="single" w:sz="6" w:space="0" w:color="auto"/>
            </w:tcBorders>
          </w:tcPr>
          <w:p w14:paraId="40695454" w14:textId="77777777" w:rsidR="00F2379F" w:rsidRPr="00CF42A6" w:rsidRDefault="00F2379F" w:rsidP="00A04960">
            <w:pPr>
              <w:autoSpaceDE w:val="0"/>
              <w:autoSpaceDN w:val="0"/>
              <w:adjustRightInd w:val="0"/>
              <w:spacing w:before="40" w:after="40"/>
              <w:jc w:val="left"/>
              <w:rPr>
                <w:rFonts w:cs="Arial"/>
                <w:color w:val="000000"/>
                <w:rPrChange w:id="7817" w:author="Muhamad Ridho Zul Khoiri" w:date="2026-07-14T10:44:00Z" w16du:dateUtc="2026-07-14T03:44:00Z">
                  <w:rPr>
                    <w:rFonts w:ascii="Times New Roman" w:hAnsi="Times New Roman"/>
                    <w:color w:val="000000"/>
                  </w:rPr>
                </w:rPrChange>
              </w:rPr>
            </w:pPr>
            <w:r w:rsidRPr="00CF42A6">
              <w:rPr>
                <w:rFonts w:cs="Arial"/>
                <w:color w:val="000000"/>
                <w:rPrChange w:id="7818" w:author="Muhamad Ridho Zul Khoiri" w:date="2026-07-14T10:44:00Z" w16du:dateUtc="2026-07-14T03:44:00Z">
                  <w:rPr>
                    <w:rFonts w:ascii="Times New Roman" w:hAnsi="Times New Roman"/>
                    <w:color w:val="000000"/>
                  </w:rPr>
                </w:rPrChange>
              </w:rPr>
              <w:t>Is the location where an activity is to be performed (where applicable, this should be made as specific as possible)</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3D4EE96" w14:textId="77777777" w:rsidR="00F2379F" w:rsidRPr="00CF42A6" w:rsidRDefault="00F2379F" w:rsidP="00A04960">
            <w:pPr>
              <w:autoSpaceDE w:val="0"/>
              <w:autoSpaceDN w:val="0"/>
              <w:adjustRightInd w:val="0"/>
              <w:spacing w:before="40" w:after="40"/>
              <w:jc w:val="center"/>
              <w:rPr>
                <w:rFonts w:cs="Arial"/>
                <w:color w:val="000000"/>
                <w:rPrChange w:id="7819" w:author="Muhamad Ridho Zul Khoiri" w:date="2026-07-14T10:44:00Z" w16du:dateUtc="2026-07-14T03:44:00Z">
                  <w:rPr>
                    <w:rFonts w:ascii="Times New Roman" w:hAnsi="Times New Roman"/>
                    <w:color w:val="000000"/>
                  </w:rPr>
                </w:rPrChange>
              </w:rPr>
            </w:pPr>
            <w:r w:rsidRPr="00CF42A6">
              <w:rPr>
                <w:rFonts w:cs="Arial"/>
                <w:color w:val="000000"/>
                <w:rPrChange w:id="7820"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tcPr>
          <w:p w14:paraId="3AD1C2B0" w14:textId="77777777" w:rsidR="00F2379F" w:rsidRPr="00CF42A6" w:rsidRDefault="00F2379F" w:rsidP="00A04960">
            <w:pPr>
              <w:autoSpaceDE w:val="0"/>
              <w:autoSpaceDN w:val="0"/>
              <w:adjustRightInd w:val="0"/>
              <w:spacing w:before="40" w:after="40"/>
              <w:jc w:val="right"/>
              <w:rPr>
                <w:rFonts w:cs="Arial"/>
                <w:color w:val="000000"/>
                <w:rPrChange w:id="7821"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1C26BDBF" w14:textId="77777777" w:rsidR="00F2379F" w:rsidRPr="00CF42A6" w:rsidRDefault="00F2379F" w:rsidP="00A04960">
            <w:pPr>
              <w:autoSpaceDE w:val="0"/>
              <w:autoSpaceDN w:val="0"/>
              <w:adjustRightInd w:val="0"/>
              <w:spacing w:before="40" w:after="40"/>
              <w:jc w:val="right"/>
              <w:rPr>
                <w:rFonts w:cs="Arial"/>
                <w:color w:val="000000"/>
                <w:rPrChange w:id="7822" w:author="Muhamad Ridho Zul Khoiri" w:date="2026-07-14T10:44:00Z" w16du:dateUtc="2026-07-14T03:44:00Z">
                  <w:rPr>
                    <w:rFonts w:ascii="Times New Roman" w:hAnsi="Times New Roman"/>
                    <w:color w:val="000000"/>
                  </w:rPr>
                </w:rPrChange>
              </w:rPr>
            </w:pPr>
          </w:p>
        </w:tc>
      </w:tr>
      <w:tr w:rsidR="00F2379F" w:rsidRPr="00526DF0" w14:paraId="0B841FB1"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51FFA294" w14:textId="77777777" w:rsidR="00F2379F" w:rsidRPr="00CF42A6" w:rsidRDefault="00F2379F" w:rsidP="00A04960">
            <w:pPr>
              <w:autoSpaceDE w:val="0"/>
              <w:autoSpaceDN w:val="0"/>
              <w:adjustRightInd w:val="0"/>
              <w:spacing w:before="40" w:after="40"/>
              <w:jc w:val="center"/>
              <w:rPr>
                <w:rFonts w:cs="Arial"/>
                <w:color w:val="000000"/>
                <w:rPrChange w:id="7823" w:author="Muhamad Ridho Zul Khoiri" w:date="2026-07-14T10:44:00Z" w16du:dateUtc="2026-07-14T03:44:00Z">
                  <w:rPr>
                    <w:rFonts w:ascii="Times New Roman" w:hAnsi="Times New Roman"/>
                    <w:color w:val="000000"/>
                  </w:rPr>
                </w:rPrChange>
              </w:rPr>
            </w:pPr>
            <w:r w:rsidRPr="00CF42A6">
              <w:rPr>
                <w:rFonts w:cs="Arial"/>
                <w:color w:val="000000"/>
                <w:rPrChange w:id="7824" w:author="Muhamad Ridho Zul Khoiri" w:date="2026-07-14T10:44:00Z" w16du:dateUtc="2026-07-14T03:44:00Z">
                  <w:rPr>
                    <w:rFonts w:ascii="Times New Roman" w:hAnsi="Times New Roman"/>
                    <w:color w:val="000000"/>
                  </w:rPr>
                </w:rPrChange>
              </w:rPr>
              <w:t>9</w:t>
            </w:r>
          </w:p>
        </w:tc>
        <w:tc>
          <w:tcPr>
            <w:tcW w:w="3380" w:type="dxa"/>
            <w:tcBorders>
              <w:top w:val="single" w:sz="6" w:space="0" w:color="auto"/>
              <w:left w:val="single" w:sz="6" w:space="0" w:color="auto"/>
              <w:bottom w:val="single" w:sz="6" w:space="0" w:color="auto"/>
              <w:right w:val="single" w:sz="6" w:space="0" w:color="auto"/>
            </w:tcBorders>
          </w:tcPr>
          <w:p w14:paraId="570CE174" w14:textId="77777777" w:rsidR="00F2379F" w:rsidRPr="00CF42A6" w:rsidRDefault="00F2379F" w:rsidP="00A04960">
            <w:pPr>
              <w:autoSpaceDE w:val="0"/>
              <w:autoSpaceDN w:val="0"/>
              <w:adjustRightInd w:val="0"/>
              <w:spacing w:before="40" w:after="40"/>
              <w:jc w:val="left"/>
              <w:rPr>
                <w:rFonts w:cs="Arial"/>
                <w:color w:val="000000"/>
                <w:rPrChange w:id="7825" w:author="Muhamad Ridho Zul Khoiri" w:date="2026-07-14T10:44:00Z" w16du:dateUtc="2026-07-14T03:44:00Z">
                  <w:rPr>
                    <w:rFonts w:ascii="Times New Roman" w:hAnsi="Times New Roman"/>
                    <w:color w:val="000000"/>
                  </w:rPr>
                </w:rPrChange>
              </w:rPr>
            </w:pPr>
            <w:r w:rsidRPr="00CF42A6">
              <w:rPr>
                <w:rFonts w:cs="Arial"/>
                <w:color w:val="000000"/>
                <w:rPrChange w:id="7826" w:author="Muhamad Ridho Zul Khoiri" w:date="2026-07-14T10:44:00Z" w16du:dateUtc="2026-07-14T03:44:00Z">
                  <w:rPr>
                    <w:rFonts w:ascii="Times New Roman" w:hAnsi="Times New Roman"/>
                    <w:color w:val="000000"/>
                  </w:rPr>
                </w:rPrChange>
              </w:rPr>
              <w:t>Plant System</w:t>
            </w:r>
          </w:p>
        </w:tc>
        <w:tc>
          <w:tcPr>
            <w:tcW w:w="5852" w:type="dxa"/>
            <w:tcBorders>
              <w:top w:val="single" w:sz="6" w:space="0" w:color="auto"/>
              <w:left w:val="single" w:sz="6" w:space="0" w:color="auto"/>
              <w:bottom w:val="single" w:sz="6" w:space="0" w:color="auto"/>
              <w:right w:val="single" w:sz="6" w:space="0" w:color="auto"/>
            </w:tcBorders>
          </w:tcPr>
          <w:p w14:paraId="2432093E" w14:textId="77777777" w:rsidR="00F2379F" w:rsidRPr="00CF42A6" w:rsidRDefault="00F2379F" w:rsidP="00A04960">
            <w:pPr>
              <w:autoSpaceDE w:val="0"/>
              <w:autoSpaceDN w:val="0"/>
              <w:adjustRightInd w:val="0"/>
              <w:spacing w:before="40" w:after="40"/>
              <w:jc w:val="right"/>
              <w:rPr>
                <w:rFonts w:cs="Arial"/>
                <w:color w:val="000000"/>
                <w:rPrChange w:id="7827"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E994ACB" w14:textId="77777777" w:rsidR="00F2379F" w:rsidRPr="00CF42A6" w:rsidRDefault="00F2379F" w:rsidP="00A04960">
            <w:pPr>
              <w:autoSpaceDE w:val="0"/>
              <w:autoSpaceDN w:val="0"/>
              <w:adjustRightInd w:val="0"/>
              <w:spacing w:before="40" w:after="40"/>
              <w:jc w:val="center"/>
              <w:rPr>
                <w:rFonts w:cs="Arial"/>
                <w:color w:val="000000"/>
                <w:rPrChange w:id="7828" w:author="Muhamad Ridho Zul Khoiri" w:date="2026-07-14T10:44:00Z" w16du:dateUtc="2026-07-14T03:44:00Z">
                  <w:rPr>
                    <w:rFonts w:ascii="Times New Roman" w:hAnsi="Times New Roman"/>
                    <w:color w:val="000000"/>
                  </w:rPr>
                </w:rPrChange>
              </w:rPr>
            </w:pPr>
            <w:r w:rsidRPr="00CF42A6">
              <w:rPr>
                <w:rFonts w:cs="Arial"/>
                <w:color w:val="000000"/>
                <w:rPrChange w:id="7829"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tcPr>
          <w:p w14:paraId="49D71B39" w14:textId="77777777" w:rsidR="00F2379F" w:rsidRPr="00CF42A6" w:rsidRDefault="00F2379F" w:rsidP="00A04960">
            <w:pPr>
              <w:autoSpaceDE w:val="0"/>
              <w:autoSpaceDN w:val="0"/>
              <w:adjustRightInd w:val="0"/>
              <w:spacing w:before="40" w:after="40"/>
              <w:jc w:val="right"/>
              <w:rPr>
                <w:rFonts w:cs="Arial"/>
                <w:color w:val="000000"/>
                <w:rPrChange w:id="7830"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5C3C2C80" w14:textId="77777777" w:rsidR="00F2379F" w:rsidRPr="00CF42A6" w:rsidRDefault="00F2379F" w:rsidP="00A04960">
            <w:pPr>
              <w:autoSpaceDE w:val="0"/>
              <w:autoSpaceDN w:val="0"/>
              <w:adjustRightInd w:val="0"/>
              <w:spacing w:before="40" w:after="40"/>
              <w:jc w:val="right"/>
              <w:rPr>
                <w:rFonts w:cs="Arial"/>
                <w:color w:val="000000"/>
                <w:rPrChange w:id="7831" w:author="Muhamad Ridho Zul Khoiri" w:date="2026-07-14T10:44:00Z" w16du:dateUtc="2026-07-14T03:44:00Z">
                  <w:rPr>
                    <w:rFonts w:ascii="Times New Roman" w:hAnsi="Times New Roman"/>
                    <w:color w:val="000000"/>
                  </w:rPr>
                </w:rPrChange>
              </w:rPr>
            </w:pPr>
          </w:p>
        </w:tc>
      </w:tr>
      <w:tr w:rsidR="00F2379F" w:rsidRPr="00526DF0" w14:paraId="676BAAA6"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66C08012" w14:textId="77777777" w:rsidR="00F2379F" w:rsidRPr="00CF42A6" w:rsidRDefault="00F2379F" w:rsidP="00A04960">
            <w:pPr>
              <w:autoSpaceDE w:val="0"/>
              <w:autoSpaceDN w:val="0"/>
              <w:adjustRightInd w:val="0"/>
              <w:spacing w:before="40" w:after="40"/>
              <w:jc w:val="center"/>
              <w:rPr>
                <w:rFonts w:cs="Arial"/>
                <w:color w:val="000000"/>
                <w:rPrChange w:id="7832" w:author="Muhamad Ridho Zul Khoiri" w:date="2026-07-14T10:44:00Z" w16du:dateUtc="2026-07-14T03:44:00Z">
                  <w:rPr>
                    <w:rFonts w:ascii="Times New Roman" w:hAnsi="Times New Roman"/>
                    <w:color w:val="000000"/>
                  </w:rPr>
                </w:rPrChange>
              </w:rPr>
            </w:pPr>
            <w:r w:rsidRPr="00CF42A6">
              <w:rPr>
                <w:rFonts w:cs="Arial"/>
                <w:color w:val="000000"/>
                <w:rPrChange w:id="7833" w:author="Muhamad Ridho Zul Khoiri" w:date="2026-07-14T10:44:00Z" w16du:dateUtc="2026-07-14T03:44:00Z">
                  <w:rPr>
                    <w:rFonts w:ascii="Times New Roman" w:hAnsi="Times New Roman"/>
                    <w:color w:val="000000"/>
                  </w:rPr>
                </w:rPrChange>
              </w:rPr>
              <w:t>10</w:t>
            </w:r>
          </w:p>
        </w:tc>
        <w:tc>
          <w:tcPr>
            <w:tcW w:w="3380" w:type="dxa"/>
            <w:tcBorders>
              <w:top w:val="single" w:sz="6" w:space="0" w:color="auto"/>
              <w:left w:val="single" w:sz="6" w:space="0" w:color="auto"/>
              <w:bottom w:val="single" w:sz="6" w:space="0" w:color="auto"/>
              <w:right w:val="single" w:sz="6" w:space="0" w:color="auto"/>
            </w:tcBorders>
          </w:tcPr>
          <w:p w14:paraId="01FE2A47" w14:textId="77777777" w:rsidR="00F2379F" w:rsidRPr="00CF42A6" w:rsidRDefault="00F2379F" w:rsidP="00A04960">
            <w:pPr>
              <w:autoSpaceDE w:val="0"/>
              <w:autoSpaceDN w:val="0"/>
              <w:adjustRightInd w:val="0"/>
              <w:spacing w:before="40" w:after="40"/>
              <w:jc w:val="left"/>
              <w:rPr>
                <w:rFonts w:cs="Arial"/>
                <w:color w:val="000000"/>
                <w:rPrChange w:id="7834" w:author="Muhamad Ridho Zul Khoiri" w:date="2026-07-14T10:44:00Z" w16du:dateUtc="2026-07-14T03:44:00Z">
                  <w:rPr>
                    <w:rFonts w:ascii="Times New Roman" w:hAnsi="Times New Roman"/>
                    <w:color w:val="000000"/>
                  </w:rPr>
                </w:rPrChange>
              </w:rPr>
            </w:pPr>
            <w:r w:rsidRPr="00CF42A6">
              <w:rPr>
                <w:rFonts w:cs="Arial"/>
                <w:color w:val="000000"/>
                <w:rPrChange w:id="7835" w:author="Muhamad Ridho Zul Khoiri" w:date="2026-07-14T10:44:00Z" w16du:dateUtc="2026-07-14T03:44:00Z">
                  <w:rPr>
                    <w:rFonts w:ascii="Times New Roman" w:hAnsi="Times New Roman"/>
                    <w:color w:val="000000"/>
                  </w:rPr>
                </w:rPrChange>
              </w:rPr>
              <w:t>Plant SubSystem</w:t>
            </w:r>
          </w:p>
        </w:tc>
        <w:tc>
          <w:tcPr>
            <w:tcW w:w="5852" w:type="dxa"/>
            <w:tcBorders>
              <w:top w:val="single" w:sz="6" w:space="0" w:color="auto"/>
              <w:left w:val="single" w:sz="6" w:space="0" w:color="auto"/>
              <w:bottom w:val="single" w:sz="6" w:space="0" w:color="auto"/>
              <w:right w:val="single" w:sz="6" w:space="0" w:color="auto"/>
            </w:tcBorders>
          </w:tcPr>
          <w:p w14:paraId="0EA8A350" w14:textId="77777777" w:rsidR="00F2379F" w:rsidRPr="00CF42A6" w:rsidRDefault="00F2379F" w:rsidP="00A04960">
            <w:pPr>
              <w:autoSpaceDE w:val="0"/>
              <w:autoSpaceDN w:val="0"/>
              <w:adjustRightInd w:val="0"/>
              <w:spacing w:before="40" w:after="40"/>
              <w:jc w:val="right"/>
              <w:rPr>
                <w:rFonts w:cs="Arial"/>
                <w:color w:val="000000"/>
                <w:rPrChange w:id="7836"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768DEC68" w14:textId="77777777" w:rsidR="00F2379F" w:rsidRPr="00CF42A6" w:rsidRDefault="00F2379F" w:rsidP="00A04960">
            <w:pPr>
              <w:autoSpaceDE w:val="0"/>
              <w:autoSpaceDN w:val="0"/>
              <w:adjustRightInd w:val="0"/>
              <w:spacing w:before="40" w:after="40"/>
              <w:jc w:val="center"/>
              <w:rPr>
                <w:rFonts w:cs="Arial"/>
                <w:color w:val="000000"/>
                <w:rPrChange w:id="7837" w:author="Muhamad Ridho Zul Khoiri" w:date="2026-07-14T10:44:00Z" w16du:dateUtc="2026-07-14T03:44:00Z">
                  <w:rPr>
                    <w:rFonts w:ascii="Times New Roman" w:hAnsi="Times New Roman"/>
                    <w:color w:val="000000"/>
                  </w:rPr>
                </w:rPrChange>
              </w:rPr>
            </w:pPr>
            <w:r w:rsidRPr="00CF42A6">
              <w:rPr>
                <w:rFonts w:cs="Arial"/>
                <w:color w:val="000000"/>
                <w:rPrChange w:id="7838"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tcPr>
          <w:p w14:paraId="3DB35967" w14:textId="77777777" w:rsidR="00F2379F" w:rsidRPr="00CF42A6" w:rsidRDefault="00F2379F" w:rsidP="00A04960">
            <w:pPr>
              <w:autoSpaceDE w:val="0"/>
              <w:autoSpaceDN w:val="0"/>
              <w:adjustRightInd w:val="0"/>
              <w:spacing w:before="40" w:after="40"/>
              <w:jc w:val="right"/>
              <w:rPr>
                <w:rFonts w:cs="Arial"/>
                <w:color w:val="000000"/>
                <w:rPrChange w:id="7839"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24799591" w14:textId="77777777" w:rsidR="00F2379F" w:rsidRPr="00CF42A6" w:rsidRDefault="00F2379F" w:rsidP="00A04960">
            <w:pPr>
              <w:autoSpaceDE w:val="0"/>
              <w:autoSpaceDN w:val="0"/>
              <w:adjustRightInd w:val="0"/>
              <w:spacing w:before="40" w:after="40"/>
              <w:jc w:val="right"/>
              <w:rPr>
                <w:rFonts w:cs="Arial"/>
                <w:color w:val="000000"/>
                <w:rPrChange w:id="7840" w:author="Muhamad Ridho Zul Khoiri" w:date="2026-07-14T10:44:00Z" w16du:dateUtc="2026-07-14T03:44:00Z">
                  <w:rPr>
                    <w:rFonts w:ascii="Times New Roman" w:hAnsi="Times New Roman"/>
                    <w:color w:val="000000"/>
                  </w:rPr>
                </w:rPrChange>
              </w:rPr>
            </w:pPr>
          </w:p>
        </w:tc>
      </w:tr>
      <w:tr w:rsidR="00F2379F" w:rsidRPr="00526DF0" w14:paraId="51788F09"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287E8D61" w14:textId="77777777" w:rsidR="00F2379F" w:rsidRPr="00CF42A6" w:rsidRDefault="00F2379F" w:rsidP="00A04960">
            <w:pPr>
              <w:autoSpaceDE w:val="0"/>
              <w:autoSpaceDN w:val="0"/>
              <w:adjustRightInd w:val="0"/>
              <w:spacing w:before="40" w:after="40"/>
              <w:jc w:val="center"/>
              <w:rPr>
                <w:rFonts w:cs="Arial"/>
                <w:color w:val="000000"/>
                <w:rPrChange w:id="7841" w:author="Muhamad Ridho Zul Khoiri" w:date="2026-07-14T10:44:00Z" w16du:dateUtc="2026-07-14T03:44:00Z">
                  <w:rPr>
                    <w:rFonts w:ascii="Times New Roman" w:hAnsi="Times New Roman"/>
                    <w:color w:val="000000"/>
                  </w:rPr>
                </w:rPrChange>
              </w:rPr>
            </w:pPr>
            <w:r w:rsidRPr="00CF42A6">
              <w:rPr>
                <w:rFonts w:cs="Arial"/>
                <w:color w:val="000000"/>
                <w:rPrChange w:id="7842" w:author="Muhamad Ridho Zul Khoiri" w:date="2026-07-14T10:44:00Z" w16du:dateUtc="2026-07-14T03:44:00Z">
                  <w:rPr>
                    <w:rFonts w:ascii="Times New Roman" w:hAnsi="Times New Roman"/>
                    <w:color w:val="000000"/>
                  </w:rPr>
                </w:rPrChange>
              </w:rPr>
              <w:t>11</w:t>
            </w:r>
          </w:p>
        </w:tc>
        <w:tc>
          <w:tcPr>
            <w:tcW w:w="3380" w:type="dxa"/>
            <w:tcBorders>
              <w:top w:val="single" w:sz="6" w:space="0" w:color="auto"/>
              <w:left w:val="single" w:sz="6" w:space="0" w:color="auto"/>
              <w:bottom w:val="single" w:sz="6" w:space="0" w:color="auto"/>
              <w:right w:val="single" w:sz="6" w:space="0" w:color="auto"/>
            </w:tcBorders>
          </w:tcPr>
          <w:p w14:paraId="1A028B5F" w14:textId="77777777" w:rsidR="00F2379F" w:rsidRPr="00CF42A6" w:rsidRDefault="00F2379F" w:rsidP="00A04960">
            <w:pPr>
              <w:autoSpaceDE w:val="0"/>
              <w:autoSpaceDN w:val="0"/>
              <w:adjustRightInd w:val="0"/>
              <w:spacing w:before="40" w:after="40"/>
              <w:jc w:val="left"/>
              <w:rPr>
                <w:rFonts w:cs="Arial"/>
                <w:color w:val="000000"/>
                <w:rPrChange w:id="7843" w:author="Muhamad Ridho Zul Khoiri" w:date="2026-07-14T10:44:00Z" w16du:dateUtc="2026-07-14T03:44:00Z">
                  <w:rPr>
                    <w:rFonts w:ascii="Times New Roman" w:hAnsi="Times New Roman"/>
                    <w:color w:val="000000"/>
                  </w:rPr>
                </w:rPrChange>
              </w:rPr>
            </w:pPr>
            <w:r w:rsidRPr="00CF42A6">
              <w:rPr>
                <w:rFonts w:cs="Arial"/>
                <w:color w:val="000000"/>
                <w:rPrChange w:id="7844" w:author="Muhamad Ridho Zul Khoiri" w:date="2026-07-14T10:44:00Z" w16du:dateUtc="2026-07-14T03:44:00Z">
                  <w:rPr>
                    <w:rFonts w:ascii="Times New Roman" w:hAnsi="Times New Roman"/>
                    <w:color w:val="000000"/>
                  </w:rPr>
                </w:rPrChange>
              </w:rPr>
              <w:t>Hydrocarbon/Electrical/Utility</w:t>
            </w:r>
          </w:p>
        </w:tc>
        <w:tc>
          <w:tcPr>
            <w:tcW w:w="5852" w:type="dxa"/>
            <w:tcBorders>
              <w:top w:val="single" w:sz="6" w:space="0" w:color="auto"/>
              <w:left w:val="single" w:sz="6" w:space="0" w:color="auto"/>
              <w:bottom w:val="single" w:sz="6" w:space="0" w:color="auto"/>
              <w:right w:val="single" w:sz="6" w:space="0" w:color="auto"/>
            </w:tcBorders>
          </w:tcPr>
          <w:p w14:paraId="6EA979C6" w14:textId="77777777" w:rsidR="00F2379F" w:rsidRPr="00CF42A6" w:rsidRDefault="00F2379F" w:rsidP="00A04960">
            <w:pPr>
              <w:autoSpaceDE w:val="0"/>
              <w:autoSpaceDN w:val="0"/>
              <w:adjustRightInd w:val="0"/>
              <w:spacing w:before="40" w:after="40"/>
              <w:jc w:val="right"/>
              <w:rPr>
                <w:rFonts w:cs="Arial"/>
                <w:color w:val="000000"/>
                <w:rPrChange w:id="7845"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76B19EF5" w14:textId="77777777" w:rsidR="00F2379F" w:rsidRPr="00CF42A6" w:rsidRDefault="00F2379F" w:rsidP="00A04960">
            <w:pPr>
              <w:autoSpaceDE w:val="0"/>
              <w:autoSpaceDN w:val="0"/>
              <w:adjustRightInd w:val="0"/>
              <w:spacing w:before="40" w:after="40"/>
              <w:jc w:val="center"/>
              <w:rPr>
                <w:rFonts w:cs="Arial"/>
                <w:color w:val="000000"/>
                <w:rPrChange w:id="7846" w:author="Muhamad Ridho Zul Khoiri" w:date="2026-07-14T10:44:00Z" w16du:dateUtc="2026-07-14T03:44:00Z">
                  <w:rPr>
                    <w:rFonts w:ascii="Times New Roman" w:hAnsi="Times New Roman"/>
                    <w:color w:val="000000"/>
                  </w:rPr>
                </w:rPrChange>
              </w:rPr>
            </w:pPr>
            <w:r w:rsidRPr="00CF42A6">
              <w:rPr>
                <w:rFonts w:cs="Arial"/>
                <w:color w:val="000000"/>
                <w:rPrChange w:id="7847"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tcPr>
          <w:p w14:paraId="172C0AED" w14:textId="77777777" w:rsidR="00F2379F" w:rsidRPr="00CF42A6" w:rsidRDefault="00F2379F" w:rsidP="00A04960">
            <w:pPr>
              <w:autoSpaceDE w:val="0"/>
              <w:autoSpaceDN w:val="0"/>
              <w:adjustRightInd w:val="0"/>
              <w:spacing w:before="40" w:after="40"/>
              <w:jc w:val="right"/>
              <w:rPr>
                <w:rFonts w:cs="Arial"/>
                <w:color w:val="000000"/>
                <w:rPrChange w:id="7848"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0FABEB8F" w14:textId="77777777" w:rsidR="00F2379F" w:rsidRPr="00CF42A6" w:rsidRDefault="00F2379F" w:rsidP="00A04960">
            <w:pPr>
              <w:autoSpaceDE w:val="0"/>
              <w:autoSpaceDN w:val="0"/>
              <w:adjustRightInd w:val="0"/>
              <w:spacing w:before="40" w:after="40"/>
              <w:jc w:val="right"/>
              <w:rPr>
                <w:rFonts w:cs="Arial"/>
                <w:color w:val="000000"/>
                <w:rPrChange w:id="7849" w:author="Muhamad Ridho Zul Khoiri" w:date="2026-07-14T10:44:00Z" w16du:dateUtc="2026-07-14T03:44:00Z">
                  <w:rPr>
                    <w:rFonts w:ascii="Times New Roman" w:hAnsi="Times New Roman"/>
                    <w:color w:val="000000"/>
                  </w:rPr>
                </w:rPrChange>
              </w:rPr>
            </w:pPr>
          </w:p>
        </w:tc>
      </w:tr>
      <w:tr w:rsidR="00F2379F" w:rsidRPr="00526DF0" w14:paraId="10E5115B" w14:textId="77777777" w:rsidTr="00A04960">
        <w:trPr>
          <w:trHeight w:val="512"/>
        </w:trPr>
        <w:tc>
          <w:tcPr>
            <w:tcW w:w="592" w:type="dxa"/>
            <w:tcBorders>
              <w:top w:val="single" w:sz="6" w:space="0" w:color="auto"/>
              <w:left w:val="single" w:sz="6" w:space="0" w:color="auto"/>
              <w:bottom w:val="single" w:sz="6" w:space="0" w:color="auto"/>
              <w:right w:val="single" w:sz="6" w:space="0" w:color="auto"/>
            </w:tcBorders>
          </w:tcPr>
          <w:p w14:paraId="19142E0E" w14:textId="77777777" w:rsidR="00F2379F" w:rsidRPr="00CF42A6" w:rsidRDefault="00F2379F" w:rsidP="00A04960">
            <w:pPr>
              <w:autoSpaceDE w:val="0"/>
              <w:autoSpaceDN w:val="0"/>
              <w:adjustRightInd w:val="0"/>
              <w:spacing w:before="40" w:after="40"/>
              <w:jc w:val="center"/>
              <w:rPr>
                <w:rFonts w:cs="Arial"/>
                <w:color w:val="000000"/>
                <w:rPrChange w:id="7850" w:author="Muhamad Ridho Zul Khoiri" w:date="2026-07-14T10:44:00Z" w16du:dateUtc="2026-07-14T03:44:00Z">
                  <w:rPr>
                    <w:rFonts w:ascii="Times New Roman" w:hAnsi="Times New Roman"/>
                    <w:color w:val="000000"/>
                  </w:rPr>
                </w:rPrChange>
              </w:rPr>
            </w:pPr>
            <w:r w:rsidRPr="00CF42A6">
              <w:rPr>
                <w:rFonts w:cs="Arial"/>
                <w:color w:val="000000"/>
                <w:rPrChange w:id="7851" w:author="Muhamad Ridho Zul Khoiri" w:date="2026-07-14T10:44:00Z" w16du:dateUtc="2026-07-14T03:44:00Z">
                  <w:rPr>
                    <w:rFonts w:ascii="Times New Roman" w:hAnsi="Times New Roman"/>
                    <w:color w:val="000000"/>
                  </w:rPr>
                </w:rPrChange>
              </w:rPr>
              <w:t>12</w:t>
            </w:r>
          </w:p>
        </w:tc>
        <w:tc>
          <w:tcPr>
            <w:tcW w:w="3380" w:type="dxa"/>
            <w:tcBorders>
              <w:top w:val="single" w:sz="6" w:space="0" w:color="auto"/>
              <w:left w:val="single" w:sz="6" w:space="0" w:color="auto"/>
              <w:bottom w:val="single" w:sz="6" w:space="0" w:color="auto"/>
              <w:right w:val="single" w:sz="6" w:space="0" w:color="auto"/>
            </w:tcBorders>
          </w:tcPr>
          <w:p w14:paraId="36378423" w14:textId="77777777" w:rsidR="00F2379F" w:rsidRPr="00CF42A6" w:rsidRDefault="00F2379F" w:rsidP="00A04960">
            <w:pPr>
              <w:autoSpaceDE w:val="0"/>
              <w:autoSpaceDN w:val="0"/>
              <w:adjustRightInd w:val="0"/>
              <w:spacing w:before="40" w:after="40"/>
              <w:jc w:val="left"/>
              <w:rPr>
                <w:rFonts w:cs="Arial"/>
                <w:color w:val="000000"/>
                <w:rPrChange w:id="7852" w:author="Muhamad Ridho Zul Khoiri" w:date="2026-07-14T10:44:00Z" w16du:dateUtc="2026-07-14T03:44:00Z">
                  <w:rPr>
                    <w:rFonts w:ascii="Times New Roman" w:hAnsi="Times New Roman"/>
                    <w:color w:val="000000"/>
                  </w:rPr>
                </w:rPrChange>
              </w:rPr>
            </w:pPr>
            <w:r w:rsidRPr="00CF42A6">
              <w:rPr>
                <w:rFonts w:cs="Arial"/>
                <w:color w:val="000000"/>
                <w:rPrChange w:id="7853" w:author="Muhamad Ridho Zul Khoiri" w:date="2026-07-14T10:44:00Z" w16du:dateUtc="2026-07-14T03:44:00Z">
                  <w:rPr>
                    <w:rFonts w:ascii="Times New Roman" w:hAnsi="Times New Roman"/>
                    <w:color w:val="000000"/>
                  </w:rPr>
                </w:rPrChange>
              </w:rPr>
              <w:t>Main Work Center</w:t>
            </w:r>
          </w:p>
        </w:tc>
        <w:tc>
          <w:tcPr>
            <w:tcW w:w="5852" w:type="dxa"/>
            <w:tcBorders>
              <w:top w:val="single" w:sz="6" w:space="0" w:color="auto"/>
              <w:left w:val="single" w:sz="6" w:space="0" w:color="auto"/>
              <w:bottom w:val="single" w:sz="6" w:space="0" w:color="auto"/>
              <w:right w:val="single" w:sz="6" w:space="0" w:color="auto"/>
            </w:tcBorders>
          </w:tcPr>
          <w:p w14:paraId="0AD4FD46" w14:textId="77777777" w:rsidR="00F2379F" w:rsidRPr="00CF42A6" w:rsidRDefault="00F2379F" w:rsidP="00A04960">
            <w:pPr>
              <w:autoSpaceDE w:val="0"/>
              <w:autoSpaceDN w:val="0"/>
              <w:adjustRightInd w:val="0"/>
              <w:spacing w:before="40" w:after="40"/>
              <w:jc w:val="left"/>
              <w:rPr>
                <w:rFonts w:cs="Arial"/>
                <w:color w:val="000000"/>
                <w:rPrChange w:id="7854" w:author="Muhamad Ridho Zul Khoiri" w:date="2026-07-14T10:44:00Z" w16du:dateUtc="2026-07-14T03:44:00Z">
                  <w:rPr>
                    <w:rFonts w:ascii="Times New Roman" w:hAnsi="Times New Roman"/>
                    <w:color w:val="000000"/>
                  </w:rPr>
                </w:rPrChange>
              </w:rPr>
            </w:pPr>
            <w:r w:rsidRPr="00CF42A6">
              <w:rPr>
                <w:rFonts w:cs="Arial"/>
                <w:color w:val="000000"/>
                <w:rPrChange w:id="7855" w:author="Muhamad Ridho Zul Khoiri" w:date="2026-07-14T10:44:00Z" w16du:dateUtc="2026-07-14T03:44:00Z">
                  <w:rPr>
                    <w:rFonts w:ascii="Times New Roman" w:hAnsi="Times New Roman"/>
                    <w:color w:val="000000"/>
                  </w:rPr>
                </w:rPrChange>
              </w:rPr>
              <w:t>Is the discipline responsible for the work (particularly when more than 1 disciplines involved)</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8050FA4" w14:textId="77777777" w:rsidR="00F2379F" w:rsidRPr="00CF42A6" w:rsidRDefault="00F2379F" w:rsidP="00A04960">
            <w:pPr>
              <w:autoSpaceDE w:val="0"/>
              <w:autoSpaceDN w:val="0"/>
              <w:adjustRightInd w:val="0"/>
              <w:spacing w:before="40" w:after="40"/>
              <w:jc w:val="center"/>
              <w:rPr>
                <w:rFonts w:cs="Arial"/>
                <w:color w:val="000000"/>
                <w:rPrChange w:id="7856" w:author="Muhamad Ridho Zul Khoiri" w:date="2026-07-14T10:44:00Z" w16du:dateUtc="2026-07-14T03:44:00Z">
                  <w:rPr>
                    <w:rFonts w:ascii="Times New Roman" w:hAnsi="Times New Roman"/>
                    <w:color w:val="000000"/>
                  </w:rPr>
                </w:rPrChange>
              </w:rPr>
            </w:pPr>
            <w:r w:rsidRPr="00CF42A6">
              <w:rPr>
                <w:rFonts w:cs="Arial"/>
                <w:color w:val="000000"/>
                <w:rPrChange w:id="7857"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tcPr>
          <w:p w14:paraId="6535DCAB" w14:textId="77777777" w:rsidR="00F2379F" w:rsidRPr="00CF42A6" w:rsidRDefault="00F2379F" w:rsidP="00A04960">
            <w:pPr>
              <w:autoSpaceDE w:val="0"/>
              <w:autoSpaceDN w:val="0"/>
              <w:adjustRightInd w:val="0"/>
              <w:spacing w:before="40" w:after="40"/>
              <w:jc w:val="right"/>
              <w:rPr>
                <w:rFonts w:cs="Arial"/>
                <w:color w:val="000000"/>
                <w:rPrChange w:id="7858"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5E5F8102" w14:textId="77777777" w:rsidR="00F2379F" w:rsidRPr="00CF42A6" w:rsidRDefault="00F2379F" w:rsidP="00A04960">
            <w:pPr>
              <w:autoSpaceDE w:val="0"/>
              <w:autoSpaceDN w:val="0"/>
              <w:adjustRightInd w:val="0"/>
              <w:spacing w:before="40" w:after="40"/>
              <w:jc w:val="right"/>
              <w:rPr>
                <w:rFonts w:cs="Arial"/>
                <w:color w:val="000000"/>
                <w:rPrChange w:id="7859" w:author="Muhamad Ridho Zul Khoiri" w:date="2026-07-14T10:44:00Z" w16du:dateUtc="2026-07-14T03:44:00Z">
                  <w:rPr>
                    <w:rFonts w:ascii="Times New Roman" w:hAnsi="Times New Roman"/>
                    <w:color w:val="000000"/>
                  </w:rPr>
                </w:rPrChange>
              </w:rPr>
            </w:pPr>
          </w:p>
        </w:tc>
      </w:tr>
      <w:tr w:rsidR="00F2379F" w:rsidRPr="00526DF0" w14:paraId="5D97813A"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3ED78B8D" w14:textId="77777777" w:rsidR="00F2379F" w:rsidRPr="00CF42A6" w:rsidRDefault="00F2379F" w:rsidP="00A04960">
            <w:pPr>
              <w:autoSpaceDE w:val="0"/>
              <w:autoSpaceDN w:val="0"/>
              <w:adjustRightInd w:val="0"/>
              <w:spacing w:before="40" w:after="40"/>
              <w:jc w:val="center"/>
              <w:rPr>
                <w:rFonts w:cs="Arial"/>
                <w:color w:val="000000"/>
                <w:rPrChange w:id="7860" w:author="Muhamad Ridho Zul Khoiri" w:date="2026-07-14T10:44:00Z" w16du:dateUtc="2026-07-14T03:44:00Z">
                  <w:rPr>
                    <w:rFonts w:ascii="Times New Roman" w:hAnsi="Times New Roman"/>
                    <w:color w:val="000000"/>
                  </w:rPr>
                </w:rPrChange>
              </w:rPr>
            </w:pPr>
            <w:r w:rsidRPr="00CF42A6">
              <w:rPr>
                <w:rFonts w:cs="Arial"/>
                <w:color w:val="000000"/>
                <w:rPrChange w:id="7861" w:author="Muhamad Ridho Zul Khoiri" w:date="2026-07-14T10:44:00Z" w16du:dateUtc="2026-07-14T03:44:00Z">
                  <w:rPr>
                    <w:rFonts w:ascii="Times New Roman" w:hAnsi="Times New Roman"/>
                    <w:color w:val="000000"/>
                  </w:rPr>
                </w:rPrChange>
              </w:rPr>
              <w:t>13</w:t>
            </w:r>
          </w:p>
        </w:tc>
        <w:tc>
          <w:tcPr>
            <w:tcW w:w="3380" w:type="dxa"/>
            <w:tcBorders>
              <w:top w:val="single" w:sz="6" w:space="0" w:color="auto"/>
              <w:left w:val="single" w:sz="6" w:space="0" w:color="auto"/>
              <w:bottom w:val="single" w:sz="6" w:space="0" w:color="auto"/>
              <w:right w:val="single" w:sz="6" w:space="0" w:color="auto"/>
            </w:tcBorders>
          </w:tcPr>
          <w:p w14:paraId="6E11829A" w14:textId="77777777" w:rsidR="00F2379F" w:rsidRPr="00CF42A6" w:rsidRDefault="00F2379F" w:rsidP="00A04960">
            <w:pPr>
              <w:autoSpaceDE w:val="0"/>
              <w:autoSpaceDN w:val="0"/>
              <w:adjustRightInd w:val="0"/>
              <w:spacing w:before="40" w:after="40"/>
              <w:jc w:val="left"/>
              <w:rPr>
                <w:rFonts w:cs="Arial"/>
                <w:color w:val="000000"/>
                <w:rPrChange w:id="7862" w:author="Muhamad Ridho Zul Khoiri" w:date="2026-07-14T10:44:00Z" w16du:dateUtc="2026-07-14T03:44:00Z">
                  <w:rPr>
                    <w:rFonts w:ascii="Times New Roman" w:hAnsi="Times New Roman"/>
                    <w:color w:val="000000"/>
                  </w:rPr>
                </w:rPrChange>
              </w:rPr>
            </w:pPr>
            <w:r w:rsidRPr="00CF42A6">
              <w:rPr>
                <w:rFonts w:cs="Arial"/>
                <w:color w:val="000000"/>
                <w:rPrChange w:id="7863" w:author="Muhamad Ridho Zul Khoiri" w:date="2026-07-14T10:44:00Z" w16du:dateUtc="2026-07-14T03:44:00Z">
                  <w:rPr>
                    <w:rFonts w:ascii="Times New Roman" w:hAnsi="Times New Roman"/>
                    <w:color w:val="000000"/>
                  </w:rPr>
                </w:rPrChange>
              </w:rPr>
              <w:t>Activity Name</w:t>
            </w:r>
          </w:p>
        </w:tc>
        <w:tc>
          <w:tcPr>
            <w:tcW w:w="5852" w:type="dxa"/>
            <w:tcBorders>
              <w:top w:val="single" w:sz="6" w:space="0" w:color="auto"/>
              <w:left w:val="single" w:sz="6" w:space="0" w:color="auto"/>
              <w:bottom w:val="single" w:sz="6" w:space="0" w:color="auto"/>
              <w:right w:val="single" w:sz="6" w:space="0" w:color="auto"/>
            </w:tcBorders>
          </w:tcPr>
          <w:p w14:paraId="30CC3ABE" w14:textId="77777777" w:rsidR="00F2379F" w:rsidRPr="00CF42A6" w:rsidRDefault="00F2379F" w:rsidP="00A04960">
            <w:pPr>
              <w:autoSpaceDE w:val="0"/>
              <w:autoSpaceDN w:val="0"/>
              <w:adjustRightInd w:val="0"/>
              <w:spacing w:before="40" w:after="40"/>
              <w:jc w:val="left"/>
              <w:rPr>
                <w:rFonts w:cs="Arial"/>
                <w:color w:val="000000"/>
                <w:rPrChange w:id="7864"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5F65AF9" w14:textId="77777777" w:rsidR="00F2379F" w:rsidRPr="00CF42A6" w:rsidRDefault="00F2379F" w:rsidP="00A04960">
            <w:pPr>
              <w:autoSpaceDE w:val="0"/>
              <w:autoSpaceDN w:val="0"/>
              <w:adjustRightInd w:val="0"/>
              <w:spacing w:before="40" w:after="40"/>
              <w:jc w:val="center"/>
              <w:rPr>
                <w:rFonts w:cs="Arial"/>
                <w:color w:val="000000"/>
                <w:rPrChange w:id="7865" w:author="Muhamad Ridho Zul Khoiri" w:date="2026-07-14T10:44:00Z" w16du:dateUtc="2026-07-14T03:44:00Z">
                  <w:rPr>
                    <w:rFonts w:ascii="Times New Roman" w:hAnsi="Times New Roman"/>
                    <w:color w:val="000000"/>
                  </w:rPr>
                </w:rPrChange>
              </w:rPr>
            </w:pPr>
            <w:r w:rsidRPr="00CF42A6">
              <w:rPr>
                <w:rFonts w:cs="Arial"/>
                <w:color w:val="000000"/>
                <w:rPrChange w:id="7866"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770CD506" w14:textId="77777777" w:rsidR="00F2379F" w:rsidRPr="00CF42A6" w:rsidRDefault="00F2379F" w:rsidP="00A04960">
            <w:pPr>
              <w:autoSpaceDE w:val="0"/>
              <w:autoSpaceDN w:val="0"/>
              <w:adjustRightInd w:val="0"/>
              <w:spacing w:before="40" w:after="40"/>
              <w:jc w:val="center"/>
              <w:rPr>
                <w:rFonts w:cs="Arial"/>
                <w:color w:val="000000"/>
                <w:rPrChange w:id="7867" w:author="Muhamad Ridho Zul Khoiri" w:date="2026-07-14T10:44:00Z" w16du:dateUtc="2026-07-14T03:44:00Z">
                  <w:rPr>
                    <w:rFonts w:ascii="Times New Roman" w:hAnsi="Times New Roman"/>
                    <w:color w:val="000000"/>
                  </w:rPr>
                </w:rPrChange>
              </w:rPr>
            </w:pPr>
            <w:r w:rsidRPr="00CF42A6">
              <w:rPr>
                <w:rFonts w:cs="Arial"/>
                <w:color w:val="000000"/>
                <w:rPrChange w:id="7868"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42554DD3" w14:textId="77777777" w:rsidR="00F2379F" w:rsidRPr="00CF42A6" w:rsidRDefault="00F2379F" w:rsidP="00A04960">
            <w:pPr>
              <w:autoSpaceDE w:val="0"/>
              <w:autoSpaceDN w:val="0"/>
              <w:adjustRightInd w:val="0"/>
              <w:spacing w:before="40" w:after="40"/>
              <w:jc w:val="center"/>
              <w:rPr>
                <w:rFonts w:cs="Arial"/>
                <w:color w:val="000000"/>
                <w:rPrChange w:id="7869" w:author="Muhamad Ridho Zul Khoiri" w:date="2026-07-14T10:44:00Z" w16du:dateUtc="2026-07-14T03:44:00Z">
                  <w:rPr>
                    <w:rFonts w:ascii="Times New Roman" w:hAnsi="Times New Roman"/>
                    <w:color w:val="000000"/>
                  </w:rPr>
                </w:rPrChange>
              </w:rPr>
            </w:pPr>
            <w:r w:rsidRPr="00CF42A6">
              <w:rPr>
                <w:rFonts w:cs="Arial"/>
                <w:color w:val="000000"/>
                <w:rPrChange w:id="7870" w:author="Muhamad Ridho Zul Khoiri" w:date="2026-07-14T10:44:00Z" w16du:dateUtc="2026-07-14T03:44:00Z">
                  <w:rPr>
                    <w:rFonts w:ascii="Times New Roman" w:hAnsi="Times New Roman"/>
                    <w:color w:val="000000"/>
                  </w:rPr>
                </w:rPrChange>
              </w:rPr>
              <w:t>Mandatory</w:t>
            </w:r>
          </w:p>
        </w:tc>
      </w:tr>
      <w:tr w:rsidR="00F2379F" w:rsidRPr="00526DF0" w14:paraId="433E3898"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1845654A" w14:textId="77777777" w:rsidR="00F2379F" w:rsidRPr="00CF42A6" w:rsidRDefault="00F2379F" w:rsidP="00A04960">
            <w:pPr>
              <w:autoSpaceDE w:val="0"/>
              <w:autoSpaceDN w:val="0"/>
              <w:adjustRightInd w:val="0"/>
              <w:spacing w:before="40" w:after="40"/>
              <w:jc w:val="center"/>
              <w:rPr>
                <w:rFonts w:cs="Arial"/>
                <w:color w:val="000000"/>
                <w:rPrChange w:id="7871" w:author="Muhamad Ridho Zul Khoiri" w:date="2026-07-14T10:44:00Z" w16du:dateUtc="2026-07-14T03:44:00Z">
                  <w:rPr>
                    <w:rFonts w:ascii="Times New Roman" w:hAnsi="Times New Roman"/>
                    <w:color w:val="000000"/>
                  </w:rPr>
                </w:rPrChange>
              </w:rPr>
            </w:pPr>
          </w:p>
        </w:tc>
        <w:tc>
          <w:tcPr>
            <w:tcW w:w="3380" w:type="dxa"/>
            <w:tcBorders>
              <w:top w:val="single" w:sz="6" w:space="0" w:color="auto"/>
              <w:left w:val="single" w:sz="6" w:space="0" w:color="auto"/>
              <w:bottom w:val="single" w:sz="6" w:space="0" w:color="auto"/>
              <w:right w:val="single" w:sz="6" w:space="0" w:color="auto"/>
            </w:tcBorders>
          </w:tcPr>
          <w:p w14:paraId="394B8BD8" w14:textId="77777777" w:rsidR="00F2379F" w:rsidRPr="00CF42A6" w:rsidRDefault="00F2379F" w:rsidP="00A04960">
            <w:pPr>
              <w:autoSpaceDE w:val="0"/>
              <w:autoSpaceDN w:val="0"/>
              <w:adjustRightInd w:val="0"/>
              <w:spacing w:before="40" w:after="40"/>
              <w:jc w:val="right"/>
              <w:rPr>
                <w:rFonts w:cs="Arial"/>
                <w:color w:val="000000"/>
                <w:rPrChange w:id="7872" w:author="Muhamad Ridho Zul Khoiri" w:date="2026-07-14T10:44:00Z" w16du:dateUtc="2026-07-14T03:44:00Z">
                  <w:rPr>
                    <w:rFonts w:ascii="Times New Roman" w:hAnsi="Times New Roman"/>
                    <w:color w:val="000000"/>
                  </w:rPr>
                </w:rPrChange>
              </w:rPr>
            </w:pPr>
          </w:p>
        </w:tc>
        <w:tc>
          <w:tcPr>
            <w:tcW w:w="5852" w:type="dxa"/>
            <w:tcBorders>
              <w:top w:val="single" w:sz="6" w:space="0" w:color="auto"/>
              <w:left w:val="single" w:sz="6" w:space="0" w:color="auto"/>
              <w:bottom w:val="single" w:sz="6" w:space="0" w:color="auto"/>
              <w:right w:val="single" w:sz="6" w:space="0" w:color="auto"/>
            </w:tcBorders>
          </w:tcPr>
          <w:p w14:paraId="2240ADA5" w14:textId="77777777" w:rsidR="00F2379F" w:rsidRPr="00CF42A6" w:rsidRDefault="00F2379F" w:rsidP="00A04960">
            <w:pPr>
              <w:autoSpaceDE w:val="0"/>
              <w:autoSpaceDN w:val="0"/>
              <w:adjustRightInd w:val="0"/>
              <w:spacing w:before="40" w:after="40"/>
              <w:jc w:val="right"/>
              <w:rPr>
                <w:rFonts w:cs="Arial"/>
                <w:color w:val="000000"/>
                <w:rPrChange w:id="7873"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652540E" w14:textId="77777777" w:rsidR="00F2379F" w:rsidRPr="00CF42A6" w:rsidRDefault="00F2379F" w:rsidP="00A04960">
            <w:pPr>
              <w:autoSpaceDE w:val="0"/>
              <w:autoSpaceDN w:val="0"/>
              <w:adjustRightInd w:val="0"/>
              <w:spacing w:before="40" w:after="40"/>
              <w:jc w:val="center"/>
              <w:rPr>
                <w:rFonts w:cs="Arial"/>
                <w:color w:val="000000"/>
                <w:rPrChange w:id="7874" w:author="Muhamad Ridho Zul Khoiri" w:date="2026-07-14T10:44:00Z" w16du:dateUtc="2026-07-14T03:44:00Z">
                  <w:rPr>
                    <w:rFonts w:ascii="Times New Roman" w:hAnsi="Times New Roman"/>
                    <w:color w:val="000000"/>
                  </w:rPr>
                </w:rPrChange>
              </w:rPr>
            </w:pPr>
            <w:r w:rsidRPr="00CF42A6">
              <w:rPr>
                <w:rFonts w:cs="Arial"/>
                <w:color w:val="000000"/>
                <w:rPrChange w:id="7875"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tcPr>
          <w:p w14:paraId="3F6F7102" w14:textId="77777777" w:rsidR="00F2379F" w:rsidRPr="00CF42A6" w:rsidRDefault="00F2379F" w:rsidP="00A04960">
            <w:pPr>
              <w:autoSpaceDE w:val="0"/>
              <w:autoSpaceDN w:val="0"/>
              <w:adjustRightInd w:val="0"/>
              <w:spacing w:before="40" w:after="40"/>
              <w:jc w:val="right"/>
              <w:rPr>
                <w:rFonts w:cs="Arial"/>
                <w:color w:val="000000"/>
                <w:rPrChange w:id="7876"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314F1DFD" w14:textId="77777777" w:rsidR="00F2379F" w:rsidRPr="00CF42A6" w:rsidRDefault="00F2379F" w:rsidP="00A04960">
            <w:pPr>
              <w:autoSpaceDE w:val="0"/>
              <w:autoSpaceDN w:val="0"/>
              <w:adjustRightInd w:val="0"/>
              <w:spacing w:before="40" w:after="40"/>
              <w:jc w:val="right"/>
              <w:rPr>
                <w:rFonts w:cs="Arial"/>
                <w:color w:val="000000"/>
                <w:rPrChange w:id="7877" w:author="Muhamad Ridho Zul Khoiri" w:date="2026-07-14T10:44:00Z" w16du:dateUtc="2026-07-14T03:44:00Z">
                  <w:rPr>
                    <w:rFonts w:ascii="Times New Roman" w:hAnsi="Times New Roman"/>
                    <w:color w:val="000000"/>
                  </w:rPr>
                </w:rPrChange>
              </w:rPr>
            </w:pPr>
          </w:p>
        </w:tc>
      </w:tr>
      <w:tr w:rsidR="00F2379F" w:rsidRPr="00526DF0" w14:paraId="584304D7"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450DF636" w14:textId="77777777" w:rsidR="00F2379F" w:rsidRPr="00CF42A6" w:rsidRDefault="00F2379F" w:rsidP="00A04960">
            <w:pPr>
              <w:autoSpaceDE w:val="0"/>
              <w:autoSpaceDN w:val="0"/>
              <w:adjustRightInd w:val="0"/>
              <w:spacing w:before="40" w:after="40"/>
              <w:jc w:val="center"/>
              <w:rPr>
                <w:rFonts w:cs="Arial"/>
                <w:color w:val="000000"/>
                <w:rPrChange w:id="7878" w:author="Muhamad Ridho Zul Khoiri" w:date="2026-07-14T10:44:00Z" w16du:dateUtc="2026-07-14T03:44:00Z">
                  <w:rPr>
                    <w:rFonts w:ascii="Times New Roman" w:hAnsi="Times New Roman"/>
                    <w:color w:val="000000"/>
                  </w:rPr>
                </w:rPrChange>
              </w:rPr>
            </w:pPr>
            <w:r w:rsidRPr="00CF42A6">
              <w:rPr>
                <w:rFonts w:cs="Arial"/>
                <w:color w:val="000000"/>
                <w:rPrChange w:id="7879" w:author="Muhamad Ridho Zul Khoiri" w:date="2026-07-14T10:44:00Z" w16du:dateUtc="2026-07-14T03:44:00Z">
                  <w:rPr>
                    <w:rFonts w:ascii="Times New Roman" w:hAnsi="Times New Roman"/>
                    <w:color w:val="000000"/>
                  </w:rPr>
                </w:rPrChange>
              </w:rPr>
              <w:t>14</w:t>
            </w:r>
          </w:p>
        </w:tc>
        <w:tc>
          <w:tcPr>
            <w:tcW w:w="3380" w:type="dxa"/>
            <w:tcBorders>
              <w:top w:val="single" w:sz="6" w:space="0" w:color="auto"/>
              <w:left w:val="single" w:sz="6" w:space="0" w:color="auto"/>
              <w:bottom w:val="single" w:sz="6" w:space="0" w:color="auto"/>
              <w:right w:val="single" w:sz="6" w:space="0" w:color="auto"/>
            </w:tcBorders>
          </w:tcPr>
          <w:p w14:paraId="43AB4B09" w14:textId="77777777" w:rsidR="00F2379F" w:rsidRPr="00CF42A6" w:rsidRDefault="00F2379F" w:rsidP="00A04960">
            <w:pPr>
              <w:autoSpaceDE w:val="0"/>
              <w:autoSpaceDN w:val="0"/>
              <w:adjustRightInd w:val="0"/>
              <w:spacing w:before="40" w:after="40"/>
              <w:jc w:val="left"/>
              <w:rPr>
                <w:rFonts w:cs="Arial"/>
                <w:color w:val="000000"/>
                <w:rPrChange w:id="7880" w:author="Muhamad Ridho Zul Khoiri" w:date="2026-07-14T10:44:00Z" w16du:dateUtc="2026-07-14T03:44:00Z">
                  <w:rPr>
                    <w:rFonts w:ascii="Times New Roman" w:hAnsi="Times New Roman"/>
                    <w:color w:val="000000"/>
                  </w:rPr>
                </w:rPrChange>
              </w:rPr>
            </w:pPr>
            <w:r w:rsidRPr="00CF42A6">
              <w:rPr>
                <w:rFonts w:cs="Arial"/>
                <w:color w:val="000000"/>
                <w:rPrChange w:id="7881" w:author="Muhamad Ridho Zul Khoiri" w:date="2026-07-14T10:44:00Z" w16du:dateUtc="2026-07-14T03:44:00Z">
                  <w:rPr>
                    <w:rFonts w:ascii="Times New Roman" w:hAnsi="Times New Roman"/>
                    <w:color w:val="000000"/>
                  </w:rPr>
                </w:rPrChange>
              </w:rPr>
              <w:t>Start</w:t>
            </w:r>
          </w:p>
        </w:tc>
        <w:tc>
          <w:tcPr>
            <w:tcW w:w="5852" w:type="dxa"/>
            <w:tcBorders>
              <w:top w:val="single" w:sz="6" w:space="0" w:color="auto"/>
              <w:left w:val="single" w:sz="6" w:space="0" w:color="auto"/>
              <w:bottom w:val="single" w:sz="6" w:space="0" w:color="auto"/>
              <w:right w:val="single" w:sz="6" w:space="0" w:color="auto"/>
            </w:tcBorders>
          </w:tcPr>
          <w:p w14:paraId="1D6A74CF" w14:textId="77777777" w:rsidR="00F2379F" w:rsidRPr="00CF42A6" w:rsidRDefault="00F2379F" w:rsidP="00A04960">
            <w:pPr>
              <w:autoSpaceDE w:val="0"/>
              <w:autoSpaceDN w:val="0"/>
              <w:adjustRightInd w:val="0"/>
              <w:spacing w:before="40" w:after="40"/>
              <w:jc w:val="left"/>
              <w:rPr>
                <w:rFonts w:cs="Arial"/>
                <w:color w:val="000000"/>
                <w:rPrChange w:id="7882" w:author="Muhamad Ridho Zul Khoiri" w:date="2026-07-14T10:44:00Z" w16du:dateUtc="2026-07-14T03:44:00Z">
                  <w:rPr>
                    <w:rFonts w:ascii="Times New Roman" w:hAnsi="Times New Roman"/>
                    <w:color w:val="000000"/>
                  </w:rPr>
                </w:rPrChange>
              </w:rPr>
            </w:pPr>
            <w:r w:rsidRPr="00CF42A6">
              <w:rPr>
                <w:rFonts w:cs="Arial"/>
                <w:color w:val="000000"/>
                <w:rPrChange w:id="7883" w:author="Muhamad Ridho Zul Khoiri" w:date="2026-07-14T10:44:00Z" w16du:dateUtc="2026-07-14T03:44:00Z">
                  <w:rPr>
                    <w:rFonts w:ascii="Times New Roman" w:hAnsi="Times New Roman"/>
                    <w:color w:val="000000"/>
                  </w:rPr>
                </w:rPrChange>
              </w:rPr>
              <w:t>The plan date when an activity is to start in the field</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180FE931" w14:textId="77777777" w:rsidR="00F2379F" w:rsidRPr="00CF42A6" w:rsidRDefault="00F2379F" w:rsidP="00A04960">
            <w:pPr>
              <w:autoSpaceDE w:val="0"/>
              <w:autoSpaceDN w:val="0"/>
              <w:adjustRightInd w:val="0"/>
              <w:spacing w:before="40" w:after="40"/>
              <w:jc w:val="center"/>
              <w:rPr>
                <w:rFonts w:cs="Arial"/>
                <w:color w:val="000000"/>
                <w:rPrChange w:id="7884" w:author="Muhamad Ridho Zul Khoiri" w:date="2026-07-14T10:44:00Z" w16du:dateUtc="2026-07-14T03:44:00Z">
                  <w:rPr>
                    <w:rFonts w:ascii="Times New Roman" w:hAnsi="Times New Roman"/>
                    <w:color w:val="000000"/>
                  </w:rPr>
                </w:rPrChange>
              </w:rPr>
            </w:pPr>
            <w:r w:rsidRPr="00CF42A6">
              <w:rPr>
                <w:rFonts w:cs="Arial"/>
                <w:color w:val="000000"/>
                <w:rPrChange w:id="7885"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3571B4EC" w14:textId="77777777" w:rsidR="00F2379F" w:rsidRPr="00CF42A6" w:rsidRDefault="00F2379F" w:rsidP="00A04960">
            <w:pPr>
              <w:autoSpaceDE w:val="0"/>
              <w:autoSpaceDN w:val="0"/>
              <w:adjustRightInd w:val="0"/>
              <w:spacing w:before="40" w:after="40"/>
              <w:jc w:val="center"/>
              <w:rPr>
                <w:rFonts w:cs="Arial"/>
                <w:color w:val="000000"/>
                <w:rPrChange w:id="7886" w:author="Muhamad Ridho Zul Khoiri" w:date="2026-07-14T10:44:00Z" w16du:dateUtc="2026-07-14T03:44:00Z">
                  <w:rPr>
                    <w:rFonts w:ascii="Times New Roman" w:hAnsi="Times New Roman"/>
                    <w:color w:val="000000"/>
                  </w:rPr>
                </w:rPrChange>
              </w:rPr>
            </w:pPr>
            <w:r w:rsidRPr="00CF42A6">
              <w:rPr>
                <w:rFonts w:cs="Arial"/>
                <w:color w:val="000000"/>
                <w:rPrChange w:id="7887"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tcPr>
          <w:p w14:paraId="66369D72" w14:textId="77777777" w:rsidR="00F2379F" w:rsidRPr="00CF42A6" w:rsidRDefault="00F2379F" w:rsidP="00A04960">
            <w:pPr>
              <w:autoSpaceDE w:val="0"/>
              <w:autoSpaceDN w:val="0"/>
              <w:adjustRightInd w:val="0"/>
              <w:spacing w:before="40" w:after="40"/>
              <w:jc w:val="right"/>
              <w:rPr>
                <w:rFonts w:cs="Arial"/>
                <w:color w:val="000000"/>
                <w:rPrChange w:id="7888" w:author="Muhamad Ridho Zul Khoiri" w:date="2026-07-14T10:44:00Z" w16du:dateUtc="2026-07-14T03:44:00Z">
                  <w:rPr>
                    <w:rFonts w:ascii="Times New Roman" w:hAnsi="Times New Roman"/>
                    <w:color w:val="000000"/>
                  </w:rPr>
                </w:rPrChange>
              </w:rPr>
            </w:pPr>
          </w:p>
        </w:tc>
      </w:tr>
      <w:tr w:rsidR="00F2379F" w:rsidRPr="00526DF0" w14:paraId="0DD414D3"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1E1D9190" w14:textId="77777777" w:rsidR="00F2379F" w:rsidRPr="00CF42A6" w:rsidRDefault="00F2379F" w:rsidP="00A04960">
            <w:pPr>
              <w:autoSpaceDE w:val="0"/>
              <w:autoSpaceDN w:val="0"/>
              <w:adjustRightInd w:val="0"/>
              <w:spacing w:before="40" w:after="40"/>
              <w:jc w:val="center"/>
              <w:rPr>
                <w:rFonts w:cs="Arial"/>
                <w:color w:val="000000"/>
                <w:rPrChange w:id="7889" w:author="Muhamad Ridho Zul Khoiri" w:date="2026-07-14T10:44:00Z" w16du:dateUtc="2026-07-14T03:44:00Z">
                  <w:rPr>
                    <w:rFonts w:ascii="Times New Roman" w:hAnsi="Times New Roman"/>
                    <w:color w:val="000000"/>
                  </w:rPr>
                </w:rPrChange>
              </w:rPr>
            </w:pPr>
            <w:r w:rsidRPr="00CF42A6">
              <w:rPr>
                <w:rFonts w:cs="Arial"/>
                <w:color w:val="000000"/>
                <w:rPrChange w:id="7890" w:author="Muhamad Ridho Zul Khoiri" w:date="2026-07-14T10:44:00Z" w16du:dateUtc="2026-07-14T03:44:00Z">
                  <w:rPr>
                    <w:rFonts w:ascii="Times New Roman" w:hAnsi="Times New Roman"/>
                    <w:color w:val="000000"/>
                  </w:rPr>
                </w:rPrChange>
              </w:rPr>
              <w:t>15</w:t>
            </w:r>
          </w:p>
        </w:tc>
        <w:tc>
          <w:tcPr>
            <w:tcW w:w="3380" w:type="dxa"/>
            <w:tcBorders>
              <w:top w:val="single" w:sz="6" w:space="0" w:color="auto"/>
              <w:left w:val="single" w:sz="6" w:space="0" w:color="auto"/>
              <w:bottom w:val="single" w:sz="6" w:space="0" w:color="auto"/>
              <w:right w:val="single" w:sz="6" w:space="0" w:color="auto"/>
            </w:tcBorders>
          </w:tcPr>
          <w:p w14:paraId="6F65F28A" w14:textId="77777777" w:rsidR="00F2379F" w:rsidRPr="00CF42A6" w:rsidRDefault="00F2379F" w:rsidP="00A04960">
            <w:pPr>
              <w:autoSpaceDE w:val="0"/>
              <w:autoSpaceDN w:val="0"/>
              <w:adjustRightInd w:val="0"/>
              <w:spacing w:before="40" w:after="40"/>
              <w:jc w:val="left"/>
              <w:rPr>
                <w:rFonts w:cs="Arial"/>
                <w:color w:val="000000"/>
                <w:rPrChange w:id="7891" w:author="Muhamad Ridho Zul Khoiri" w:date="2026-07-14T10:44:00Z" w16du:dateUtc="2026-07-14T03:44:00Z">
                  <w:rPr>
                    <w:rFonts w:ascii="Times New Roman" w:hAnsi="Times New Roman"/>
                    <w:color w:val="000000"/>
                  </w:rPr>
                </w:rPrChange>
              </w:rPr>
            </w:pPr>
            <w:r w:rsidRPr="00CF42A6">
              <w:rPr>
                <w:rFonts w:cs="Arial"/>
                <w:color w:val="000000"/>
                <w:rPrChange w:id="7892" w:author="Muhamad Ridho Zul Khoiri" w:date="2026-07-14T10:44:00Z" w16du:dateUtc="2026-07-14T03:44:00Z">
                  <w:rPr>
                    <w:rFonts w:ascii="Times New Roman" w:hAnsi="Times New Roman"/>
                    <w:color w:val="000000"/>
                  </w:rPr>
                </w:rPrChange>
              </w:rPr>
              <w:t>Finish</w:t>
            </w:r>
          </w:p>
        </w:tc>
        <w:tc>
          <w:tcPr>
            <w:tcW w:w="5852" w:type="dxa"/>
            <w:tcBorders>
              <w:top w:val="single" w:sz="6" w:space="0" w:color="auto"/>
              <w:left w:val="single" w:sz="6" w:space="0" w:color="auto"/>
              <w:bottom w:val="single" w:sz="6" w:space="0" w:color="auto"/>
              <w:right w:val="single" w:sz="6" w:space="0" w:color="auto"/>
            </w:tcBorders>
          </w:tcPr>
          <w:p w14:paraId="35167EEF" w14:textId="77777777" w:rsidR="00F2379F" w:rsidRPr="00CF42A6" w:rsidRDefault="00F2379F" w:rsidP="00A04960">
            <w:pPr>
              <w:autoSpaceDE w:val="0"/>
              <w:autoSpaceDN w:val="0"/>
              <w:adjustRightInd w:val="0"/>
              <w:spacing w:before="40" w:after="40"/>
              <w:jc w:val="left"/>
              <w:rPr>
                <w:rFonts w:cs="Arial"/>
                <w:color w:val="000000"/>
                <w:rPrChange w:id="7893" w:author="Muhamad Ridho Zul Khoiri" w:date="2026-07-14T10:44:00Z" w16du:dateUtc="2026-07-14T03:44:00Z">
                  <w:rPr>
                    <w:rFonts w:ascii="Times New Roman" w:hAnsi="Times New Roman"/>
                    <w:color w:val="000000"/>
                  </w:rPr>
                </w:rPrChange>
              </w:rPr>
            </w:pPr>
            <w:r w:rsidRPr="00CF42A6">
              <w:rPr>
                <w:rFonts w:cs="Arial"/>
                <w:color w:val="000000"/>
                <w:rPrChange w:id="7894" w:author="Muhamad Ridho Zul Khoiri" w:date="2026-07-14T10:44:00Z" w16du:dateUtc="2026-07-14T03:44:00Z">
                  <w:rPr>
                    <w:rFonts w:ascii="Times New Roman" w:hAnsi="Times New Roman"/>
                    <w:color w:val="000000"/>
                  </w:rPr>
                </w:rPrChange>
              </w:rPr>
              <w:t>The plan date when an activity is to finish in the field.</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3B1078C2" w14:textId="77777777" w:rsidR="00F2379F" w:rsidRPr="00CF42A6" w:rsidRDefault="00F2379F" w:rsidP="00A04960">
            <w:pPr>
              <w:autoSpaceDE w:val="0"/>
              <w:autoSpaceDN w:val="0"/>
              <w:adjustRightInd w:val="0"/>
              <w:spacing w:before="40" w:after="40"/>
              <w:jc w:val="center"/>
              <w:rPr>
                <w:rFonts w:cs="Arial"/>
                <w:color w:val="000000"/>
                <w:rPrChange w:id="7895" w:author="Muhamad Ridho Zul Khoiri" w:date="2026-07-14T10:44:00Z" w16du:dateUtc="2026-07-14T03:44:00Z">
                  <w:rPr>
                    <w:rFonts w:ascii="Times New Roman" w:hAnsi="Times New Roman"/>
                    <w:color w:val="000000"/>
                  </w:rPr>
                </w:rPrChange>
              </w:rPr>
            </w:pPr>
            <w:r w:rsidRPr="00CF42A6">
              <w:rPr>
                <w:rFonts w:cs="Arial"/>
                <w:color w:val="000000"/>
                <w:rPrChange w:id="7896"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01F56D77" w14:textId="77777777" w:rsidR="00F2379F" w:rsidRPr="00CF42A6" w:rsidRDefault="00F2379F" w:rsidP="00A04960">
            <w:pPr>
              <w:autoSpaceDE w:val="0"/>
              <w:autoSpaceDN w:val="0"/>
              <w:adjustRightInd w:val="0"/>
              <w:spacing w:before="40" w:after="40"/>
              <w:jc w:val="center"/>
              <w:rPr>
                <w:rFonts w:cs="Arial"/>
                <w:color w:val="000000"/>
                <w:rPrChange w:id="7897" w:author="Muhamad Ridho Zul Khoiri" w:date="2026-07-14T10:44:00Z" w16du:dateUtc="2026-07-14T03:44:00Z">
                  <w:rPr>
                    <w:rFonts w:ascii="Times New Roman" w:hAnsi="Times New Roman"/>
                    <w:color w:val="000000"/>
                  </w:rPr>
                </w:rPrChange>
              </w:rPr>
            </w:pPr>
            <w:r w:rsidRPr="00CF42A6">
              <w:rPr>
                <w:rFonts w:cs="Arial"/>
                <w:color w:val="000000"/>
                <w:rPrChange w:id="7898"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tcPr>
          <w:p w14:paraId="3F75308B" w14:textId="77777777" w:rsidR="00F2379F" w:rsidRPr="00CF42A6" w:rsidRDefault="00F2379F" w:rsidP="00A04960">
            <w:pPr>
              <w:autoSpaceDE w:val="0"/>
              <w:autoSpaceDN w:val="0"/>
              <w:adjustRightInd w:val="0"/>
              <w:spacing w:before="40" w:after="40"/>
              <w:jc w:val="right"/>
              <w:rPr>
                <w:rFonts w:cs="Arial"/>
                <w:color w:val="000000"/>
                <w:rPrChange w:id="7899" w:author="Muhamad Ridho Zul Khoiri" w:date="2026-07-14T10:44:00Z" w16du:dateUtc="2026-07-14T03:44:00Z">
                  <w:rPr>
                    <w:rFonts w:ascii="Times New Roman" w:hAnsi="Times New Roman"/>
                    <w:color w:val="000000"/>
                  </w:rPr>
                </w:rPrChange>
              </w:rPr>
            </w:pPr>
          </w:p>
        </w:tc>
      </w:tr>
      <w:tr w:rsidR="00F2379F" w:rsidRPr="00526DF0" w14:paraId="2E18247B" w14:textId="77777777" w:rsidTr="00A04960">
        <w:trPr>
          <w:trHeight w:val="1280"/>
        </w:trPr>
        <w:tc>
          <w:tcPr>
            <w:tcW w:w="592" w:type="dxa"/>
            <w:tcBorders>
              <w:top w:val="single" w:sz="6" w:space="0" w:color="auto"/>
              <w:left w:val="single" w:sz="6" w:space="0" w:color="auto"/>
              <w:bottom w:val="single" w:sz="6" w:space="0" w:color="auto"/>
              <w:right w:val="single" w:sz="6" w:space="0" w:color="auto"/>
            </w:tcBorders>
          </w:tcPr>
          <w:p w14:paraId="1C2FA258" w14:textId="77777777" w:rsidR="00F2379F" w:rsidRPr="00CF42A6" w:rsidRDefault="00F2379F" w:rsidP="00A04960">
            <w:pPr>
              <w:autoSpaceDE w:val="0"/>
              <w:autoSpaceDN w:val="0"/>
              <w:adjustRightInd w:val="0"/>
              <w:spacing w:before="40" w:after="40"/>
              <w:jc w:val="center"/>
              <w:rPr>
                <w:rFonts w:cs="Arial"/>
                <w:color w:val="000000"/>
                <w:rPrChange w:id="7900" w:author="Muhamad Ridho Zul Khoiri" w:date="2026-07-14T10:44:00Z" w16du:dateUtc="2026-07-14T03:44:00Z">
                  <w:rPr>
                    <w:rFonts w:ascii="Times New Roman" w:hAnsi="Times New Roman"/>
                    <w:color w:val="000000"/>
                  </w:rPr>
                </w:rPrChange>
              </w:rPr>
            </w:pPr>
            <w:r w:rsidRPr="00CF42A6">
              <w:rPr>
                <w:rFonts w:cs="Arial"/>
                <w:color w:val="000000"/>
                <w:rPrChange w:id="7901" w:author="Muhamad Ridho Zul Khoiri" w:date="2026-07-14T10:44:00Z" w16du:dateUtc="2026-07-14T03:44:00Z">
                  <w:rPr>
                    <w:rFonts w:ascii="Times New Roman" w:hAnsi="Times New Roman"/>
                    <w:color w:val="000000"/>
                  </w:rPr>
                </w:rPrChange>
              </w:rPr>
              <w:lastRenderedPageBreak/>
              <w:t>16</w:t>
            </w:r>
          </w:p>
        </w:tc>
        <w:tc>
          <w:tcPr>
            <w:tcW w:w="3380" w:type="dxa"/>
            <w:tcBorders>
              <w:top w:val="single" w:sz="6" w:space="0" w:color="auto"/>
              <w:left w:val="single" w:sz="6" w:space="0" w:color="auto"/>
              <w:bottom w:val="single" w:sz="6" w:space="0" w:color="auto"/>
              <w:right w:val="single" w:sz="6" w:space="0" w:color="auto"/>
            </w:tcBorders>
          </w:tcPr>
          <w:p w14:paraId="6A73CC94" w14:textId="77777777" w:rsidR="00F2379F" w:rsidRPr="00CF42A6" w:rsidRDefault="00F2379F" w:rsidP="00A04960">
            <w:pPr>
              <w:autoSpaceDE w:val="0"/>
              <w:autoSpaceDN w:val="0"/>
              <w:adjustRightInd w:val="0"/>
              <w:spacing w:before="40" w:after="40"/>
              <w:jc w:val="left"/>
              <w:rPr>
                <w:rFonts w:cs="Arial"/>
                <w:color w:val="000000"/>
                <w:rPrChange w:id="7902" w:author="Muhamad Ridho Zul Khoiri" w:date="2026-07-14T10:44:00Z" w16du:dateUtc="2026-07-14T03:44:00Z">
                  <w:rPr>
                    <w:rFonts w:ascii="Times New Roman" w:hAnsi="Times New Roman"/>
                    <w:color w:val="000000"/>
                  </w:rPr>
                </w:rPrChange>
              </w:rPr>
            </w:pPr>
            <w:r w:rsidRPr="00CF42A6">
              <w:rPr>
                <w:rFonts w:cs="Arial"/>
                <w:color w:val="000000"/>
                <w:rPrChange w:id="7903" w:author="Muhamad Ridho Zul Khoiri" w:date="2026-07-14T10:44:00Z" w16du:dateUtc="2026-07-14T03:44:00Z">
                  <w:rPr>
                    <w:rFonts w:ascii="Times New Roman" w:hAnsi="Times New Roman"/>
                    <w:color w:val="000000"/>
                  </w:rPr>
                </w:rPrChange>
              </w:rPr>
              <w:t>Duration</w:t>
            </w:r>
          </w:p>
        </w:tc>
        <w:tc>
          <w:tcPr>
            <w:tcW w:w="5852" w:type="dxa"/>
            <w:tcBorders>
              <w:top w:val="single" w:sz="6" w:space="0" w:color="auto"/>
              <w:left w:val="single" w:sz="6" w:space="0" w:color="auto"/>
              <w:bottom w:val="single" w:sz="6" w:space="0" w:color="auto"/>
              <w:right w:val="single" w:sz="6" w:space="0" w:color="auto"/>
            </w:tcBorders>
          </w:tcPr>
          <w:p w14:paraId="777C35F6" w14:textId="77777777" w:rsidR="00F2379F" w:rsidRPr="00CF42A6" w:rsidRDefault="00F2379F" w:rsidP="00A04960">
            <w:pPr>
              <w:autoSpaceDE w:val="0"/>
              <w:autoSpaceDN w:val="0"/>
              <w:adjustRightInd w:val="0"/>
              <w:spacing w:before="40" w:after="40"/>
              <w:jc w:val="left"/>
              <w:rPr>
                <w:rFonts w:cs="Arial"/>
                <w:color w:val="000000"/>
                <w:rPrChange w:id="7904" w:author="Muhamad Ridho Zul Khoiri" w:date="2026-07-14T10:44:00Z" w16du:dateUtc="2026-07-14T03:44:00Z">
                  <w:rPr>
                    <w:rFonts w:ascii="Times New Roman" w:hAnsi="Times New Roman"/>
                    <w:color w:val="000000"/>
                  </w:rPr>
                </w:rPrChange>
              </w:rPr>
            </w:pPr>
            <w:r w:rsidRPr="00CF42A6">
              <w:rPr>
                <w:rFonts w:cs="Arial"/>
                <w:color w:val="000000"/>
                <w:rPrChange w:id="7905" w:author="Muhamad Ridho Zul Khoiri" w:date="2026-07-14T10:44:00Z" w16du:dateUtc="2026-07-14T03:44:00Z">
                  <w:rPr>
                    <w:rFonts w:ascii="Times New Roman" w:hAnsi="Times New Roman"/>
                    <w:color w:val="000000"/>
                  </w:rPr>
                </w:rPrChange>
              </w:rPr>
              <w:t>Duration is suggested to be in "day" if the duration of an activity is less than 1 day please use fraction e.g. 0.5 day etc. (1day = 12 hours). A work performed continuously for 24 hours can still be claimed as 1 day but please put note in the "additional information" column.</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732F034B" w14:textId="77777777" w:rsidR="00F2379F" w:rsidRPr="00CF42A6" w:rsidRDefault="00F2379F" w:rsidP="00A04960">
            <w:pPr>
              <w:autoSpaceDE w:val="0"/>
              <w:autoSpaceDN w:val="0"/>
              <w:adjustRightInd w:val="0"/>
              <w:spacing w:before="40" w:after="40"/>
              <w:jc w:val="center"/>
              <w:rPr>
                <w:rFonts w:cs="Arial"/>
                <w:color w:val="000000"/>
                <w:rPrChange w:id="7906" w:author="Muhamad Ridho Zul Khoiri" w:date="2026-07-14T10:44:00Z" w16du:dateUtc="2026-07-14T03:44:00Z">
                  <w:rPr>
                    <w:rFonts w:ascii="Times New Roman" w:hAnsi="Times New Roman"/>
                    <w:color w:val="000000"/>
                  </w:rPr>
                </w:rPrChange>
              </w:rPr>
            </w:pPr>
            <w:r w:rsidRPr="00CF42A6">
              <w:rPr>
                <w:rFonts w:cs="Arial"/>
                <w:color w:val="000000"/>
                <w:rPrChange w:id="7907"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tcPr>
          <w:p w14:paraId="6D9E47DC" w14:textId="77777777" w:rsidR="00F2379F" w:rsidRPr="00CF42A6" w:rsidRDefault="00F2379F" w:rsidP="00A04960">
            <w:pPr>
              <w:autoSpaceDE w:val="0"/>
              <w:autoSpaceDN w:val="0"/>
              <w:adjustRightInd w:val="0"/>
              <w:spacing w:before="40" w:after="40"/>
              <w:jc w:val="right"/>
              <w:rPr>
                <w:rFonts w:cs="Arial"/>
                <w:color w:val="000000"/>
                <w:rPrChange w:id="7908"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6C37A740" w14:textId="77777777" w:rsidR="00F2379F" w:rsidRPr="00CF42A6" w:rsidRDefault="00F2379F" w:rsidP="00A04960">
            <w:pPr>
              <w:autoSpaceDE w:val="0"/>
              <w:autoSpaceDN w:val="0"/>
              <w:adjustRightInd w:val="0"/>
              <w:spacing w:before="40" w:after="40"/>
              <w:jc w:val="right"/>
              <w:rPr>
                <w:rFonts w:cs="Arial"/>
                <w:color w:val="000000"/>
                <w:rPrChange w:id="7909" w:author="Muhamad Ridho Zul Khoiri" w:date="2026-07-14T10:44:00Z" w16du:dateUtc="2026-07-14T03:44:00Z">
                  <w:rPr>
                    <w:rFonts w:ascii="Times New Roman" w:hAnsi="Times New Roman"/>
                    <w:color w:val="000000"/>
                  </w:rPr>
                </w:rPrChange>
              </w:rPr>
            </w:pPr>
          </w:p>
        </w:tc>
      </w:tr>
      <w:tr w:rsidR="00F2379F" w:rsidRPr="00526DF0" w14:paraId="2F93FAC7"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6F3C619D" w14:textId="77777777" w:rsidR="00F2379F" w:rsidRPr="00CF42A6" w:rsidRDefault="00F2379F" w:rsidP="00A04960">
            <w:pPr>
              <w:autoSpaceDE w:val="0"/>
              <w:autoSpaceDN w:val="0"/>
              <w:adjustRightInd w:val="0"/>
              <w:spacing w:before="40" w:after="40"/>
              <w:jc w:val="center"/>
              <w:rPr>
                <w:rFonts w:cs="Arial"/>
                <w:color w:val="000000"/>
                <w:rPrChange w:id="7910" w:author="Muhamad Ridho Zul Khoiri" w:date="2026-07-14T10:44:00Z" w16du:dateUtc="2026-07-14T03:44:00Z">
                  <w:rPr>
                    <w:rFonts w:ascii="Times New Roman" w:hAnsi="Times New Roman"/>
                    <w:color w:val="000000"/>
                  </w:rPr>
                </w:rPrChange>
              </w:rPr>
            </w:pPr>
            <w:r w:rsidRPr="00CF42A6">
              <w:rPr>
                <w:rFonts w:cs="Arial"/>
                <w:color w:val="000000"/>
                <w:rPrChange w:id="7911" w:author="Muhamad Ridho Zul Khoiri" w:date="2026-07-14T10:44:00Z" w16du:dateUtc="2026-07-14T03:44:00Z">
                  <w:rPr>
                    <w:rFonts w:ascii="Times New Roman" w:hAnsi="Times New Roman"/>
                    <w:color w:val="000000"/>
                  </w:rPr>
                </w:rPrChange>
              </w:rPr>
              <w:t>17</w:t>
            </w:r>
          </w:p>
        </w:tc>
        <w:tc>
          <w:tcPr>
            <w:tcW w:w="3380" w:type="dxa"/>
            <w:tcBorders>
              <w:top w:val="single" w:sz="6" w:space="0" w:color="auto"/>
              <w:left w:val="single" w:sz="6" w:space="0" w:color="auto"/>
              <w:bottom w:val="single" w:sz="6" w:space="0" w:color="auto"/>
              <w:right w:val="single" w:sz="6" w:space="0" w:color="auto"/>
            </w:tcBorders>
          </w:tcPr>
          <w:p w14:paraId="7A79C98E" w14:textId="77777777" w:rsidR="00F2379F" w:rsidRPr="00CF42A6" w:rsidRDefault="00F2379F" w:rsidP="00A04960">
            <w:pPr>
              <w:autoSpaceDE w:val="0"/>
              <w:autoSpaceDN w:val="0"/>
              <w:adjustRightInd w:val="0"/>
              <w:spacing w:before="40" w:after="40"/>
              <w:jc w:val="left"/>
              <w:rPr>
                <w:rFonts w:cs="Arial"/>
                <w:color w:val="000000"/>
                <w:rPrChange w:id="7912" w:author="Muhamad Ridho Zul Khoiri" w:date="2026-07-14T10:44:00Z" w16du:dateUtc="2026-07-14T03:44:00Z">
                  <w:rPr>
                    <w:rFonts w:ascii="Times New Roman" w:hAnsi="Times New Roman"/>
                    <w:color w:val="000000"/>
                  </w:rPr>
                </w:rPrChange>
              </w:rPr>
            </w:pPr>
            <w:r w:rsidRPr="00CF42A6">
              <w:rPr>
                <w:rFonts w:cs="Arial"/>
                <w:color w:val="000000"/>
                <w:rPrChange w:id="7913" w:author="Muhamad Ridho Zul Khoiri" w:date="2026-07-14T10:44:00Z" w16du:dateUtc="2026-07-14T03:44:00Z">
                  <w:rPr>
                    <w:rFonts w:ascii="Times New Roman" w:hAnsi="Times New Roman"/>
                    <w:color w:val="000000"/>
                  </w:rPr>
                </w:rPrChange>
              </w:rPr>
              <w:t>Actual Start</w:t>
            </w:r>
          </w:p>
        </w:tc>
        <w:tc>
          <w:tcPr>
            <w:tcW w:w="5852" w:type="dxa"/>
            <w:tcBorders>
              <w:top w:val="single" w:sz="6" w:space="0" w:color="auto"/>
              <w:left w:val="single" w:sz="6" w:space="0" w:color="auto"/>
              <w:bottom w:val="single" w:sz="6" w:space="0" w:color="auto"/>
              <w:right w:val="single" w:sz="6" w:space="0" w:color="auto"/>
            </w:tcBorders>
          </w:tcPr>
          <w:p w14:paraId="2D3640CD" w14:textId="77777777" w:rsidR="00F2379F" w:rsidRPr="00CF42A6" w:rsidRDefault="00F2379F" w:rsidP="00A04960">
            <w:pPr>
              <w:autoSpaceDE w:val="0"/>
              <w:autoSpaceDN w:val="0"/>
              <w:adjustRightInd w:val="0"/>
              <w:spacing w:before="40" w:after="40"/>
              <w:jc w:val="right"/>
              <w:rPr>
                <w:rFonts w:cs="Arial"/>
                <w:color w:val="000000"/>
                <w:rPrChange w:id="7914"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1560C7D3" w14:textId="77777777" w:rsidR="00F2379F" w:rsidRPr="00CF42A6" w:rsidRDefault="00F2379F" w:rsidP="00A04960">
            <w:pPr>
              <w:autoSpaceDE w:val="0"/>
              <w:autoSpaceDN w:val="0"/>
              <w:adjustRightInd w:val="0"/>
              <w:spacing w:before="40" w:after="40"/>
              <w:jc w:val="right"/>
              <w:rPr>
                <w:rFonts w:cs="Arial"/>
                <w:color w:val="000000"/>
                <w:rPrChange w:id="7915"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3CDEAAD7" w14:textId="77777777" w:rsidR="00F2379F" w:rsidRPr="00CF42A6" w:rsidRDefault="00F2379F" w:rsidP="00A04960">
            <w:pPr>
              <w:autoSpaceDE w:val="0"/>
              <w:autoSpaceDN w:val="0"/>
              <w:adjustRightInd w:val="0"/>
              <w:spacing w:before="40" w:after="40"/>
              <w:jc w:val="right"/>
              <w:rPr>
                <w:rFonts w:cs="Arial"/>
                <w:color w:val="000000"/>
                <w:rPrChange w:id="7916"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454CD4FE" w14:textId="77777777" w:rsidR="00F2379F" w:rsidRPr="00CF42A6" w:rsidRDefault="00F2379F" w:rsidP="00A04960">
            <w:pPr>
              <w:autoSpaceDE w:val="0"/>
              <w:autoSpaceDN w:val="0"/>
              <w:adjustRightInd w:val="0"/>
              <w:spacing w:before="40" w:after="40"/>
              <w:jc w:val="right"/>
              <w:rPr>
                <w:rFonts w:cs="Arial"/>
                <w:color w:val="000000"/>
                <w:rPrChange w:id="7917" w:author="Muhamad Ridho Zul Khoiri" w:date="2026-07-14T10:44:00Z" w16du:dateUtc="2026-07-14T03:44:00Z">
                  <w:rPr>
                    <w:rFonts w:ascii="Times New Roman" w:hAnsi="Times New Roman"/>
                    <w:color w:val="000000"/>
                  </w:rPr>
                </w:rPrChange>
              </w:rPr>
            </w:pPr>
          </w:p>
        </w:tc>
      </w:tr>
      <w:tr w:rsidR="00F2379F" w:rsidRPr="00526DF0" w14:paraId="2BB320FE"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5B086A59" w14:textId="77777777" w:rsidR="00F2379F" w:rsidRPr="00CF42A6" w:rsidRDefault="00F2379F" w:rsidP="00A04960">
            <w:pPr>
              <w:autoSpaceDE w:val="0"/>
              <w:autoSpaceDN w:val="0"/>
              <w:adjustRightInd w:val="0"/>
              <w:spacing w:before="40" w:after="40"/>
              <w:jc w:val="center"/>
              <w:rPr>
                <w:rFonts w:cs="Arial"/>
                <w:color w:val="000000"/>
                <w:rPrChange w:id="7918" w:author="Muhamad Ridho Zul Khoiri" w:date="2026-07-14T10:44:00Z" w16du:dateUtc="2026-07-14T03:44:00Z">
                  <w:rPr>
                    <w:rFonts w:ascii="Times New Roman" w:hAnsi="Times New Roman"/>
                    <w:color w:val="000000"/>
                  </w:rPr>
                </w:rPrChange>
              </w:rPr>
            </w:pPr>
            <w:r w:rsidRPr="00CF42A6">
              <w:rPr>
                <w:rFonts w:cs="Arial"/>
                <w:color w:val="000000"/>
                <w:rPrChange w:id="7919" w:author="Muhamad Ridho Zul Khoiri" w:date="2026-07-14T10:44:00Z" w16du:dateUtc="2026-07-14T03:44:00Z">
                  <w:rPr>
                    <w:rFonts w:ascii="Times New Roman" w:hAnsi="Times New Roman"/>
                    <w:color w:val="000000"/>
                  </w:rPr>
                </w:rPrChange>
              </w:rPr>
              <w:t>18</w:t>
            </w:r>
          </w:p>
        </w:tc>
        <w:tc>
          <w:tcPr>
            <w:tcW w:w="3380" w:type="dxa"/>
            <w:tcBorders>
              <w:top w:val="single" w:sz="6" w:space="0" w:color="auto"/>
              <w:left w:val="single" w:sz="6" w:space="0" w:color="auto"/>
              <w:bottom w:val="single" w:sz="6" w:space="0" w:color="auto"/>
              <w:right w:val="single" w:sz="6" w:space="0" w:color="auto"/>
            </w:tcBorders>
          </w:tcPr>
          <w:p w14:paraId="6CE4D22A" w14:textId="77777777" w:rsidR="00F2379F" w:rsidRPr="00CF42A6" w:rsidRDefault="00F2379F" w:rsidP="00A04960">
            <w:pPr>
              <w:autoSpaceDE w:val="0"/>
              <w:autoSpaceDN w:val="0"/>
              <w:adjustRightInd w:val="0"/>
              <w:spacing w:before="40" w:after="40"/>
              <w:jc w:val="left"/>
              <w:rPr>
                <w:rFonts w:cs="Arial"/>
                <w:color w:val="000000"/>
                <w:rPrChange w:id="7920" w:author="Muhamad Ridho Zul Khoiri" w:date="2026-07-14T10:44:00Z" w16du:dateUtc="2026-07-14T03:44:00Z">
                  <w:rPr>
                    <w:rFonts w:ascii="Times New Roman" w:hAnsi="Times New Roman"/>
                    <w:color w:val="000000"/>
                  </w:rPr>
                </w:rPrChange>
              </w:rPr>
            </w:pPr>
            <w:r w:rsidRPr="00CF42A6">
              <w:rPr>
                <w:rFonts w:cs="Arial"/>
                <w:color w:val="000000"/>
                <w:rPrChange w:id="7921" w:author="Muhamad Ridho Zul Khoiri" w:date="2026-07-14T10:44:00Z" w16du:dateUtc="2026-07-14T03:44:00Z">
                  <w:rPr>
                    <w:rFonts w:ascii="Times New Roman" w:hAnsi="Times New Roman"/>
                    <w:color w:val="000000"/>
                  </w:rPr>
                </w:rPrChange>
              </w:rPr>
              <w:t>Actual Finish</w:t>
            </w:r>
          </w:p>
        </w:tc>
        <w:tc>
          <w:tcPr>
            <w:tcW w:w="5852" w:type="dxa"/>
            <w:tcBorders>
              <w:top w:val="single" w:sz="6" w:space="0" w:color="auto"/>
              <w:left w:val="single" w:sz="6" w:space="0" w:color="auto"/>
              <w:bottom w:val="single" w:sz="6" w:space="0" w:color="auto"/>
              <w:right w:val="single" w:sz="6" w:space="0" w:color="auto"/>
            </w:tcBorders>
          </w:tcPr>
          <w:p w14:paraId="215F7C70" w14:textId="77777777" w:rsidR="00F2379F" w:rsidRPr="00CF42A6" w:rsidRDefault="00F2379F" w:rsidP="00A04960">
            <w:pPr>
              <w:autoSpaceDE w:val="0"/>
              <w:autoSpaceDN w:val="0"/>
              <w:adjustRightInd w:val="0"/>
              <w:spacing w:before="40" w:after="40"/>
              <w:jc w:val="right"/>
              <w:rPr>
                <w:rFonts w:cs="Arial"/>
                <w:color w:val="000000"/>
                <w:rPrChange w:id="7922"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67358CCF" w14:textId="77777777" w:rsidR="00F2379F" w:rsidRPr="00CF42A6" w:rsidRDefault="00F2379F" w:rsidP="00A04960">
            <w:pPr>
              <w:autoSpaceDE w:val="0"/>
              <w:autoSpaceDN w:val="0"/>
              <w:adjustRightInd w:val="0"/>
              <w:spacing w:before="40" w:after="40"/>
              <w:jc w:val="right"/>
              <w:rPr>
                <w:rFonts w:cs="Arial"/>
                <w:color w:val="000000"/>
                <w:rPrChange w:id="7923"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0C67BCEA" w14:textId="77777777" w:rsidR="00F2379F" w:rsidRPr="00CF42A6" w:rsidRDefault="00F2379F" w:rsidP="00A04960">
            <w:pPr>
              <w:autoSpaceDE w:val="0"/>
              <w:autoSpaceDN w:val="0"/>
              <w:adjustRightInd w:val="0"/>
              <w:spacing w:before="40" w:after="40"/>
              <w:jc w:val="right"/>
              <w:rPr>
                <w:rFonts w:cs="Arial"/>
                <w:color w:val="000000"/>
                <w:rPrChange w:id="7924"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02C71D13" w14:textId="77777777" w:rsidR="00F2379F" w:rsidRPr="00CF42A6" w:rsidRDefault="00F2379F" w:rsidP="00A04960">
            <w:pPr>
              <w:autoSpaceDE w:val="0"/>
              <w:autoSpaceDN w:val="0"/>
              <w:adjustRightInd w:val="0"/>
              <w:spacing w:before="40" w:after="40"/>
              <w:jc w:val="right"/>
              <w:rPr>
                <w:rFonts w:cs="Arial"/>
                <w:color w:val="000000"/>
                <w:rPrChange w:id="7925" w:author="Muhamad Ridho Zul Khoiri" w:date="2026-07-14T10:44:00Z" w16du:dateUtc="2026-07-14T03:44:00Z">
                  <w:rPr>
                    <w:rFonts w:ascii="Times New Roman" w:hAnsi="Times New Roman"/>
                    <w:color w:val="000000"/>
                  </w:rPr>
                </w:rPrChange>
              </w:rPr>
            </w:pPr>
          </w:p>
        </w:tc>
      </w:tr>
      <w:tr w:rsidR="00F2379F" w:rsidRPr="00526DF0" w14:paraId="38726D21"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120587DF" w14:textId="77777777" w:rsidR="00F2379F" w:rsidRPr="00CF42A6" w:rsidRDefault="00F2379F" w:rsidP="00A04960">
            <w:pPr>
              <w:autoSpaceDE w:val="0"/>
              <w:autoSpaceDN w:val="0"/>
              <w:adjustRightInd w:val="0"/>
              <w:spacing w:before="40" w:after="40"/>
              <w:jc w:val="center"/>
              <w:rPr>
                <w:rFonts w:cs="Arial"/>
                <w:color w:val="000000"/>
                <w:rPrChange w:id="7926" w:author="Muhamad Ridho Zul Khoiri" w:date="2026-07-14T10:44:00Z" w16du:dateUtc="2026-07-14T03:44:00Z">
                  <w:rPr>
                    <w:rFonts w:ascii="Times New Roman" w:hAnsi="Times New Roman"/>
                    <w:color w:val="000000"/>
                  </w:rPr>
                </w:rPrChange>
              </w:rPr>
            </w:pPr>
            <w:r w:rsidRPr="00CF42A6">
              <w:rPr>
                <w:rFonts w:cs="Arial"/>
                <w:color w:val="000000"/>
                <w:rPrChange w:id="7927" w:author="Muhamad Ridho Zul Khoiri" w:date="2026-07-14T10:44:00Z" w16du:dateUtc="2026-07-14T03:44:00Z">
                  <w:rPr>
                    <w:rFonts w:ascii="Times New Roman" w:hAnsi="Times New Roman"/>
                    <w:color w:val="000000"/>
                  </w:rPr>
                </w:rPrChange>
              </w:rPr>
              <w:t>19</w:t>
            </w:r>
          </w:p>
        </w:tc>
        <w:tc>
          <w:tcPr>
            <w:tcW w:w="3380" w:type="dxa"/>
            <w:tcBorders>
              <w:top w:val="single" w:sz="6" w:space="0" w:color="auto"/>
              <w:left w:val="single" w:sz="6" w:space="0" w:color="auto"/>
              <w:bottom w:val="single" w:sz="6" w:space="0" w:color="auto"/>
              <w:right w:val="single" w:sz="6" w:space="0" w:color="auto"/>
            </w:tcBorders>
          </w:tcPr>
          <w:p w14:paraId="793A2716" w14:textId="77777777" w:rsidR="00F2379F" w:rsidRPr="00CF42A6" w:rsidRDefault="00F2379F" w:rsidP="00A04960">
            <w:pPr>
              <w:autoSpaceDE w:val="0"/>
              <w:autoSpaceDN w:val="0"/>
              <w:adjustRightInd w:val="0"/>
              <w:spacing w:before="40" w:after="40"/>
              <w:jc w:val="left"/>
              <w:rPr>
                <w:rFonts w:cs="Arial"/>
                <w:color w:val="000000"/>
                <w:rPrChange w:id="7928" w:author="Muhamad Ridho Zul Khoiri" w:date="2026-07-14T10:44:00Z" w16du:dateUtc="2026-07-14T03:44:00Z">
                  <w:rPr>
                    <w:rFonts w:ascii="Times New Roman" w:hAnsi="Times New Roman"/>
                    <w:color w:val="000000"/>
                  </w:rPr>
                </w:rPrChange>
              </w:rPr>
            </w:pPr>
            <w:r w:rsidRPr="00CF42A6">
              <w:rPr>
                <w:rFonts w:cs="Arial"/>
                <w:color w:val="000000"/>
                <w:rPrChange w:id="7929" w:author="Muhamad Ridho Zul Khoiri" w:date="2026-07-14T10:44:00Z" w16du:dateUtc="2026-07-14T03:44:00Z">
                  <w:rPr>
                    <w:rFonts w:ascii="Times New Roman" w:hAnsi="Times New Roman"/>
                    <w:color w:val="000000"/>
                  </w:rPr>
                </w:rPrChange>
              </w:rPr>
              <w:t>Actual Duration (day)</w:t>
            </w:r>
          </w:p>
        </w:tc>
        <w:tc>
          <w:tcPr>
            <w:tcW w:w="5852" w:type="dxa"/>
            <w:tcBorders>
              <w:top w:val="single" w:sz="6" w:space="0" w:color="auto"/>
              <w:left w:val="single" w:sz="6" w:space="0" w:color="auto"/>
              <w:bottom w:val="single" w:sz="6" w:space="0" w:color="auto"/>
              <w:right w:val="single" w:sz="6" w:space="0" w:color="auto"/>
            </w:tcBorders>
          </w:tcPr>
          <w:p w14:paraId="46FA7638" w14:textId="77777777" w:rsidR="00F2379F" w:rsidRPr="00CF42A6" w:rsidRDefault="00F2379F" w:rsidP="00A04960">
            <w:pPr>
              <w:autoSpaceDE w:val="0"/>
              <w:autoSpaceDN w:val="0"/>
              <w:adjustRightInd w:val="0"/>
              <w:spacing w:before="40" w:after="40"/>
              <w:jc w:val="right"/>
              <w:rPr>
                <w:rFonts w:cs="Arial"/>
                <w:color w:val="000000"/>
                <w:rPrChange w:id="7930"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11962CAC" w14:textId="77777777" w:rsidR="00F2379F" w:rsidRPr="00CF42A6" w:rsidRDefault="00F2379F" w:rsidP="00A04960">
            <w:pPr>
              <w:autoSpaceDE w:val="0"/>
              <w:autoSpaceDN w:val="0"/>
              <w:adjustRightInd w:val="0"/>
              <w:spacing w:before="40" w:after="40"/>
              <w:jc w:val="right"/>
              <w:rPr>
                <w:rFonts w:cs="Arial"/>
                <w:color w:val="000000"/>
                <w:rPrChange w:id="7931"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493C6C4B" w14:textId="77777777" w:rsidR="00F2379F" w:rsidRPr="00CF42A6" w:rsidRDefault="00F2379F" w:rsidP="00A04960">
            <w:pPr>
              <w:autoSpaceDE w:val="0"/>
              <w:autoSpaceDN w:val="0"/>
              <w:adjustRightInd w:val="0"/>
              <w:spacing w:before="40" w:after="40"/>
              <w:jc w:val="right"/>
              <w:rPr>
                <w:rFonts w:cs="Arial"/>
                <w:color w:val="000000"/>
                <w:rPrChange w:id="7932"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2E1360B9" w14:textId="77777777" w:rsidR="00F2379F" w:rsidRPr="00CF42A6" w:rsidRDefault="00F2379F" w:rsidP="00A04960">
            <w:pPr>
              <w:autoSpaceDE w:val="0"/>
              <w:autoSpaceDN w:val="0"/>
              <w:adjustRightInd w:val="0"/>
              <w:spacing w:before="40" w:after="40"/>
              <w:jc w:val="right"/>
              <w:rPr>
                <w:rFonts w:cs="Arial"/>
                <w:color w:val="000000"/>
                <w:rPrChange w:id="7933" w:author="Muhamad Ridho Zul Khoiri" w:date="2026-07-14T10:44:00Z" w16du:dateUtc="2026-07-14T03:44:00Z">
                  <w:rPr>
                    <w:rFonts w:ascii="Times New Roman" w:hAnsi="Times New Roman"/>
                    <w:color w:val="000000"/>
                  </w:rPr>
                </w:rPrChange>
              </w:rPr>
            </w:pPr>
          </w:p>
        </w:tc>
      </w:tr>
      <w:tr w:rsidR="00F2379F" w:rsidRPr="00526DF0" w14:paraId="14FDF478"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18D14F40" w14:textId="77777777" w:rsidR="00F2379F" w:rsidRPr="00CF42A6" w:rsidRDefault="00F2379F" w:rsidP="00A04960">
            <w:pPr>
              <w:autoSpaceDE w:val="0"/>
              <w:autoSpaceDN w:val="0"/>
              <w:adjustRightInd w:val="0"/>
              <w:spacing w:before="40" w:after="40"/>
              <w:jc w:val="center"/>
              <w:rPr>
                <w:rFonts w:cs="Arial"/>
                <w:color w:val="000000"/>
                <w:rPrChange w:id="7934" w:author="Muhamad Ridho Zul Khoiri" w:date="2026-07-14T10:44:00Z" w16du:dateUtc="2026-07-14T03:44:00Z">
                  <w:rPr>
                    <w:rFonts w:ascii="Times New Roman" w:hAnsi="Times New Roman"/>
                    <w:color w:val="000000"/>
                  </w:rPr>
                </w:rPrChange>
              </w:rPr>
            </w:pPr>
          </w:p>
        </w:tc>
        <w:tc>
          <w:tcPr>
            <w:tcW w:w="3380" w:type="dxa"/>
            <w:tcBorders>
              <w:top w:val="single" w:sz="6" w:space="0" w:color="auto"/>
              <w:left w:val="single" w:sz="6" w:space="0" w:color="auto"/>
              <w:bottom w:val="single" w:sz="6" w:space="0" w:color="auto"/>
              <w:right w:val="single" w:sz="6" w:space="0" w:color="auto"/>
            </w:tcBorders>
          </w:tcPr>
          <w:p w14:paraId="30DA0FEF" w14:textId="77777777" w:rsidR="00F2379F" w:rsidRPr="00CF42A6" w:rsidRDefault="00F2379F" w:rsidP="00A04960">
            <w:pPr>
              <w:autoSpaceDE w:val="0"/>
              <w:autoSpaceDN w:val="0"/>
              <w:adjustRightInd w:val="0"/>
              <w:spacing w:before="40" w:after="40"/>
              <w:jc w:val="right"/>
              <w:rPr>
                <w:rFonts w:cs="Arial"/>
                <w:color w:val="000000"/>
                <w:rPrChange w:id="7935" w:author="Muhamad Ridho Zul Khoiri" w:date="2026-07-14T10:44:00Z" w16du:dateUtc="2026-07-14T03:44:00Z">
                  <w:rPr>
                    <w:rFonts w:ascii="Times New Roman" w:hAnsi="Times New Roman"/>
                    <w:color w:val="000000"/>
                  </w:rPr>
                </w:rPrChange>
              </w:rPr>
            </w:pPr>
          </w:p>
        </w:tc>
        <w:tc>
          <w:tcPr>
            <w:tcW w:w="5852" w:type="dxa"/>
            <w:tcBorders>
              <w:top w:val="single" w:sz="6" w:space="0" w:color="auto"/>
              <w:left w:val="single" w:sz="6" w:space="0" w:color="auto"/>
              <w:bottom w:val="single" w:sz="6" w:space="0" w:color="auto"/>
              <w:right w:val="single" w:sz="6" w:space="0" w:color="auto"/>
            </w:tcBorders>
          </w:tcPr>
          <w:p w14:paraId="38A21AD1" w14:textId="77777777" w:rsidR="00F2379F" w:rsidRPr="00CF42A6" w:rsidRDefault="00F2379F" w:rsidP="00A04960">
            <w:pPr>
              <w:autoSpaceDE w:val="0"/>
              <w:autoSpaceDN w:val="0"/>
              <w:adjustRightInd w:val="0"/>
              <w:spacing w:before="40" w:after="40"/>
              <w:jc w:val="right"/>
              <w:rPr>
                <w:rFonts w:cs="Arial"/>
                <w:color w:val="000000"/>
                <w:rPrChange w:id="7936"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3DEB9958" w14:textId="77777777" w:rsidR="00F2379F" w:rsidRPr="00CF42A6" w:rsidRDefault="00F2379F" w:rsidP="00A04960">
            <w:pPr>
              <w:autoSpaceDE w:val="0"/>
              <w:autoSpaceDN w:val="0"/>
              <w:adjustRightInd w:val="0"/>
              <w:spacing w:before="40" w:after="40"/>
              <w:jc w:val="right"/>
              <w:rPr>
                <w:rFonts w:cs="Arial"/>
                <w:color w:val="000000"/>
                <w:rPrChange w:id="7937"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1266A182" w14:textId="77777777" w:rsidR="00F2379F" w:rsidRPr="00CF42A6" w:rsidRDefault="00F2379F" w:rsidP="00A04960">
            <w:pPr>
              <w:autoSpaceDE w:val="0"/>
              <w:autoSpaceDN w:val="0"/>
              <w:adjustRightInd w:val="0"/>
              <w:spacing w:before="40" w:after="40"/>
              <w:jc w:val="right"/>
              <w:rPr>
                <w:rFonts w:cs="Arial"/>
                <w:color w:val="000000"/>
                <w:rPrChange w:id="7938"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064EB838" w14:textId="77777777" w:rsidR="00F2379F" w:rsidRPr="00CF42A6" w:rsidRDefault="00F2379F" w:rsidP="00A04960">
            <w:pPr>
              <w:autoSpaceDE w:val="0"/>
              <w:autoSpaceDN w:val="0"/>
              <w:adjustRightInd w:val="0"/>
              <w:spacing w:before="40" w:after="40"/>
              <w:jc w:val="right"/>
              <w:rPr>
                <w:rFonts w:cs="Arial"/>
                <w:color w:val="000000"/>
                <w:rPrChange w:id="7939" w:author="Muhamad Ridho Zul Khoiri" w:date="2026-07-14T10:44:00Z" w16du:dateUtc="2026-07-14T03:44:00Z">
                  <w:rPr>
                    <w:rFonts w:ascii="Times New Roman" w:hAnsi="Times New Roman"/>
                    <w:color w:val="000000"/>
                  </w:rPr>
                </w:rPrChange>
              </w:rPr>
            </w:pPr>
          </w:p>
        </w:tc>
      </w:tr>
      <w:tr w:rsidR="00F2379F" w:rsidRPr="00526DF0" w14:paraId="4DECAD46" w14:textId="77777777" w:rsidTr="00A04960">
        <w:trPr>
          <w:trHeight w:val="512"/>
        </w:trPr>
        <w:tc>
          <w:tcPr>
            <w:tcW w:w="592" w:type="dxa"/>
            <w:tcBorders>
              <w:top w:val="single" w:sz="6" w:space="0" w:color="auto"/>
              <w:left w:val="single" w:sz="6" w:space="0" w:color="auto"/>
              <w:bottom w:val="single" w:sz="6" w:space="0" w:color="auto"/>
              <w:right w:val="single" w:sz="6" w:space="0" w:color="auto"/>
            </w:tcBorders>
          </w:tcPr>
          <w:p w14:paraId="6D9854F1" w14:textId="77777777" w:rsidR="00F2379F" w:rsidRPr="00CF42A6" w:rsidRDefault="00F2379F" w:rsidP="00A04960">
            <w:pPr>
              <w:autoSpaceDE w:val="0"/>
              <w:autoSpaceDN w:val="0"/>
              <w:adjustRightInd w:val="0"/>
              <w:spacing w:before="40" w:after="40"/>
              <w:jc w:val="center"/>
              <w:rPr>
                <w:rFonts w:cs="Arial"/>
                <w:color w:val="000000"/>
                <w:rPrChange w:id="7940" w:author="Muhamad Ridho Zul Khoiri" w:date="2026-07-14T10:44:00Z" w16du:dateUtc="2026-07-14T03:44:00Z">
                  <w:rPr>
                    <w:rFonts w:ascii="Times New Roman" w:hAnsi="Times New Roman"/>
                    <w:color w:val="000000"/>
                  </w:rPr>
                </w:rPrChange>
              </w:rPr>
            </w:pPr>
            <w:r w:rsidRPr="00CF42A6">
              <w:rPr>
                <w:rFonts w:cs="Arial"/>
                <w:color w:val="000000"/>
                <w:rPrChange w:id="7941" w:author="Muhamad Ridho Zul Khoiri" w:date="2026-07-14T10:44:00Z" w16du:dateUtc="2026-07-14T03:44:00Z">
                  <w:rPr>
                    <w:rFonts w:ascii="Times New Roman" w:hAnsi="Times New Roman"/>
                    <w:color w:val="000000"/>
                  </w:rPr>
                </w:rPrChange>
              </w:rPr>
              <w:t>20</w:t>
            </w:r>
          </w:p>
        </w:tc>
        <w:tc>
          <w:tcPr>
            <w:tcW w:w="3380" w:type="dxa"/>
            <w:tcBorders>
              <w:top w:val="single" w:sz="6" w:space="0" w:color="auto"/>
              <w:left w:val="single" w:sz="6" w:space="0" w:color="auto"/>
              <w:bottom w:val="single" w:sz="6" w:space="0" w:color="auto"/>
              <w:right w:val="single" w:sz="6" w:space="0" w:color="auto"/>
            </w:tcBorders>
          </w:tcPr>
          <w:p w14:paraId="07FF87FB" w14:textId="77777777" w:rsidR="00F2379F" w:rsidRPr="00CF42A6" w:rsidRDefault="00F2379F" w:rsidP="00A04960">
            <w:pPr>
              <w:autoSpaceDE w:val="0"/>
              <w:autoSpaceDN w:val="0"/>
              <w:adjustRightInd w:val="0"/>
              <w:spacing w:before="40" w:after="40"/>
              <w:jc w:val="left"/>
              <w:rPr>
                <w:rFonts w:cs="Arial"/>
                <w:color w:val="000000"/>
                <w:rPrChange w:id="7942" w:author="Muhamad Ridho Zul Khoiri" w:date="2026-07-14T10:44:00Z" w16du:dateUtc="2026-07-14T03:44:00Z">
                  <w:rPr>
                    <w:rFonts w:ascii="Times New Roman" w:hAnsi="Times New Roman"/>
                    <w:color w:val="000000"/>
                  </w:rPr>
                </w:rPrChange>
              </w:rPr>
            </w:pPr>
            <w:r w:rsidRPr="00CF42A6">
              <w:rPr>
                <w:rFonts w:cs="Arial"/>
                <w:color w:val="000000"/>
                <w:rPrChange w:id="7943" w:author="Muhamad Ridho Zul Khoiri" w:date="2026-07-14T10:44:00Z" w16du:dateUtc="2026-07-14T03:44:00Z">
                  <w:rPr>
                    <w:rFonts w:ascii="Times New Roman" w:hAnsi="Times New Roman"/>
                    <w:color w:val="000000"/>
                  </w:rPr>
                </w:rPrChange>
              </w:rPr>
              <w:t>Job Owner</w:t>
            </w:r>
          </w:p>
        </w:tc>
        <w:tc>
          <w:tcPr>
            <w:tcW w:w="7228" w:type="dxa"/>
            <w:gridSpan w:val="2"/>
            <w:tcBorders>
              <w:top w:val="single" w:sz="6" w:space="0" w:color="auto"/>
              <w:left w:val="single" w:sz="6" w:space="0" w:color="auto"/>
              <w:bottom w:val="single" w:sz="6" w:space="0" w:color="auto"/>
              <w:right w:val="single" w:sz="6" w:space="0" w:color="auto"/>
            </w:tcBorders>
          </w:tcPr>
          <w:p w14:paraId="71106758" w14:textId="77777777" w:rsidR="00F2379F" w:rsidRPr="00CF42A6" w:rsidRDefault="00F2379F" w:rsidP="00A04960">
            <w:pPr>
              <w:autoSpaceDE w:val="0"/>
              <w:autoSpaceDN w:val="0"/>
              <w:adjustRightInd w:val="0"/>
              <w:spacing w:before="40" w:after="40"/>
              <w:jc w:val="left"/>
              <w:rPr>
                <w:rFonts w:cs="Arial"/>
                <w:color w:val="000000"/>
                <w:rPrChange w:id="7944" w:author="Muhamad Ridho Zul Khoiri" w:date="2026-07-14T10:44:00Z" w16du:dateUtc="2026-07-14T03:44:00Z">
                  <w:rPr>
                    <w:rFonts w:ascii="Times New Roman" w:hAnsi="Times New Roman"/>
                    <w:color w:val="000000"/>
                  </w:rPr>
                </w:rPrChange>
              </w:rPr>
            </w:pPr>
            <w:r w:rsidRPr="00CF42A6">
              <w:rPr>
                <w:rFonts w:cs="Arial"/>
                <w:color w:val="000000"/>
                <w:rPrChange w:id="7945" w:author="Muhamad Ridho Zul Khoiri" w:date="2026-07-14T10:44:00Z" w16du:dateUtc="2026-07-14T03:44:00Z">
                  <w:rPr>
                    <w:rFonts w:ascii="Times New Roman" w:hAnsi="Times New Roman"/>
                    <w:color w:val="000000"/>
                  </w:rPr>
                </w:rPrChange>
              </w:rPr>
              <w:t>The personnel responsible for the job from preparations until completion.</w:t>
            </w:r>
          </w:p>
        </w:tc>
        <w:tc>
          <w:tcPr>
            <w:tcW w:w="1376" w:type="dxa"/>
            <w:tcBorders>
              <w:top w:val="single" w:sz="6" w:space="0" w:color="auto"/>
              <w:left w:val="single" w:sz="6" w:space="0" w:color="auto"/>
              <w:bottom w:val="single" w:sz="6" w:space="0" w:color="auto"/>
              <w:right w:val="single" w:sz="6" w:space="0" w:color="auto"/>
            </w:tcBorders>
          </w:tcPr>
          <w:p w14:paraId="1D599FE5" w14:textId="77777777" w:rsidR="00F2379F" w:rsidRPr="00CF42A6" w:rsidRDefault="00F2379F" w:rsidP="00A04960">
            <w:pPr>
              <w:autoSpaceDE w:val="0"/>
              <w:autoSpaceDN w:val="0"/>
              <w:adjustRightInd w:val="0"/>
              <w:spacing w:before="40" w:after="40"/>
              <w:jc w:val="right"/>
              <w:rPr>
                <w:rFonts w:cs="Arial"/>
                <w:color w:val="000000"/>
                <w:rPrChange w:id="7946"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1257D0A9" w14:textId="77777777" w:rsidR="00F2379F" w:rsidRPr="00CF42A6" w:rsidRDefault="00F2379F" w:rsidP="00A04960">
            <w:pPr>
              <w:autoSpaceDE w:val="0"/>
              <w:autoSpaceDN w:val="0"/>
              <w:adjustRightInd w:val="0"/>
              <w:spacing w:before="40" w:after="40"/>
              <w:jc w:val="right"/>
              <w:rPr>
                <w:rFonts w:cs="Arial"/>
                <w:color w:val="000000"/>
                <w:rPrChange w:id="7947" w:author="Muhamad Ridho Zul Khoiri" w:date="2026-07-14T10:44:00Z" w16du:dateUtc="2026-07-14T03:44:00Z">
                  <w:rPr>
                    <w:rFonts w:ascii="Times New Roman" w:hAnsi="Times New Roman"/>
                    <w:color w:val="000000"/>
                  </w:rPr>
                </w:rPrChange>
              </w:rPr>
            </w:pPr>
          </w:p>
        </w:tc>
      </w:tr>
      <w:tr w:rsidR="00F2379F" w:rsidRPr="00526DF0" w14:paraId="12B656B6"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0BC03405" w14:textId="77777777" w:rsidR="00F2379F" w:rsidRPr="00CF42A6" w:rsidRDefault="00F2379F" w:rsidP="00A04960">
            <w:pPr>
              <w:autoSpaceDE w:val="0"/>
              <w:autoSpaceDN w:val="0"/>
              <w:adjustRightInd w:val="0"/>
              <w:spacing w:before="40" w:after="40"/>
              <w:jc w:val="center"/>
              <w:rPr>
                <w:rFonts w:cs="Arial"/>
                <w:color w:val="000000"/>
                <w:rPrChange w:id="7948" w:author="Muhamad Ridho Zul Khoiri" w:date="2026-07-14T10:44:00Z" w16du:dateUtc="2026-07-14T03:44:00Z">
                  <w:rPr>
                    <w:rFonts w:ascii="Times New Roman" w:hAnsi="Times New Roman"/>
                    <w:color w:val="000000"/>
                  </w:rPr>
                </w:rPrChange>
              </w:rPr>
            </w:pPr>
            <w:r w:rsidRPr="00CF42A6">
              <w:rPr>
                <w:rFonts w:cs="Arial"/>
                <w:color w:val="000000"/>
                <w:rPrChange w:id="7949" w:author="Muhamad Ridho Zul Khoiri" w:date="2026-07-14T10:44:00Z" w16du:dateUtc="2026-07-14T03:44:00Z">
                  <w:rPr>
                    <w:rFonts w:ascii="Times New Roman" w:hAnsi="Times New Roman"/>
                    <w:color w:val="000000"/>
                  </w:rPr>
                </w:rPrChange>
              </w:rPr>
              <w:t>21</w:t>
            </w:r>
          </w:p>
        </w:tc>
        <w:tc>
          <w:tcPr>
            <w:tcW w:w="3380" w:type="dxa"/>
            <w:tcBorders>
              <w:top w:val="single" w:sz="6" w:space="0" w:color="auto"/>
              <w:left w:val="single" w:sz="6" w:space="0" w:color="auto"/>
              <w:bottom w:val="single" w:sz="6" w:space="0" w:color="auto"/>
              <w:right w:val="single" w:sz="6" w:space="0" w:color="auto"/>
            </w:tcBorders>
          </w:tcPr>
          <w:p w14:paraId="67985245" w14:textId="77777777" w:rsidR="00F2379F" w:rsidRPr="00CF42A6" w:rsidRDefault="00F2379F" w:rsidP="00A04960">
            <w:pPr>
              <w:autoSpaceDE w:val="0"/>
              <w:autoSpaceDN w:val="0"/>
              <w:adjustRightInd w:val="0"/>
              <w:spacing w:before="40" w:after="40"/>
              <w:jc w:val="left"/>
              <w:rPr>
                <w:rFonts w:cs="Arial"/>
                <w:color w:val="000000"/>
                <w:rPrChange w:id="7950" w:author="Muhamad Ridho Zul Khoiri" w:date="2026-07-14T10:44:00Z" w16du:dateUtc="2026-07-14T03:44:00Z">
                  <w:rPr>
                    <w:rFonts w:ascii="Times New Roman" w:hAnsi="Times New Roman"/>
                    <w:color w:val="000000"/>
                  </w:rPr>
                </w:rPrChange>
              </w:rPr>
            </w:pPr>
            <w:r w:rsidRPr="00CF42A6">
              <w:rPr>
                <w:rFonts w:cs="Arial"/>
                <w:color w:val="000000"/>
                <w:rPrChange w:id="7951" w:author="Muhamad Ridho Zul Khoiri" w:date="2026-07-14T10:44:00Z" w16du:dateUtc="2026-07-14T03:44:00Z">
                  <w:rPr>
                    <w:rFonts w:ascii="Times New Roman" w:hAnsi="Times New Roman"/>
                    <w:color w:val="000000"/>
                  </w:rPr>
                </w:rPrChange>
              </w:rPr>
              <w:t>Work Leader</w:t>
            </w:r>
          </w:p>
        </w:tc>
        <w:tc>
          <w:tcPr>
            <w:tcW w:w="5852" w:type="dxa"/>
            <w:tcBorders>
              <w:top w:val="single" w:sz="6" w:space="0" w:color="auto"/>
              <w:left w:val="single" w:sz="6" w:space="0" w:color="auto"/>
              <w:bottom w:val="single" w:sz="6" w:space="0" w:color="auto"/>
              <w:right w:val="single" w:sz="6" w:space="0" w:color="auto"/>
            </w:tcBorders>
          </w:tcPr>
          <w:p w14:paraId="59991295" w14:textId="77777777" w:rsidR="00F2379F" w:rsidRPr="00CF42A6" w:rsidRDefault="00F2379F" w:rsidP="00A04960">
            <w:pPr>
              <w:autoSpaceDE w:val="0"/>
              <w:autoSpaceDN w:val="0"/>
              <w:adjustRightInd w:val="0"/>
              <w:spacing w:before="40" w:after="40"/>
              <w:jc w:val="left"/>
              <w:rPr>
                <w:rFonts w:cs="Arial"/>
                <w:color w:val="000000"/>
                <w:rPrChange w:id="7952" w:author="Muhamad Ridho Zul Khoiri" w:date="2026-07-14T10:44:00Z" w16du:dateUtc="2026-07-14T03:44:00Z">
                  <w:rPr>
                    <w:rFonts w:ascii="Times New Roman" w:hAnsi="Times New Roman"/>
                    <w:color w:val="000000"/>
                  </w:rPr>
                </w:rPrChange>
              </w:rPr>
            </w:pPr>
            <w:r w:rsidRPr="00CF42A6">
              <w:rPr>
                <w:rFonts w:cs="Arial"/>
                <w:color w:val="000000"/>
                <w:rPrChange w:id="7953" w:author="Muhamad Ridho Zul Khoiri" w:date="2026-07-14T10:44:00Z" w16du:dateUtc="2026-07-14T03:44:00Z">
                  <w:rPr>
                    <w:rFonts w:ascii="Times New Roman" w:hAnsi="Times New Roman"/>
                    <w:color w:val="000000"/>
                  </w:rPr>
                </w:rPrChange>
              </w:rPr>
              <w:t>The personnel responsible for execution of the job in the field</w:t>
            </w:r>
          </w:p>
        </w:tc>
        <w:tc>
          <w:tcPr>
            <w:tcW w:w="1376" w:type="dxa"/>
            <w:tcBorders>
              <w:top w:val="single" w:sz="6" w:space="0" w:color="auto"/>
              <w:left w:val="single" w:sz="6" w:space="0" w:color="auto"/>
              <w:bottom w:val="single" w:sz="6" w:space="0" w:color="auto"/>
              <w:right w:val="single" w:sz="6" w:space="0" w:color="auto"/>
            </w:tcBorders>
          </w:tcPr>
          <w:p w14:paraId="606ABF16" w14:textId="77777777" w:rsidR="00F2379F" w:rsidRPr="00CF42A6" w:rsidRDefault="00F2379F" w:rsidP="00A04960">
            <w:pPr>
              <w:autoSpaceDE w:val="0"/>
              <w:autoSpaceDN w:val="0"/>
              <w:adjustRightInd w:val="0"/>
              <w:spacing w:before="40" w:after="40"/>
              <w:jc w:val="right"/>
              <w:rPr>
                <w:rFonts w:cs="Arial"/>
                <w:color w:val="000000"/>
                <w:rPrChange w:id="7954"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7A318A7A" w14:textId="77777777" w:rsidR="00F2379F" w:rsidRPr="00CF42A6" w:rsidRDefault="00F2379F" w:rsidP="00A04960">
            <w:pPr>
              <w:autoSpaceDE w:val="0"/>
              <w:autoSpaceDN w:val="0"/>
              <w:adjustRightInd w:val="0"/>
              <w:spacing w:before="40" w:after="40"/>
              <w:jc w:val="right"/>
              <w:rPr>
                <w:rFonts w:cs="Arial"/>
                <w:color w:val="000000"/>
                <w:rPrChange w:id="7955"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599A6234" w14:textId="77777777" w:rsidR="00F2379F" w:rsidRPr="00CF42A6" w:rsidRDefault="00F2379F" w:rsidP="00A04960">
            <w:pPr>
              <w:autoSpaceDE w:val="0"/>
              <w:autoSpaceDN w:val="0"/>
              <w:adjustRightInd w:val="0"/>
              <w:spacing w:before="40" w:after="40"/>
              <w:jc w:val="right"/>
              <w:rPr>
                <w:rFonts w:cs="Arial"/>
                <w:color w:val="000000"/>
                <w:rPrChange w:id="7956" w:author="Muhamad Ridho Zul Khoiri" w:date="2026-07-14T10:44:00Z" w16du:dateUtc="2026-07-14T03:44:00Z">
                  <w:rPr>
                    <w:rFonts w:ascii="Times New Roman" w:hAnsi="Times New Roman"/>
                    <w:color w:val="000000"/>
                  </w:rPr>
                </w:rPrChange>
              </w:rPr>
            </w:pPr>
          </w:p>
        </w:tc>
      </w:tr>
      <w:tr w:rsidR="00F2379F" w:rsidRPr="00526DF0" w14:paraId="3B3C6335"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281E823E" w14:textId="77777777" w:rsidR="00F2379F" w:rsidRPr="00CF42A6" w:rsidRDefault="00F2379F" w:rsidP="00A04960">
            <w:pPr>
              <w:autoSpaceDE w:val="0"/>
              <w:autoSpaceDN w:val="0"/>
              <w:adjustRightInd w:val="0"/>
              <w:spacing w:before="40" w:after="40"/>
              <w:jc w:val="center"/>
              <w:rPr>
                <w:rFonts w:cs="Arial"/>
                <w:color w:val="000000"/>
                <w:rPrChange w:id="7957" w:author="Muhamad Ridho Zul Khoiri" w:date="2026-07-14T10:44:00Z" w16du:dateUtc="2026-07-14T03:44:00Z">
                  <w:rPr>
                    <w:rFonts w:ascii="Times New Roman" w:hAnsi="Times New Roman"/>
                    <w:color w:val="000000"/>
                  </w:rPr>
                </w:rPrChange>
              </w:rPr>
            </w:pPr>
            <w:r w:rsidRPr="00CF42A6">
              <w:rPr>
                <w:rFonts w:cs="Arial"/>
                <w:color w:val="000000"/>
                <w:rPrChange w:id="7958" w:author="Muhamad Ridho Zul Khoiri" w:date="2026-07-14T10:44:00Z" w16du:dateUtc="2026-07-14T03:44:00Z">
                  <w:rPr>
                    <w:rFonts w:ascii="Times New Roman" w:hAnsi="Times New Roman"/>
                    <w:color w:val="000000"/>
                  </w:rPr>
                </w:rPrChange>
              </w:rPr>
              <w:t>22</w:t>
            </w:r>
          </w:p>
        </w:tc>
        <w:tc>
          <w:tcPr>
            <w:tcW w:w="3380" w:type="dxa"/>
            <w:tcBorders>
              <w:top w:val="single" w:sz="6" w:space="0" w:color="auto"/>
              <w:left w:val="single" w:sz="6" w:space="0" w:color="auto"/>
              <w:bottom w:val="single" w:sz="6" w:space="0" w:color="auto"/>
              <w:right w:val="single" w:sz="6" w:space="0" w:color="auto"/>
            </w:tcBorders>
          </w:tcPr>
          <w:p w14:paraId="35775645" w14:textId="77777777" w:rsidR="00F2379F" w:rsidRPr="00CF42A6" w:rsidRDefault="00F2379F" w:rsidP="00A04960">
            <w:pPr>
              <w:autoSpaceDE w:val="0"/>
              <w:autoSpaceDN w:val="0"/>
              <w:adjustRightInd w:val="0"/>
              <w:spacing w:before="40" w:after="40"/>
              <w:jc w:val="left"/>
              <w:rPr>
                <w:rFonts w:cs="Arial"/>
                <w:color w:val="000000"/>
                <w:rPrChange w:id="7959" w:author="Muhamad Ridho Zul Khoiri" w:date="2026-07-14T10:44:00Z" w16du:dateUtc="2026-07-14T03:44:00Z">
                  <w:rPr>
                    <w:rFonts w:ascii="Times New Roman" w:hAnsi="Times New Roman"/>
                    <w:color w:val="000000"/>
                  </w:rPr>
                </w:rPrChange>
              </w:rPr>
            </w:pPr>
            <w:r w:rsidRPr="00CF42A6">
              <w:rPr>
                <w:rFonts w:cs="Arial"/>
                <w:color w:val="000000"/>
                <w:rPrChange w:id="7960" w:author="Muhamad Ridho Zul Khoiri" w:date="2026-07-14T10:44:00Z" w16du:dateUtc="2026-07-14T03:44:00Z">
                  <w:rPr>
                    <w:rFonts w:ascii="Times New Roman" w:hAnsi="Times New Roman"/>
                    <w:color w:val="000000"/>
                  </w:rPr>
                </w:rPrChange>
              </w:rPr>
              <w:t>Hotwork Needed</w:t>
            </w:r>
          </w:p>
        </w:tc>
        <w:tc>
          <w:tcPr>
            <w:tcW w:w="5852" w:type="dxa"/>
            <w:tcBorders>
              <w:top w:val="single" w:sz="6" w:space="0" w:color="auto"/>
              <w:left w:val="single" w:sz="6" w:space="0" w:color="auto"/>
              <w:bottom w:val="single" w:sz="6" w:space="0" w:color="auto"/>
              <w:right w:val="single" w:sz="6" w:space="0" w:color="auto"/>
            </w:tcBorders>
          </w:tcPr>
          <w:p w14:paraId="3E35756D" w14:textId="77777777" w:rsidR="00F2379F" w:rsidRPr="00CF42A6" w:rsidRDefault="00F2379F" w:rsidP="00A04960">
            <w:pPr>
              <w:autoSpaceDE w:val="0"/>
              <w:autoSpaceDN w:val="0"/>
              <w:adjustRightInd w:val="0"/>
              <w:spacing w:before="40" w:after="40"/>
              <w:jc w:val="left"/>
              <w:rPr>
                <w:rFonts w:cs="Arial"/>
                <w:color w:val="000000"/>
                <w:rPrChange w:id="7961" w:author="Muhamad Ridho Zul Khoiri" w:date="2026-07-14T10:44:00Z" w16du:dateUtc="2026-07-14T03:44:00Z">
                  <w:rPr>
                    <w:rFonts w:ascii="Times New Roman" w:hAnsi="Times New Roman"/>
                    <w:color w:val="000000"/>
                  </w:rPr>
                </w:rPrChange>
              </w:rPr>
            </w:pPr>
            <w:r w:rsidRPr="00CF42A6">
              <w:rPr>
                <w:rFonts w:cs="Arial"/>
                <w:color w:val="000000"/>
                <w:rPrChange w:id="7962" w:author="Muhamad Ridho Zul Khoiri" w:date="2026-07-14T10:44:00Z" w16du:dateUtc="2026-07-14T03:44:00Z">
                  <w:rPr>
                    <w:rFonts w:ascii="Times New Roman" w:hAnsi="Times New Roman"/>
                    <w:color w:val="000000"/>
                  </w:rPr>
                </w:rPrChange>
              </w:rPr>
              <w:t>Yes/No question to confirm if the work is or is not a Hotwork.</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3E6A0B4" w14:textId="77777777" w:rsidR="00F2379F" w:rsidRPr="00CF42A6" w:rsidRDefault="00F2379F" w:rsidP="00A04960">
            <w:pPr>
              <w:autoSpaceDE w:val="0"/>
              <w:autoSpaceDN w:val="0"/>
              <w:adjustRightInd w:val="0"/>
              <w:spacing w:before="40" w:after="40"/>
              <w:jc w:val="center"/>
              <w:rPr>
                <w:rFonts w:cs="Arial"/>
                <w:color w:val="000000"/>
                <w:rPrChange w:id="7963" w:author="Muhamad Ridho Zul Khoiri" w:date="2026-07-14T10:44:00Z" w16du:dateUtc="2026-07-14T03:44:00Z">
                  <w:rPr>
                    <w:rFonts w:ascii="Times New Roman" w:hAnsi="Times New Roman"/>
                    <w:color w:val="000000"/>
                  </w:rPr>
                </w:rPrChange>
              </w:rPr>
            </w:pPr>
            <w:r w:rsidRPr="00CF42A6">
              <w:rPr>
                <w:rFonts w:cs="Arial"/>
                <w:color w:val="000000"/>
                <w:rPrChange w:id="7964"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tcPr>
          <w:p w14:paraId="61AFE584" w14:textId="77777777" w:rsidR="00F2379F" w:rsidRPr="00CF42A6" w:rsidRDefault="00F2379F" w:rsidP="00A04960">
            <w:pPr>
              <w:autoSpaceDE w:val="0"/>
              <w:autoSpaceDN w:val="0"/>
              <w:adjustRightInd w:val="0"/>
              <w:spacing w:before="40" w:after="40"/>
              <w:jc w:val="right"/>
              <w:rPr>
                <w:rFonts w:cs="Arial"/>
                <w:color w:val="000000"/>
                <w:rPrChange w:id="7965"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3404E7C6" w14:textId="77777777" w:rsidR="00F2379F" w:rsidRPr="00CF42A6" w:rsidRDefault="00F2379F" w:rsidP="00A04960">
            <w:pPr>
              <w:autoSpaceDE w:val="0"/>
              <w:autoSpaceDN w:val="0"/>
              <w:adjustRightInd w:val="0"/>
              <w:spacing w:before="40" w:after="40"/>
              <w:jc w:val="right"/>
              <w:rPr>
                <w:rFonts w:cs="Arial"/>
                <w:color w:val="000000"/>
                <w:rPrChange w:id="7966" w:author="Muhamad Ridho Zul Khoiri" w:date="2026-07-14T10:44:00Z" w16du:dateUtc="2026-07-14T03:44:00Z">
                  <w:rPr>
                    <w:rFonts w:ascii="Times New Roman" w:hAnsi="Times New Roman"/>
                    <w:color w:val="000000"/>
                  </w:rPr>
                </w:rPrChange>
              </w:rPr>
            </w:pPr>
          </w:p>
        </w:tc>
      </w:tr>
      <w:tr w:rsidR="00F2379F" w:rsidRPr="00526DF0" w14:paraId="3D6945B0" w14:textId="77777777" w:rsidTr="00A04960">
        <w:trPr>
          <w:trHeight w:val="512"/>
        </w:trPr>
        <w:tc>
          <w:tcPr>
            <w:tcW w:w="592" w:type="dxa"/>
            <w:tcBorders>
              <w:top w:val="single" w:sz="6" w:space="0" w:color="auto"/>
              <w:left w:val="single" w:sz="6" w:space="0" w:color="auto"/>
              <w:bottom w:val="single" w:sz="6" w:space="0" w:color="auto"/>
              <w:right w:val="single" w:sz="6" w:space="0" w:color="auto"/>
            </w:tcBorders>
          </w:tcPr>
          <w:p w14:paraId="16B6BEA6" w14:textId="77777777" w:rsidR="00F2379F" w:rsidRPr="00CF42A6" w:rsidRDefault="00F2379F" w:rsidP="00A04960">
            <w:pPr>
              <w:autoSpaceDE w:val="0"/>
              <w:autoSpaceDN w:val="0"/>
              <w:adjustRightInd w:val="0"/>
              <w:spacing w:before="40" w:after="40"/>
              <w:jc w:val="center"/>
              <w:rPr>
                <w:rFonts w:cs="Arial"/>
                <w:color w:val="000000"/>
                <w:rPrChange w:id="7967" w:author="Muhamad Ridho Zul Khoiri" w:date="2026-07-14T10:44:00Z" w16du:dateUtc="2026-07-14T03:44:00Z">
                  <w:rPr>
                    <w:rFonts w:ascii="Times New Roman" w:hAnsi="Times New Roman"/>
                    <w:color w:val="000000"/>
                  </w:rPr>
                </w:rPrChange>
              </w:rPr>
            </w:pPr>
            <w:r w:rsidRPr="00CF42A6">
              <w:rPr>
                <w:rFonts w:cs="Arial"/>
                <w:color w:val="000000"/>
                <w:rPrChange w:id="7968" w:author="Muhamad Ridho Zul Khoiri" w:date="2026-07-14T10:44:00Z" w16du:dateUtc="2026-07-14T03:44:00Z">
                  <w:rPr>
                    <w:rFonts w:ascii="Times New Roman" w:hAnsi="Times New Roman"/>
                    <w:color w:val="000000"/>
                  </w:rPr>
                </w:rPrChange>
              </w:rPr>
              <w:t>23</w:t>
            </w:r>
          </w:p>
        </w:tc>
        <w:tc>
          <w:tcPr>
            <w:tcW w:w="3380" w:type="dxa"/>
            <w:tcBorders>
              <w:top w:val="single" w:sz="6" w:space="0" w:color="auto"/>
              <w:left w:val="single" w:sz="6" w:space="0" w:color="auto"/>
              <w:bottom w:val="single" w:sz="6" w:space="0" w:color="auto"/>
              <w:right w:val="single" w:sz="6" w:space="0" w:color="auto"/>
            </w:tcBorders>
          </w:tcPr>
          <w:p w14:paraId="7BBCAA56" w14:textId="77777777" w:rsidR="00F2379F" w:rsidRPr="00CF42A6" w:rsidRDefault="00F2379F" w:rsidP="00A04960">
            <w:pPr>
              <w:autoSpaceDE w:val="0"/>
              <w:autoSpaceDN w:val="0"/>
              <w:adjustRightInd w:val="0"/>
              <w:spacing w:before="40" w:after="40"/>
              <w:jc w:val="left"/>
              <w:rPr>
                <w:rFonts w:cs="Arial"/>
                <w:color w:val="000000"/>
                <w:rPrChange w:id="7969" w:author="Muhamad Ridho Zul Khoiri" w:date="2026-07-14T10:44:00Z" w16du:dateUtc="2026-07-14T03:44:00Z">
                  <w:rPr>
                    <w:rFonts w:ascii="Times New Roman" w:hAnsi="Times New Roman"/>
                    <w:color w:val="000000"/>
                  </w:rPr>
                </w:rPrChange>
              </w:rPr>
            </w:pPr>
            <w:r w:rsidRPr="00CF42A6">
              <w:rPr>
                <w:rFonts w:cs="Arial"/>
                <w:color w:val="000000"/>
                <w:rPrChange w:id="7970" w:author="Muhamad Ridho Zul Khoiri" w:date="2026-07-14T10:44:00Z" w16du:dateUtc="2026-07-14T03:44:00Z">
                  <w:rPr>
                    <w:rFonts w:ascii="Times New Roman" w:hAnsi="Times New Roman"/>
                    <w:color w:val="000000"/>
                  </w:rPr>
                </w:rPrChange>
              </w:rPr>
              <w:t>MOC Needed</w:t>
            </w:r>
          </w:p>
        </w:tc>
        <w:tc>
          <w:tcPr>
            <w:tcW w:w="5852" w:type="dxa"/>
            <w:tcBorders>
              <w:top w:val="single" w:sz="6" w:space="0" w:color="auto"/>
              <w:left w:val="single" w:sz="6" w:space="0" w:color="auto"/>
              <w:bottom w:val="single" w:sz="6" w:space="0" w:color="auto"/>
              <w:right w:val="single" w:sz="6" w:space="0" w:color="auto"/>
            </w:tcBorders>
          </w:tcPr>
          <w:p w14:paraId="0FDFA2C0" w14:textId="77777777" w:rsidR="00F2379F" w:rsidRPr="00CF42A6" w:rsidRDefault="00F2379F" w:rsidP="00A04960">
            <w:pPr>
              <w:autoSpaceDE w:val="0"/>
              <w:autoSpaceDN w:val="0"/>
              <w:adjustRightInd w:val="0"/>
              <w:spacing w:before="40" w:after="40"/>
              <w:jc w:val="left"/>
              <w:rPr>
                <w:rFonts w:cs="Arial"/>
                <w:color w:val="000000"/>
                <w:rPrChange w:id="7971" w:author="Muhamad Ridho Zul Khoiri" w:date="2026-07-14T10:44:00Z" w16du:dateUtc="2026-07-14T03:44:00Z">
                  <w:rPr>
                    <w:rFonts w:ascii="Times New Roman" w:hAnsi="Times New Roman"/>
                    <w:color w:val="000000"/>
                  </w:rPr>
                </w:rPrChange>
              </w:rPr>
            </w:pPr>
            <w:r w:rsidRPr="00CF42A6">
              <w:rPr>
                <w:rFonts w:cs="Arial"/>
                <w:color w:val="000000"/>
                <w:rPrChange w:id="7972" w:author="Muhamad Ridho Zul Khoiri" w:date="2026-07-14T10:44:00Z" w16du:dateUtc="2026-07-14T03:44:00Z">
                  <w:rPr>
                    <w:rFonts w:ascii="Times New Roman" w:hAnsi="Times New Roman"/>
                    <w:color w:val="000000"/>
                  </w:rPr>
                </w:rPrChange>
              </w:rPr>
              <w:t>Yes/No question to confirm if the work is or is not require MOC.</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11735CD2" w14:textId="77777777" w:rsidR="00F2379F" w:rsidRPr="00CF42A6" w:rsidRDefault="00F2379F" w:rsidP="00A04960">
            <w:pPr>
              <w:autoSpaceDE w:val="0"/>
              <w:autoSpaceDN w:val="0"/>
              <w:adjustRightInd w:val="0"/>
              <w:spacing w:before="40" w:after="40"/>
              <w:jc w:val="center"/>
              <w:rPr>
                <w:rFonts w:cs="Arial"/>
                <w:color w:val="000000"/>
                <w:rPrChange w:id="7973" w:author="Muhamad Ridho Zul Khoiri" w:date="2026-07-14T10:44:00Z" w16du:dateUtc="2026-07-14T03:44:00Z">
                  <w:rPr>
                    <w:rFonts w:ascii="Times New Roman" w:hAnsi="Times New Roman"/>
                    <w:color w:val="000000"/>
                  </w:rPr>
                </w:rPrChange>
              </w:rPr>
            </w:pPr>
            <w:r w:rsidRPr="00CF42A6">
              <w:rPr>
                <w:rFonts w:cs="Arial"/>
                <w:color w:val="000000"/>
                <w:rPrChange w:id="7974"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tcPr>
          <w:p w14:paraId="11BC9931" w14:textId="77777777" w:rsidR="00F2379F" w:rsidRPr="00CF42A6" w:rsidRDefault="00F2379F" w:rsidP="00A04960">
            <w:pPr>
              <w:autoSpaceDE w:val="0"/>
              <w:autoSpaceDN w:val="0"/>
              <w:adjustRightInd w:val="0"/>
              <w:spacing w:before="40" w:after="40"/>
              <w:jc w:val="right"/>
              <w:rPr>
                <w:rFonts w:cs="Arial"/>
                <w:color w:val="000000"/>
                <w:rPrChange w:id="7975"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0B4DA96C" w14:textId="77777777" w:rsidR="00F2379F" w:rsidRPr="00CF42A6" w:rsidRDefault="00F2379F" w:rsidP="00A04960">
            <w:pPr>
              <w:autoSpaceDE w:val="0"/>
              <w:autoSpaceDN w:val="0"/>
              <w:adjustRightInd w:val="0"/>
              <w:spacing w:before="40" w:after="40"/>
              <w:jc w:val="right"/>
              <w:rPr>
                <w:rFonts w:cs="Arial"/>
                <w:color w:val="000000"/>
                <w:rPrChange w:id="7976" w:author="Muhamad Ridho Zul Khoiri" w:date="2026-07-14T10:44:00Z" w16du:dateUtc="2026-07-14T03:44:00Z">
                  <w:rPr>
                    <w:rFonts w:ascii="Times New Roman" w:hAnsi="Times New Roman"/>
                    <w:color w:val="000000"/>
                  </w:rPr>
                </w:rPrChange>
              </w:rPr>
            </w:pPr>
          </w:p>
        </w:tc>
      </w:tr>
      <w:tr w:rsidR="00F2379F" w:rsidRPr="00526DF0" w14:paraId="770CFC69"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0AA34649" w14:textId="77777777" w:rsidR="00F2379F" w:rsidRPr="00CF42A6" w:rsidRDefault="00F2379F" w:rsidP="00A04960">
            <w:pPr>
              <w:autoSpaceDE w:val="0"/>
              <w:autoSpaceDN w:val="0"/>
              <w:adjustRightInd w:val="0"/>
              <w:spacing w:before="40" w:after="40"/>
              <w:jc w:val="center"/>
              <w:rPr>
                <w:rFonts w:cs="Arial"/>
                <w:color w:val="000000"/>
                <w:rPrChange w:id="7977" w:author="Muhamad Ridho Zul Khoiri" w:date="2026-07-14T10:44:00Z" w16du:dateUtc="2026-07-14T03:44:00Z">
                  <w:rPr>
                    <w:rFonts w:ascii="Times New Roman" w:hAnsi="Times New Roman"/>
                    <w:color w:val="000000"/>
                  </w:rPr>
                </w:rPrChange>
              </w:rPr>
            </w:pPr>
            <w:r w:rsidRPr="00CF42A6">
              <w:rPr>
                <w:rFonts w:cs="Arial"/>
                <w:color w:val="000000"/>
                <w:rPrChange w:id="7978" w:author="Muhamad Ridho Zul Khoiri" w:date="2026-07-14T10:44:00Z" w16du:dateUtc="2026-07-14T03:44:00Z">
                  <w:rPr>
                    <w:rFonts w:ascii="Times New Roman" w:hAnsi="Times New Roman"/>
                    <w:color w:val="000000"/>
                  </w:rPr>
                </w:rPrChange>
              </w:rPr>
              <w:t>24</w:t>
            </w:r>
          </w:p>
        </w:tc>
        <w:tc>
          <w:tcPr>
            <w:tcW w:w="3380" w:type="dxa"/>
            <w:tcBorders>
              <w:top w:val="single" w:sz="6" w:space="0" w:color="auto"/>
              <w:left w:val="single" w:sz="6" w:space="0" w:color="auto"/>
              <w:bottom w:val="single" w:sz="6" w:space="0" w:color="auto"/>
              <w:right w:val="single" w:sz="6" w:space="0" w:color="auto"/>
            </w:tcBorders>
          </w:tcPr>
          <w:p w14:paraId="34CC0DBA" w14:textId="77777777" w:rsidR="00F2379F" w:rsidRPr="00CF42A6" w:rsidRDefault="00F2379F" w:rsidP="00A04960">
            <w:pPr>
              <w:autoSpaceDE w:val="0"/>
              <w:autoSpaceDN w:val="0"/>
              <w:adjustRightInd w:val="0"/>
              <w:spacing w:before="40" w:after="40"/>
              <w:jc w:val="left"/>
              <w:rPr>
                <w:rFonts w:cs="Arial"/>
                <w:color w:val="000000"/>
                <w:rPrChange w:id="7979" w:author="Muhamad Ridho Zul Khoiri" w:date="2026-07-14T10:44:00Z" w16du:dateUtc="2026-07-14T03:44:00Z">
                  <w:rPr>
                    <w:rFonts w:ascii="Times New Roman" w:hAnsi="Times New Roman"/>
                    <w:color w:val="000000"/>
                  </w:rPr>
                </w:rPrChange>
              </w:rPr>
            </w:pPr>
            <w:r w:rsidRPr="00CF42A6">
              <w:rPr>
                <w:rFonts w:cs="Arial"/>
                <w:color w:val="000000"/>
                <w:rPrChange w:id="7980" w:author="Muhamad Ridho Zul Khoiri" w:date="2026-07-14T10:44:00Z" w16du:dateUtc="2026-07-14T03:44:00Z">
                  <w:rPr>
                    <w:rFonts w:ascii="Times New Roman" w:hAnsi="Times New Roman"/>
                    <w:color w:val="000000"/>
                  </w:rPr>
                </w:rPrChange>
              </w:rPr>
              <w:t>Plant Shutdown Needed</w:t>
            </w:r>
          </w:p>
        </w:tc>
        <w:tc>
          <w:tcPr>
            <w:tcW w:w="5852" w:type="dxa"/>
            <w:tcBorders>
              <w:top w:val="single" w:sz="6" w:space="0" w:color="auto"/>
              <w:left w:val="single" w:sz="6" w:space="0" w:color="auto"/>
              <w:bottom w:val="single" w:sz="6" w:space="0" w:color="auto"/>
              <w:right w:val="single" w:sz="6" w:space="0" w:color="auto"/>
            </w:tcBorders>
          </w:tcPr>
          <w:p w14:paraId="13375CAF" w14:textId="77777777" w:rsidR="00F2379F" w:rsidRPr="00CF42A6" w:rsidRDefault="00F2379F" w:rsidP="00A04960">
            <w:pPr>
              <w:autoSpaceDE w:val="0"/>
              <w:autoSpaceDN w:val="0"/>
              <w:adjustRightInd w:val="0"/>
              <w:spacing w:before="40" w:after="40"/>
              <w:jc w:val="left"/>
              <w:rPr>
                <w:rFonts w:cs="Arial"/>
                <w:color w:val="000000"/>
                <w:rPrChange w:id="7981" w:author="Muhamad Ridho Zul Khoiri" w:date="2026-07-14T10:44:00Z" w16du:dateUtc="2026-07-14T03:44:00Z">
                  <w:rPr>
                    <w:rFonts w:ascii="Times New Roman" w:hAnsi="Times New Roman"/>
                    <w:color w:val="000000"/>
                  </w:rPr>
                </w:rPrChange>
              </w:rPr>
            </w:pPr>
            <w:r w:rsidRPr="00CF42A6">
              <w:rPr>
                <w:rFonts w:cs="Arial"/>
                <w:color w:val="000000"/>
                <w:rPrChange w:id="7982" w:author="Muhamad Ridho Zul Khoiri" w:date="2026-07-14T10:44:00Z" w16du:dateUtc="2026-07-14T03:44:00Z">
                  <w:rPr>
                    <w:rFonts w:ascii="Times New Roman" w:hAnsi="Times New Roman"/>
                    <w:color w:val="000000"/>
                  </w:rPr>
                </w:rPrChange>
              </w:rPr>
              <w:t>Does the work require plant to shutdown</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4DEB5D52" w14:textId="77777777" w:rsidR="00F2379F" w:rsidRPr="00CF42A6" w:rsidRDefault="00F2379F" w:rsidP="00A04960">
            <w:pPr>
              <w:autoSpaceDE w:val="0"/>
              <w:autoSpaceDN w:val="0"/>
              <w:adjustRightInd w:val="0"/>
              <w:spacing w:before="40" w:after="40"/>
              <w:jc w:val="center"/>
              <w:rPr>
                <w:rFonts w:cs="Arial"/>
                <w:color w:val="000000"/>
                <w:rPrChange w:id="7983" w:author="Muhamad Ridho Zul Khoiri" w:date="2026-07-14T10:44:00Z" w16du:dateUtc="2026-07-14T03:44:00Z">
                  <w:rPr>
                    <w:rFonts w:ascii="Times New Roman" w:hAnsi="Times New Roman"/>
                    <w:color w:val="000000"/>
                  </w:rPr>
                </w:rPrChange>
              </w:rPr>
            </w:pPr>
            <w:r w:rsidRPr="00CF42A6">
              <w:rPr>
                <w:rFonts w:cs="Arial"/>
                <w:color w:val="000000"/>
                <w:rPrChange w:id="7984"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5967F206" w14:textId="77777777" w:rsidR="00F2379F" w:rsidRPr="00CF42A6" w:rsidRDefault="00F2379F" w:rsidP="00A04960">
            <w:pPr>
              <w:autoSpaceDE w:val="0"/>
              <w:autoSpaceDN w:val="0"/>
              <w:adjustRightInd w:val="0"/>
              <w:spacing w:before="40" w:after="40"/>
              <w:jc w:val="center"/>
              <w:rPr>
                <w:rFonts w:cs="Arial"/>
                <w:color w:val="000000"/>
                <w:rPrChange w:id="7985" w:author="Muhamad Ridho Zul Khoiri" w:date="2026-07-14T10:44:00Z" w16du:dateUtc="2026-07-14T03:44:00Z">
                  <w:rPr>
                    <w:rFonts w:ascii="Times New Roman" w:hAnsi="Times New Roman"/>
                    <w:color w:val="000000"/>
                  </w:rPr>
                </w:rPrChange>
              </w:rPr>
            </w:pPr>
            <w:r w:rsidRPr="00CF42A6">
              <w:rPr>
                <w:rFonts w:cs="Arial"/>
                <w:color w:val="000000"/>
                <w:rPrChange w:id="7986"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03BCA4DA" w14:textId="77777777" w:rsidR="00F2379F" w:rsidRPr="00CF42A6" w:rsidRDefault="00F2379F" w:rsidP="00A04960">
            <w:pPr>
              <w:autoSpaceDE w:val="0"/>
              <w:autoSpaceDN w:val="0"/>
              <w:adjustRightInd w:val="0"/>
              <w:spacing w:before="40" w:after="40"/>
              <w:jc w:val="center"/>
              <w:rPr>
                <w:rFonts w:cs="Arial"/>
                <w:color w:val="000000"/>
                <w:rPrChange w:id="7987" w:author="Muhamad Ridho Zul Khoiri" w:date="2026-07-14T10:44:00Z" w16du:dateUtc="2026-07-14T03:44:00Z">
                  <w:rPr>
                    <w:rFonts w:ascii="Times New Roman" w:hAnsi="Times New Roman"/>
                    <w:color w:val="000000"/>
                  </w:rPr>
                </w:rPrChange>
              </w:rPr>
            </w:pPr>
            <w:r w:rsidRPr="00CF42A6">
              <w:rPr>
                <w:rFonts w:cs="Arial"/>
                <w:color w:val="000000"/>
                <w:rPrChange w:id="7988" w:author="Muhamad Ridho Zul Khoiri" w:date="2026-07-14T10:44:00Z" w16du:dateUtc="2026-07-14T03:44:00Z">
                  <w:rPr>
                    <w:rFonts w:ascii="Times New Roman" w:hAnsi="Times New Roman"/>
                    <w:color w:val="000000"/>
                  </w:rPr>
                </w:rPrChange>
              </w:rPr>
              <w:t>Mandatory</w:t>
            </w:r>
          </w:p>
        </w:tc>
      </w:tr>
      <w:tr w:rsidR="00F2379F" w:rsidRPr="00526DF0" w14:paraId="1CD8F999"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483C3158" w14:textId="77777777" w:rsidR="00F2379F" w:rsidRPr="00CF42A6" w:rsidRDefault="00F2379F" w:rsidP="00A04960">
            <w:pPr>
              <w:autoSpaceDE w:val="0"/>
              <w:autoSpaceDN w:val="0"/>
              <w:adjustRightInd w:val="0"/>
              <w:spacing w:before="40" w:after="40"/>
              <w:jc w:val="center"/>
              <w:rPr>
                <w:rFonts w:cs="Arial"/>
                <w:color w:val="000000"/>
                <w:rPrChange w:id="7989" w:author="Muhamad Ridho Zul Khoiri" w:date="2026-07-14T10:44:00Z" w16du:dateUtc="2026-07-14T03:44:00Z">
                  <w:rPr>
                    <w:rFonts w:ascii="Times New Roman" w:hAnsi="Times New Roman"/>
                    <w:color w:val="000000"/>
                  </w:rPr>
                </w:rPrChange>
              </w:rPr>
            </w:pPr>
            <w:r w:rsidRPr="00CF42A6">
              <w:rPr>
                <w:rFonts w:cs="Arial"/>
                <w:color w:val="000000"/>
                <w:rPrChange w:id="7990" w:author="Muhamad Ridho Zul Khoiri" w:date="2026-07-14T10:44:00Z" w16du:dateUtc="2026-07-14T03:44:00Z">
                  <w:rPr>
                    <w:rFonts w:ascii="Times New Roman" w:hAnsi="Times New Roman"/>
                    <w:color w:val="000000"/>
                  </w:rPr>
                </w:rPrChange>
              </w:rPr>
              <w:t>25</w:t>
            </w:r>
          </w:p>
        </w:tc>
        <w:tc>
          <w:tcPr>
            <w:tcW w:w="3380" w:type="dxa"/>
            <w:tcBorders>
              <w:top w:val="single" w:sz="6" w:space="0" w:color="auto"/>
              <w:left w:val="single" w:sz="6" w:space="0" w:color="auto"/>
              <w:bottom w:val="single" w:sz="6" w:space="0" w:color="auto"/>
              <w:right w:val="single" w:sz="6" w:space="0" w:color="auto"/>
            </w:tcBorders>
          </w:tcPr>
          <w:p w14:paraId="483DD7B5" w14:textId="77777777" w:rsidR="00F2379F" w:rsidRPr="00CF42A6" w:rsidRDefault="00F2379F" w:rsidP="00A04960">
            <w:pPr>
              <w:autoSpaceDE w:val="0"/>
              <w:autoSpaceDN w:val="0"/>
              <w:adjustRightInd w:val="0"/>
              <w:spacing w:before="40" w:after="40"/>
              <w:jc w:val="left"/>
              <w:rPr>
                <w:rFonts w:cs="Arial"/>
                <w:color w:val="000000"/>
                <w:rPrChange w:id="7991" w:author="Muhamad Ridho Zul Khoiri" w:date="2026-07-14T10:44:00Z" w16du:dateUtc="2026-07-14T03:44:00Z">
                  <w:rPr>
                    <w:rFonts w:ascii="Times New Roman" w:hAnsi="Times New Roman"/>
                    <w:color w:val="000000"/>
                  </w:rPr>
                </w:rPrChange>
              </w:rPr>
            </w:pPr>
            <w:r w:rsidRPr="00CF42A6">
              <w:rPr>
                <w:rFonts w:cs="Arial"/>
                <w:color w:val="000000"/>
                <w:rPrChange w:id="7992" w:author="Muhamad Ridho Zul Khoiri" w:date="2026-07-14T10:44:00Z" w16du:dateUtc="2026-07-14T03:44:00Z">
                  <w:rPr>
                    <w:rFonts w:ascii="Times New Roman" w:hAnsi="Times New Roman"/>
                    <w:color w:val="000000"/>
                  </w:rPr>
                </w:rPrChange>
              </w:rPr>
              <w:t>Impact LPO</w:t>
            </w:r>
          </w:p>
        </w:tc>
        <w:tc>
          <w:tcPr>
            <w:tcW w:w="5852" w:type="dxa"/>
            <w:tcBorders>
              <w:top w:val="single" w:sz="6" w:space="0" w:color="auto"/>
              <w:left w:val="single" w:sz="6" w:space="0" w:color="auto"/>
              <w:bottom w:val="single" w:sz="6" w:space="0" w:color="auto"/>
              <w:right w:val="single" w:sz="6" w:space="0" w:color="auto"/>
            </w:tcBorders>
          </w:tcPr>
          <w:p w14:paraId="07891353" w14:textId="77777777" w:rsidR="00F2379F" w:rsidRPr="00CF42A6" w:rsidRDefault="00F2379F" w:rsidP="00A04960">
            <w:pPr>
              <w:autoSpaceDE w:val="0"/>
              <w:autoSpaceDN w:val="0"/>
              <w:adjustRightInd w:val="0"/>
              <w:spacing w:before="40" w:after="40"/>
              <w:jc w:val="left"/>
              <w:rPr>
                <w:rFonts w:cs="Arial"/>
                <w:color w:val="000000"/>
                <w:rPrChange w:id="7993" w:author="Muhamad Ridho Zul Khoiri" w:date="2026-07-14T10:44:00Z" w16du:dateUtc="2026-07-14T03:44:00Z">
                  <w:rPr>
                    <w:rFonts w:ascii="Times New Roman" w:hAnsi="Times New Roman"/>
                    <w:color w:val="000000"/>
                  </w:rPr>
                </w:rPrChange>
              </w:rPr>
            </w:pPr>
            <w:r w:rsidRPr="00CF42A6">
              <w:rPr>
                <w:rFonts w:cs="Arial"/>
                <w:color w:val="000000"/>
                <w:rPrChange w:id="7994" w:author="Muhamad Ridho Zul Khoiri" w:date="2026-07-14T10:44:00Z" w16du:dateUtc="2026-07-14T03:44:00Z">
                  <w:rPr>
                    <w:rFonts w:ascii="Times New Roman" w:hAnsi="Times New Roman"/>
                    <w:color w:val="000000"/>
                  </w:rPr>
                </w:rPrChange>
              </w:rPr>
              <w:t>Potential estimated LPO due to the work</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30B6FF17" w14:textId="77777777" w:rsidR="00F2379F" w:rsidRPr="00CF42A6" w:rsidRDefault="00F2379F" w:rsidP="00A04960">
            <w:pPr>
              <w:autoSpaceDE w:val="0"/>
              <w:autoSpaceDN w:val="0"/>
              <w:adjustRightInd w:val="0"/>
              <w:spacing w:before="40" w:after="40"/>
              <w:jc w:val="center"/>
              <w:rPr>
                <w:rFonts w:cs="Arial"/>
                <w:color w:val="000000"/>
                <w:rPrChange w:id="7995" w:author="Muhamad Ridho Zul Khoiri" w:date="2026-07-14T10:44:00Z" w16du:dateUtc="2026-07-14T03:44:00Z">
                  <w:rPr>
                    <w:rFonts w:ascii="Times New Roman" w:hAnsi="Times New Roman"/>
                    <w:color w:val="000000"/>
                  </w:rPr>
                </w:rPrChange>
              </w:rPr>
            </w:pPr>
            <w:r w:rsidRPr="00CF42A6">
              <w:rPr>
                <w:rFonts w:cs="Arial"/>
                <w:color w:val="000000"/>
                <w:rPrChange w:id="7996"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7764E813" w14:textId="77777777" w:rsidR="00F2379F" w:rsidRPr="00CF42A6" w:rsidRDefault="00F2379F" w:rsidP="00A04960">
            <w:pPr>
              <w:autoSpaceDE w:val="0"/>
              <w:autoSpaceDN w:val="0"/>
              <w:adjustRightInd w:val="0"/>
              <w:spacing w:before="40" w:after="40"/>
              <w:jc w:val="center"/>
              <w:rPr>
                <w:rFonts w:cs="Arial"/>
                <w:color w:val="000000"/>
                <w:rPrChange w:id="7997" w:author="Muhamad Ridho Zul Khoiri" w:date="2026-07-14T10:44:00Z" w16du:dateUtc="2026-07-14T03:44:00Z">
                  <w:rPr>
                    <w:rFonts w:ascii="Times New Roman" w:hAnsi="Times New Roman"/>
                    <w:color w:val="000000"/>
                  </w:rPr>
                </w:rPrChange>
              </w:rPr>
            </w:pPr>
            <w:r w:rsidRPr="00CF42A6">
              <w:rPr>
                <w:rFonts w:cs="Arial"/>
                <w:color w:val="000000"/>
                <w:rPrChange w:id="7998"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75280F1E" w14:textId="77777777" w:rsidR="00F2379F" w:rsidRPr="00CF42A6" w:rsidRDefault="00F2379F" w:rsidP="00A04960">
            <w:pPr>
              <w:autoSpaceDE w:val="0"/>
              <w:autoSpaceDN w:val="0"/>
              <w:adjustRightInd w:val="0"/>
              <w:spacing w:before="40" w:after="40"/>
              <w:jc w:val="center"/>
              <w:rPr>
                <w:rFonts w:cs="Arial"/>
                <w:color w:val="000000"/>
                <w:rPrChange w:id="7999" w:author="Muhamad Ridho Zul Khoiri" w:date="2026-07-14T10:44:00Z" w16du:dateUtc="2026-07-14T03:44:00Z">
                  <w:rPr>
                    <w:rFonts w:ascii="Times New Roman" w:hAnsi="Times New Roman"/>
                    <w:color w:val="000000"/>
                  </w:rPr>
                </w:rPrChange>
              </w:rPr>
            </w:pPr>
            <w:r w:rsidRPr="00CF42A6">
              <w:rPr>
                <w:rFonts w:cs="Arial"/>
                <w:color w:val="000000"/>
                <w:rPrChange w:id="8000" w:author="Muhamad Ridho Zul Khoiri" w:date="2026-07-14T10:44:00Z" w16du:dateUtc="2026-07-14T03:44:00Z">
                  <w:rPr>
                    <w:rFonts w:ascii="Times New Roman" w:hAnsi="Times New Roman"/>
                    <w:color w:val="000000"/>
                  </w:rPr>
                </w:rPrChange>
              </w:rPr>
              <w:t>Mandatory</w:t>
            </w:r>
          </w:p>
        </w:tc>
      </w:tr>
      <w:tr w:rsidR="00F2379F" w:rsidRPr="00526DF0" w14:paraId="2EA65C01"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4AEC1442" w14:textId="77777777" w:rsidR="00F2379F" w:rsidRPr="00CF42A6" w:rsidRDefault="00F2379F" w:rsidP="00A04960">
            <w:pPr>
              <w:autoSpaceDE w:val="0"/>
              <w:autoSpaceDN w:val="0"/>
              <w:adjustRightInd w:val="0"/>
              <w:spacing w:before="40" w:after="40"/>
              <w:jc w:val="center"/>
              <w:rPr>
                <w:rFonts w:cs="Arial"/>
                <w:color w:val="000000"/>
                <w:rPrChange w:id="8001" w:author="Muhamad Ridho Zul Khoiri" w:date="2026-07-14T10:44:00Z" w16du:dateUtc="2026-07-14T03:44:00Z">
                  <w:rPr>
                    <w:rFonts w:ascii="Times New Roman" w:hAnsi="Times New Roman"/>
                    <w:color w:val="000000"/>
                  </w:rPr>
                </w:rPrChange>
              </w:rPr>
            </w:pPr>
            <w:r w:rsidRPr="00CF42A6">
              <w:rPr>
                <w:rFonts w:cs="Arial"/>
                <w:color w:val="000000"/>
                <w:rPrChange w:id="8002" w:author="Muhamad Ridho Zul Khoiri" w:date="2026-07-14T10:44:00Z" w16du:dateUtc="2026-07-14T03:44:00Z">
                  <w:rPr>
                    <w:rFonts w:ascii="Times New Roman" w:hAnsi="Times New Roman"/>
                    <w:color w:val="000000"/>
                  </w:rPr>
                </w:rPrChange>
              </w:rPr>
              <w:t>26</w:t>
            </w:r>
          </w:p>
        </w:tc>
        <w:tc>
          <w:tcPr>
            <w:tcW w:w="3380" w:type="dxa"/>
            <w:tcBorders>
              <w:top w:val="single" w:sz="6" w:space="0" w:color="auto"/>
              <w:left w:val="single" w:sz="6" w:space="0" w:color="auto"/>
              <w:bottom w:val="single" w:sz="6" w:space="0" w:color="auto"/>
              <w:right w:val="single" w:sz="6" w:space="0" w:color="auto"/>
            </w:tcBorders>
          </w:tcPr>
          <w:p w14:paraId="5DD21239" w14:textId="77777777" w:rsidR="00F2379F" w:rsidRPr="00CF42A6" w:rsidRDefault="00F2379F" w:rsidP="00A04960">
            <w:pPr>
              <w:autoSpaceDE w:val="0"/>
              <w:autoSpaceDN w:val="0"/>
              <w:adjustRightInd w:val="0"/>
              <w:spacing w:before="40" w:after="40"/>
              <w:jc w:val="left"/>
              <w:rPr>
                <w:rFonts w:cs="Arial"/>
                <w:color w:val="000000"/>
                <w:rPrChange w:id="8003" w:author="Muhamad Ridho Zul Khoiri" w:date="2026-07-14T10:44:00Z" w16du:dateUtc="2026-07-14T03:44:00Z">
                  <w:rPr>
                    <w:rFonts w:ascii="Times New Roman" w:hAnsi="Times New Roman"/>
                    <w:color w:val="000000"/>
                  </w:rPr>
                </w:rPrChange>
              </w:rPr>
            </w:pPr>
            <w:r w:rsidRPr="00CF42A6">
              <w:rPr>
                <w:rFonts w:cs="Arial"/>
                <w:color w:val="000000"/>
                <w:rPrChange w:id="8004" w:author="Muhamad Ridho Zul Khoiri" w:date="2026-07-14T10:44:00Z" w16du:dateUtc="2026-07-14T03:44:00Z">
                  <w:rPr>
                    <w:rFonts w:ascii="Times New Roman" w:hAnsi="Times New Roman"/>
                    <w:color w:val="000000"/>
                  </w:rPr>
                </w:rPrChange>
              </w:rPr>
              <w:t>Safety Barrier Needed</w:t>
            </w:r>
          </w:p>
        </w:tc>
        <w:tc>
          <w:tcPr>
            <w:tcW w:w="5852" w:type="dxa"/>
            <w:tcBorders>
              <w:top w:val="single" w:sz="6" w:space="0" w:color="auto"/>
              <w:left w:val="single" w:sz="6" w:space="0" w:color="auto"/>
              <w:bottom w:val="single" w:sz="6" w:space="0" w:color="auto"/>
              <w:right w:val="single" w:sz="6" w:space="0" w:color="auto"/>
            </w:tcBorders>
          </w:tcPr>
          <w:p w14:paraId="5F120446" w14:textId="77777777" w:rsidR="00F2379F" w:rsidRPr="00CF42A6" w:rsidRDefault="00F2379F" w:rsidP="00A04960">
            <w:pPr>
              <w:autoSpaceDE w:val="0"/>
              <w:autoSpaceDN w:val="0"/>
              <w:adjustRightInd w:val="0"/>
              <w:spacing w:before="40" w:after="40"/>
              <w:jc w:val="left"/>
              <w:rPr>
                <w:rFonts w:cs="Arial"/>
                <w:color w:val="000000"/>
                <w:rPrChange w:id="8005" w:author="Muhamad Ridho Zul Khoiri" w:date="2026-07-14T10:44:00Z" w16du:dateUtc="2026-07-14T03:44:00Z">
                  <w:rPr>
                    <w:rFonts w:ascii="Times New Roman" w:hAnsi="Times New Roman"/>
                    <w:color w:val="000000"/>
                  </w:rPr>
                </w:rPrChange>
              </w:rPr>
            </w:pPr>
            <w:r w:rsidRPr="00CF42A6">
              <w:rPr>
                <w:rFonts w:cs="Arial"/>
                <w:color w:val="000000"/>
                <w:rPrChange w:id="8006" w:author="Muhamad Ridho Zul Khoiri" w:date="2026-07-14T10:44:00Z" w16du:dateUtc="2026-07-14T03:44:00Z">
                  <w:rPr>
                    <w:rFonts w:ascii="Times New Roman" w:hAnsi="Times New Roman"/>
                    <w:color w:val="000000"/>
                  </w:rPr>
                </w:rPrChange>
              </w:rPr>
              <w:t>Safety critical isolation needed</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513ADD07" w14:textId="77777777" w:rsidR="00F2379F" w:rsidRPr="00CF42A6" w:rsidRDefault="00F2379F" w:rsidP="00A04960">
            <w:pPr>
              <w:autoSpaceDE w:val="0"/>
              <w:autoSpaceDN w:val="0"/>
              <w:adjustRightInd w:val="0"/>
              <w:spacing w:before="40" w:after="40"/>
              <w:jc w:val="center"/>
              <w:rPr>
                <w:rFonts w:cs="Arial"/>
                <w:color w:val="000000"/>
                <w:rPrChange w:id="8007" w:author="Muhamad Ridho Zul Khoiri" w:date="2026-07-14T10:44:00Z" w16du:dateUtc="2026-07-14T03:44:00Z">
                  <w:rPr>
                    <w:rFonts w:ascii="Times New Roman" w:hAnsi="Times New Roman"/>
                    <w:color w:val="000000"/>
                  </w:rPr>
                </w:rPrChange>
              </w:rPr>
            </w:pPr>
            <w:r w:rsidRPr="00CF42A6">
              <w:rPr>
                <w:rFonts w:cs="Arial"/>
                <w:color w:val="000000"/>
                <w:rPrChange w:id="8008"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tcPr>
          <w:p w14:paraId="5A3E2916" w14:textId="77777777" w:rsidR="00F2379F" w:rsidRPr="00CF42A6" w:rsidRDefault="00F2379F" w:rsidP="00A04960">
            <w:pPr>
              <w:autoSpaceDE w:val="0"/>
              <w:autoSpaceDN w:val="0"/>
              <w:adjustRightInd w:val="0"/>
              <w:spacing w:before="40" w:after="40"/>
              <w:jc w:val="right"/>
              <w:rPr>
                <w:rFonts w:cs="Arial"/>
                <w:color w:val="000000"/>
                <w:rPrChange w:id="8009"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1DBB1F24" w14:textId="77777777" w:rsidR="00F2379F" w:rsidRPr="00CF42A6" w:rsidRDefault="00F2379F" w:rsidP="00A04960">
            <w:pPr>
              <w:autoSpaceDE w:val="0"/>
              <w:autoSpaceDN w:val="0"/>
              <w:adjustRightInd w:val="0"/>
              <w:spacing w:before="40" w:after="40"/>
              <w:jc w:val="right"/>
              <w:rPr>
                <w:rFonts w:cs="Arial"/>
                <w:color w:val="000000"/>
                <w:rPrChange w:id="8010" w:author="Muhamad Ridho Zul Khoiri" w:date="2026-07-14T10:44:00Z" w16du:dateUtc="2026-07-14T03:44:00Z">
                  <w:rPr>
                    <w:rFonts w:ascii="Times New Roman" w:hAnsi="Times New Roman"/>
                    <w:color w:val="000000"/>
                  </w:rPr>
                </w:rPrChange>
              </w:rPr>
            </w:pPr>
          </w:p>
        </w:tc>
      </w:tr>
      <w:tr w:rsidR="00F2379F" w:rsidRPr="00526DF0" w14:paraId="51CD2FFF"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3F24677B" w14:textId="77777777" w:rsidR="00F2379F" w:rsidRPr="00CF42A6" w:rsidRDefault="00F2379F" w:rsidP="00A04960">
            <w:pPr>
              <w:autoSpaceDE w:val="0"/>
              <w:autoSpaceDN w:val="0"/>
              <w:adjustRightInd w:val="0"/>
              <w:spacing w:before="40" w:after="40"/>
              <w:jc w:val="center"/>
              <w:rPr>
                <w:rFonts w:cs="Arial"/>
                <w:color w:val="000000"/>
                <w:rPrChange w:id="8011" w:author="Muhamad Ridho Zul Khoiri" w:date="2026-07-14T10:44:00Z" w16du:dateUtc="2026-07-14T03:44:00Z">
                  <w:rPr>
                    <w:rFonts w:ascii="Times New Roman" w:hAnsi="Times New Roman"/>
                    <w:color w:val="000000"/>
                  </w:rPr>
                </w:rPrChange>
              </w:rPr>
            </w:pPr>
            <w:r w:rsidRPr="00CF42A6">
              <w:rPr>
                <w:rFonts w:cs="Arial"/>
                <w:color w:val="000000"/>
                <w:rPrChange w:id="8012" w:author="Muhamad Ridho Zul Khoiri" w:date="2026-07-14T10:44:00Z" w16du:dateUtc="2026-07-14T03:44:00Z">
                  <w:rPr>
                    <w:rFonts w:ascii="Times New Roman" w:hAnsi="Times New Roman"/>
                    <w:color w:val="000000"/>
                  </w:rPr>
                </w:rPrChange>
              </w:rPr>
              <w:t>27</w:t>
            </w:r>
          </w:p>
        </w:tc>
        <w:tc>
          <w:tcPr>
            <w:tcW w:w="3380" w:type="dxa"/>
            <w:tcBorders>
              <w:top w:val="single" w:sz="6" w:space="0" w:color="auto"/>
              <w:left w:val="single" w:sz="6" w:space="0" w:color="auto"/>
              <w:bottom w:val="single" w:sz="6" w:space="0" w:color="auto"/>
              <w:right w:val="single" w:sz="6" w:space="0" w:color="auto"/>
            </w:tcBorders>
          </w:tcPr>
          <w:p w14:paraId="72A2C0B5" w14:textId="77777777" w:rsidR="00F2379F" w:rsidRPr="00CF42A6" w:rsidRDefault="00F2379F" w:rsidP="00A04960">
            <w:pPr>
              <w:autoSpaceDE w:val="0"/>
              <w:autoSpaceDN w:val="0"/>
              <w:adjustRightInd w:val="0"/>
              <w:spacing w:before="40" w:after="40"/>
              <w:jc w:val="left"/>
              <w:rPr>
                <w:rFonts w:cs="Arial"/>
                <w:color w:val="000000"/>
                <w:rPrChange w:id="8013" w:author="Muhamad Ridho Zul Khoiri" w:date="2026-07-14T10:44:00Z" w16du:dateUtc="2026-07-14T03:44:00Z">
                  <w:rPr>
                    <w:rFonts w:ascii="Times New Roman" w:hAnsi="Times New Roman"/>
                    <w:color w:val="000000"/>
                  </w:rPr>
                </w:rPrChange>
              </w:rPr>
            </w:pPr>
            <w:r w:rsidRPr="00CF42A6">
              <w:rPr>
                <w:rFonts w:cs="Arial"/>
                <w:color w:val="000000"/>
                <w:rPrChange w:id="8014" w:author="Muhamad Ridho Zul Khoiri" w:date="2026-07-14T10:44:00Z" w16du:dateUtc="2026-07-14T03:44:00Z">
                  <w:rPr>
                    <w:rFonts w:ascii="Times New Roman" w:hAnsi="Times New Roman"/>
                    <w:color w:val="000000"/>
                  </w:rPr>
                </w:rPrChange>
              </w:rPr>
              <w:t>Crane Need</w:t>
            </w:r>
          </w:p>
        </w:tc>
        <w:tc>
          <w:tcPr>
            <w:tcW w:w="5852" w:type="dxa"/>
            <w:tcBorders>
              <w:top w:val="single" w:sz="6" w:space="0" w:color="auto"/>
              <w:left w:val="single" w:sz="6" w:space="0" w:color="auto"/>
              <w:bottom w:val="single" w:sz="6" w:space="0" w:color="auto"/>
              <w:right w:val="single" w:sz="6" w:space="0" w:color="auto"/>
            </w:tcBorders>
          </w:tcPr>
          <w:p w14:paraId="68C7D697" w14:textId="77777777" w:rsidR="00F2379F" w:rsidRPr="00CF42A6" w:rsidRDefault="00F2379F" w:rsidP="00A04960">
            <w:pPr>
              <w:autoSpaceDE w:val="0"/>
              <w:autoSpaceDN w:val="0"/>
              <w:adjustRightInd w:val="0"/>
              <w:spacing w:before="40" w:after="40"/>
              <w:jc w:val="left"/>
              <w:rPr>
                <w:rFonts w:cs="Arial"/>
                <w:color w:val="000000"/>
                <w:rPrChange w:id="8015" w:author="Muhamad Ridho Zul Khoiri" w:date="2026-07-14T10:44:00Z" w16du:dateUtc="2026-07-14T03:44:00Z">
                  <w:rPr>
                    <w:rFonts w:ascii="Times New Roman" w:hAnsi="Times New Roman"/>
                    <w:color w:val="000000"/>
                  </w:rPr>
                </w:rPrChange>
              </w:rPr>
            </w:pPr>
            <w:r w:rsidRPr="00CF42A6">
              <w:rPr>
                <w:rFonts w:cs="Arial"/>
                <w:color w:val="000000"/>
                <w:rPrChange w:id="8016" w:author="Muhamad Ridho Zul Khoiri" w:date="2026-07-14T10:44:00Z" w16du:dateUtc="2026-07-14T03:44:00Z">
                  <w:rPr>
                    <w:rFonts w:ascii="Times New Roman" w:hAnsi="Times New Roman"/>
                    <w:color w:val="000000"/>
                  </w:rPr>
                </w:rPrChange>
              </w:rPr>
              <w:t>Does it need crane, at what condition of the crane</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55803BFE" w14:textId="77777777" w:rsidR="00F2379F" w:rsidRPr="00CF42A6" w:rsidRDefault="00F2379F" w:rsidP="00A04960">
            <w:pPr>
              <w:autoSpaceDE w:val="0"/>
              <w:autoSpaceDN w:val="0"/>
              <w:adjustRightInd w:val="0"/>
              <w:spacing w:before="40" w:after="40"/>
              <w:jc w:val="center"/>
              <w:rPr>
                <w:rFonts w:cs="Arial"/>
                <w:color w:val="000000"/>
                <w:rPrChange w:id="8017" w:author="Muhamad Ridho Zul Khoiri" w:date="2026-07-14T10:44:00Z" w16du:dateUtc="2026-07-14T03:44:00Z">
                  <w:rPr>
                    <w:rFonts w:ascii="Times New Roman" w:hAnsi="Times New Roman"/>
                    <w:color w:val="000000"/>
                  </w:rPr>
                </w:rPrChange>
              </w:rPr>
            </w:pPr>
            <w:r w:rsidRPr="00CF42A6">
              <w:rPr>
                <w:rFonts w:cs="Arial"/>
                <w:color w:val="000000"/>
                <w:rPrChange w:id="8018"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tcPr>
          <w:p w14:paraId="338A50A6" w14:textId="77777777" w:rsidR="00F2379F" w:rsidRPr="00CF42A6" w:rsidRDefault="00F2379F" w:rsidP="00A04960">
            <w:pPr>
              <w:autoSpaceDE w:val="0"/>
              <w:autoSpaceDN w:val="0"/>
              <w:adjustRightInd w:val="0"/>
              <w:spacing w:before="40" w:after="40"/>
              <w:jc w:val="right"/>
              <w:rPr>
                <w:rFonts w:cs="Arial"/>
                <w:color w:val="000000"/>
                <w:rPrChange w:id="8019"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5C44ADD2" w14:textId="77777777" w:rsidR="00F2379F" w:rsidRPr="00CF42A6" w:rsidRDefault="00F2379F" w:rsidP="00A04960">
            <w:pPr>
              <w:autoSpaceDE w:val="0"/>
              <w:autoSpaceDN w:val="0"/>
              <w:adjustRightInd w:val="0"/>
              <w:spacing w:before="40" w:after="40"/>
              <w:jc w:val="right"/>
              <w:rPr>
                <w:rFonts w:cs="Arial"/>
                <w:color w:val="000000"/>
                <w:rPrChange w:id="8020" w:author="Muhamad Ridho Zul Khoiri" w:date="2026-07-14T10:44:00Z" w16du:dateUtc="2026-07-14T03:44:00Z">
                  <w:rPr>
                    <w:rFonts w:ascii="Times New Roman" w:hAnsi="Times New Roman"/>
                    <w:color w:val="000000"/>
                  </w:rPr>
                </w:rPrChange>
              </w:rPr>
            </w:pPr>
          </w:p>
        </w:tc>
      </w:tr>
      <w:tr w:rsidR="00F2379F" w:rsidRPr="00526DF0" w14:paraId="488ECE1D"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47B73A41" w14:textId="77777777" w:rsidR="00F2379F" w:rsidRPr="00CF42A6" w:rsidRDefault="00F2379F" w:rsidP="00A04960">
            <w:pPr>
              <w:autoSpaceDE w:val="0"/>
              <w:autoSpaceDN w:val="0"/>
              <w:adjustRightInd w:val="0"/>
              <w:spacing w:before="40" w:after="40"/>
              <w:jc w:val="center"/>
              <w:rPr>
                <w:rFonts w:cs="Arial"/>
                <w:color w:val="000000"/>
                <w:rPrChange w:id="8021" w:author="Muhamad Ridho Zul Khoiri" w:date="2026-07-14T10:44:00Z" w16du:dateUtc="2026-07-14T03:44:00Z">
                  <w:rPr>
                    <w:rFonts w:ascii="Times New Roman" w:hAnsi="Times New Roman"/>
                    <w:color w:val="000000"/>
                  </w:rPr>
                </w:rPrChange>
              </w:rPr>
            </w:pPr>
            <w:r w:rsidRPr="00CF42A6">
              <w:rPr>
                <w:rFonts w:cs="Arial"/>
                <w:color w:val="000000"/>
                <w:rPrChange w:id="8022" w:author="Muhamad Ridho Zul Khoiri" w:date="2026-07-14T10:44:00Z" w16du:dateUtc="2026-07-14T03:44:00Z">
                  <w:rPr>
                    <w:rFonts w:ascii="Times New Roman" w:hAnsi="Times New Roman"/>
                    <w:color w:val="000000"/>
                  </w:rPr>
                </w:rPrChange>
              </w:rPr>
              <w:t>28</w:t>
            </w:r>
          </w:p>
        </w:tc>
        <w:tc>
          <w:tcPr>
            <w:tcW w:w="3380" w:type="dxa"/>
            <w:tcBorders>
              <w:top w:val="single" w:sz="6" w:space="0" w:color="auto"/>
              <w:left w:val="single" w:sz="6" w:space="0" w:color="auto"/>
              <w:bottom w:val="single" w:sz="6" w:space="0" w:color="auto"/>
              <w:right w:val="single" w:sz="6" w:space="0" w:color="auto"/>
            </w:tcBorders>
          </w:tcPr>
          <w:p w14:paraId="5B42A9AD" w14:textId="77777777" w:rsidR="00F2379F" w:rsidRPr="00CF42A6" w:rsidRDefault="00F2379F" w:rsidP="00A04960">
            <w:pPr>
              <w:autoSpaceDE w:val="0"/>
              <w:autoSpaceDN w:val="0"/>
              <w:adjustRightInd w:val="0"/>
              <w:spacing w:before="40" w:after="40"/>
              <w:jc w:val="left"/>
              <w:rPr>
                <w:rFonts w:cs="Arial"/>
                <w:color w:val="000000"/>
                <w:rPrChange w:id="8023" w:author="Muhamad Ridho Zul Khoiri" w:date="2026-07-14T10:44:00Z" w16du:dateUtc="2026-07-14T03:44:00Z">
                  <w:rPr>
                    <w:rFonts w:ascii="Times New Roman" w:hAnsi="Times New Roman"/>
                    <w:color w:val="000000"/>
                  </w:rPr>
                </w:rPrChange>
              </w:rPr>
            </w:pPr>
            <w:r w:rsidRPr="00CF42A6">
              <w:rPr>
                <w:rFonts w:cs="Arial"/>
                <w:color w:val="000000"/>
                <w:rPrChange w:id="8024" w:author="Muhamad Ridho Zul Khoiri" w:date="2026-07-14T10:44:00Z" w16du:dateUtc="2026-07-14T03:44:00Z">
                  <w:rPr>
                    <w:rFonts w:ascii="Times New Roman" w:hAnsi="Times New Roman"/>
                    <w:color w:val="000000"/>
                  </w:rPr>
                </w:rPrChange>
              </w:rPr>
              <w:t>Scaffolding Need</w:t>
            </w:r>
          </w:p>
        </w:tc>
        <w:tc>
          <w:tcPr>
            <w:tcW w:w="5852" w:type="dxa"/>
            <w:tcBorders>
              <w:top w:val="single" w:sz="6" w:space="0" w:color="auto"/>
              <w:left w:val="single" w:sz="6" w:space="0" w:color="auto"/>
              <w:bottom w:val="single" w:sz="6" w:space="0" w:color="auto"/>
              <w:right w:val="single" w:sz="6" w:space="0" w:color="auto"/>
            </w:tcBorders>
          </w:tcPr>
          <w:p w14:paraId="2774386D" w14:textId="77777777" w:rsidR="00F2379F" w:rsidRPr="00CF42A6" w:rsidRDefault="00F2379F" w:rsidP="00A04960">
            <w:pPr>
              <w:autoSpaceDE w:val="0"/>
              <w:autoSpaceDN w:val="0"/>
              <w:adjustRightInd w:val="0"/>
              <w:spacing w:before="40" w:after="40"/>
              <w:jc w:val="left"/>
              <w:rPr>
                <w:rFonts w:cs="Arial"/>
                <w:color w:val="000000"/>
                <w:rPrChange w:id="8025" w:author="Muhamad Ridho Zul Khoiri" w:date="2026-07-14T10:44:00Z" w16du:dateUtc="2026-07-14T03:44:00Z">
                  <w:rPr>
                    <w:rFonts w:ascii="Times New Roman" w:hAnsi="Times New Roman"/>
                    <w:color w:val="000000"/>
                  </w:rPr>
                </w:rPrChange>
              </w:rPr>
            </w:pPr>
            <w:r w:rsidRPr="00CF42A6">
              <w:rPr>
                <w:rFonts w:cs="Arial"/>
                <w:color w:val="000000"/>
                <w:rPrChange w:id="8026" w:author="Muhamad Ridho Zul Khoiri" w:date="2026-07-14T10:44:00Z" w16du:dateUtc="2026-07-14T03:44:00Z">
                  <w:rPr>
                    <w:rFonts w:ascii="Times New Roman" w:hAnsi="Times New Roman"/>
                    <w:color w:val="000000"/>
                  </w:rPr>
                </w:rPrChange>
              </w:rPr>
              <w:t>Does it need scaffolding</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30A57AA0" w14:textId="77777777" w:rsidR="00F2379F" w:rsidRPr="00CF42A6" w:rsidRDefault="00F2379F" w:rsidP="00A04960">
            <w:pPr>
              <w:autoSpaceDE w:val="0"/>
              <w:autoSpaceDN w:val="0"/>
              <w:adjustRightInd w:val="0"/>
              <w:spacing w:before="40" w:after="40"/>
              <w:jc w:val="center"/>
              <w:rPr>
                <w:rFonts w:cs="Arial"/>
                <w:color w:val="000000"/>
                <w:rPrChange w:id="8027" w:author="Muhamad Ridho Zul Khoiri" w:date="2026-07-14T10:44:00Z" w16du:dateUtc="2026-07-14T03:44:00Z">
                  <w:rPr>
                    <w:rFonts w:ascii="Times New Roman" w:hAnsi="Times New Roman"/>
                    <w:color w:val="000000"/>
                  </w:rPr>
                </w:rPrChange>
              </w:rPr>
            </w:pPr>
            <w:r w:rsidRPr="00CF42A6">
              <w:rPr>
                <w:rFonts w:cs="Arial"/>
                <w:color w:val="000000"/>
                <w:rPrChange w:id="8028"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tcPr>
          <w:p w14:paraId="575E1B79" w14:textId="77777777" w:rsidR="00F2379F" w:rsidRPr="00CF42A6" w:rsidRDefault="00F2379F" w:rsidP="00A04960">
            <w:pPr>
              <w:autoSpaceDE w:val="0"/>
              <w:autoSpaceDN w:val="0"/>
              <w:adjustRightInd w:val="0"/>
              <w:spacing w:before="40" w:after="40"/>
              <w:jc w:val="right"/>
              <w:rPr>
                <w:rFonts w:cs="Arial"/>
                <w:color w:val="000000"/>
                <w:rPrChange w:id="8029"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5050D882" w14:textId="77777777" w:rsidR="00F2379F" w:rsidRPr="00CF42A6" w:rsidRDefault="00F2379F" w:rsidP="00A04960">
            <w:pPr>
              <w:autoSpaceDE w:val="0"/>
              <w:autoSpaceDN w:val="0"/>
              <w:adjustRightInd w:val="0"/>
              <w:spacing w:before="40" w:after="40"/>
              <w:jc w:val="right"/>
              <w:rPr>
                <w:rFonts w:cs="Arial"/>
                <w:color w:val="000000"/>
                <w:rPrChange w:id="8030" w:author="Muhamad Ridho Zul Khoiri" w:date="2026-07-14T10:44:00Z" w16du:dateUtc="2026-07-14T03:44:00Z">
                  <w:rPr>
                    <w:rFonts w:ascii="Times New Roman" w:hAnsi="Times New Roman"/>
                    <w:color w:val="000000"/>
                  </w:rPr>
                </w:rPrChange>
              </w:rPr>
            </w:pPr>
          </w:p>
        </w:tc>
      </w:tr>
      <w:tr w:rsidR="00F2379F" w:rsidRPr="00526DF0" w14:paraId="3B4AB3B9" w14:textId="77777777" w:rsidTr="00A04960">
        <w:trPr>
          <w:trHeight w:val="512"/>
        </w:trPr>
        <w:tc>
          <w:tcPr>
            <w:tcW w:w="592" w:type="dxa"/>
            <w:tcBorders>
              <w:top w:val="single" w:sz="6" w:space="0" w:color="auto"/>
              <w:left w:val="single" w:sz="6" w:space="0" w:color="auto"/>
              <w:bottom w:val="single" w:sz="6" w:space="0" w:color="auto"/>
              <w:right w:val="single" w:sz="6" w:space="0" w:color="auto"/>
            </w:tcBorders>
          </w:tcPr>
          <w:p w14:paraId="2986150A" w14:textId="77777777" w:rsidR="00F2379F" w:rsidRPr="00CF42A6" w:rsidRDefault="00F2379F" w:rsidP="00A04960">
            <w:pPr>
              <w:autoSpaceDE w:val="0"/>
              <w:autoSpaceDN w:val="0"/>
              <w:adjustRightInd w:val="0"/>
              <w:spacing w:before="40" w:after="40"/>
              <w:jc w:val="center"/>
              <w:rPr>
                <w:rFonts w:cs="Arial"/>
                <w:color w:val="000000"/>
                <w:rPrChange w:id="8031" w:author="Muhamad Ridho Zul Khoiri" w:date="2026-07-14T10:44:00Z" w16du:dateUtc="2026-07-14T03:44:00Z">
                  <w:rPr>
                    <w:rFonts w:ascii="Times New Roman" w:hAnsi="Times New Roman"/>
                    <w:color w:val="000000"/>
                  </w:rPr>
                </w:rPrChange>
              </w:rPr>
            </w:pPr>
            <w:r w:rsidRPr="00CF42A6">
              <w:rPr>
                <w:rFonts w:cs="Arial"/>
                <w:color w:val="000000"/>
                <w:rPrChange w:id="8032" w:author="Muhamad Ridho Zul Khoiri" w:date="2026-07-14T10:44:00Z" w16du:dateUtc="2026-07-14T03:44:00Z">
                  <w:rPr>
                    <w:rFonts w:ascii="Times New Roman" w:hAnsi="Times New Roman"/>
                    <w:color w:val="000000"/>
                  </w:rPr>
                </w:rPrChange>
              </w:rPr>
              <w:t>29</w:t>
            </w:r>
          </w:p>
        </w:tc>
        <w:tc>
          <w:tcPr>
            <w:tcW w:w="3380" w:type="dxa"/>
            <w:tcBorders>
              <w:top w:val="single" w:sz="6" w:space="0" w:color="auto"/>
              <w:left w:val="single" w:sz="6" w:space="0" w:color="auto"/>
              <w:bottom w:val="single" w:sz="6" w:space="0" w:color="auto"/>
              <w:right w:val="single" w:sz="6" w:space="0" w:color="auto"/>
            </w:tcBorders>
          </w:tcPr>
          <w:p w14:paraId="17E1E6B2" w14:textId="77777777" w:rsidR="00F2379F" w:rsidRPr="00CF42A6" w:rsidRDefault="00F2379F" w:rsidP="00A04960">
            <w:pPr>
              <w:autoSpaceDE w:val="0"/>
              <w:autoSpaceDN w:val="0"/>
              <w:adjustRightInd w:val="0"/>
              <w:spacing w:before="40" w:after="40"/>
              <w:jc w:val="left"/>
              <w:rPr>
                <w:rFonts w:cs="Arial"/>
                <w:color w:val="000000"/>
                <w:rPrChange w:id="8033" w:author="Muhamad Ridho Zul Khoiri" w:date="2026-07-14T10:44:00Z" w16du:dateUtc="2026-07-14T03:44:00Z">
                  <w:rPr>
                    <w:rFonts w:ascii="Times New Roman" w:hAnsi="Times New Roman"/>
                    <w:color w:val="000000"/>
                  </w:rPr>
                </w:rPrChange>
              </w:rPr>
            </w:pPr>
            <w:r w:rsidRPr="00CF42A6">
              <w:rPr>
                <w:rFonts w:cs="Arial"/>
                <w:color w:val="000000"/>
                <w:rPrChange w:id="8034" w:author="Muhamad Ridho Zul Khoiri" w:date="2026-07-14T10:44:00Z" w16du:dateUtc="2026-07-14T03:44:00Z">
                  <w:rPr>
                    <w:rFonts w:ascii="Times New Roman" w:hAnsi="Times New Roman"/>
                    <w:color w:val="000000"/>
                  </w:rPr>
                </w:rPrChange>
              </w:rPr>
              <w:t>Other Need (specify)</w:t>
            </w:r>
          </w:p>
        </w:tc>
        <w:tc>
          <w:tcPr>
            <w:tcW w:w="5852" w:type="dxa"/>
            <w:tcBorders>
              <w:top w:val="single" w:sz="6" w:space="0" w:color="auto"/>
              <w:left w:val="single" w:sz="6" w:space="0" w:color="auto"/>
              <w:bottom w:val="single" w:sz="6" w:space="0" w:color="auto"/>
              <w:right w:val="single" w:sz="6" w:space="0" w:color="auto"/>
            </w:tcBorders>
          </w:tcPr>
          <w:p w14:paraId="505BE7C5" w14:textId="77777777" w:rsidR="00F2379F" w:rsidRPr="00CF42A6" w:rsidRDefault="00F2379F" w:rsidP="00A04960">
            <w:pPr>
              <w:autoSpaceDE w:val="0"/>
              <w:autoSpaceDN w:val="0"/>
              <w:adjustRightInd w:val="0"/>
              <w:spacing w:before="40" w:after="40"/>
              <w:jc w:val="left"/>
              <w:rPr>
                <w:rFonts w:cs="Arial"/>
                <w:color w:val="000000"/>
                <w:rPrChange w:id="8035" w:author="Muhamad Ridho Zul Khoiri" w:date="2026-07-14T10:44:00Z" w16du:dateUtc="2026-07-14T03:44:00Z">
                  <w:rPr>
                    <w:rFonts w:ascii="Times New Roman" w:hAnsi="Times New Roman"/>
                    <w:color w:val="000000"/>
                  </w:rPr>
                </w:rPrChange>
              </w:rPr>
            </w:pPr>
            <w:r w:rsidRPr="00CF42A6">
              <w:rPr>
                <w:rFonts w:cs="Arial"/>
                <w:color w:val="000000"/>
                <w:rPrChange w:id="8036" w:author="Muhamad Ridho Zul Khoiri" w:date="2026-07-14T10:44:00Z" w16du:dateUtc="2026-07-14T03:44:00Z">
                  <w:rPr>
                    <w:rFonts w:ascii="Times New Roman" w:hAnsi="Times New Roman"/>
                    <w:color w:val="000000"/>
                  </w:rPr>
                </w:rPrChange>
              </w:rPr>
              <w:t>This is to indicate special requirement for a work e.g. require shutdown, require a crane to do the work, etc.</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70D757BD" w14:textId="77777777" w:rsidR="00F2379F" w:rsidRPr="00CF42A6" w:rsidRDefault="00F2379F" w:rsidP="00A04960">
            <w:pPr>
              <w:autoSpaceDE w:val="0"/>
              <w:autoSpaceDN w:val="0"/>
              <w:adjustRightInd w:val="0"/>
              <w:spacing w:before="40" w:after="40"/>
              <w:jc w:val="center"/>
              <w:rPr>
                <w:rFonts w:cs="Arial"/>
                <w:color w:val="000000"/>
                <w:rPrChange w:id="8037" w:author="Muhamad Ridho Zul Khoiri" w:date="2026-07-14T10:44:00Z" w16du:dateUtc="2026-07-14T03:44:00Z">
                  <w:rPr>
                    <w:rFonts w:ascii="Times New Roman" w:hAnsi="Times New Roman"/>
                    <w:color w:val="000000"/>
                  </w:rPr>
                </w:rPrChange>
              </w:rPr>
            </w:pPr>
            <w:r w:rsidRPr="00CF42A6">
              <w:rPr>
                <w:rFonts w:cs="Arial"/>
                <w:color w:val="000000"/>
                <w:rPrChange w:id="8038"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tcPr>
          <w:p w14:paraId="104DF270" w14:textId="77777777" w:rsidR="00F2379F" w:rsidRPr="00CF42A6" w:rsidRDefault="00F2379F" w:rsidP="00A04960">
            <w:pPr>
              <w:autoSpaceDE w:val="0"/>
              <w:autoSpaceDN w:val="0"/>
              <w:adjustRightInd w:val="0"/>
              <w:spacing w:before="40" w:after="40"/>
              <w:jc w:val="right"/>
              <w:rPr>
                <w:rFonts w:cs="Arial"/>
                <w:color w:val="000000"/>
                <w:rPrChange w:id="8039"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195A6112" w14:textId="77777777" w:rsidR="00F2379F" w:rsidRPr="00CF42A6" w:rsidRDefault="00F2379F" w:rsidP="00A04960">
            <w:pPr>
              <w:autoSpaceDE w:val="0"/>
              <w:autoSpaceDN w:val="0"/>
              <w:adjustRightInd w:val="0"/>
              <w:spacing w:before="40" w:after="40"/>
              <w:jc w:val="right"/>
              <w:rPr>
                <w:rFonts w:cs="Arial"/>
                <w:color w:val="000000"/>
                <w:rPrChange w:id="8040" w:author="Muhamad Ridho Zul Khoiri" w:date="2026-07-14T10:44:00Z" w16du:dateUtc="2026-07-14T03:44:00Z">
                  <w:rPr>
                    <w:rFonts w:ascii="Times New Roman" w:hAnsi="Times New Roman"/>
                    <w:color w:val="000000"/>
                  </w:rPr>
                </w:rPrChange>
              </w:rPr>
            </w:pPr>
          </w:p>
        </w:tc>
      </w:tr>
      <w:tr w:rsidR="00F2379F" w:rsidRPr="00526DF0" w14:paraId="48056A96"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3BDDA549" w14:textId="77777777" w:rsidR="00F2379F" w:rsidRPr="00CF42A6" w:rsidRDefault="00F2379F" w:rsidP="00A04960">
            <w:pPr>
              <w:autoSpaceDE w:val="0"/>
              <w:autoSpaceDN w:val="0"/>
              <w:adjustRightInd w:val="0"/>
              <w:spacing w:before="40" w:after="40"/>
              <w:jc w:val="center"/>
              <w:rPr>
                <w:rFonts w:cs="Arial"/>
                <w:color w:val="000000"/>
                <w:rPrChange w:id="8041" w:author="Muhamad Ridho Zul Khoiri" w:date="2026-07-14T10:44:00Z" w16du:dateUtc="2026-07-14T03:44:00Z">
                  <w:rPr>
                    <w:rFonts w:ascii="Times New Roman" w:hAnsi="Times New Roman"/>
                    <w:color w:val="000000"/>
                  </w:rPr>
                </w:rPrChange>
              </w:rPr>
            </w:pPr>
            <w:r w:rsidRPr="00CF42A6">
              <w:rPr>
                <w:rFonts w:cs="Arial"/>
                <w:color w:val="000000"/>
                <w:rPrChange w:id="8042" w:author="Muhamad Ridho Zul Khoiri" w:date="2026-07-14T10:44:00Z" w16du:dateUtc="2026-07-14T03:44:00Z">
                  <w:rPr>
                    <w:rFonts w:ascii="Times New Roman" w:hAnsi="Times New Roman"/>
                    <w:color w:val="000000"/>
                  </w:rPr>
                </w:rPrChange>
              </w:rPr>
              <w:t>30</w:t>
            </w:r>
          </w:p>
        </w:tc>
        <w:tc>
          <w:tcPr>
            <w:tcW w:w="3380" w:type="dxa"/>
            <w:tcBorders>
              <w:top w:val="single" w:sz="6" w:space="0" w:color="auto"/>
              <w:left w:val="single" w:sz="6" w:space="0" w:color="auto"/>
              <w:bottom w:val="single" w:sz="6" w:space="0" w:color="auto"/>
              <w:right w:val="single" w:sz="6" w:space="0" w:color="auto"/>
            </w:tcBorders>
          </w:tcPr>
          <w:p w14:paraId="411ABCA2" w14:textId="77777777" w:rsidR="00F2379F" w:rsidRPr="00CF42A6" w:rsidRDefault="00F2379F" w:rsidP="00A04960">
            <w:pPr>
              <w:autoSpaceDE w:val="0"/>
              <w:autoSpaceDN w:val="0"/>
              <w:adjustRightInd w:val="0"/>
              <w:spacing w:before="40" w:after="40"/>
              <w:jc w:val="left"/>
              <w:rPr>
                <w:rFonts w:cs="Arial"/>
                <w:color w:val="000000"/>
                <w:rPrChange w:id="8043" w:author="Muhamad Ridho Zul Khoiri" w:date="2026-07-14T10:44:00Z" w16du:dateUtc="2026-07-14T03:44:00Z">
                  <w:rPr>
                    <w:rFonts w:ascii="Times New Roman" w:hAnsi="Times New Roman"/>
                    <w:color w:val="000000"/>
                  </w:rPr>
                </w:rPrChange>
              </w:rPr>
            </w:pPr>
            <w:r w:rsidRPr="00CF42A6">
              <w:rPr>
                <w:rFonts w:cs="Arial"/>
                <w:color w:val="000000"/>
                <w:rPrChange w:id="8044" w:author="Muhamad Ridho Zul Khoiri" w:date="2026-07-14T10:44:00Z" w16du:dateUtc="2026-07-14T03:44:00Z">
                  <w:rPr>
                    <w:rFonts w:ascii="Times New Roman" w:hAnsi="Times New Roman"/>
                    <w:color w:val="000000"/>
                  </w:rPr>
                </w:rPrChange>
              </w:rPr>
              <w:t>POB Constraint</w:t>
            </w:r>
          </w:p>
        </w:tc>
        <w:tc>
          <w:tcPr>
            <w:tcW w:w="5852" w:type="dxa"/>
            <w:tcBorders>
              <w:top w:val="single" w:sz="6" w:space="0" w:color="auto"/>
              <w:left w:val="single" w:sz="6" w:space="0" w:color="auto"/>
              <w:bottom w:val="single" w:sz="6" w:space="0" w:color="auto"/>
              <w:right w:val="single" w:sz="6" w:space="0" w:color="auto"/>
            </w:tcBorders>
          </w:tcPr>
          <w:p w14:paraId="39C367E5" w14:textId="77777777" w:rsidR="00F2379F" w:rsidRPr="00CF42A6" w:rsidRDefault="00F2379F" w:rsidP="00A04960">
            <w:pPr>
              <w:autoSpaceDE w:val="0"/>
              <w:autoSpaceDN w:val="0"/>
              <w:adjustRightInd w:val="0"/>
              <w:spacing w:before="40" w:after="40"/>
              <w:jc w:val="right"/>
              <w:rPr>
                <w:rFonts w:cs="Arial"/>
                <w:color w:val="000000"/>
                <w:rPrChange w:id="8045"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18759C41" w14:textId="77777777" w:rsidR="00F2379F" w:rsidRPr="00CF42A6" w:rsidRDefault="00F2379F" w:rsidP="00A04960">
            <w:pPr>
              <w:autoSpaceDE w:val="0"/>
              <w:autoSpaceDN w:val="0"/>
              <w:adjustRightInd w:val="0"/>
              <w:spacing w:before="40" w:after="40"/>
              <w:jc w:val="center"/>
              <w:rPr>
                <w:rFonts w:cs="Arial"/>
                <w:color w:val="000000"/>
                <w:rPrChange w:id="8046" w:author="Muhamad Ridho Zul Khoiri" w:date="2026-07-14T10:44:00Z" w16du:dateUtc="2026-07-14T03:44:00Z">
                  <w:rPr>
                    <w:rFonts w:ascii="Times New Roman" w:hAnsi="Times New Roman"/>
                    <w:color w:val="000000"/>
                  </w:rPr>
                </w:rPrChange>
              </w:rPr>
            </w:pPr>
            <w:r w:rsidRPr="00CF42A6">
              <w:rPr>
                <w:rFonts w:cs="Arial"/>
                <w:color w:val="000000"/>
                <w:rPrChange w:id="8047"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72F817D7" w14:textId="77777777" w:rsidR="00F2379F" w:rsidRPr="00CF42A6" w:rsidRDefault="00F2379F" w:rsidP="00A04960">
            <w:pPr>
              <w:autoSpaceDE w:val="0"/>
              <w:autoSpaceDN w:val="0"/>
              <w:adjustRightInd w:val="0"/>
              <w:spacing w:before="40" w:after="40"/>
              <w:jc w:val="center"/>
              <w:rPr>
                <w:rFonts w:cs="Arial"/>
                <w:color w:val="000000"/>
                <w:rPrChange w:id="8048" w:author="Muhamad Ridho Zul Khoiri" w:date="2026-07-14T10:44:00Z" w16du:dateUtc="2026-07-14T03:44:00Z">
                  <w:rPr>
                    <w:rFonts w:ascii="Times New Roman" w:hAnsi="Times New Roman"/>
                    <w:color w:val="000000"/>
                  </w:rPr>
                </w:rPrChange>
              </w:rPr>
            </w:pPr>
            <w:r w:rsidRPr="00CF42A6">
              <w:rPr>
                <w:rFonts w:cs="Arial"/>
                <w:color w:val="000000"/>
                <w:rPrChange w:id="8049"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32B79615" w14:textId="77777777" w:rsidR="00F2379F" w:rsidRPr="00CF42A6" w:rsidRDefault="00F2379F" w:rsidP="00A04960">
            <w:pPr>
              <w:autoSpaceDE w:val="0"/>
              <w:autoSpaceDN w:val="0"/>
              <w:adjustRightInd w:val="0"/>
              <w:spacing w:before="40" w:after="40"/>
              <w:jc w:val="center"/>
              <w:rPr>
                <w:rFonts w:cs="Arial"/>
                <w:color w:val="000000"/>
                <w:rPrChange w:id="8050" w:author="Muhamad Ridho Zul Khoiri" w:date="2026-07-14T10:44:00Z" w16du:dateUtc="2026-07-14T03:44:00Z">
                  <w:rPr>
                    <w:rFonts w:ascii="Times New Roman" w:hAnsi="Times New Roman"/>
                    <w:color w:val="000000"/>
                  </w:rPr>
                </w:rPrChange>
              </w:rPr>
            </w:pPr>
            <w:r w:rsidRPr="00CF42A6">
              <w:rPr>
                <w:rFonts w:cs="Arial"/>
                <w:color w:val="000000"/>
                <w:rPrChange w:id="8051" w:author="Muhamad Ridho Zul Khoiri" w:date="2026-07-14T10:44:00Z" w16du:dateUtc="2026-07-14T03:44:00Z">
                  <w:rPr>
                    <w:rFonts w:ascii="Times New Roman" w:hAnsi="Times New Roman"/>
                    <w:color w:val="000000"/>
                  </w:rPr>
                </w:rPrChange>
              </w:rPr>
              <w:t>Mandatory</w:t>
            </w:r>
          </w:p>
        </w:tc>
      </w:tr>
      <w:tr w:rsidR="00F2379F" w:rsidRPr="00526DF0" w14:paraId="04AD47A2"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12D6D6DC" w14:textId="77777777" w:rsidR="00F2379F" w:rsidRPr="00CF42A6" w:rsidRDefault="00F2379F" w:rsidP="00A04960">
            <w:pPr>
              <w:autoSpaceDE w:val="0"/>
              <w:autoSpaceDN w:val="0"/>
              <w:adjustRightInd w:val="0"/>
              <w:spacing w:before="40" w:after="40"/>
              <w:jc w:val="center"/>
              <w:rPr>
                <w:rFonts w:cs="Arial"/>
                <w:color w:val="000000"/>
                <w:rPrChange w:id="8052" w:author="Muhamad Ridho Zul Khoiri" w:date="2026-07-14T10:44:00Z" w16du:dateUtc="2026-07-14T03:44:00Z">
                  <w:rPr>
                    <w:rFonts w:ascii="Times New Roman" w:hAnsi="Times New Roman"/>
                    <w:color w:val="000000"/>
                  </w:rPr>
                </w:rPrChange>
              </w:rPr>
            </w:pPr>
          </w:p>
        </w:tc>
        <w:tc>
          <w:tcPr>
            <w:tcW w:w="3380" w:type="dxa"/>
            <w:tcBorders>
              <w:top w:val="single" w:sz="6" w:space="0" w:color="auto"/>
              <w:left w:val="single" w:sz="6" w:space="0" w:color="auto"/>
              <w:bottom w:val="single" w:sz="6" w:space="0" w:color="auto"/>
              <w:right w:val="single" w:sz="6" w:space="0" w:color="auto"/>
            </w:tcBorders>
          </w:tcPr>
          <w:p w14:paraId="56FD6BA5" w14:textId="77777777" w:rsidR="00F2379F" w:rsidRPr="00CF42A6" w:rsidRDefault="00F2379F" w:rsidP="00A04960">
            <w:pPr>
              <w:autoSpaceDE w:val="0"/>
              <w:autoSpaceDN w:val="0"/>
              <w:adjustRightInd w:val="0"/>
              <w:spacing w:before="40" w:after="40"/>
              <w:jc w:val="right"/>
              <w:rPr>
                <w:rFonts w:cs="Arial"/>
                <w:color w:val="000000"/>
                <w:rPrChange w:id="8053" w:author="Muhamad Ridho Zul Khoiri" w:date="2026-07-14T10:44:00Z" w16du:dateUtc="2026-07-14T03:44:00Z">
                  <w:rPr>
                    <w:rFonts w:ascii="Times New Roman" w:hAnsi="Times New Roman"/>
                    <w:color w:val="000000"/>
                  </w:rPr>
                </w:rPrChange>
              </w:rPr>
            </w:pPr>
          </w:p>
        </w:tc>
        <w:tc>
          <w:tcPr>
            <w:tcW w:w="5852" w:type="dxa"/>
            <w:tcBorders>
              <w:top w:val="single" w:sz="6" w:space="0" w:color="auto"/>
              <w:left w:val="single" w:sz="6" w:space="0" w:color="auto"/>
              <w:bottom w:val="single" w:sz="6" w:space="0" w:color="auto"/>
              <w:right w:val="single" w:sz="6" w:space="0" w:color="auto"/>
            </w:tcBorders>
          </w:tcPr>
          <w:p w14:paraId="53177BD9" w14:textId="77777777" w:rsidR="00F2379F" w:rsidRPr="00CF42A6" w:rsidRDefault="00F2379F" w:rsidP="00A04960">
            <w:pPr>
              <w:autoSpaceDE w:val="0"/>
              <w:autoSpaceDN w:val="0"/>
              <w:adjustRightInd w:val="0"/>
              <w:spacing w:before="40" w:after="40"/>
              <w:jc w:val="right"/>
              <w:rPr>
                <w:rFonts w:cs="Arial"/>
                <w:color w:val="000000"/>
                <w:rPrChange w:id="8054"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46F704AE" w14:textId="77777777" w:rsidR="00F2379F" w:rsidRPr="00CF42A6" w:rsidRDefault="00F2379F" w:rsidP="00A04960">
            <w:pPr>
              <w:autoSpaceDE w:val="0"/>
              <w:autoSpaceDN w:val="0"/>
              <w:adjustRightInd w:val="0"/>
              <w:spacing w:before="40" w:after="40"/>
              <w:jc w:val="right"/>
              <w:rPr>
                <w:rFonts w:cs="Arial"/>
                <w:color w:val="000000"/>
                <w:rPrChange w:id="8055"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0D7B60AE" w14:textId="77777777" w:rsidR="00F2379F" w:rsidRPr="00CF42A6" w:rsidRDefault="00F2379F" w:rsidP="00A04960">
            <w:pPr>
              <w:autoSpaceDE w:val="0"/>
              <w:autoSpaceDN w:val="0"/>
              <w:adjustRightInd w:val="0"/>
              <w:spacing w:before="40" w:after="40"/>
              <w:jc w:val="right"/>
              <w:rPr>
                <w:rFonts w:cs="Arial"/>
                <w:color w:val="000000"/>
                <w:rPrChange w:id="8056"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5138A20A" w14:textId="77777777" w:rsidR="00F2379F" w:rsidRPr="00CF42A6" w:rsidRDefault="00F2379F" w:rsidP="00A04960">
            <w:pPr>
              <w:autoSpaceDE w:val="0"/>
              <w:autoSpaceDN w:val="0"/>
              <w:adjustRightInd w:val="0"/>
              <w:spacing w:before="40" w:after="40"/>
              <w:jc w:val="right"/>
              <w:rPr>
                <w:rFonts w:cs="Arial"/>
                <w:color w:val="000000"/>
                <w:rPrChange w:id="8057" w:author="Muhamad Ridho Zul Khoiri" w:date="2026-07-14T10:44:00Z" w16du:dateUtc="2026-07-14T03:44:00Z">
                  <w:rPr>
                    <w:rFonts w:ascii="Times New Roman" w:hAnsi="Times New Roman"/>
                    <w:color w:val="000000"/>
                  </w:rPr>
                </w:rPrChange>
              </w:rPr>
            </w:pPr>
          </w:p>
        </w:tc>
      </w:tr>
      <w:tr w:rsidR="00F2379F" w:rsidRPr="00526DF0" w14:paraId="2C0071A6" w14:textId="77777777" w:rsidTr="00A04960">
        <w:trPr>
          <w:trHeight w:val="512"/>
        </w:trPr>
        <w:tc>
          <w:tcPr>
            <w:tcW w:w="592" w:type="dxa"/>
            <w:tcBorders>
              <w:top w:val="single" w:sz="6" w:space="0" w:color="auto"/>
              <w:left w:val="single" w:sz="6" w:space="0" w:color="auto"/>
              <w:bottom w:val="single" w:sz="6" w:space="0" w:color="auto"/>
              <w:right w:val="single" w:sz="6" w:space="0" w:color="auto"/>
            </w:tcBorders>
          </w:tcPr>
          <w:p w14:paraId="06A1B7D8" w14:textId="77777777" w:rsidR="00F2379F" w:rsidRPr="00CF42A6" w:rsidRDefault="00F2379F" w:rsidP="00A04960">
            <w:pPr>
              <w:autoSpaceDE w:val="0"/>
              <w:autoSpaceDN w:val="0"/>
              <w:adjustRightInd w:val="0"/>
              <w:spacing w:before="40" w:after="40"/>
              <w:jc w:val="center"/>
              <w:rPr>
                <w:rFonts w:cs="Arial"/>
                <w:color w:val="000000"/>
                <w:rPrChange w:id="8058" w:author="Muhamad Ridho Zul Khoiri" w:date="2026-07-14T10:44:00Z" w16du:dateUtc="2026-07-14T03:44:00Z">
                  <w:rPr>
                    <w:rFonts w:ascii="Times New Roman" w:hAnsi="Times New Roman"/>
                    <w:color w:val="000000"/>
                  </w:rPr>
                </w:rPrChange>
              </w:rPr>
            </w:pPr>
            <w:r w:rsidRPr="00CF42A6">
              <w:rPr>
                <w:rFonts w:cs="Arial"/>
                <w:color w:val="000000"/>
                <w:rPrChange w:id="8059" w:author="Muhamad Ridho Zul Khoiri" w:date="2026-07-14T10:44:00Z" w16du:dateUtc="2026-07-14T03:44:00Z">
                  <w:rPr>
                    <w:rFonts w:ascii="Times New Roman" w:hAnsi="Times New Roman"/>
                    <w:color w:val="000000"/>
                  </w:rPr>
                </w:rPrChange>
              </w:rPr>
              <w:t>31</w:t>
            </w:r>
          </w:p>
        </w:tc>
        <w:tc>
          <w:tcPr>
            <w:tcW w:w="3380" w:type="dxa"/>
            <w:tcBorders>
              <w:top w:val="single" w:sz="6" w:space="0" w:color="auto"/>
              <w:left w:val="single" w:sz="6" w:space="0" w:color="auto"/>
              <w:bottom w:val="single" w:sz="6" w:space="0" w:color="auto"/>
              <w:right w:val="single" w:sz="6" w:space="0" w:color="auto"/>
            </w:tcBorders>
          </w:tcPr>
          <w:p w14:paraId="05169078" w14:textId="77777777" w:rsidR="00F2379F" w:rsidRPr="00CF42A6" w:rsidRDefault="00F2379F" w:rsidP="00A04960">
            <w:pPr>
              <w:autoSpaceDE w:val="0"/>
              <w:autoSpaceDN w:val="0"/>
              <w:adjustRightInd w:val="0"/>
              <w:spacing w:before="40" w:after="40"/>
              <w:jc w:val="left"/>
              <w:rPr>
                <w:rFonts w:cs="Arial"/>
                <w:color w:val="000000"/>
                <w:rPrChange w:id="8060" w:author="Muhamad Ridho Zul Khoiri" w:date="2026-07-14T10:44:00Z" w16du:dateUtc="2026-07-14T03:44:00Z">
                  <w:rPr>
                    <w:rFonts w:ascii="Times New Roman" w:hAnsi="Times New Roman"/>
                    <w:color w:val="000000"/>
                  </w:rPr>
                </w:rPrChange>
              </w:rPr>
            </w:pPr>
            <w:r w:rsidRPr="00CF42A6">
              <w:rPr>
                <w:rFonts w:cs="Arial"/>
                <w:color w:val="000000"/>
                <w:rPrChange w:id="8061" w:author="Muhamad Ridho Zul Khoiri" w:date="2026-07-14T10:44:00Z" w16du:dateUtc="2026-07-14T03:44:00Z">
                  <w:rPr>
                    <w:rFonts w:ascii="Times New Roman" w:hAnsi="Times New Roman"/>
                    <w:color w:val="000000"/>
                  </w:rPr>
                </w:rPrChange>
              </w:rPr>
              <w:t>Material Status</w:t>
            </w:r>
          </w:p>
        </w:tc>
        <w:tc>
          <w:tcPr>
            <w:tcW w:w="5852" w:type="dxa"/>
            <w:tcBorders>
              <w:top w:val="single" w:sz="6" w:space="0" w:color="auto"/>
              <w:left w:val="single" w:sz="6" w:space="0" w:color="auto"/>
              <w:bottom w:val="single" w:sz="6" w:space="0" w:color="auto"/>
              <w:right w:val="single" w:sz="6" w:space="0" w:color="auto"/>
            </w:tcBorders>
          </w:tcPr>
          <w:p w14:paraId="4DB10B82" w14:textId="77777777" w:rsidR="00F2379F" w:rsidRPr="00CF42A6" w:rsidRDefault="00F2379F" w:rsidP="00A04960">
            <w:pPr>
              <w:autoSpaceDE w:val="0"/>
              <w:autoSpaceDN w:val="0"/>
              <w:adjustRightInd w:val="0"/>
              <w:spacing w:before="40" w:after="40"/>
              <w:jc w:val="left"/>
              <w:rPr>
                <w:rFonts w:cs="Arial"/>
                <w:color w:val="000000"/>
                <w:rPrChange w:id="8062" w:author="Muhamad Ridho Zul Khoiri" w:date="2026-07-14T10:44:00Z" w16du:dateUtc="2026-07-14T03:44:00Z">
                  <w:rPr>
                    <w:rFonts w:ascii="Times New Roman" w:hAnsi="Times New Roman"/>
                    <w:color w:val="000000"/>
                  </w:rPr>
                </w:rPrChange>
              </w:rPr>
            </w:pPr>
            <w:r w:rsidRPr="00CF42A6">
              <w:rPr>
                <w:rFonts w:cs="Arial"/>
                <w:color w:val="000000"/>
                <w:rPrChange w:id="8063" w:author="Muhamad Ridho Zul Khoiri" w:date="2026-07-14T10:44:00Z" w16du:dateUtc="2026-07-14T03:44:00Z">
                  <w:rPr>
                    <w:rFonts w:ascii="Times New Roman" w:hAnsi="Times New Roman"/>
                    <w:color w:val="000000"/>
                  </w:rPr>
                </w:rPrChange>
              </w:rPr>
              <w:t>The information of the materials required for the job: status (where?), weight (need crane?), Size (space required?)</w:t>
            </w:r>
          </w:p>
        </w:tc>
        <w:tc>
          <w:tcPr>
            <w:tcW w:w="1376" w:type="dxa"/>
            <w:tcBorders>
              <w:top w:val="single" w:sz="6" w:space="0" w:color="auto"/>
              <w:left w:val="single" w:sz="6" w:space="0" w:color="auto"/>
              <w:bottom w:val="single" w:sz="6" w:space="0" w:color="auto"/>
              <w:right w:val="single" w:sz="6" w:space="0" w:color="auto"/>
            </w:tcBorders>
          </w:tcPr>
          <w:p w14:paraId="1C1351BF" w14:textId="77777777" w:rsidR="00F2379F" w:rsidRPr="00CF42A6" w:rsidRDefault="00F2379F" w:rsidP="00A04960">
            <w:pPr>
              <w:autoSpaceDE w:val="0"/>
              <w:autoSpaceDN w:val="0"/>
              <w:adjustRightInd w:val="0"/>
              <w:spacing w:before="40" w:after="40"/>
              <w:jc w:val="left"/>
              <w:rPr>
                <w:rFonts w:cs="Arial"/>
                <w:color w:val="000000"/>
                <w:rPrChange w:id="8064" w:author="Muhamad Ridho Zul Khoiri" w:date="2026-07-14T10:44:00Z" w16du:dateUtc="2026-07-14T03:44:00Z">
                  <w:rPr>
                    <w:rFonts w:ascii="Times New Roman" w:hAnsi="Times New Roman"/>
                    <w:color w:val="000000"/>
                  </w:rPr>
                </w:rPrChange>
              </w:rPr>
            </w:pPr>
            <w:r w:rsidRPr="00CF42A6">
              <w:rPr>
                <w:rFonts w:cs="Arial"/>
                <w:color w:val="000000"/>
                <w:rPrChange w:id="8065" w:author="Muhamad Ridho Zul Khoiri" w:date="2026-07-14T10:44:00Z" w16du:dateUtc="2026-07-14T03:44:00Z">
                  <w:rPr>
                    <w:rFonts w:ascii="Times New Roman" w:hAnsi="Times New Roman"/>
                    <w:color w:val="000000"/>
                  </w:rPr>
                </w:rPrChange>
              </w:rPr>
              <w:t xml:space="preserve"> </w:t>
            </w:r>
          </w:p>
        </w:tc>
        <w:tc>
          <w:tcPr>
            <w:tcW w:w="1376" w:type="dxa"/>
            <w:tcBorders>
              <w:top w:val="single" w:sz="6" w:space="0" w:color="auto"/>
              <w:left w:val="single" w:sz="6" w:space="0" w:color="auto"/>
              <w:bottom w:val="single" w:sz="6" w:space="0" w:color="auto"/>
              <w:right w:val="single" w:sz="6" w:space="0" w:color="auto"/>
            </w:tcBorders>
          </w:tcPr>
          <w:p w14:paraId="2C33C5DC" w14:textId="77777777" w:rsidR="00F2379F" w:rsidRPr="00CF42A6" w:rsidRDefault="00F2379F" w:rsidP="00A04960">
            <w:pPr>
              <w:autoSpaceDE w:val="0"/>
              <w:autoSpaceDN w:val="0"/>
              <w:adjustRightInd w:val="0"/>
              <w:spacing w:before="40" w:after="40"/>
              <w:jc w:val="left"/>
              <w:rPr>
                <w:rFonts w:cs="Arial"/>
                <w:color w:val="000000"/>
                <w:rPrChange w:id="8066" w:author="Muhamad Ridho Zul Khoiri" w:date="2026-07-14T10:44:00Z" w16du:dateUtc="2026-07-14T03:44:00Z">
                  <w:rPr>
                    <w:rFonts w:ascii="Times New Roman" w:hAnsi="Times New Roman"/>
                    <w:color w:val="000000"/>
                  </w:rPr>
                </w:rPrChange>
              </w:rPr>
            </w:pPr>
            <w:r w:rsidRPr="00CF42A6">
              <w:rPr>
                <w:rFonts w:cs="Arial"/>
                <w:color w:val="000000"/>
                <w:rPrChange w:id="8067" w:author="Muhamad Ridho Zul Khoiri" w:date="2026-07-14T10:44:00Z" w16du:dateUtc="2026-07-14T03:44:00Z">
                  <w:rPr>
                    <w:rFonts w:ascii="Times New Roman" w:hAnsi="Times New Roman"/>
                    <w:color w:val="000000"/>
                  </w:rPr>
                </w:rPrChange>
              </w:rPr>
              <w:t xml:space="preserve"> </w:t>
            </w:r>
          </w:p>
        </w:tc>
        <w:tc>
          <w:tcPr>
            <w:tcW w:w="1376" w:type="dxa"/>
            <w:tcBorders>
              <w:top w:val="single" w:sz="6" w:space="0" w:color="auto"/>
              <w:left w:val="single" w:sz="6" w:space="0" w:color="auto"/>
              <w:bottom w:val="single" w:sz="6" w:space="0" w:color="auto"/>
              <w:right w:val="single" w:sz="6" w:space="0" w:color="auto"/>
            </w:tcBorders>
          </w:tcPr>
          <w:p w14:paraId="593A489C" w14:textId="77777777" w:rsidR="00F2379F" w:rsidRPr="00CF42A6" w:rsidRDefault="00F2379F" w:rsidP="00A04960">
            <w:pPr>
              <w:autoSpaceDE w:val="0"/>
              <w:autoSpaceDN w:val="0"/>
              <w:adjustRightInd w:val="0"/>
              <w:spacing w:before="40" w:after="40"/>
              <w:jc w:val="left"/>
              <w:rPr>
                <w:rFonts w:cs="Arial"/>
                <w:color w:val="000000"/>
                <w:rPrChange w:id="8068" w:author="Muhamad Ridho Zul Khoiri" w:date="2026-07-14T10:44:00Z" w16du:dateUtc="2026-07-14T03:44:00Z">
                  <w:rPr>
                    <w:rFonts w:ascii="Times New Roman" w:hAnsi="Times New Roman"/>
                    <w:color w:val="000000"/>
                  </w:rPr>
                </w:rPrChange>
              </w:rPr>
            </w:pPr>
            <w:r w:rsidRPr="00CF42A6">
              <w:rPr>
                <w:rFonts w:cs="Arial"/>
                <w:color w:val="000000"/>
                <w:rPrChange w:id="8069" w:author="Muhamad Ridho Zul Khoiri" w:date="2026-07-14T10:44:00Z" w16du:dateUtc="2026-07-14T03:44:00Z">
                  <w:rPr>
                    <w:rFonts w:ascii="Times New Roman" w:hAnsi="Times New Roman"/>
                    <w:color w:val="000000"/>
                  </w:rPr>
                </w:rPrChange>
              </w:rPr>
              <w:t xml:space="preserve"> </w:t>
            </w:r>
          </w:p>
        </w:tc>
      </w:tr>
      <w:tr w:rsidR="00F2379F" w:rsidRPr="00526DF0" w14:paraId="79838B82"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2814B324" w14:textId="77777777" w:rsidR="00F2379F" w:rsidRPr="00CF42A6" w:rsidRDefault="00F2379F" w:rsidP="00A04960">
            <w:pPr>
              <w:autoSpaceDE w:val="0"/>
              <w:autoSpaceDN w:val="0"/>
              <w:adjustRightInd w:val="0"/>
              <w:spacing w:before="40" w:after="40"/>
              <w:jc w:val="center"/>
              <w:rPr>
                <w:rFonts w:cs="Arial"/>
                <w:color w:val="000000"/>
                <w:rPrChange w:id="8070" w:author="Muhamad Ridho Zul Khoiri" w:date="2026-07-14T10:44:00Z" w16du:dateUtc="2026-07-14T03:44:00Z">
                  <w:rPr>
                    <w:rFonts w:ascii="Times New Roman" w:hAnsi="Times New Roman"/>
                    <w:color w:val="000000"/>
                  </w:rPr>
                </w:rPrChange>
              </w:rPr>
            </w:pPr>
            <w:r w:rsidRPr="00CF42A6">
              <w:rPr>
                <w:rFonts w:cs="Arial"/>
                <w:color w:val="000000"/>
                <w:rPrChange w:id="8071" w:author="Muhamad Ridho Zul Khoiri" w:date="2026-07-14T10:44:00Z" w16du:dateUtc="2026-07-14T03:44:00Z">
                  <w:rPr>
                    <w:rFonts w:ascii="Times New Roman" w:hAnsi="Times New Roman"/>
                    <w:color w:val="000000"/>
                  </w:rPr>
                </w:rPrChange>
              </w:rPr>
              <w:t>32</w:t>
            </w:r>
          </w:p>
        </w:tc>
        <w:tc>
          <w:tcPr>
            <w:tcW w:w="3380" w:type="dxa"/>
            <w:tcBorders>
              <w:top w:val="single" w:sz="6" w:space="0" w:color="auto"/>
              <w:left w:val="single" w:sz="6" w:space="0" w:color="auto"/>
              <w:bottom w:val="single" w:sz="6" w:space="0" w:color="auto"/>
              <w:right w:val="single" w:sz="6" w:space="0" w:color="auto"/>
            </w:tcBorders>
          </w:tcPr>
          <w:p w14:paraId="3D292AA5" w14:textId="77777777" w:rsidR="00F2379F" w:rsidRPr="00CF42A6" w:rsidRDefault="00F2379F" w:rsidP="00A04960">
            <w:pPr>
              <w:autoSpaceDE w:val="0"/>
              <w:autoSpaceDN w:val="0"/>
              <w:adjustRightInd w:val="0"/>
              <w:spacing w:before="40" w:after="40"/>
              <w:jc w:val="left"/>
              <w:rPr>
                <w:rFonts w:cs="Arial"/>
                <w:color w:val="000000"/>
                <w:rPrChange w:id="8072" w:author="Muhamad Ridho Zul Khoiri" w:date="2026-07-14T10:44:00Z" w16du:dateUtc="2026-07-14T03:44:00Z">
                  <w:rPr>
                    <w:rFonts w:ascii="Times New Roman" w:hAnsi="Times New Roman"/>
                    <w:color w:val="000000"/>
                  </w:rPr>
                </w:rPrChange>
              </w:rPr>
            </w:pPr>
            <w:r w:rsidRPr="00CF42A6">
              <w:rPr>
                <w:rFonts w:cs="Arial"/>
                <w:color w:val="000000"/>
                <w:rPrChange w:id="8073" w:author="Muhamad Ridho Zul Khoiri" w:date="2026-07-14T10:44:00Z" w16du:dateUtc="2026-07-14T03:44:00Z">
                  <w:rPr>
                    <w:rFonts w:ascii="Times New Roman" w:hAnsi="Times New Roman"/>
                    <w:color w:val="000000"/>
                  </w:rPr>
                </w:rPrChange>
              </w:rPr>
              <w:t>WorkPack Status</w:t>
            </w:r>
          </w:p>
        </w:tc>
        <w:tc>
          <w:tcPr>
            <w:tcW w:w="5852" w:type="dxa"/>
            <w:tcBorders>
              <w:top w:val="single" w:sz="6" w:space="0" w:color="auto"/>
              <w:left w:val="single" w:sz="6" w:space="0" w:color="auto"/>
              <w:bottom w:val="single" w:sz="6" w:space="0" w:color="auto"/>
              <w:right w:val="single" w:sz="6" w:space="0" w:color="auto"/>
            </w:tcBorders>
          </w:tcPr>
          <w:p w14:paraId="6F55C91D" w14:textId="77777777" w:rsidR="00F2379F" w:rsidRPr="00CF42A6" w:rsidRDefault="00F2379F" w:rsidP="00A04960">
            <w:pPr>
              <w:autoSpaceDE w:val="0"/>
              <w:autoSpaceDN w:val="0"/>
              <w:adjustRightInd w:val="0"/>
              <w:spacing w:before="40" w:after="40"/>
              <w:jc w:val="right"/>
              <w:rPr>
                <w:rFonts w:cs="Arial"/>
                <w:color w:val="000000"/>
                <w:rPrChange w:id="8074"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4911612F" w14:textId="77777777" w:rsidR="00F2379F" w:rsidRPr="00CF42A6" w:rsidRDefault="00F2379F" w:rsidP="00A04960">
            <w:pPr>
              <w:autoSpaceDE w:val="0"/>
              <w:autoSpaceDN w:val="0"/>
              <w:adjustRightInd w:val="0"/>
              <w:spacing w:before="40" w:after="40"/>
              <w:jc w:val="right"/>
              <w:rPr>
                <w:rFonts w:cs="Arial"/>
                <w:color w:val="000000"/>
                <w:rPrChange w:id="8075"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3ACA2775" w14:textId="77777777" w:rsidR="00F2379F" w:rsidRPr="00CF42A6" w:rsidRDefault="00F2379F" w:rsidP="00A04960">
            <w:pPr>
              <w:autoSpaceDE w:val="0"/>
              <w:autoSpaceDN w:val="0"/>
              <w:adjustRightInd w:val="0"/>
              <w:spacing w:before="40" w:after="40"/>
              <w:jc w:val="right"/>
              <w:rPr>
                <w:rFonts w:cs="Arial"/>
                <w:color w:val="000000"/>
                <w:rPrChange w:id="8076"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7858961B" w14:textId="77777777" w:rsidR="00F2379F" w:rsidRPr="00CF42A6" w:rsidRDefault="00F2379F" w:rsidP="00A04960">
            <w:pPr>
              <w:autoSpaceDE w:val="0"/>
              <w:autoSpaceDN w:val="0"/>
              <w:adjustRightInd w:val="0"/>
              <w:spacing w:before="40" w:after="40"/>
              <w:jc w:val="right"/>
              <w:rPr>
                <w:rFonts w:cs="Arial"/>
                <w:color w:val="000000"/>
                <w:rPrChange w:id="8077" w:author="Muhamad Ridho Zul Khoiri" w:date="2026-07-14T10:44:00Z" w16du:dateUtc="2026-07-14T03:44:00Z">
                  <w:rPr>
                    <w:rFonts w:ascii="Times New Roman" w:hAnsi="Times New Roman"/>
                    <w:color w:val="000000"/>
                  </w:rPr>
                </w:rPrChange>
              </w:rPr>
            </w:pPr>
          </w:p>
        </w:tc>
      </w:tr>
      <w:tr w:rsidR="00F2379F" w:rsidRPr="00526DF0" w14:paraId="0D1E9295"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468BE440" w14:textId="77777777" w:rsidR="00F2379F" w:rsidRPr="00CF42A6" w:rsidRDefault="00F2379F" w:rsidP="00A04960">
            <w:pPr>
              <w:autoSpaceDE w:val="0"/>
              <w:autoSpaceDN w:val="0"/>
              <w:adjustRightInd w:val="0"/>
              <w:spacing w:before="40" w:after="40"/>
              <w:jc w:val="center"/>
              <w:rPr>
                <w:rFonts w:cs="Arial"/>
                <w:color w:val="000000"/>
                <w:rPrChange w:id="8078" w:author="Muhamad Ridho Zul Khoiri" w:date="2026-07-14T10:44:00Z" w16du:dateUtc="2026-07-14T03:44:00Z">
                  <w:rPr>
                    <w:rFonts w:ascii="Times New Roman" w:hAnsi="Times New Roman"/>
                    <w:color w:val="000000"/>
                  </w:rPr>
                </w:rPrChange>
              </w:rPr>
            </w:pPr>
          </w:p>
        </w:tc>
        <w:tc>
          <w:tcPr>
            <w:tcW w:w="3380" w:type="dxa"/>
            <w:tcBorders>
              <w:top w:val="single" w:sz="6" w:space="0" w:color="auto"/>
              <w:left w:val="single" w:sz="6" w:space="0" w:color="auto"/>
              <w:bottom w:val="single" w:sz="6" w:space="0" w:color="auto"/>
              <w:right w:val="single" w:sz="6" w:space="0" w:color="auto"/>
            </w:tcBorders>
          </w:tcPr>
          <w:p w14:paraId="7FC045FC" w14:textId="77777777" w:rsidR="00F2379F" w:rsidRPr="00CF42A6" w:rsidRDefault="00F2379F" w:rsidP="00A04960">
            <w:pPr>
              <w:autoSpaceDE w:val="0"/>
              <w:autoSpaceDN w:val="0"/>
              <w:adjustRightInd w:val="0"/>
              <w:spacing w:before="40" w:after="40"/>
              <w:jc w:val="right"/>
              <w:rPr>
                <w:rFonts w:cs="Arial"/>
                <w:color w:val="000000"/>
                <w:rPrChange w:id="8079" w:author="Muhamad Ridho Zul Khoiri" w:date="2026-07-14T10:44:00Z" w16du:dateUtc="2026-07-14T03:44:00Z">
                  <w:rPr>
                    <w:rFonts w:ascii="Times New Roman" w:hAnsi="Times New Roman"/>
                    <w:color w:val="000000"/>
                  </w:rPr>
                </w:rPrChange>
              </w:rPr>
            </w:pPr>
          </w:p>
        </w:tc>
        <w:tc>
          <w:tcPr>
            <w:tcW w:w="5852" w:type="dxa"/>
            <w:tcBorders>
              <w:top w:val="single" w:sz="6" w:space="0" w:color="auto"/>
              <w:left w:val="single" w:sz="6" w:space="0" w:color="auto"/>
              <w:bottom w:val="single" w:sz="6" w:space="0" w:color="auto"/>
              <w:right w:val="single" w:sz="6" w:space="0" w:color="auto"/>
            </w:tcBorders>
          </w:tcPr>
          <w:p w14:paraId="0E49D37B" w14:textId="77777777" w:rsidR="00F2379F" w:rsidRPr="00CF42A6" w:rsidRDefault="00F2379F" w:rsidP="00A04960">
            <w:pPr>
              <w:autoSpaceDE w:val="0"/>
              <w:autoSpaceDN w:val="0"/>
              <w:adjustRightInd w:val="0"/>
              <w:spacing w:before="40" w:after="40"/>
              <w:jc w:val="right"/>
              <w:rPr>
                <w:rFonts w:cs="Arial"/>
                <w:color w:val="000000"/>
                <w:rPrChange w:id="8080"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4142BDC5" w14:textId="77777777" w:rsidR="00F2379F" w:rsidRPr="00CF42A6" w:rsidRDefault="00F2379F" w:rsidP="00A04960">
            <w:pPr>
              <w:autoSpaceDE w:val="0"/>
              <w:autoSpaceDN w:val="0"/>
              <w:adjustRightInd w:val="0"/>
              <w:spacing w:before="40" w:after="40"/>
              <w:jc w:val="right"/>
              <w:rPr>
                <w:rFonts w:cs="Arial"/>
                <w:color w:val="000000"/>
                <w:rPrChange w:id="8081"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38770F3A" w14:textId="77777777" w:rsidR="00F2379F" w:rsidRPr="00CF42A6" w:rsidRDefault="00F2379F" w:rsidP="00A04960">
            <w:pPr>
              <w:autoSpaceDE w:val="0"/>
              <w:autoSpaceDN w:val="0"/>
              <w:adjustRightInd w:val="0"/>
              <w:spacing w:before="40" w:after="40"/>
              <w:jc w:val="right"/>
              <w:rPr>
                <w:rFonts w:cs="Arial"/>
                <w:color w:val="000000"/>
                <w:rPrChange w:id="8082"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4A8FE3AF" w14:textId="77777777" w:rsidR="00F2379F" w:rsidRPr="00CF42A6" w:rsidRDefault="00F2379F" w:rsidP="00A04960">
            <w:pPr>
              <w:autoSpaceDE w:val="0"/>
              <w:autoSpaceDN w:val="0"/>
              <w:adjustRightInd w:val="0"/>
              <w:spacing w:before="40" w:after="40"/>
              <w:jc w:val="right"/>
              <w:rPr>
                <w:rFonts w:cs="Arial"/>
                <w:color w:val="000000"/>
                <w:rPrChange w:id="8083" w:author="Muhamad Ridho Zul Khoiri" w:date="2026-07-14T10:44:00Z" w16du:dateUtc="2026-07-14T03:44:00Z">
                  <w:rPr>
                    <w:rFonts w:ascii="Times New Roman" w:hAnsi="Times New Roman"/>
                    <w:color w:val="000000"/>
                  </w:rPr>
                </w:rPrChange>
              </w:rPr>
            </w:pPr>
          </w:p>
        </w:tc>
      </w:tr>
      <w:tr w:rsidR="00F2379F" w:rsidRPr="00526DF0" w14:paraId="02212EED" w14:textId="77777777" w:rsidTr="00A04960">
        <w:trPr>
          <w:trHeight w:val="512"/>
        </w:trPr>
        <w:tc>
          <w:tcPr>
            <w:tcW w:w="592" w:type="dxa"/>
            <w:tcBorders>
              <w:top w:val="single" w:sz="6" w:space="0" w:color="auto"/>
              <w:left w:val="single" w:sz="6" w:space="0" w:color="auto"/>
              <w:bottom w:val="single" w:sz="6" w:space="0" w:color="auto"/>
              <w:right w:val="single" w:sz="6" w:space="0" w:color="auto"/>
            </w:tcBorders>
          </w:tcPr>
          <w:p w14:paraId="68EA2815" w14:textId="77777777" w:rsidR="00F2379F" w:rsidRPr="00CF42A6" w:rsidRDefault="00F2379F" w:rsidP="00A04960">
            <w:pPr>
              <w:autoSpaceDE w:val="0"/>
              <w:autoSpaceDN w:val="0"/>
              <w:adjustRightInd w:val="0"/>
              <w:spacing w:before="40" w:after="40"/>
              <w:jc w:val="center"/>
              <w:rPr>
                <w:rFonts w:cs="Arial"/>
                <w:color w:val="000000"/>
                <w:rPrChange w:id="8084" w:author="Muhamad Ridho Zul Khoiri" w:date="2026-07-14T10:44:00Z" w16du:dateUtc="2026-07-14T03:44:00Z">
                  <w:rPr>
                    <w:rFonts w:ascii="Times New Roman" w:hAnsi="Times New Roman"/>
                    <w:color w:val="000000"/>
                  </w:rPr>
                </w:rPrChange>
              </w:rPr>
            </w:pPr>
            <w:r w:rsidRPr="00CF42A6">
              <w:rPr>
                <w:rFonts w:cs="Arial"/>
                <w:color w:val="000000"/>
                <w:rPrChange w:id="8085" w:author="Muhamad Ridho Zul Khoiri" w:date="2026-07-14T10:44:00Z" w16du:dateUtc="2026-07-14T03:44:00Z">
                  <w:rPr>
                    <w:rFonts w:ascii="Times New Roman" w:hAnsi="Times New Roman"/>
                    <w:color w:val="000000"/>
                  </w:rPr>
                </w:rPrChange>
              </w:rPr>
              <w:lastRenderedPageBreak/>
              <w:t>33</w:t>
            </w:r>
          </w:p>
        </w:tc>
        <w:tc>
          <w:tcPr>
            <w:tcW w:w="3380" w:type="dxa"/>
            <w:tcBorders>
              <w:top w:val="single" w:sz="6" w:space="0" w:color="auto"/>
              <w:left w:val="single" w:sz="6" w:space="0" w:color="auto"/>
              <w:bottom w:val="single" w:sz="6" w:space="0" w:color="auto"/>
              <w:right w:val="single" w:sz="6" w:space="0" w:color="auto"/>
            </w:tcBorders>
          </w:tcPr>
          <w:p w14:paraId="7A10922E" w14:textId="77777777" w:rsidR="00F2379F" w:rsidRPr="00CF42A6" w:rsidRDefault="00F2379F" w:rsidP="00A04960">
            <w:pPr>
              <w:autoSpaceDE w:val="0"/>
              <w:autoSpaceDN w:val="0"/>
              <w:adjustRightInd w:val="0"/>
              <w:spacing w:before="40" w:after="40"/>
              <w:jc w:val="left"/>
              <w:rPr>
                <w:rFonts w:cs="Arial"/>
                <w:color w:val="000000"/>
                <w:rPrChange w:id="8086" w:author="Muhamad Ridho Zul Khoiri" w:date="2026-07-14T10:44:00Z" w16du:dateUtc="2026-07-14T03:44:00Z">
                  <w:rPr>
                    <w:rFonts w:ascii="Times New Roman" w:hAnsi="Times New Roman"/>
                    <w:color w:val="000000"/>
                  </w:rPr>
                </w:rPrChange>
              </w:rPr>
            </w:pPr>
            <w:r w:rsidRPr="00CF42A6">
              <w:rPr>
                <w:rFonts w:cs="Arial"/>
                <w:color w:val="000000"/>
                <w:rPrChange w:id="8087" w:author="Muhamad Ridho Zul Khoiri" w:date="2026-07-14T10:44:00Z" w16du:dateUtc="2026-07-14T03:44:00Z">
                  <w:rPr>
                    <w:rFonts w:ascii="Times New Roman" w:hAnsi="Times New Roman"/>
                    <w:color w:val="000000"/>
                  </w:rPr>
                </w:rPrChange>
              </w:rPr>
              <w:t>Discipline - Field Crew</w:t>
            </w:r>
          </w:p>
        </w:tc>
        <w:tc>
          <w:tcPr>
            <w:tcW w:w="5852" w:type="dxa"/>
            <w:tcBorders>
              <w:top w:val="single" w:sz="6" w:space="0" w:color="auto"/>
              <w:left w:val="single" w:sz="6" w:space="0" w:color="auto"/>
              <w:bottom w:val="single" w:sz="6" w:space="0" w:color="auto"/>
              <w:right w:val="single" w:sz="6" w:space="0" w:color="auto"/>
            </w:tcBorders>
          </w:tcPr>
          <w:p w14:paraId="68C4E5C5" w14:textId="77777777" w:rsidR="00F2379F" w:rsidRPr="00CF42A6" w:rsidRDefault="00F2379F" w:rsidP="00A04960">
            <w:pPr>
              <w:autoSpaceDE w:val="0"/>
              <w:autoSpaceDN w:val="0"/>
              <w:adjustRightInd w:val="0"/>
              <w:spacing w:before="40" w:after="40"/>
              <w:jc w:val="left"/>
              <w:rPr>
                <w:rFonts w:cs="Arial"/>
                <w:color w:val="000000"/>
                <w:rPrChange w:id="8088" w:author="Muhamad Ridho Zul Khoiri" w:date="2026-07-14T10:44:00Z" w16du:dateUtc="2026-07-14T03:44:00Z">
                  <w:rPr>
                    <w:rFonts w:ascii="Times New Roman" w:hAnsi="Times New Roman"/>
                    <w:color w:val="000000"/>
                  </w:rPr>
                </w:rPrChange>
              </w:rPr>
            </w:pPr>
            <w:r w:rsidRPr="00CF42A6">
              <w:rPr>
                <w:rFonts w:cs="Arial"/>
                <w:color w:val="000000"/>
                <w:rPrChange w:id="8089" w:author="Muhamad Ridho Zul Khoiri" w:date="2026-07-14T10:44:00Z" w16du:dateUtc="2026-07-14T03:44:00Z">
                  <w:rPr>
                    <w:rFonts w:ascii="Times New Roman" w:hAnsi="Times New Roman"/>
                    <w:color w:val="000000"/>
                  </w:rPr>
                </w:rPrChange>
              </w:rPr>
              <w:t>Field Crew is field-based employee required to dedicatedly support the job.</w:t>
            </w:r>
          </w:p>
        </w:tc>
        <w:tc>
          <w:tcPr>
            <w:tcW w:w="1376" w:type="dxa"/>
            <w:tcBorders>
              <w:top w:val="single" w:sz="6" w:space="0" w:color="auto"/>
              <w:left w:val="single" w:sz="6" w:space="0" w:color="auto"/>
              <w:bottom w:val="single" w:sz="6" w:space="0" w:color="auto"/>
              <w:right w:val="single" w:sz="6" w:space="0" w:color="auto"/>
            </w:tcBorders>
          </w:tcPr>
          <w:p w14:paraId="64AFA888" w14:textId="77777777" w:rsidR="00F2379F" w:rsidRPr="00CF42A6" w:rsidRDefault="00F2379F" w:rsidP="00A04960">
            <w:pPr>
              <w:autoSpaceDE w:val="0"/>
              <w:autoSpaceDN w:val="0"/>
              <w:adjustRightInd w:val="0"/>
              <w:spacing w:before="40" w:after="40"/>
              <w:jc w:val="left"/>
              <w:rPr>
                <w:rFonts w:cs="Arial"/>
                <w:color w:val="000000"/>
                <w:rPrChange w:id="8090" w:author="Muhamad Ridho Zul Khoiri" w:date="2026-07-14T10:44:00Z" w16du:dateUtc="2026-07-14T03:44:00Z">
                  <w:rPr>
                    <w:rFonts w:ascii="Times New Roman" w:hAnsi="Times New Roman"/>
                    <w:color w:val="000000"/>
                  </w:rPr>
                </w:rPrChange>
              </w:rPr>
            </w:pPr>
            <w:r w:rsidRPr="00CF42A6">
              <w:rPr>
                <w:rFonts w:cs="Arial"/>
                <w:color w:val="000000"/>
                <w:rPrChange w:id="8091" w:author="Muhamad Ridho Zul Khoiri" w:date="2026-07-14T10:44:00Z" w16du:dateUtc="2026-07-14T03:44:00Z">
                  <w:rPr>
                    <w:rFonts w:ascii="Times New Roman" w:hAnsi="Times New Roman"/>
                    <w:color w:val="000000"/>
                  </w:rPr>
                </w:rPrChange>
              </w:rPr>
              <w:t xml:space="preserve"> </w:t>
            </w:r>
          </w:p>
        </w:tc>
        <w:tc>
          <w:tcPr>
            <w:tcW w:w="1376" w:type="dxa"/>
            <w:tcBorders>
              <w:top w:val="single" w:sz="6" w:space="0" w:color="auto"/>
              <w:left w:val="single" w:sz="6" w:space="0" w:color="auto"/>
              <w:bottom w:val="single" w:sz="6" w:space="0" w:color="auto"/>
              <w:right w:val="single" w:sz="6" w:space="0" w:color="auto"/>
            </w:tcBorders>
          </w:tcPr>
          <w:p w14:paraId="41E14DCF" w14:textId="77777777" w:rsidR="00F2379F" w:rsidRPr="00CF42A6" w:rsidRDefault="00F2379F" w:rsidP="00A04960">
            <w:pPr>
              <w:autoSpaceDE w:val="0"/>
              <w:autoSpaceDN w:val="0"/>
              <w:adjustRightInd w:val="0"/>
              <w:spacing w:before="40" w:after="40"/>
              <w:jc w:val="left"/>
              <w:rPr>
                <w:rFonts w:cs="Arial"/>
                <w:color w:val="000000"/>
                <w:rPrChange w:id="8092" w:author="Muhamad Ridho Zul Khoiri" w:date="2026-07-14T10:44:00Z" w16du:dateUtc="2026-07-14T03:44:00Z">
                  <w:rPr>
                    <w:rFonts w:ascii="Times New Roman" w:hAnsi="Times New Roman"/>
                    <w:color w:val="000000"/>
                  </w:rPr>
                </w:rPrChange>
              </w:rPr>
            </w:pPr>
            <w:r w:rsidRPr="00CF42A6">
              <w:rPr>
                <w:rFonts w:cs="Arial"/>
                <w:color w:val="000000"/>
                <w:rPrChange w:id="8093" w:author="Muhamad Ridho Zul Khoiri" w:date="2026-07-14T10:44:00Z" w16du:dateUtc="2026-07-14T03:44:00Z">
                  <w:rPr>
                    <w:rFonts w:ascii="Times New Roman" w:hAnsi="Times New Roman"/>
                    <w:color w:val="000000"/>
                  </w:rPr>
                </w:rPrChange>
              </w:rPr>
              <w:t xml:space="preserve"> </w:t>
            </w:r>
          </w:p>
        </w:tc>
        <w:tc>
          <w:tcPr>
            <w:tcW w:w="1376" w:type="dxa"/>
            <w:tcBorders>
              <w:top w:val="single" w:sz="6" w:space="0" w:color="auto"/>
              <w:left w:val="single" w:sz="6" w:space="0" w:color="auto"/>
              <w:bottom w:val="single" w:sz="6" w:space="0" w:color="auto"/>
              <w:right w:val="single" w:sz="6" w:space="0" w:color="auto"/>
            </w:tcBorders>
          </w:tcPr>
          <w:p w14:paraId="7B72E752" w14:textId="77777777" w:rsidR="00F2379F" w:rsidRPr="00CF42A6" w:rsidRDefault="00F2379F" w:rsidP="00A04960">
            <w:pPr>
              <w:autoSpaceDE w:val="0"/>
              <w:autoSpaceDN w:val="0"/>
              <w:adjustRightInd w:val="0"/>
              <w:spacing w:before="40" w:after="40"/>
              <w:jc w:val="left"/>
              <w:rPr>
                <w:rFonts w:cs="Arial"/>
                <w:color w:val="000000"/>
                <w:rPrChange w:id="8094" w:author="Muhamad Ridho Zul Khoiri" w:date="2026-07-14T10:44:00Z" w16du:dateUtc="2026-07-14T03:44:00Z">
                  <w:rPr>
                    <w:rFonts w:ascii="Times New Roman" w:hAnsi="Times New Roman"/>
                    <w:color w:val="000000"/>
                  </w:rPr>
                </w:rPrChange>
              </w:rPr>
            </w:pPr>
            <w:r w:rsidRPr="00CF42A6">
              <w:rPr>
                <w:rFonts w:cs="Arial"/>
                <w:color w:val="000000"/>
                <w:rPrChange w:id="8095" w:author="Muhamad Ridho Zul Khoiri" w:date="2026-07-14T10:44:00Z" w16du:dateUtc="2026-07-14T03:44:00Z">
                  <w:rPr>
                    <w:rFonts w:ascii="Times New Roman" w:hAnsi="Times New Roman"/>
                    <w:color w:val="000000"/>
                  </w:rPr>
                </w:rPrChange>
              </w:rPr>
              <w:t xml:space="preserve"> </w:t>
            </w:r>
          </w:p>
        </w:tc>
      </w:tr>
      <w:tr w:rsidR="00F2379F" w:rsidRPr="00526DF0" w14:paraId="1C19F810"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4E11F092" w14:textId="77777777" w:rsidR="00F2379F" w:rsidRPr="00CF42A6" w:rsidRDefault="00F2379F" w:rsidP="00A04960">
            <w:pPr>
              <w:autoSpaceDE w:val="0"/>
              <w:autoSpaceDN w:val="0"/>
              <w:adjustRightInd w:val="0"/>
              <w:spacing w:before="40" w:after="40"/>
              <w:jc w:val="center"/>
              <w:rPr>
                <w:rFonts w:cs="Arial"/>
                <w:color w:val="000000"/>
                <w:rPrChange w:id="8096" w:author="Muhamad Ridho Zul Khoiri" w:date="2026-07-14T10:44:00Z" w16du:dateUtc="2026-07-14T03:44:00Z">
                  <w:rPr>
                    <w:rFonts w:ascii="Times New Roman" w:hAnsi="Times New Roman"/>
                    <w:color w:val="000000"/>
                  </w:rPr>
                </w:rPrChange>
              </w:rPr>
            </w:pPr>
            <w:r w:rsidRPr="00CF42A6">
              <w:rPr>
                <w:rFonts w:cs="Arial"/>
                <w:color w:val="000000"/>
                <w:rPrChange w:id="8097" w:author="Muhamad Ridho Zul Khoiri" w:date="2026-07-14T10:44:00Z" w16du:dateUtc="2026-07-14T03:44:00Z">
                  <w:rPr>
                    <w:rFonts w:ascii="Times New Roman" w:hAnsi="Times New Roman"/>
                    <w:color w:val="000000"/>
                  </w:rPr>
                </w:rPrChange>
              </w:rPr>
              <w:t>34</w:t>
            </w:r>
          </w:p>
        </w:tc>
        <w:tc>
          <w:tcPr>
            <w:tcW w:w="3380" w:type="dxa"/>
            <w:tcBorders>
              <w:top w:val="single" w:sz="6" w:space="0" w:color="auto"/>
              <w:left w:val="single" w:sz="6" w:space="0" w:color="auto"/>
              <w:bottom w:val="single" w:sz="6" w:space="0" w:color="auto"/>
              <w:right w:val="single" w:sz="6" w:space="0" w:color="auto"/>
            </w:tcBorders>
          </w:tcPr>
          <w:p w14:paraId="2146ECE8" w14:textId="77777777" w:rsidR="00F2379F" w:rsidRPr="00CF42A6" w:rsidRDefault="00F2379F" w:rsidP="00A04960">
            <w:pPr>
              <w:autoSpaceDE w:val="0"/>
              <w:autoSpaceDN w:val="0"/>
              <w:adjustRightInd w:val="0"/>
              <w:spacing w:before="40" w:after="40"/>
              <w:jc w:val="left"/>
              <w:rPr>
                <w:rFonts w:cs="Arial"/>
                <w:color w:val="000000"/>
                <w:rPrChange w:id="8098" w:author="Muhamad Ridho Zul Khoiri" w:date="2026-07-14T10:44:00Z" w16du:dateUtc="2026-07-14T03:44:00Z">
                  <w:rPr>
                    <w:rFonts w:ascii="Times New Roman" w:hAnsi="Times New Roman"/>
                    <w:color w:val="000000"/>
                  </w:rPr>
                </w:rPrChange>
              </w:rPr>
            </w:pPr>
            <w:r w:rsidRPr="00CF42A6">
              <w:rPr>
                <w:rFonts w:cs="Arial"/>
                <w:color w:val="000000"/>
                <w:rPrChange w:id="8099" w:author="Muhamad Ridho Zul Khoiri" w:date="2026-07-14T10:44:00Z" w16du:dateUtc="2026-07-14T03:44:00Z">
                  <w:rPr>
                    <w:rFonts w:ascii="Times New Roman" w:hAnsi="Times New Roman"/>
                    <w:color w:val="000000"/>
                  </w:rPr>
                </w:rPrChange>
              </w:rPr>
              <w:t>Number of Field Crew</w:t>
            </w:r>
          </w:p>
        </w:tc>
        <w:tc>
          <w:tcPr>
            <w:tcW w:w="5852" w:type="dxa"/>
            <w:tcBorders>
              <w:top w:val="single" w:sz="6" w:space="0" w:color="auto"/>
              <w:left w:val="single" w:sz="6" w:space="0" w:color="auto"/>
              <w:bottom w:val="single" w:sz="6" w:space="0" w:color="auto"/>
              <w:right w:val="single" w:sz="6" w:space="0" w:color="auto"/>
            </w:tcBorders>
          </w:tcPr>
          <w:p w14:paraId="38FB3EEC" w14:textId="77777777" w:rsidR="00F2379F" w:rsidRPr="00CF42A6" w:rsidRDefault="00F2379F" w:rsidP="00A04960">
            <w:pPr>
              <w:autoSpaceDE w:val="0"/>
              <w:autoSpaceDN w:val="0"/>
              <w:adjustRightInd w:val="0"/>
              <w:spacing w:before="40" w:after="40"/>
              <w:jc w:val="right"/>
              <w:rPr>
                <w:rFonts w:cs="Arial"/>
                <w:color w:val="000000"/>
                <w:rPrChange w:id="8100"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19A9B7E2" w14:textId="77777777" w:rsidR="00F2379F" w:rsidRPr="00CF42A6" w:rsidRDefault="00F2379F" w:rsidP="00A04960">
            <w:pPr>
              <w:autoSpaceDE w:val="0"/>
              <w:autoSpaceDN w:val="0"/>
              <w:adjustRightInd w:val="0"/>
              <w:spacing w:before="40" w:after="40"/>
              <w:jc w:val="right"/>
              <w:rPr>
                <w:rFonts w:cs="Arial"/>
                <w:color w:val="000000"/>
                <w:rPrChange w:id="8101"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1F000BE8" w14:textId="77777777" w:rsidR="00F2379F" w:rsidRPr="00CF42A6" w:rsidRDefault="00F2379F" w:rsidP="00A04960">
            <w:pPr>
              <w:autoSpaceDE w:val="0"/>
              <w:autoSpaceDN w:val="0"/>
              <w:adjustRightInd w:val="0"/>
              <w:spacing w:before="40" w:after="40"/>
              <w:jc w:val="right"/>
              <w:rPr>
                <w:rFonts w:cs="Arial"/>
                <w:color w:val="000000"/>
                <w:rPrChange w:id="8102"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5FD57C9A" w14:textId="77777777" w:rsidR="00F2379F" w:rsidRPr="00CF42A6" w:rsidRDefault="00F2379F" w:rsidP="00A04960">
            <w:pPr>
              <w:autoSpaceDE w:val="0"/>
              <w:autoSpaceDN w:val="0"/>
              <w:adjustRightInd w:val="0"/>
              <w:spacing w:before="40" w:after="40"/>
              <w:jc w:val="right"/>
              <w:rPr>
                <w:rFonts w:cs="Arial"/>
                <w:color w:val="000000"/>
                <w:rPrChange w:id="8103" w:author="Muhamad Ridho Zul Khoiri" w:date="2026-07-14T10:44:00Z" w16du:dateUtc="2026-07-14T03:44:00Z">
                  <w:rPr>
                    <w:rFonts w:ascii="Times New Roman" w:hAnsi="Times New Roman"/>
                    <w:color w:val="000000"/>
                  </w:rPr>
                </w:rPrChange>
              </w:rPr>
            </w:pPr>
          </w:p>
        </w:tc>
      </w:tr>
      <w:tr w:rsidR="00F2379F" w:rsidRPr="00526DF0" w14:paraId="068A78DF" w14:textId="77777777" w:rsidTr="00A04960">
        <w:trPr>
          <w:trHeight w:val="768"/>
        </w:trPr>
        <w:tc>
          <w:tcPr>
            <w:tcW w:w="592" w:type="dxa"/>
            <w:tcBorders>
              <w:top w:val="single" w:sz="6" w:space="0" w:color="auto"/>
              <w:left w:val="single" w:sz="6" w:space="0" w:color="auto"/>
              <w:bottom w:val="single" w:sz="6" w:space="0" w:color="auto"/>
              <w:right w:val="single" w:sz="6" w:space="0" w:color="auto"/>
            </w:tcBorders>
          </w:tcPr>
          <w:p w14:paraId="2B4E48AB" w14:textId="77777777" w:rsidR="00F2379F" w:rsidRPr="00CF42A6" w:rsidRDefault="00F2379F" w:rsidP="00A04960">
            <w:pPr>
              <w:autoSpaceDE w:val="0"/>
              <w:autoSpaceDN w:val="0"/>
              <w:adjustRightInd w:val="0"/>
              <w:spacing w:before="40" w:after="40"/>
              <w:jc w:val="center"/>
              <w:rPr>
                <w:rFonts w:cs="Arial"/>
                <w:color w:val="000000"/>
                <w:rPrChange w:id="8104" w:author="Muhamad Ridho Zul Khoiri" w:date="2026-07-14T10:44:00Z" w16du:dateUtc="2026-07-14T03:44:00Z">
                  <w:rPr>
                    <w:rFonts w:ascii="Times New Roman" w:hAnsi="Times New Roman"/>
                    <w:color w:val="000000"/>
                  </w:rPr>
                </w:rPrChange>
              </w:rPr>
            </w:pPr>
            <w:r w:rsidRPr="00CF42A6">
              <w:rPr>
                <w:rFonts w:cs="Arial"/>
                <w:color w:val="000000"/>
                <w:rPrChange w:id="8105" w:author="Muhamad Ridho Zul Khoiri" w:date="2026-07-14T10:44:00Z" w16du:dateUtc="2026-07-14T03:44:00Z">
                  <w:rPr>
                    <w:rFonts w:ascii="Times New Roman" w:hAnsi="Times New Roman"/>
                    <w:color w:val="000000"/>
                  </w:rPr>
                </w:rPrChange>
              </w:rPr>
              <w:t>35</w:t>
            </w:r>
          </w:p>
        </w:tc>
        <w:tc>
          <w:tcPr>
            <w:tcW w:w="3380" w:type="dxa"/>
            <w:tcBorders>
              <w:top w:val="single" w:sz="6" w:space="0" w:color="auto"/>
              <w:left w:val="single" w:sz="6" w:space="0" w:color="auto"/>
              <w:bottom w:val="single" w:sz="6" w:space="0" w:color="auto"/>
              <w:right w:val="single" w:sz="6" w:space="0" w:color="auto"/>
            </w:tcBorders>
          </w:tcPr>
          <w:p w14:paraId="75468D34" w14:textId="77777777" w:rsidR="00F2379F" w:rsidRPr="00CF42A6" w:rsidRDefault="00F2379F" w:rsidP="00A04960">
            <w:pPr>
              <w:autoSpaceDE w:val="0"/>
              <w:autoSpaceDN w:val="0"/>
              <w:adjustRightInd w:val="0"/>
              <w:spacing w:before="40" w:after="40"/>
              <w:jc w:val="left"/>
              <w:rPr>
                <w:rFonts w:cs="Arial"/>
                <w:color w:val="000000"/>
                <w:rPrChange w:id="8106" w:author="Muhamad Ridho Zul Khoiri" w:date="2026-07-14T10:44:00Z" w16du:dateUtc="2026-07-14T03:44:00Z">
                  <w:rPr>
                    <w:rFonts w:ascii="Times New Roman" w:hAnsi="Times New Roman"/>
                    <w:color w:val="000000"/>
                  </w:rPr>
                </w:rPrChange>
              </w:rPr>
            </w:pPr>
            <w:r w:rsidRPr="00CF42A6">
              <w:rPr>
                <w:rFonts w:cs="Arial"/>
                <w:rPrChange w:id="8107" w:author="Muhamad Ridho Zul Khoiri" w:date="2026-07-14T10:44:00Z" w16du:dateUtc="2026-07-14T03:44:00Z">
                  <w:rPr>
                    <w:rFonts w:ascii="Times New Roman" w:hAnsi="Times New Roman"/>
                  </w:rPr>
                </w:rPrChange>
              </w:rPr>
              <w:t xml:space="preserve">Medco E&amp;P Grissik Ltd (MEPG) </w:t>
            </w:r>
            <w:r w:rsidRPr="00CF42A6">
              <w:rPr>
                <w:rFonts w:cs="Arial"/>
                <w:color w:val="000000"/>
                <w:rPrChange w:id="8108" w:author="Muhamad Ridho Zul Khoiri" w:date="2026-07-14T10:44:00Z" w16du:dateUtc="2026-07-14T03:44:00Z">
                  <w:rPr>
                    <w:rFonts w:ascii="Times New Roman" w:hAnsi="Times New Roman"/>
                    <w:color w:val="000000"/>
                  </w:rPr>
                </w:rPrChange>
              </w:rPr>
              <w:t>non field Dept.</w:t>
            </w:r>
          </w:p>
        </w:tc>
        <w:tc>
          <w:tcPr>
            <w:tcW w:w="5852" w:type="dxa"/>
            <w:tcBorders>
              <w:top w:val="single" w:sz="6" w:space="0" w:color="auto"/>
              <w:left w:val="single" w:sz="6" w:space="0" w:color="auto"/>
              <w:bottom w:val="single" w:sz="6" w:space="0" w:color="auto"/>
              <w:right w:val="single" w:sz="6" w:space="0" w:color="auto"/>
            </w:tcBorders>
          </w:tcPr>
          <w:p w14:paraId="2EA3EFDD" w14:textId="0A57AEFC" w:rsidR="00F2379F" w:rsidRPr="00CF42A6" w:rsidRDefault="00F2379F" w:rsidP="00A04960">
            <w:pPr>
              <w:autoSpaceDE w:val="0"/>
              <w:autoSpaceDN w:val="0"/>
              <w:adjustRightInd w:val="0"/>
              <w:spacing w:before="40" w:after="40"/>
              <w:jc w:val="left"/>
              <w:rPr>
                <w:rFonts w:cs="Arial"/>
                <w:color w:val="000000"/>
                <w:rPrChange w:id="8109" w:author="Muhamad Ridho Zul Khoiri" w:date="2026-07-14T10:44:00Z" w16du:dateUtc="2026-07-14T03:44:00Z">
                  <w:rPr>
                    <w:rFonts w:ascii="Times New Roman" w:hAnsi="Times New Roman"/>
                    <w:color w:val="000000"/>
                  </w:rPr>
                </w:rPrChange>
              </w:rPr>
            </w:pPr>
            <w:r w:rsidRPr="00CF42A6">
              <w:rPr>
                <w:rFonts w:cs="Arial"/>
                <w:color w:val="000000"/>
                <w:rPrChange w:id="8110" w:author="Muhamad Ridho Zul Khoiri" w:date="2026-07-14T10:44:00Z" w16du:dateUtc="2026-07-14T03:44:00Z">
                  <w:rPr>
                    <w:rFonts w:ascii="Times New Roman" w:hAnsi="Times New Roman"/>
                    <w:color w:val="000000"/>
                  </w:rPr>
                </w:rPrChange>
              </w:rPr>
              <w:t xml:space="preserve">MEDCO E&amp;P </w:t>
            </w:r>
            <w:r w:rsidR="00F837F2" w:rsidRPr="00CF42A6">
              <w:rPr>
                <w:rFonts w:cs="Arial"/>
                <w:color w:val="000000"/>
                <w:rPrChange w:id="8111" w:author="Muhamad Ridho Zul Khoiri" w:date="2026-07-14T10:44:00Z" w16du:dateUtc="2026-07-14T03:44:00Z">
                  <w:rPr>
                    <w:rFonts w:ascii="Times New Roman" w:hAnsi="Times New Roman"/>
                    <w:color w:val="000000"/>
                  </w:rPr>
                </w:rPrChange>
              </w:rPr>
              <w:t>GRISSIK</w:t>
            </w:r>
            <w:r w:rsidRPr="00CF42A6">
              <w:rPr>
                <w:rFonts w:cs="Arial"/>
                <w:color w:val="000000"/>
                <w:rPrChange w:id="8112" w:author="Muhamad Ridho Zul Khoiri" w:date="2026-07-14T10:44:00Z" w16du:dateUtc="2026-07-14T03:44:00Z">
                  <w:rPr>
                    <w:rFonts w:ascii="Times New Roman" w:hAnsi="Times New Roman"/>
                    <w:color w:val="000000"/>
                  </w:rPr>
                </w:rPrChange>
              </w:rPr>
              <w:t xml:space="preserve"> Non-field is non-field based MEDCO E&amp;P </w:t>
            </w:r>
            <w:r w:rsidR="00F837F2" w:rsidRPr="00CF42A6">
              <w:rPr>
                <w:rFonts w:cs="Arial"/>
                <w:color w:val="000000"/>
                <w:rPrChange w:id="8113" w:author="Muhamad Ridho Zul Khoiri" w:date="2026-07-14T10:44:00Z" w16du:dateUtc="2026-07-14T03:44:00Z">
                  <w:rPr>
                    <w:rFonts w:ascii="Times New Roman" w:hAnsi="Times New Roman"/>
                    <w:color w:val="000000"/>
                  </w:rPr>
                </w:rPrChange>
              </w:rPr>
              <w:t>GRISSIK</w:t>
            </w:r>
            <w:r w:rsidRPr="00CF42A6">
              <w:rPr>
                <w:rFonts w:cs="Arial"/>
                <w:color w:val="000000"/>
                <w:rPrChange w:id="8114" w:author="Muhamad Ridho Zul Khoiri" w:date="2026-07-14T10:44:00Z" w16du:dateUtc="2026-07-14T03:44:00Z">
                  <w:rPr>
                    <w:rFonts w:ascii="Times New Roman" w:hAnsi="Times New Roman"/>
                    <w:color w:val="000000"/>
                  </w:rPr>
                </w:rPrChange>
              </w:rPr>
              <w:t xml:space="preserve"> employee(s) mobilized to perform a job in the field (including Supraco, Singgar).</w:t>
            </w:r>
          </w:p>
        </w:tc>
        <w:tc>
          <w:tcPr>
            <w:tcW w:w="1376" w:type="dxa"/>
            <w:tcBorders>
              <w:top w:val="single" w:sz="6" w:space="0" w:color="auto"/>
              <w:left w:val="single" w:sz="6" w:space="0" w:color="auto"/>
              <w:bottom w:val="single" w:sz="6" w:space="0" w:color="auto"/>
              <w:right w:val="single" w:sz="6" w:space="0" w:color="auto"/>
            </w:tcBorders>
          </w:tcPr>
          <w:p w14:paraId="6235C162" w14:textId="77777777" w:rsidR="00F2379F" w:rsidRPr="00CF42A6" w:rsidRDefault="00F2379F" w:rsidP="00A04960">
            <w:pPr>
              <w:autoSpaceDE w:val="0"/>
              <w:autoSpaceDN w:val="0"/>
              <w:adjustRightInd w:val="0"/>
              <w:spacing w:before="40" w:after="40"/>
              <w:jc w:val="left"/>
              <w:rPr>
                <w:rFonts w:cs="Arial"/>
                <w:color w:val="000000"/>
                <w:rPrChange w:id="8115" w:author="Muhamad Ridho Zul Khoiri" w:date="2026-07-14T10:44:00Z" w16du:dateUtc="2026-07-14T03:44:00Z">
                  <w:rPr>
                    <w:rFonts w:ascii="Times New Roman" w:hAnsi="Times New Roman"/>
                    <w:color w:val="000000"/>
                  </w:rPr>
                </w:rPrChange>
              </w:rPr>
            </w:pPr>
            <w:r w:rsidRPr="00CF42A6">
              <w:rPr>
                <w:rFonts w:cs="Arial"/>
                <w:color w:val="000000"/>
                <w:rPrChange w:id="8116" w:author="Muhamad Ridho Zul Khoiri" w:date="2026-07-14T10:44:00Z" w16du:dateUtc="2026-07-14T03:44:00Z">
                  <w:rPr>
                    <w:rFonts w:ascii="Times New Roman" w:hAnsi="Times New Roman"/>
                    <w:color w:val="000000"/>
                  </w:rPr>
                </w:rPrChange>
              </w:rPr>
              <w:t xml:space="preserve"> </w:t>
            </w:r>
          </w:p>
        </w:tc>
        <w:tc>
          <w:tcPr>
            <w:tcW w:w="1376" w:type="dxa"/>
            <w:tcBorders>
              <w:top w:val="single" w:sz="6" w:space="0" w:color="auto"/>
              <w:left w:val="single" w:sz="6" w:space="0" w:color="auto"/>
              <w:bottom w:val="single" w:sz="6" w:space="0" w:color="auto"/>
              <w:right w:val="single" w:sz="6" w:space="0" w:color="auto"/>
            </w:tcBorders>
          </w:tcPr>
          <w:p w14:paraId="4348AD1C" w14:textId="77777777" w:rsidR="00F2379F" w:rsidRPr="00CF42A6" w:rsidRDefault="00F2379F" w:rsidP="00A04960">
            <w:pPr>
              <w:autoSpaceDE w:val="0"/>
              <w:autoSpaceDN w:val="0"/>
              <w:adjustRightInd w:val="0"/>
              <w:spacing w:before="40" w:after="40"/>
              <w:jc w:val="left"/>
              <w:rPr>
                <w:rFonts w:cs="Arial"/>
                <w:color w:val="000000"/>
                <w:rPrChange w:id="8117" w:author="Muhamad Ridho Zul Khoiri" w:date="2026-07-14T10:44:00Z" w16du:dateUtc="2026-07-14T03:44:00Z">
                  <w:rPr>
                    <w:rFonts w:ascii="Times New Roman" w:hAnsi="Times New Roman"/>
                    <w:color w:val="000000"/>
                  </w:rPr>
                </w:rPrChange>
              </w:rPr>
            </w:pPr>
            <w:r w:rsidRPr="00CF42A6">
              <w:rPr>
                <w:rFonts w:cs="Arial"/>
                <w:color w:val="000000"/>
                <w:rPrChange w:id="8118" w:author="Muhamad Ridho Zul Khoiri" w:date="2026-07-14T10:44:00Z" w16du:dateUtc="2026-07-14T03:44:00Z">
                  <w:rPr>
                    <w:rFonts w:ascii="Times New Roman" w:hAnsi="Times New Roman"/>
                    <w:color w:val="000000"/>
                  </w:rPr>
                </w:rPrChange>
              </w:rPr>
              <w:t xml:space="preserve"> </w:t>
            </w:r>
          </w:p>
        </w:tc>
        <w:tc>
          <w:tcPr>
            <w:tcW w:w="1376" w:type="dxa"/>
            <w:tcBorders>
              <w:top w:val="single" w:sz="6" w:space="0" w:color="auto"/>
              <w:left w:val="single" w:sz="6" w:space="0" w:color="auto"/>
              <w:bottom w:val="single" w:sz="6" w:space="0" w:color="auto"/>
              <w:right w:val="single" w:sz="6" w:space="0" w:color="auto"/>
            </w:tcBorders>
          </w:tcPr>
          <w:p w14:paraId="5625E336" w14:textId="77777777" w:rsidR="00F2379F" w:rsidRPr="00CF42A6" w:rsidRDefault="00F2379F" w:rsidP="00A04960">
            <w:pPr>
              <w:autoSpaceDE w:val="0"/>
              <w:autoSpaceDN w:val="0"/>
              <w:adjustRightInd w:val="0"/>
              <w:spacing w:before="40" w:after="40"/>
              <w:jc w:val="left"/>
              <w:rPr>
                <w:rFonts w:cs="Arial"/>
                <w:color w:val="000000"/>
                <w:rPrChange w:id="8119" w:author="Muhamad Ridho Zul Khoiri" w:date="2026-07-14T10:44:00Z" w16du:dateUtc="2026-07-14T03:44:00Z">
                  <w:rPr>
                    <w:rFonts w:ascii="Times New Roman" w:hAnsi="Times New Roman"/>
                    <w:color w:val="000000"/>
                  </w:rPr>
                </w:rPrChange>
              </w:rPr>
            </w:pPr>
            <w:r w:rsidRPr="00CF42A6">
              <w:rPr>
                <w:rFonts w:cs="Arial"/>
                <w:color w:val="000000"/>
                <w:rPrChange w:id="8120" w:author="Muhamad Ridho Zul Khoiri" w:date="2026-07-14T10:44:00Z" w16du:dateUtc="2026-07-14T03:44:00Z">
                  <w:rPr>
                    <w:rFonts w:ascii="Times New Roman" w:hAnsi="Times New Roman"/>
                    <w:color w:val="000000"/>
                  </w:rPr>
                </w:rPrChange>
              </w:rPr>
              <w:t xml:space="preserve"> </w:t>
            </w:r>
          </w:p>
        </w:tc>
      </w:tr>
      <w:tr w:rsidR="00F2379F" w:rsidRPr="00526DF0" w14:paraId="23FC9BF2"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094BA5DB" w14:textId="77777777" w:rsidR="00F2379F" w:rsidRPr="00CF42A6" w:rsidRDefault="00F2379F" w:rsidP="00A04960">
            <w:pPr>
              <w:autoSpaceDE w:val="0"/>
              <w:autoSpaceDN w:val="0"/>
              <w:adjustRightInd w:val="0"/>
              <w:spacing w:before="40" w:after="40"/>
              <w:jc w:val="center"/>
              <w:rPr>
                <w:rFonts w:cs="Arial"/>
                <w:color w:val="000000"/>
                <w:rPrChange w:id="8121" w:author="Muhamad Ridho Zul Khoiri" w:date="2026-07-14T10:44:00Z" w16du:dateUtc="2026-07-14T03:44:00Z">
                  <w:rPr>
                    <w:rFonts w:ascii="Times New Roman" w:hAnsi="Times New Roman"/>
                    <w:color w:val="000000"/>
                  </w:rPr>
                </w:rPrChange>
              </w:rPr>
            </w:pPr>
            <w:r w:rsidRPr="00CF42A6">
              <w:rPr>
                <w:rFonts w:cs="Arial"/>
                <w:color w:val="000000"/>
                <w:rPrChange w:id="8122" w:author="Muhamad Ridho Zul Khoiri" w:date="2026-07-14T10:44:00Z" w16du:dateUtc="2026-07-14T03:44:00Z">
                  <w:rPr>
                    <w:rFonts w:ascii="Times New Roman" w:hAnsi="Times New Roman"/>
                    <w:color w:val="000000"/>
                  </w:rPr>
                </w:rPrChange>
              </w:rPr>
              <w:t>36</w:t>
            </w:r>
          </w:p>
        </w:tc>
        <w:tc>
          <w:tcPr>
            <w:tcW w:w="3380" w:type="dxa"/>
            <w:tcBorders>
              <w:top w:val="single" w:sz="6" w:space="0" w:color="auto"/>
              <w:left w:val="single" w:sz="6" w:space="0" w:color="auto"/>
              <w:bottom w:val="single" w:sz="6" w:space="0" w:color="auto"/>
              <w:right w:val="single" w:sz="6" w:space="0" w:color="auto"/>
            </w:tcBorders>
          </w:tcPr>
          <w:p w14:paraId="362687CB" w14:textId="77777777" w:rsidR="00F2379F" w:rsidRPr="00CF42A6" w:rsidRDefault="00F2379F" w:rsidP="00A04960">
            <w:pPr>
              <w:autoSpaceDE w:val="0"/>
              <w:autoSpaceDN w:val="0"/>
              <w:adjustRightInd w:val="0"/>
              <w:spacing w:before="40" w:after="40"/>
              <w:jc w:val="left"/>
              <w:rPr>
                <w:rFonts w:cs="Arial"/>
                <w:color w:val="000000"/>
                <w:rPrChange w:id="8123" w:author="Muhamad Ridho Zul Khoiri" w:date="2026-07-14T10:44:00Z" w16du:dateUtc="2026-07-14T03:44:00Z">
                  <w:rPr>
                    <w:rFonts w:ascii="Times New Roman" w:hAnsi="Times New Roman"/>
                    <w:color w:val="000000"/>
                  </w:rPr>
                </w:rPrChange>
              </w:rPr>
            </w:pPr>
            <w:r w:rsidRPr="00CF42A6">
              <w:rPr>
                <w:rFonts w:cs="Arial"/>
                <w:color w:val="000000"/>
                <w:rPrChange w:id="8124" w:author="Muhamad Ridho Zul Khoiri" w:date="2026-07-14T10:44:00Z" w16du:dateUtc="2026-07-14T03:44:00Z">
                  <w:rPr>
                    <w:rFonts w:ascii="Times New Roman" w:hAnsi="Times New Roman"/>
                    <w:color w:val="000000"/>
                  </w:rPr>
                </w:rPrChange>
              </w:rPr>
              <w:t xml:space="preserve">Number of </w:t>
            </w:r>
            <w:r w:rsidRPr="00CF42A6">
              <w:rPr>
                <w:rFonts w:cs="Arial"/>
                <w:rPrChange w:id="8125" w:author="Muhamad Ridho Zul Khoiri" w:date="2026-07-14T10:44:00Z" w16du:dateUtc="2026-07-14T03:44:00Z">
                  <w:rPr>
                    <w:rFonts w:ascii="Times New Roman" w:hAnsi="Times New Roman"/>
                  </w:rPr>
                </w:rPrChange>
              </w:rPr>
              <w:t xml:space="preserve">Medco E&amp;P Grissik Ltd (MEPG) </w:t>
            </w:r>
            <w:r w:rsidRPr="00CF42A6">
              <w:rPr>
                <w:rFonts w:cs="Arial"/>
                <w:color w:val="000000"/>
                <w:rPrChange w:id="8126" w:author="Muhamad Ridho Zul Khoiri" w:date="2026-07-14T10:44:00Z" w16du:dateUtc="2026-07-14T03:44:00Z">
                  <w:rPr>
                    <w:rFonts w:ascii="Times New Roman" w:hAnsi="Times New Roman"/>
                    <w:color w:val="000000"/>
                  </w:rPr>
                </w:rPrChange>
              </w:rPr>
              <w:t>non-field</w:t>
            </w:r>
          </w:p>
        </w:tc>
        <w:tc>
          <w:tcPr>
            <w:tcW w:w="5852" w:type="dxa"/>
            <w:tcBorders>
              <w:top w:val="single" w:sz="6" w:space="0" w:color="auto"/>
              <w:left w:val="single" w:sz="6" w:space="0" w:color="auto"/>
              <w:bottom w:val="single" w:sz="6" w:space="0" w:color="auto"/>
              <w:right w:val="single" w:sz="6" w:space="0" w:color="auto"/>
            </w:tcBorders>
          </w:tcPr>
          <w:p w14:paraId="7F344A4A" w14:textId="77777777" w:rsidR="00F2379F" w:rsidRPr="00CF42A6" w:rsidRDefault="00F2379F" w:rsidP="00A04960">
            <w:pPr>
              <w:autoSpaceDE w:val="0"/>
              <w:autoSpaceDN w:val="0"/>
              <w:adjustRightInd w:val="0"/>
              <w:spacing w:before="40" w:after="40"/>
              <w:jc w:val="right"/>
              <w:rPr>
                <w:rFonts w:cs="Arial"/>
                <w:color w:val="000000"/>
                <w:rPrChange w:id="8127"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1412E708" w14:textId="77777777" w:rsidR="00F2379F" w:rsidRPr="00CF42A6" w:rsidRDefault="00F2379F" w:rsidP="00A04960">
            <w:pPr>
              <w:autoSpaceDE w:val="0"/>
              <w:autoSpaceDN w:val="0"/>
              <w:adjustRightInd w:val="0"/>
              <w:spacing w:before="40" w:after="40"/>
              <w:jc w:val="right"/>
              <w:rPr>
                <w:rFonts w:cs="Arial"/>
                <w:color w:val="000000"/>
                <w:rPrChange w:id="8128"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3435D1FC" w14:textId="77777777" w:rsidR="00F2379F" w:rsidRPr="00CF42A6" w:rsidRDefault="00F2379F" w:rsidP="00A04960">
            <w:pPr>
              <w:autoSpaceDE w:val="0"/>
              <w:autoSpaceDN w:val="0"/>
              <w:adjustRightInd w:val="0"/>
              <w:spacing w:before="40" w:after="40"/>
              <w:jc w:val="right"/>
              <w:rPr>
                <w:rFonts w:cs="Arial"/>
                <w:color w:val="000000"/>
                <w:rPrChange w:id="8129"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0FC56D3E" w14:textId="77777777" w:rsidR="00F2379F" w:rsidRPr="00CF42A6" w:rsidRDefault="00F2379F" w:rsidP="00A04960">
            <w:pPr>
              <w:autoSpaceDE w:val="0"/>
              <w:autoSpaceDN w:val="0"/>
              <w:adjustRightInd w:val="0"/>
              <w:spacing w:before="40" w:after="40"/>
              <w:jc w:val="right"/>
              <w:rPr>
                <w:rFonts w:cs="Arial"/>
                <w:color w:val="000000"/>
                <w:rPrChange w:id="8130" w:author="Muhamad Ridho Zul Khoiri" w:date="2026-07-14T10:44:00Z" w16du:dateUtc="2026-07-14T03:44:00Z">
                  <w:rPr>
                    <w:rFonts w:ascii="Times New Roman" w:hAnsi="Times New Roman"/>
                    <w:color w:val="000000"/>
                  </w:rPr>
                </w:rPrChange>
              </w:rPr>
            </w:pPr>
          </w:p>
        </w:tc>
      </w:tr>
      <w:tr w:rsidR="00F2379F" w:rsidRPr="00526DF0" w14:paraId="1A4C2569" w14:textId="77777777" w:rsidTr="00A04960">
        <w:trPr>
          <w:trHeight w:val="768"/>
        </w:trPr>
        <w:tc>
          <w:tcPr>
            <w:tcW w:w="592" w:type="dxa"/>
            <w:tcBorders>
              <w:top w:val="single" w:sz="6" w:space="0" w:color="auto"/>
              <w:left w:val="single" w:sz="6" w:space="0" w:color="auto"/>
              <w:bottom w:val="single" w:sz="6" w:space="0" w:color="auto"/>
              <w:right w:val="single" w:sz="6" w:space="0" w:color="auto"/>
            </w:tcBorders>
          </w:tcPr>
          <w:p w14:paraId="2CF76423" w14:textId="77777777" w:rsidR="00F2379F" w:rsidRPr="00CF42A6" w:rsidRDefault="00F2379F" w:rsidP="00A04960">
            <w:pPr>
              <w:autoSpaceDE w:val="0"/>
              <w:autoSpaceDN w:val="0"/>
              <w:adjustRightInd w:val="0"/>
              <w:spacing w:before="40" w:after="40"/>
              <w:jc w:val="center"/>
              <w:rPr>
                <w:rFonts w:cs="Arial"/>
                <w:color w:val="000000"/>
                <w:rPrChange w:id="8131" w:author="Muhamad Ridho Zul Khoiri" w:date="2026-07-14T10:44:00Z" w16du:dateUtc="2026-07-14T03:44:00Z">
                  <w:rPr>
                    <w:rFonts w:ascii="Times New Roman" w:hAnsi="Times New Roman"/>
                    <w:color w:val="000000"/>
                  </w:rPr>
                </w:rPrChange>
              </w:rPr>
            </w:pPr>
            <w:r w:rsidRPr="00CF42A6">
              <w:rPr>
                <w:rFonts w:cs="Arial"/>
                <w:color w:val="000000"/>
                <w:rPrChange w:id="8132" w:author="Muhamad Ridho Zul Khoiri" w:date="2026-07-14T10:44:00Z" w16du:dateUtc="2026-07-14T03:44:00Z">
                  <w:rPr>
                    <w:rFonts w:ascii="Times New Roman" w:hAnsi="Times New Roman"/>
                    <w:color w:val="000000"/>
                  </w:rPr>
                </w:rPrChange>
              </w:rPr>
              <w:t>37</w:t>
            </w:r>
          </w:p>
        </w:tc>
        <w:tc>
          <w:tcPr>
            <w:tcW w:w="3380" w:type="dxa"/>
            <w:tcBorders>
              <w:top w:val="single" w:sz="6" w:space="0" w:color="auto"/>
              <w:left w:val="single" w:sz="6" w:space="0" w:color="auto"/>
              <w:bottom w:val="single" w:sz="6" w:space="0" w:color="auto"/>
              <w:right w:val="single" w:sz="6" w:space="0" w:color="auto"/>
            </w:tcBorders>
          </w:tcPr>
          <w:p w14:paraId="29C968A9" w14:textId="77777777" w:rsidR="00F2379F" w:rsidRPr="00CF42A6" w:rsidRDefault="00F2379F" w:rsidP="00A04960">
            <w:pPr>
              <w:autoSpaceDE w:val="0"/>
              <w:autoSpaceDN w:val="0"/>
              <w:adjustRightInd w:val="0"/>
              <w:spacing w:before="40" w:after="40"/>
              <w:jc w:val="left"/>
              <w:rPr>
                <w:rFonts w:cs="Arial"/>
                <w:color w:val="000000"/>
                <w:rPrChange w:id="8133" w:author="Muhamad Ridho Zul Khoiri" w:date="2026-07-14T10:44:00Z" w16du:dateUtc="2026-07-14T03:44:00Z">
                  <w:rPr>
                    <w:rFonts w:ascii="Times New Roman" w:hAnsi="Times New Roman"/>
                    <w:color w:val="000000"/>
                  </w:rPr>
                </w:rPrChange>
              </w:rPr>
            </w:pPr>
            <w:r w:rsidRPr="00CF42A6">
              <w:rPr>
                <w:rFonts w:cs="Arial"/>
                <w:color w:val="000000"/>
                <w:rPrChange w:id="8134" w:author="Muhamad Ridho Zul Khoiri" w:date="2026-07-14T10:44:00Z" w16du:dateUtc="2026-07-14T03:44:00Z">
                  <w:rPr>
                    <w:rFonts w:ascii="Times New Roman" w:hAnsi="Times New Roman"/>
                    <w:color w:val="000000"/>
                  </w:rPr>
                </w:rPrChange>
              </w:rPr>
              <w:t>Third Party Company</w:t>
            </w:r>
          </w:p>
        </w:tc>
        <w:tc>
          <w:tcPr>
            <w:tcW w:w="5852" w:type="dxa"/>
            <w:tcBorders>
              <w:top w:val="single" w:sz="6" w:space="0" w:color="auto"/>
              <w:left w:val="single" w:sz="6" w:space="0" w:color="auto"/>
              <w:bottom w:val="single" w:sz="6" w:space="0" w:color="auto"/>
              <w:right w:val="single" w:sz="6" w:space="0" w:color="auto"/>
            </w:tcBorders>
          </w:tcPr>
          <w:p w14:paraId="2EC0DBFC" w14:textId="77777777" w:rsidR="00F2379F" w:rsidRPr="00CF42A6" w:rsidRDefault="00F2379F" w:rsidP="00A04960">
            <w:pPr>
              <w:autoSpaceDE w:val="0"/>
              <w:autoSpaceDN w:val="0"/>
              <w:adjustRightInd w:val="0"/>
              <w:spacing w:before="40" w:after="40"/>
              <w:jc w:val="left"/>
              <w:rPr>
                <w:rFonts w:cs="Arial"/>
                <w:color w:val="000000"/>
                <w:rPrChange w:id="8135" w:author="Muhamad Ridho Zul Khoiri" w:date="2026-07-14T10:44:00Z" w16du:dateUtc="2026-07-14T03:44:00Z">
                  <w:rPr>
                    <w:rFonts w:ascii="Times New Roman" w:hAnsi="Times New Roman"/>
                    <w:color w:val="000000"/>
                  </w:rPr>
                </w:rPrChange>
              </w:rPr>
            </w:pPr>
            <w:r w:rsidRPr="00CF42A6">
              <w:rPr>
                <w:rFonts w:cs="Arial"/>
                <w:color w:val="000000"/>
                <w:rPrChange w:id="8136" w:author="Muhamad Ridho Zul Khoiri" w:date="2026-07-14T10:44:00Z" w16du:dateUtc="2026-07-14T03:44:00Z">
                  <w:rPr>
                    <w:rFonts w:ascii="Times New Roman" w:hAnsi="Times New Roman"/>
                    <w:color w:val="000000"/>
                  </w:rPr>
                </w:rPrChange>
              </w:rPr>
              <w:t>3rd Party is any government official and/ or 3rd Party employees that TEMPORARILY come to the field to execute or witness the work</w:t>
            </w:r>
          </w:p>
        </w:tc>
        <w:tc>
          <w:tcPr>
            <w:tcW w:w="1376" w:type="dxa"/>
            <w:tcBorders>
              <w:top w:val="single" w:sz="6" w:space="0" w:color="auto"/>
              <w:left w:val="single" w:sz="6" w:space="0" w:color="auto"/>
              <w:bottom w:val="single" w:sz="6" w:space="0" w:color="auto"/>
              <w:right w:val="single" w:sz="6" w:space="0" w:color="auto"/>
            </w:tcBorders>
          </w:tcPr>
          <w:p w14:paraId="37C41C0D" w14:textId="77777777" w:rsidR="00F2379F" w:rsidRPr="00CF42A6" w:rsidRDefault="00F2379F" w:rsidP="00A04960">
            <w:pPr>
              <w:autoSpaceDE w:val="0"/>
              <w:autoSpaceDN w:val="0"/>
              <w:adjustRightInd w:val="0"/>
              <w:spacing w:before="40" w:after="40"/>
              <w:jc w:val="left"/>
              <w:rPr>
                <w:rFonts w:cs="Arial"/>
                <w:color w:val="000000"/>
                <w:rPrChange w:id="8137" w:author="Muhamad Ridho Zul Khoiri" w:date="2026-07-14T10:44:00Z" w16du:dateUtc="2026-07-14T03:44:00Z">
                  <w:rPr>
                    <w:rFonts w:ascii="Times New Roman" w:hAnsi="Times New Roman"/>
                    <w:color w:val="000000"/>
                  </w:rPr>
                </w:rPrChange>
              </w:rPr>
            </w:pPr>
            <w:r w:rsidRPr="00CF42A6">
              <w:rPr>
                <w:rFonts w:cs="Arial"/>
                <w:color w:val="000000"/>
                <w:rPrChange w:id="8138" w:author="Muhamad Ridho Zul Khoiri" w:date="2026-07-14T10:44:00Z" w16du:dateUtc="2026-07-14T03:44:00Z">
                  <w:rPr>
                    <w:rFonts w:ascii="Times New Roman" w:hAnsi="Times New Roman"/>
                    <w:color w:val="000000"/>
                  </w:rPr>
                </w:rPrChange>
              </w:rPr>
              <w:t xml:space="preserve"> </w:t>
            </w:r>
          </w:p>
        </w:tc>
        <w:tc>
          <w:tcPr>
            <w:tcW w:w="1376" w:type="dxa"/>
            <w:tcBorders>
              <w:top w:val="single" w:sz="6" w:space="0" w:color="auto"/>
              <w:left w:val="single" w:sz="6" w:space="0" w:color="auto"/>
              <w:bottom w:val="single" w:sz="6" w:space="0" w:color="auto"/>
              <w:right w:val="single" w:sz="6" w:space="0" w:color="auto"/>
            </w:tcBorders>
          </w:tcPr>
          <w:p w14:paraId="7974FFD4" w14:textId="77777777" w:rsidR="00F2379F" w:rsidRPr="00CF42A6" w:rsidRDefault="00F2379F" w:rsidP="00A04960">
            <w:pPr>
              <w:autoSpaceDE w:val="0"/>
              <w:autoSpaceDN w:val="0"/>
              <w:adjustRightInd w:val="0"/>
              <w:spacing w:before="40" w:after="40"/>
              <w:jc w:val="left"/>
              <w:rPr>
                <w:rFonts w:cs="Arial"/>
                <w:color w:val="000000"/>
                <w:rPrChange w:id="8139" w:author="Muhamad Ridho Zul Khoiri" w:date="2026-07-14T10:44:00Z" w16du:dateUtc="2026-07-14T03:44:00Z">
                  <w:rPr>
                    <w:rFonts w:ascii="Times New Roman" w:hAnsi="Times New Roman"/>
                    <w:color w:val="000000"/>
                  </w:rPr>
                </w:rPrChange>
              </w:rPr>
            </w:pPr>
            <w:r w:rsidRPr="00CF42A6">
              <w:rPr>
                <w:rFonts w:cs="Arial"/>
                <w:color w:val="000000"/>
                <w:rPrChange w:id="8140" w:author="Muhamad Ridho Zul Khoiri" w:date="2026-07-14T10:44:00Z" w16du:dateUtc="2026-07-14T03:44:00Z">
                  <w:rPr>
                    <w:rFonts w:ascii="Times New Roman" w:hAnsi="Times New Roman"/>
                    <w:color w:val="000000"/>
                  </w:rPr>
                </w:rPrChange>
              </w:rPr>
              <w:t xml:space="preserve"> </w:t>
            </w:r>
          </w:p>
        </w:tc>
        <w:tc>
          <w:tcPr>
            <w:tcW w:w="1376" w:type="dxa"/>
            <w:tcBorders>
              <w:top w:val="single" w:sz="6" w:space="0" w:color="auto"/>
              <w:left w:val="single" w:sz="6" w:space="0" w:color="auto"/>
              <w:bottom w:val="single" w:sz="6" w:space="0" w:color="auto"/>
              <w:right w:val="single" w:sz="6" w:space="0" w:color="auto"/>
            </w:tcBorders>
          </w:tcPr>
          <w:p w14:paraId="18875171" w14:textId="77777777" w:rsidR="00F2379F" w:rsidRPr="00CF42A6" w:rsidRDefault="00F2379F" w:rsidP="00A04960">
            <w:pPr>
              <w:autoSpaceDE w:val="0"/>
              <w:autoSpaceDN w:val="0"/>
              <w:adjustRightInd w:val="0"/>
              <w:spacing w:before="40" w:after="40"/>
              <w:jc w:val="left"/>
              <w:rPr>
                <w:rFonts w:cs="Arial"/>
                <w:color w:val="000000"/>
                <w:rPrChange w:id="8141" w:author="Muhamad Ridho Zul Khoiri" w:date="2026-07-14T10:44:00Z" w16du:dateUtc="2026-07-14T03:44:00Z">
                  <w:rPr>
                    <w:rFonts w:ascii="Times New Roman" w:hAnsi="Times New Roman"/>
                    <w:color w:val="000000"/>
                  </w:rPr>
                </w:rPrChange>
              </w:rPr>
            </w:pPr>
            <w:r w:rsidRPr="00CF42A6">
              <w:rPr>
                <w:rFonts w:cs="Arial"/>
                <w:color w:val="000000"/>
                <w:rPrChange w:id="8142" w:author="Muhamad Ridho Zul Khoiri" w:date="2026-07-14T10:44:00Z" w16du:dateUtc="2026-07-14T03:44:00Z">
                  <w:rPr>
                    <w:rFonts w:ascii="Times New Roman" w:hAnsi="Times New Roman"/>
                    <w:color w:val="000000"/>
                  </w:rPr>
                </w:rPrChange>
              </w:rPr>
              <w:t xml:space="preserve"> </w:t>
            </w:r>
          </w:p>
        </w:tc>
      </w:tr>
      <w:tr w:rsidR="00F2379F" w:rsidRPr="00526DF0" w14:paraId="01FA3166"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7643D9F3" w14:textId="77777777" w:rsidR="00F2379F" w:rsidRPr="00CF42A6" w:rsidRDefault="00F2379F" w:rsidP="00A04960">
            <w:pPr>
              <w:autoSpaceDE w:val="0"/>
              <w:autoSpaceDN w:val="0"/>
              <w:adjustRightInd w:val="0"/>
              <w:spacing w:before="40" w:after="40"/>
              <w:jc w:val="center"/>
              <w:rPr>
                <w:rFonts w:cs="Arial"/>
                <w:color w:val="000000"/>
                <w:rPrChange w:id="8143" w:author="Muhamad Ridho Zul Khoiri" w:date="2026-07-14T10:44:00Z" w16du:dateUtc="2026-07-14T03:44:00Z">
                  <w:rPr>
                    <w:rFonts w:ascii="Times New Roman" w:hAnsi="Times New Roman"/>
                    <w:color w:val="000000"/>
                  </w:rPr>
                </w:rPrChange>
              </w:rPr>
            </w:pPr>
            <w:r w:rsidRPr="00CF42A6">
              <w:rPr>
                <w:rFonts w:cs="Arial"/>
                <w:color w:val="000000"/>
                <w:rPrChange w:id="8144" w:author="Muhamad Ridho Zul Khoiri" w:date="2026-07-14T10:44:00Z" w16du:dateUtc="2026-07-14T03:44:00Z">
                  <w:rPr>
                    <w:rFonts w:ascii="Times New Roman" w:hAnsi="Times New Roman"/>
                    <w:color w:val="000000"/>
                  </w:rPr>
                </w:rPrChange>
              </w:rPr>
              <w:t>38</w:t>
            </w:r>
          </w:p>
        </w:tc>
        <w:tc>
          <w:tcPr>
            <w:tcW w:w="3380" w:type="dxa"/>
            <w:tcBorders>
              <w:top w:val="single" w:sz="6" w:space="0" w:color="auto"/>
              <w:left w:val="single" w:sz="6" w:space="0" w:color="auto"/>
              <w:bottom w:val="single" w:sz="6" w:space="0" w:color="auto"/>
              <w:right w:val="single" w:sz="6" w:space="0" w:color="auto"/>
            </w:tcBorders>
          </w:tcPr>
          <w:p w14:paraId="240D30F2" w14:textId="77777777" w:rsidR="00F2379F" w:rsidRPr="00CF42A6" w:rsidRDefault="00F2379F" w:rsidP="00A04960">
            <w:pPr>
              <w:autoSpaceDE w:val="0"/>
              <w:autoSpaceDN w:val="0"/>
              <w:adjustRightInd w:val="0"/>
              <w:spacing w:before="40" w:after="40"/>
              <w:jc w:val="left"/>
              <w:rPr>
                <w:rFonts w:cs="Arial"/>
                <w:color w:val="000000"/>
                <w:rPrChange w:id="8145" w:author="Muhamad Ridho Zul Khoiri" w:date="2026-07-14T10:44:00Z" w16du:dateUtc="2026-07-14T03:44:00Z">
                  <w:rPr>
                    <w:rFonts w:ascii="Times New Roman" w:hAnsi="Times New Roman"/>
                    <w:color w:val="000000"/>
                  </w:rPr>
                </w:rPrChange>
              </w:rPr>
            </w:pPr>
            <w:r w:rsidRPr="00CF42A6">
              <w:rPr>
                <w:rFonts w:cs="Arial"/>
                <w:color w:val="000000"/>
                <w:rPrChange w:id="8146" w:author="Muhamad Ridho Zul Khoiri" w:date="2026-07-14T10:44:00Z" w16du:dateUtc="2026-07-14T03:44:00Z">
                  <w:rPr>
                    <w:rFonts w:ascii="Times New Roman" w:hAnsi="Times New Roman"/>
                    <w:color w:val="000000"/>
                  </w:rPr>
                </w:rPrChange>
              </w:rPr>
              <w:t>Third Party Number</w:t>
            </w:r>
          </w:p>
        </w:tc>
        <w:tc>
          <w:tcPr>
            <w:tcW w:w="5852" w:type="dxa"/>
            <w:tcBorders>
              <w:top w:val="single" w:sz="6" w:space="0" w:color="auto"/>
              <w:left w:val="single" w:sz="6" w:space="0" w:color="auto"/>
              <w:bottom w:val="single" w:sz="6" w:space="0" w:color="auto"/>
              <w:right w:val="single" w:sz="6" w:space="0" w:color="auto"/>
            </w:tcBorders>
          </w:tcPr>
          <w:p w14:paraId="291B7C85" w14:textId="77777777" w:rsidR="00F2379F" w:rsidRPr="00CF42A6" w:rsidRDefault="00F2379F" w:rsidP="00A04960">
            <w:pPr>
              <w:autoSpaceDE w:val="0"/>
              <w:autoSpaceDN w:val="0"/>
              <w:adjustRightInd w:val="0"/>
              <w:spacing w:before="40" w:after="40"/>
              <w:jc w:val="right"/>
              <w:rPr>
                <w:rFonts w:cs="Arial"/>
                <w:color w:val="000000"/>
                <w:rPrChange w:id="8147"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1E84D488" w14:textId="77777777" w:rsidR="00F2379F" w:rsidRPr="00CF42A6" w:rsidRDefault="00F2379F" w:rsidP="00A04960">
            <w:pPr>
              <w:autoSpaceDE w:val="0"/>
              <w:autoSpaceDN w:val="0"/>
              <w:adjustRightInd w:val="0"/>
              <w:spacing w:before="40" w:after="40"/>
              <w:jc w:val="right"/>
              <w:rPr>
                <w:rFonts w:cs="Arial"/>
                <w:color w:val="000000"/>
                <w:rPrChange w:id="8148"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68DA338E" w14:textId="77777777" w:rsidR="00F2379F" w:rsidRPr="00CF42A6" w:rsidRDefault="00F2379F" w:rsidP="00A04960">
            <w:pPr>
              <w:autoSpaceDE w:val="0"/>
              <w:autoSpaceDN w:val="0"/>
              <w:adjustRightInd w:val="0"/>
              <w:spacing w:before="40" w:after="40"/>
              <w:jc w:val="right"/>
              <w:rPr>
                <w:rFonts w:cs="Arial"/>
                <w:color w:val="000000"/>
                <w:rPrChange w:id="8149"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15F8B9BC" w14:textId="77777777" w:rsidR="00F2379F" w:rsidRPr="00CF42A6" w:rsidRDefault="00F2379F" w:rsidP="00A04960">
            <w:pPr>
              <w:autoSpaceDE w:val="0"/>
              <w:autoSpaceDN w:val="0"/>
              <w:adjustRightInd w:val="0"/>
              <w:spacing w:before="40" w:after="40"/>
              <w:jc w:val="right"/>
              <w:rPr>
                <w:rFonts w:cs="Arial"/>
                <w:color w:val="000000"/>
                <w:rPrChange w:id="8150" w:author="Muhamad Ridho Zul Khoiri" w:date="2026-07-14T10:44:00Z" w16du:dateUtc="2026-07-14T03:44:00Z">
                  <w:rPr>
                    <w:rFonts w:ascii="Times New Roman" w:hAnsi="Times New Roman"/>
                    <w:color w:val="000000"/>
                  </w:rPr>
                </w:rPrChange>
              </w:rPr>
            </w:pPr>
          </w:p>
        </w:tc>
      </w:tr>
      <w:tr w:rsidR="00F2379F" w:rsidRPr="00526DF0" w14:paraId="406F9AC2"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7645D032" w14:textId="77777777" w:rsidR="00F2379F" w:rsidRPr="00CF42A6" w:rsidRDefault="00F2379F" w:rsidP="00A04960">
            <w:pPr>
              <w:autoSpaceDE w:val="0"/>
              <w:autoSpaceDN w:val="0"/>
              <w:adjustRightInd w:val="0"/>
              <w:spacing w:before="40" w:after="40"/>
              <w:jc w:val="center"/>
              <w:rPr>
                <w:rFonts w:cs="Arial"/>
                <w:color w:val="000000"/>
                <w:rPrChange w:id="8151" w:author="Muhamad Ridho Zul Khoiri" w:date="2026-07-14T10:44:00Z" w16du:dateUtc="2026-07-14T03:44:00Z">
                  <w:rPr>
                    <w:rFonts w:ascii="Times New Roman" w:hAnsi="Times New Roman"/>
                    <w:color w:val="000000"/>
                  </w:rPr>
                </w:rPrChange>
              </w:rPr>
            </w:pPr>
            <w:r w:rsidRPr="00CF42A6">
              <w:rPr>
                <w:rFonts w:cs="Arial"/>
                <w:color w:val="000000"/>
                <w:rPrChange w:id="8152" w:author="Muhamad Ridho Zul Khoiri" w:date="2026-07-14T10:44:00Z" w16du:dateUtc="2026-07-14T03:44:00Z">
                  <w:rPr>
                    <w:rFonts w:ascii="Times New Roman" w:hAnsi="Times New Roman"/>
                    <w:color w:val="000000"/>
                  </w:rPr>
                </w:rPrChange>
              </w:rPr>
              <w:t>39</w:t>
            </w:r>
          </w:p>
        </w:tc>
        <w:tc>
          <w:tcPr>
            <w:tcW w:w="3380" w:type="dxa"/>
            <w:tcBorders>
              <w:top w:val="single" w:sz="6" w:space="0" w:color="auto"/>
              <w:left w:val="single" w:sz="6" w:space="0" w:color="auto"/>
              <w:bottom w:val="single" w:sz="6" w:space="0" w:color="auto"/>
              <w:right w:val="single" w:sz="6" w:space="0" w:color="auto"/>
            </w:tcBorders>
          </w:tcPr>
          <w:p w14:paraId="6F510C91" w14:textId="77777777" w:rsidR="00F2379F" w:rsidRPr="00CF42A6" w:rsidRDefault="00F2379F" w:rsidP="00A04960">
            <w:pPr>
              <w:autoSpaceDE w:val="0"/>
              <w:autoSpaceDN w:val="0"/>
              <w:adjustRightInd w:val="0"/>
              <w:spacing w:before="40" w:after="40"/>
              <w:jc w:val="left"/>
              <w:rPr>
                <w:rFonts w:cs="Arial"/>
                <w:color w:val="000000"/>
                <w:rPrChange w:id="8153" w:author="Muhamad Ridho Zul Khoiri" w:date="2026-07-14T10:44:00Z" w16du:dateUtc="2026-07-14T03:44:00Z">
                  <w:rPr>
                    <w:rFonts w:ascii="Times New Roman" w:hAnsi="Times New Roman"/>
                    <w:color w:val="000000"/>
                  </w:rPr>
                </w:rPrChange>
              </w:rPr>
            </w:pPr>
            <w:r w:rsidRPr="00CF42A6">
              <w:rPr>
                <w:rFonts w:cs="Arial"/>
                <w:color w:val="000000"/>
                <w:rPrChange w:id="8154" w:author="Muhamad Ridho Zul Khoiri" w:date="2026-07-14T10:44:00Z" w16du:dateUtc="2026-07-14T03:44:00Z">
                  <w:rPr>
                    <w:rFonts w:ascii="Times New Roman" w:hAnsi="Times New Roman"/>
                    <w:color w:val="000000"/>
                  </w:rPr>
                </w:rPrChange>
              </w:rPr>
              <w:t>Total Number of People to execute</w:t>
            </w:r>
          </w:p>
        </w:tc>
        <w:tc>
          <w:tcPr>
            <w:tcW w:w="5852" w:type="dxa"/>
            <w:tcBorders>
              <w:top w:val="single" w:sz="6" w:space="0" w:color="auto"/>
              <w:left w:val="single" w:sz="6" w:space="0" w:color="auto"/>
              <w:bottom w:val="single" w:sz="6" w:space="0" w:color="auto"/>
              <w:right w:val="single" w:sz="6" w:space="0" w:color="auto"/>
            </w:tcBorders>
          </w:tcPr>
          <w:p w14:paraId="135C17EE" w14:textId="77777777" w:rsidR="00F2379F" w:rsidRPr="00CF42A6" w:rsidRDefault="00F2379F" w:rsidP="00A04960">
            <w:pPr>
              <w:autoSpaceDE w:val="0"/>
              <w:autoSpaceDN w:val="0"/>
              <w:adjustRightInd w:val="0"/>
              <w:spacing w:before="40" w:after="40"/>
              <w:jc w:val="left"/>
              <w:rPr>
                <w:rFonts w:cs="Arial"/>
                <w:color w:val="000000"/>
                <w:rPrChange w:id="8155" w:author="Muhamad Ridho Zul Khoiri" w:date="2026-07-14T10:44:00Z" w16du:dateUtc="2026-07-14T03:44:00Z">
                  <w:rPr>
                    <w:rFonts w:ascii="Times New Roman" w:hAnsi="Times New Roman"/>
                    <w:color w:val="000000"/>
                  </w:rPr>
                </w:rPrChange>
              </w:rPr>
            </w:pPr>
            <w:r w:rsidRPr="00CF42A6">
              <w:rPr>
                <w:rFonts w:cs="Arial"/>
                <w:color w:val="000000"/>
                <w:rPrChange w:id="8156" w:author="Muhamad Ridho Zul Khoiri" w:date="2026-07-14T10:44:00Z" w16du:dateUtc="2026-07-14T03:44:00Z">
                  <w:rPr>
                    <w:rFonts w:ascii="Times New Roman" w:hAnsi="Times New Roman"/>
                    <w:color w:val="000000"/>
                  </w:rPr>
                </w:rPrChange>
              </w:rPr>
              <w:t>Number of manpower required to perform the job</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4F0EC5AD" w14:textId="77777777" w:rsidR="00F2379F" w:rsidRPr="00CF42A6" w:rsidRDefault="00F2379F" w:rsidP="00A04960">
            <w:pPr>
              <w:autoSpaceDE w:val="0"/>
              <w:autoSpaceDN w:val="0"/>
              <w:adjustRightInd w:val="0"/>
              <w:spacing w:before="40" w:after="40"/>
              <w:jc w:val="center"/>
              <w:rPr>
                <w:rFonts w:cs="Arial"/>
                <w:color w:val="000000"/>
                <w:rPrChange w:id="8157" w:author="Muhamad Ridho Zul Khoiri" w:date="2026-07-14T10:44:00Z" w16du:dateUtc="2026-07-14T03:44:00Z">
                  <w:rPr>
                    <w:rFonts w:ascii="Times New Roman" w:hAnsi="Times New Roman"/>
                    <w:color w:val="000000"/>
                  </w:rPr>
                </w:rPrChange>
              </w:rPr>
            </w:pPr>
            <w:r w:rsidRPr="00CF42A6">
              <w:rPr>
                <w:rFonts w:cs="Arial"/>
                <w:color w:val="000000"/>
                <w:rPrChange w:id="8158"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04C24AE1" w14:textId="77777777" w:rsidR="00F2379F" w:rsidRPr="00CF42A6" w:rsidRDefault="00F2379F" w:rsidP="00A04960">
            <w:pPr>
              <w:autoSpaceDE w:val="0"/>
              <w:autoSpaceDN w:val="0"/>
              <w:adjustRightInd w:val="0"/>
              <w:spacing w:before="40" w:after="40"/>
              <w:jc w:val="center"/>
              <w:rPr>
                <w:rFonts w:cs="Arial"/>
                <w:color w:val="000000"/>
                <w:rPrChange w:id="8159" w:author="Muhamad Ridho Zul Khoiri" w:date="2026-07-14T10:44:00Z" w16du:dateUtc="2026-07-14T03:44:00Z">
                  <w:rPr>
                    <w:rFonts w:ascii="Times New Roman" w:hAnsi="Times New Roman"/>
                    <w:color w:val="000000"/>
                  </w:rPr>
                </w:rPrChange>
              </w:rPr>
            </w:pPr>
            <w:r w:rsidRPr="00CF42A6">
              <w:rPr>
                <w:rFonts w:cs="Arial"/>
                <w:color w:val="000000"/>
                <w:rPrChange w:id="8160"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CBF42BA" w14:textId="77777777" w:rsidR="00F2379F" w:rsidRPr="00CF42A6" w:rsidRDefault="00F2379F" w:rsidP="00A04960">
            <w:pPr>
              <w:autoSpaceDE w:val="0"/>
              <w:autoSpaceDN w:val="0"/>
              <w:adjustRightInd w:val="0"/>
              <w:spacing w:before="40" w:after="40"/>
              <w:jc w:val="center"/>
              <w:rPr>
                <w:rFonts w:cs="Arial"/>
                <w:color w:val="000000"/>
                <w:rPrChange w:id="8161" w:author="Muhamad Ridho Zul Khoiri" w:date="2026-07-14T10:44:00Z" w16du:dateUtc="2026-07-14T03:44:00Z">
                  <w:rPr>
                    <w:rFonts w:ascii="Times New Roman" w:hAnsi="Times New Roman"/>
                    <w:color w:val="000000"/>
                  </w:rPr>
                </w:rPrChange>
              </w:rPr>
            </w:pPr>
            <w:r w:rsidRPr="00CF42A6">
              <w:rPr>
                <w:rFonts w:cs="Arial"/>
                <w:color w:val="000000"/>
                <w:rPrChange w:id="8162" w:author="Muhamad Ridho Zul Khoiri" w:date="2026-07-14T10:44:00Z" w16du:dateUtc="2026-07-14T03:44:00Z">
                  <w:rPr>
                    <w:rFonts w:ascii="Times New Roman" w:hAnsi="Times New Roman"/>
                    <w:color w:val="000000"/>
                  </w:rPr>
                </w:rPrChange>
              </w:rPr>
              <w:t>Mandatory</w:t>
            </w:r>
          </w:p>
        </w:tc>
      </w:tr>
      <w:tr w:rsidR="00F2379F" w:rsidRPr="00526DF0" w14:paraId="065EE41A" w14:textId="77777777" w:rsidTr="00A04960">
        <w:trPr>
          <w:trHeight w:val="512"/>
        </w:trPr>
        <w:tc>
          <w:tcPr>
            <w:tcW w:w="592" w:type="dxa"/>
            <w:tcBorders>
              <w:top w:val="single" w:sz="6" w:space="0" w:color="auto"/>
              <w:left w:val="single" w:sz="6" w:space="0" w:color="auto"/>
              <w:bottom w:val="single" w:sz="6" w:space="0" w:color="auto"/>
              <w:right w:val="single" w:sz="6" w:space="0" w:color="auto"/>
            </w:tcBorders>
          </w:tcPr>
          <w:p w14:paraId="1490DF5E" w14:textId="77777777" w:rsidR="00F2379F" w:rsidRPr="00CF42A6" w:rsidRDefault="00F2379F" w:rsidP="00A04960">
            <w:pPr>
              <w:autoSpaceDE w:val="0"/>
              <w:autoSpaceDN w:val="0"/>
              <w:adjustRightInd w:val="0"/>
              <w:spacing w:before="40" w:after="40"/>
              <w:jc w:val="center"/>
              <w:rPr>
                <w:rFonts w:cs="Arial"/>
                <w:color w:val="000000"/>
                <w:rPrChange w:id="8163" w:author="Muhamad Ridho Zul Khoiri" w:date="2026-07-14T10:44:00Z" w16du:dateUtc="2026-07-14T03:44:00Z">
                  <w:rPr>
                    <w:rFonts w:ascii="Times New Roman" w:hAnsi="Times New Roman"/>
                    <w:color w:val="000000"/>
                  </w:rPr>
                </w:rPrChange>
              </w:rPr>
            </w:pPr>
            <w:r w:rsidRPr="00CF42A6">
              <w:rPr>
                <w:rFonts w:cs="Arial"/>
                <w:color w:val="000000"/>
                <w:rPrChange w:id="8164" w:author="Muhamad Ridho Zul Khoiri" w:date="2026-07-14T10:44:00Z" w16du:dateUtc="2026-07-14T03:44:00Z">
                  <w:rPr>
                    <w:rFonts w:ascii="Times New Roman" w:hAnsi="Times New Roman"/>
                    <w:color w:val="000000"/>
                  </w:rPr>
                </w:rPrChange>
              </w:rPr>
              <w:t>40</w:t>
            </w:r>
          </w:p>
        </w:tc>
        <w:tc>
          <w:tcPr>
            <w:tcW w:w="3380" w:type="dxa"/>
            <w:tcBorders>
              <w:top w:val="single" w:sz="6" w:space="0" w:color="auto"/>
              <w:left w:val="single" w:sz="6" w:space="0" w:color="auto"/>
              <w:bottom w:val="single" w:sz="6" w:space="0" w:color="auto"/>
              <w:right w:val="single" w:sz="6" w:space="0" w:color="auto"/>
            </w:tcBorders>
          </w:tcPr>
          <w:p w14:paraId="14D5D94A" w14:textId="77777777" w:rsidR="00F2379F" w:rsidRPr="00CF42A6" w:rsidRDefault="00F2379F" w:rsidP="00A04960">
            <w:pPr>
              <w:autoSpaceDE w:val="0"/>
              <w:autoSpaceDN w:val="0"/>
              <w:adjustRightInd w:val="0"/>
              <w:spacing w:before="40" w:after="40"/>
              <w:jc w:val="left"/>
              <w:rPr>
                <w:rFonts w:cs="Arial"/>
                <w:color w:val="000000"/>
                <w:rPrChange w:id="8165" w:author="Muhamad Ridho Zul Khoiri" w:date="2026-07-14T10:44:00Z" w16du:dateUtc="2026-07-14T03:44:00Z">
                  <w:rPr>
                    <w:rFonts w:ascii="Times New Roman" w:hAnsi="Times New Roman"/>
                    <w:color w:val="000000"/>
                  </w:rPr>
                </w:rPrChange>
              </w:rPr>
            </w:pPr>
            <w:r w:rsidRPr="00CF42A6">
              <w:rPr>
                <w:rFonts w:cs="Arial"/>
                <w:color w:val="000000"/>
                <w:rPrChange w:id="8166" w:author="Muhamad Ridho Zul Khoiri" w:date="2026-07-14T10:44:00Z" w16du:dateUtc="2026-07-14T03:44:00Z">
                  <w:rPr>
                    <w:rFonts w:ascii="Times New Roman" w:hAnsi="Times New Roman"/>
                    <w:color w:val="000000"/>
                  </w:rPr>
                </w:rPrChange>
              </w:rPr>
              <w:t>Estimated Manhours</w:t>
            </w:r>
          </w:p>
        </w:tc>
        <w:tc>
          <w:tcPr>
            <w:tcW w:w="5852" w:type="dxa"/>
            <w:tcBorders>
              <w:top w:val="single" w:sz="6" w:space="0" w:color="auto"/>
              <w:left w:val="single" w:sz="6" w:space="0" w:color="auto"/>
              <w:bottom w:val="single" w:sz="6" w:space="0" w:color="auto"/>
              <w:right w:val="single" w:sz="6" w:space="0" w:color="auto"/>
            </w:tcBorders>
          </w:tcPr>
          <w:p w14:paraId="6AFDB1F0" w14:textId="77777777" w:rsidR="00F2379F" w:rsidRPr="00CF42A6" w:rsidRDefault="00F2379F" w:rsidP="00A04960">
            <w:pPr>
              <w:autoSpaceDE w:val="0"/>
              <w:autoSpaceDN w:val="0"/>
              <w:adjustRightInd w:val="0"/>
              <w:spacing w:before="40" w:after="40"/>
              <w:jc w:val="left"/>
              <w:rPr>
                <w:rFonts w:cs="Arial"/>
                <w:color w:val="000000"/>
                <w:rPrChange w:id="8167" w:author="Muhamad Ridho Zul Khoiri" w:date="2026-07-14T10:44:00Z" w16du:dateUtc="2026-07-14T03:44:00Z">
                  <w:rPr>
                    <w:rFonts w:ascii="Times New Roman" w:hAnsi="Times New Roman"/>
                    <w:color w:val="000000"/>
                  </w:rPr>
                </w:rPrChange>
              </w:rPr>
            </w:pPr>
            <w:r w:rsidRPr="00CF42A6">
              <w:rPr>
                <w:rFonts w:cs="Arial"/>
                <w:color w:val="000000"/>
                <w:rPrChange w:id="8168" w:author="Muhamad Ridho Zul Khoiri" w:date="2026-07-14T10:44:00Z" w16du:dateUtc="2026-07-14T03:44:00Z">
                  <w:rPr>
                    <w:rFonts w:ascii="Times New Roman" w:hAnsi="Times New Roman"/>
                    <w:color w:val="000000"/>
                  </w:rPr>
                </w:rPrChange>
              </w:rPr>
              <w:t>Planned number of direct manhours required to execute the job</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1A03E06" w14:textId="77777777" w:rsidR="00F2379F" w:rsidRPr="00CF42A6" w:rsidRDefault="00F2379F" w:rsidP="00A04960">
            <w:pPr>
              <w:autoSpaceDE w:val="0"/>
              <w:autoSpaceDN w:val="0"/>
              <w:adjustRightInd w:val="0"/>
              <w:spacing w:before="40" w:after="40"/>
              <w:jc w:val="center"/>
              <w:rPr>
                <w:rFonts w:cs="Arial"/>
                <w:color w:val="000000"/>
                <w:rPrChange w:id="8169" w:author="Muhamad Ridho Zul Khoiri" w:date="2026-07-14T10:44:00Z" w16du:dateUtc="2026-07-14T03:44:00Z">
                  <w:rPr>
                    <w:rFonts w:ascii="Times New Roman" w:hAnsi="Times New Roman"/>
                    <w:color w:val="000000"/>
                  </w:rPr>
                </w:rPrChange>
              </w:rPr>
            </w:pPr>
            <w:r w:rsidRPr="00CF42A6">
              <w:rPr>
                <w:rFonts w:cs="Arial"/>
                <w:color w:val="000000"/>
                <w:rPrChange w:id="8170"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tcPr>
          <w:p w14:paraId="1B782D25" w14:textId="77777777" w:rsidR="00F2379F" w:rsidRPr="00CF42A6" w:rsidRDefault="00F2379F" w:rsidP="00A04960">
            <w:pPr>
              <w:autoSpaceDE w:val="0"/>
              <w:autoSpaceDN w:val="0"/>
              <w:adjustRightInd w:val="0"/>
              <w:spacing w:before="40" w:after="40"/>
              <w:jc w:val="right"/>
              <w:rPr>
                <w:rFonts w:cs="Arial"/>
                <w:color w:val="000000"/>
                <w:rPrChange w:id="8171"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6C68AA6C" w14:textId="77777777" w:rsidR="00F2379F" w:rsidRPr="00CF42A6" w:rsidRDefault="00F2379F" w:rsidP="00A04960">
            <w:pPr>
              <w:autoSpaceDE w:val="0"/>
              <w:autoSpaceDN w:val="0"/>
              <w:adjustRightInd w:val="0"/>
              <w:spacing w:before="40" w:after="40"/>
              <w:jc w:val="right"/>
              <w:rPr>
                <w:rFonts w:cs="Arial"/>
                <w:color w:val="000000"/>
                <w:rPrChange w:id="8172" w:author="Muhamad Ridho Zul Khoiri" w:date="2026-07-14T10:44:00Z" w16du:dateUtc="2026-07-14T03:44:00Z">
                  <w:rPr>
                    <w:rFonts w:ascii="Times New Roman" w:hAnsi="Times New Roman"/>
                    <w:color w:val="000000"/>
                  </w:rPr>
                </w:rPrChange>
              </w:rPr>
            </w:pPr>
          </w:p>
        </w:tc>
      </w:tr>
      <w:tr w:rsidR="00F2379F" w:rsidRPr="00526DF0" w14:paraId="58AD967F"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01617E75" w14:textId="77777777" w:rsidR="00F2379F" w:rsidRPr="00CF42A6" w:rsidRDefault="00F2379F" w:rsidP="00A04960">
            <w:pPr>
              <w:autoSpaceDE w:val="0"/>
              <w:autoSpaceDN w:val="0"/>
              <w:adjustRightInd w:val="0"/>
              <w:spacing w:before="40" w:after="40"/>
              <w:jc w:val="center"/>
              <w:rPr>
                <w:rFonts w:cs="Arial"/>
                <w:color w:val="000000"/>
                <w:rPrChange w:id="8173" w:author="Muhamad Ridho Zul Khoiri" w:date="2026-07-14T10:44:00Z" w16du:dateUtc="2026-07-14T03:44:00Z">
                  <w:rPr>
                    <w:rFonts w:ascii="Times New Roman" w:hAnsi="Times New Roman"/>
                    <w:color w:val="000000"/>
                  </w:rPr>
                </w:rPrChange>
              </w:rPr>
            </w:pPr>
          </w:p>
        </w:tc>
        <w:tc>
          <w:tcPr>
            <w:tcW w:w="3380" w:type="dxa"/>
            <w:tcBorders>
              <w:top w:val="single" w:sz="6" w:space="0" w:color="auto"/>
              <w:left w:val="single" w:sz="6" w:space="0" w:color="auto"/>
              <w:bottom w:val="single" w:sz="6" w:space="0" w:color="auto"/>
              <w:right w:val="single" w:sz="6" w:space="0" w:color="auto"/>
            </w:tcBorders>
          </w:tcPr>
          <w:p w14:paraId="143D0D26" w14:textId="77777777" w:rsidR="00F2379F" w:rsidRPr="00CF42A6" w:rsidRDefault="00F2379F" w:rsidP="00A04960">
            <w:pPr>
              <w:autoSpaceDE w:val="0"/>
              <w:autoSpaceDN w:val="0"/>
              <w:adjustRightInd w:val="0"/>
              <w:spacing w:before="40" w:after="40"/>
              <w:jc w:val="right"/>
              <w:rPr>
                <w:rFonts w:cs="Arial"/>
                <w:color w:val="000000"/>
                <w:rPrChange w:id="8174" w:author="Muhamad Ridho Zul Khoiri" w:date="2026-07-14T10:44:00Z" w16du:dateUtc="2026-07-14T03:44:00Z">
                  <w:rPr>
                    <w:rFonts w:ascii="Times New Roman" w:hAnsi="Times New Roman"/>
                    <w:color w:val="000000"/>
                  </w:rPr>
                </w:rPrChange>
              </w:rPr>
            </w:pPr>
          </w:p>
        </w:tc>
        <w:tc>
          <w:tcPr>
            <w:tcW w:w="5852" w:type="dxa"/>
            <w:tcBorders>
              <w:top w:val="single" w:sz="6" w:space="0" w:color="auto"/>
              <w:left w:val="single" w:sz="6" w:space="0" w:color="auto"/>
              <w:bottom w:val="single" w:sz="6" w:space="0" w:color="auto"/>
              <w:right w:val="single" w:sz="6" w:space="0" w:color="auto"/>
            </w:tcBorders>
          </w:tcPr>
          <w:p w14:paraId="052E1897" w14:textId="77777777" w:rsidR="00F2379F" w:rsidRPr="00CF42A6" w:rsidRDefault="00F2379F" w:rsidP="00A04960">
            <w:pPr>
              <w:autoSpaceDE w:val="0"/>
              <w:autoSpaceDN w:val="0"/>
              <w:adjustRightInd w:val="0"/>
              <w:spacing w:before="40" w:after="40"/>
              <w:jc w:val="right"/>
              <w:rPr>
                <w:rFonts w:cs="Arial"/>
                <w:color w:val="000000"/>
                <w:rPrChange w:id="8175"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54721728" w14:textId="77777777" w:rsidR="00F2379F" w:rsidRPr="00CF42A6" w:rsidRDefault="00F2379F" w:rsidP="00A04960">
            <w:pPr>
              <w:autoSpaceDE w:val="0"/>
              <w:autoSpaceDN w:val="0"/>
              <w:adjustRightInd w:val="0"/>
              <w:spacing w:before="40" w:after="40"/>
              <w:jc w:val="right"/>
              <w:rPr>
                <w:rFonts w:cs="Arial"/>
                <w:color w:val="000000"/>
                <w:rPrChange w:id="8176"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37EF47DD" w14:textId="77777777" w:rsidR="00F2379F" w:rsidRPr="00CF42A6" w:rsidRDefault="00F2379F" w:rsidP="00A04960">
            <w:pPr>
              <w:autoSpaceDE w:val="0"/>
              <w:autoSpaceDN w:val="0"/>
              <w:adjustRightInd w:val="0"/>
              <w:spacing w:before="40" w:after="40"/>
              <w:jc w:val="right"/>
              <w:rPr>
                <w:rFonts w:cs="Arial"/>
                <w:color w:val="000000"/>
                <w:rPrChange w:id="8177"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71A4C1D9" w14:textId="77777777" w:rsidR="00F2379F" w:rsidRPr="00CF42A6" w:rsidRDefault="00F2379F" w:rsidP="00A04960">
            <w:pPr>
              <w:autoSpaceDE w:val="0"/>
              <w:autoSpaceDN w:val="0"/>
              <w:adjustRightInd w:val="0"/>
              <w:spacing w:before="40" w:after="40"/>
              <w:jc w:val="right"/>
              <w:rPr>
                <w:rFonts w:cs="Arial"/>
                <w:color w:val="000000"/>
                <w:rPrChange w:id="8178" w:author="Muhamad Ridho Zul Khoiri" w:date="2026-07-14T10:44:00Z" w16du:dateUtc="2026-07-14T03:44:00Z">
                  <w:rPr>
                    <w:rFonts w:ascii="Times New Roman" w:hAnsi="Times New Roman"/>
                    <w:color w:val="000000"/>
                  </w:rPr>
                </w:rPrChange>
              </w:rPr>
            </w:pPr>
          </w:p>
        </w:tc>
      </w:tr>
      <w:tr w:rsidR="00F2379F" w:rsidRPr="00526DF0" w14:paraId="7E55F923"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167358EF" w14:textId="77777777" w:rsidR="00F2379F" w:rsidRPr="00CF42A6" w:rsidRDefault="00F2379F" w:rsidP="00A04960">
            <w:pPr>
              <w:autoSpaceDE w:val="0"/>
              <w:autoSpaceDN w:val="0"/>
              <w:adjustRightInd w:val="0"/>
              <w:spacing w:before="40" w:after="40"/>
              <w:jc w:val="center"/>
              <w:rPr>
                <w:rFonts w:cs="Arial"/>
                <w:color w:val="000000"/>
                <w:rPrChange w:id="8179" w:author="Muhamad Ridho Zul Khoiri" w:date="2026-07-14T10:44:00Z" w16du:dateUtc="2026-07-14T03:44:00Z">
                  <w:rPr>
                    <w:rFonts w:ascii="Times New Roman" w:hAnsi="Times New Roman"/>
                    <w:color w:val="000000"/>
                  </w:rPr>
                </w:rPrChange>
              </w:rPr>
            </w:pPr>
            <w:r w:rsidRPr="00CF42A6">
              <w:rPr>
                <w:rFonts w:cs="Arial"/>
                <w:color w:val="000000"/>
                <w:rPrChange w:id="8180" w:author="Muhamad Ridho Zul Khoiri" w:date="2026-07-14T10:44:00Z" w16du:dateUtc="2026-07-14T03:44:00Z">
                  <w:rPr>
                    <w:rFonts w:ascii="Times New Roman" w:hAnsi="Times New Roman"/>
                    <w:color w:val="000000"/>
                  </w:rPr>
                </w:rPrChange>
              </w:rPr>
              <w:t>41</w:t>
            </w:r>
          </w:p>
        </w:tc>
        <w:tc>
          <w:tcPr>
            <w:tcW w:w="3380" w:type="dxa"/>
            <w:tcBorders>
              <w:top w:val="single" w:sz="6" w:space="0" w:color="auto"/>
              <w:left w:val="single" w:sz="6" w:space="0" w:color="auto"/>
              <w:bottom w:val="single" w:sz="6" w:space="0" w:color="auto"/>
              <w:right w:val="single" w:sz="6" w:space="0" w:color="auto"/>
            </w:tcBorders>
          </w:tcPr>
          <w:p w14:paraId="622797A6" w14:textId="77777777" w:rsidR="00F2379F" w:rsidRPr="00CF42A6" w:rsidRDefault="00F2379F" w:rsidP="00A04960">
            <w:pPr>
              <w:autoSpaceDE w:val="0"/>
              <w:autoSpaceDN w:val="0"/>
              <w:adjustRightInd w:val="0"/>
              <w:spacing w:before="40" w:after="40"/>
              <w:jc w:val="left"/>
              <w:rPr>
                <w:rFonts w:cs="Arial"/>
                <w:color w:val="000000"/>
                <w:rPrChange w:id="8181" w:author="Muhamad Ridho Zul Khoiri" w:date="2026-07-14T10:44:00Z" w16du:dateUtc="2026-07-14T03:44:00Z">
                  <w:rPr>
                    <w:rFonts w:ascii="Times New Roman" w:hAnsi="Times New Roman"/>
                    <w:color w:val="000000"/>
                  </w:rPr>
                </w:rPrChange>
              </w:rPr>
            </w:pPr>
            <w:r w:rsidRPr="00CF42A6">
              <w:rPr>
                <w:rFonts w:cs="Arial"/>
                <w:color w:val="000000"/>
                <w:rPrChange w:id="8182" w:author="Muhamad Ridho Zul Khoiri" w:date="2026-07-14T10:44:00Z" w16du:dateUtc="2026-07-14T03:44:00Z">
                  <w:rPr>
                    <w:rFonts w:ascii="Times New Roman" w:hAnsi="Times New Roman"/>
                    <w:color w:val="000000"/>
                  </w:rPr>
                </w:rPrChange>
              </w:rPr>
              <w:t>Contractor Sched.Ready (Y/N)</w:t>
            </w:r>
          </w:p>
        </w:tc>
        <w:tc>
          <w:tcPr>
            <w:tcW w:w="5852" w:type="dxa"/>
            <w:tcBorders>
              <w:top w:val="single" w:sz="6" w:space="0" w:color="auto"/>
              <w:left w:val="single" w:sz="6" w:space="0" w:color="auto"/>
              <w:bottom w:val="single" w:sz="6" w:space="0" w:color="auto"/>
              <w:right w:val="single" w:sz="6" w:space="0" w:color="auto"/>
            </w:tcBorders>
          </w:tcPr>
          <w:p w14:paraId="23F19871" w14:textId="77777777" w:rsidR="00F2379F" w:rsidRPr="00CF42A6" w:rsidRDefault="00F2379F" w:rsidP="00A04960">
            <w:pPr>
              <w:autoSpaceDE w:val="0"/>
              <w:autoSpaceDN w:val="0"/>
              <w:adjustRightInd w:val="0"/>
              <w:spacing w:before="40" w:after="40"/>
              <w:jc w:val="right"/>
              <w:rPr>
                <w:rFonts w:cs="Arial"/>
                <w:color w:val="000000"/>
                <w:rPrChange w:id="8183"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0671F86D" w14:textId="77777777" w:rsidR="00F2379F" w:rsidRPr="00CF42A6" w:rsidRDefault="00F2379F" w:rsidP="00A04960">
            <w:pPr>
              <w:autoSpaceDE w:val="0"/>
              <w:autoSpaceDN w:val="0"/>
              <w:adjustRightInd w:val="0"/>
              <w:spacing w:before="40" w:after="40"/>
              <w:jc w:val="center"/>
              <w:rPr>
                <w:rFonts w:cs="Arial"/>
                <w:color w:val="000000"/>
                <w:rPrChange w:id="8184" w:author="Muhamad Ridho Zul Khoiri" w:date="2026-07-14T10:44:00Z" w16du:dateUtc="2026-07-14T03:44:00Z">
                  <w:rPr>
                    <w:rFonts w:ascii="Times New Roman" w:hAnsi="Times New Roman"/>
                    <w:color w:val="000000"/>
                  </w:rPr>
                </w:rPrChange>
              </w:rPr>
            </w:pPr>
            <w:r w:rsidRPr="00CF42A6">
              <w:rPr>
                <w:rFonts w:cs="Arial"/>
                <w:color w:val="000000"/>
                <w:rPrChange w:id="8185"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tcPr>
          <w:p w14:paraId="5D542B1D" w14:textId="77777777" w:rsidR="00F2379F" w:rsidRPr="00CF42A6" w:rsidRDefault="00F2379F" w:rsidP="00A04960">
            <w:pPr>
              <w:autoSpaceDE w:val="0"/>
              <w:autoSpaceDN w:val="0"/>
              <w:adjustRightInd w:val="0"/>
              <w:spacing w:before="40" w:after="40"/>
              <w:jc w:val="right"/>
              <w:rPr>
                <w:rFonts w:cs="Arial"/>
                <w:color w:val="000000"/>
                <w:rPrChange w:id="8186"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0106D640" w14:textId="77777777" w:rsidR="00F2379F" w:rsidRPr="00CF42A6" w:rsidRDefault="00F2379F" w:rsidP="00A04960">
            <w:pPr>
              <w:autoSpaceDE w:val="0"/>
              <w:autoSpaceDN w:val="0"/>
              <w:adjustRightInd w:val="0"/>
              <w:spacing w:before="40" w:after="40"/>
              <w:jc w:val="right"/>
              <w:rPr>
                <w:rFonts w:cs="Arial"/>
                <w:color w:val="000000"/>
                <w:rPrChange w:id="8187" w:author="Muhamad Ridho Zul Khoiri" w:date="2026-07-14T10:44:00Z" w16du:dateUtc="2026-07-14T03:44:00Z">
                  <w:rPr>
                    <w:rFonts w:ascii="Times New Roman" w:hAnsi="Times New Roman"/>
                    <w:color w:val="000000"/>
                  </w:rPr>
                </w:rPrChange>
              </w:rPr>
            </w:pPr>
          </w:p>
        </w:tc>
      </w:tr>
      <w:tr w:rsidR="00F2379F" w:rsidRPr="00526DF0" w14:paraId="7B780A3F"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4343B425" w14:textId="77777777" w:rsidR="00F2379F" w:rsidRPr="00CF42A6" w:rsidRDefault="00F2379F" w:rsidP="00A04960">
            <w:pPr>
              <w:autoSpaceDE w:val="0"/>
              <w:autoSpaceDN w:val="0"/>
              <w:adjustRightInd w:val="0"/>
              <w:spacing w:before="40" w:after="40"/>
              <w:jc w:val="center"/>
              <w:rPr>
                <w:rFonts w:cs="Arial"/>
                <w:color w:val="000000"/>
                <w:rPrChange w:id="8188" w:author="Muhamad Ridho Zul Khoiri" w:date="2026-07-14T10:44:00Z" w16du:dateUtc="2026-07-14T03:44:00Z">
                  <w:rPr>
                    <w:rFonts w:ascii="Times New Roman" w:hAnsi="Times New Roman"/>
                    <w:color w:val="000000"/>
                  </w:rPr>
                </w:rPrChange>
              </w:rPr>
            </w:pPr>
            <w:r w:rsidRPr="00CF42A6">
              <w:rPr>
                <w:rFonts w:cs="Arial"/>
                <w:color w:val="000000"/>
                <w:rPrChange w:id="8189" w:author="Muhamad Ridho Zul Khoiri" w:date="2026-07-14T10:44:00Z" w16du:dateUtc="2026-07-14T03:44:00Z">
                  <w:rPr>
                    <w:rFonts w:ascii="Times New Roman" w:hAnsi="Times New Roman"/>
                    <w:color w:val="000000"/>
                  </w:rPr>
                </w:rPrChange>
              </w:rPr>
              <w:t>42</w:t>
            </w:r>
          </w:p>
        </w:tc>
        <w:tc>
          <w:tcPr>
            <w:tcW w:w="3380" w:type="dxa"/>
            <w:tcBorders>
              <w:top w:val="single" w:sz="6" w:space="0" w:color="auto"/>
              <w:left w:val="single" w:sz="6" w:space="0" w:color="auto"/>
              <w:bottom w:val="single" w:sz="6" w:space="0" w:color="auto"/>
              <w:right w:val="single" w:sz="6" w:space="0" w:color="auto"/>
            </w:tcBorders>
          </w:tcPr>
          <w:p w14:paraId="1762BB32" w14:textId="77777777" w:rsidR="00F2379F" w:rsidRPr="00CF42A6" w:rsidRDefault="00F2379F" w:rsidP="00A04960">
            <w:pPr>
              <w:autoSpaceDE w:val="0"/>
              <w:autoSpaceDN w:val="0"/>
              <w:adjustRightInd w:val="0"/>
              <w:spacing w:before="40" w:after="40"/>
              <w:jc w:val="left"/>
              <w:rPr>
                <w:rFonts w:cs="Arial"/>
                <w:color w:val="000000"/>
                <w:rPrChange w:id="8190" w:author="Muhamad Ridho Zul Khoiri" w:date="2026-07-14T10:44:00Z" w16du:dateUtc="2026-07-14T03:44:00Z">
                  <w:rPr>
                    <w:rFonts w:ascii="Times New Roman" w:hAnsi="Times New Roman"/>
                    <w:color w:val="000000"/>
                  </w:rPr>
                </w:rPrChange>
              </w:rPr>
            </w:pPr>
            <w:r w:rsidRPr="00CF42A6">
              <w:rPr>
                <w:rFonts w:cs="Arial"/>
                <w:color w:val="000000"/>
                <w:rPrChange w:id="8191" w:author="Muhamad Ridho Zul Khoiri" w:date="2026-07-14T10:44:00Z" w16du:dateUtc="2026-07-14T03:44:00Z">
                  <w:rPr>
                    <w:rFonts w:ascii="Times New Roman" w:hAnsi="Times New Roman"/>
                    <w:color w:val="000000"/>
                  </w:rPr>
                </w:rPrChange>
              </w:rPr>
              <w:t>Budgeted (Y/N?)</w:t>
            </w:r>
          </w:p>
        </w:tc>
        <w:tc>
          <w:tcPr>
            <w:tcW w:w="5852" w:type="dxa"/>
            <w:tcBorders>
              <w:top w:val="single" w:sz="6" w:space="0" w:color="auto"/>
              <w:left w:val="single" w:sz="6" w:space="0" w:color="auto"/>
              <w:bottom w:val="single" w:sz="6" w:space="0" w:color="auto"/>
              <w:right w:val="single" w:sz="6" w:space="0" w:color="auto"/>
            </w:tcBorders>
          </w:tcPr>
          <w:p w14:paraId="41B43924" w14:textId="77777777" w:rsidR="00F2379F" w:rsidRPr="00CF42A6" w:rsidRDefault="00F2379F" w:rsidP="00A04960">
            <w:pPr>
              <w:autoSpaceDE w:val="0"/>
              <w:autoSpaceDN w:val="0"/>
              <w:adjustRightInd w:val="0"/>
              <w:spacing w:before="40" w:after="40"/>
              <w:jc w:val="right"/>
              <w:rPr>
                <w:rFonts w:cs="Arial"/>
                <w:color w:val="000000"/>
                <w:rPrChange w:id="8192"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3A00FAF6" w14:textId="77777777" w:rsidR="00F2379F" w:rsidRPr="00CF42A6" w:rsidRDefault="00F2379F" w:rsidP="00A04960">
            <w:pPr>
              <w:autoSpaceDE w:val="0"/>
              <w:autoSpaceDN w:val="0"/>
              <w:adjustRightInd w:val="0"/>
              <w:spacing w:before="40" w:after="40"/>
              <w:jc w:val="center"/>
              <w:rPr>
                <w:rFonts w:cs="Arial"/>
                <w:color w:val="000000"/>
                <w:rPrChange w:id="8193" w:author="Muhamad Ridho Zul Khoiri" w:date="2026-07-14T10:44:00Z" w16du:dateUtc="2026-07-14T03:44:00Z">
                  <w:rPr>
                    <w:rFonts w:ascii="Times New Roman" w:hAnsi="Times New Roman"/>
                    <w:color w:val="000000"/>
                  </w:rPr>
                </w:rPrChange>
              </w:rPr>
            </w:pPr>
            <w:r w:rsidRPr="00CF42A6">
              <w:rPr>
                <w:rFonts w:cs="Arial"/>
                <w:color w:val="000000"/>
                <w:rPrChange w:id="8194"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52A883E3" w14:textId="77777777" w:rsidR="00F2379F" w:rsidRPr="00CF42A6" w:rsidRDefault="00F2379F" w:rsidP="00A04960">
            <w:pPr>
              <w:autoSpaceDE w:val="0"/>
              <w:autoSpaceDN w:val="0"/>
              <w:adjustRightInd w:val="0"/>
              <w:spacing w:before="40" w:after="40"/>
              <w:jc w:val="center"/>
              <w:rPr>
                <w:rFonts w:cs="Arial"/>
                <w:color w:val="000000"/>
                <w:rPrChange w:id="8195" w:author="Muhamad Ridho Zul Khoiri" w:date="2026-07-14T10:44:00Z" w16du:dateUtc="2026-07-14T03:44:00Z">
                  <w:rPr>
                    <w:rFonts w:ascii="Times New Roman" w:hAnsi="Times New Roman"/>
                    <w:color w:val="000000"/>
                  </w:rPr>
                </w:rPrChange>
              </w:rPr>
            </w:pPr>
            <w:r w:rsidRPr="00CF42A6">
              <w:rPr>
                <w:rFonts w:cs="Arial"/>
                <w:color w:val="000000"/>
                <w:rPrChange w:id="8196"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5D8711C" w14:textId="77777777" w:rsidR="00F2379F" w:rsidRPr="00CF42A6" w:rsidRDefault="00F2379F" w:rsidP="00A04960">
            <w:pPr>
              <w:autoSpaceDE w:val="0"/>
              <w:autoSpaceDN w:val="0"/>
              <w:adjustRightInd w:val="0"/>
              <w:spacing w:before="40" w:after="40"/>
              <w:jc w:val="center"/>
              <w:rPr>
                <w:rFonts w:cs="Arial"/>
                <w:color w:val="000000"/>
                <w:rPrChange w:id="8197" w:author="Muhamad Ridho Zul Khoiri" w:date="2026-07-14T10:44:00Z" w16du:dateUtc="2026-07-14T03:44:00Z">
                  <w:rPr>
                    <w:rFonts w:ascii="Times New Roman" w:hAnsi="Times New Roman"/>
                    <w:color w:val="000000"/>
                  </w:rPr>
                </w:rPrChange>
              </w:rPr>
            </w:pPr>
            <w:r w:rsidRPr="00CF42A6">
              <w:rPr>
                <w:rFonts w:cs="Arial"/>
                <w:color w:val="000000"/>
                <w:rPrChange w:id="8198" w:author="Muhamad Ridho Zul Khoiri" w:date="2026-07-14T10:44:00Z" w16du:dateUtc="2026-07-14T03:44:00Z">
                  <w:rPr>
                    <w:rFonts w:ascii="Times New Roman" w:hAnsi="Times New Roman"/>
                    <w:color w:val="000000"/>
                  </w:rPr>
                </w:rPrChange>
              </w:rPr>
              <w:t>Mandatory</w:t>
            </w:r>
          </w:p>
        </w:tc>
      </w:tr>
      <w:tr w:rsidR="00F2379F" w:rsidRPr="00526DF0" w14:paraId="0C5E1887"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472E133D" w14:textId="77777777" w:rsidR="00F2379F" w:rsidRPr="00CF42A6" w:rsidRDefault="00F2379F" w:rsidP="00A04960">
            <w:pPr>
              <w:autoSpaceDE w:val="0"/>
              <w:autoSpaceDN w:val="0"/>
              <w:adjustRightInd w:val="0"/>
              <w:spacing w:before="40" w:after="40"/>
              <w:jc w:val="center"/>
              <w:rPr>
                <w:rFonts w:cs="Arial"/>
                <w:color w:val="000000"/>
                <w:rPrChange w:id="8199" w:author="Muhamad Ridho Zul Khoiri" w:date="2026-07-14T10:44:00Z" w16du:dateUtc="2026-07-14T03:44:00Z">
                  <w:rPr>
                    <w:rFonts w:ascii="Times New Roman" w:hAnsi="Times New Roman"/>
                    <w:color w:val="000000"/>
                  </w:rPr>
                </w:rPrChange>
              </w:rPr>
            </w:pPr>
            <w:r w:rsidRPr="00CF42A6">
              <w:rPr>
                <w:rFonts w:cs="Arial"/>
                <w:color w:val="000000"/>
                <w:rPrChange w:id="8200" w:author="Muhamad Ridho Zul Khoiri" w:date="2026-07-14T10:44:00Z" w16du:dateUtc="2026-07-14T03:44:00Z">
                  <w:rPr>
                    <w:rFonts w:ascii="Times New Roman" w:hAnsi="Times New Roman"/>
                    <w:color w:val="000000"/>
                  </w:rPr>
                </w:rPrChange>
              </w:rPr>
              <w:t>43</w:t>
            </w:r>
          </w:p>
        </w:tc>
        <w:tc>
          <w:tcPr>
            <w:tcW w:w="3380" w:type="dxa"/>
            <w:tcBorders>
              <w:top w:val="single" w:sz="6" w:space="0" w:color="auto"/>
              <w:left w:val="single" w:sz="6" w:space="0" w:color="auto"/>
              <w:bottom w:val="single" w:sz="6" w:space="0" w:color="auto"/>
              <w:right w:val="single" w:sz="6" w:space="0" w:color="auto"/>
            </w:tcBorders>
          </w:tcPr>
          <w:p w14:paraId="4DA4EAD8" w14:textId="77777777" w:rsidR="00F2379F" w:rsidRPr="00CF42A6" w:rsidRDefault="00F2379F" w:rsidP="00A04960">
            <w:pPr>
              <w:autoSpaceDE w:val="0"/>
              <w:autoSpaceDN w:val="0"/>
              <w:adjustRightInd w:val="0"/>
              <w:spacing w:before="40" w:after="40"/>
              <w:jc w:val="left"/>
              <w:rPr>
                <w:rFonts w:cs="Arial"/>
                <w:color w:val="000000"/>
                <w:rPrChange w:id="8201" w:author="Muhamad Ridho Zul Khoiri" w:date="2026-07-14T10:44:00Z" w16du:dateUtc="2026-07-14T03:44:00Z">
                  <w:rPr>
                    <w:rFonts w:ascii="Times New Roman" w:hAnsi="Times New Roman"/>
                    <w:color w:val="000000"/>
                  </w:rPr>
                </w:rPrChange>
              </w:rPr>
            </w:pPr>
            <w:r w:rsidRPr="00CF42A6">
              <w:rPr>
                <w:rFonts w:cs="Arial"/>
                <w:color w:val="000000"/>
                <w:rPrChange w:id="8202" w:author="Muhamad Ridho Zul Khoiri" w:date="2026-07-14T10:44:00Z" w16du:dateUtc="2026-07-14T03:44:00Z">
                  <w:rPr>
                    <w:rFonts w:ascii="Times New Roman" w:hAnsi="Times New Roman"/>
                    <w:color w:val="000000"/>
                  </w:rPr>
                </w:rPrChange>
              </w:rPr>
              <w:t>Estimated Cost</w:t>
            </w:r>
          </w:p>
        </w:tc>
        <w:tc>
          <w:tcPr>
            <w:tcW w:w="5852" w:type="dxa"/>
            <w:tcBorders>
              <w:top w:val="single" w:sz="6" w:space="0" w:color="auto"/>
              <w:left w:val="single" w:sz="6" w:space="0" w:color="auto"/>
              <w:bottom w:val="single" w:sz="6" w:space="0" w:color="auto"/>
              <w:right w:val="single" w:sz="6" w:space="0" w:color="auto"/>
            </w:tcBorders>
          </w:tcPr>
          <w:p w14:paraId="4AD23896" w14:textId="77777777" w:rsidR="00F2379F" w:rsidRPr="00CF42A6" w:rsidRDefault="00F2379F" w:rsidP="00A04960">
            <w:pPr>
              <w:autoSpaceDE w:val="0"/>
              <w:autoSpaceDN w:val="0"/>
              <w:adjustRightInd w:val="0"/>
              <w:spacing w:before="40" w:after="40"/>
              <w:jc w:val="right"/>
              <w:rPr>
                <w:rFonts w:cs="Arial"/>
                <w:color w:val="000000"/>
                <w:rPrChange w:id="8203"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7DD19D58" w14:textId="77777777" w:rsidR="00F2379F" w:rsidRPr="00CF42A6" w:rsidRDefault="00F2379F" w:rsidP="00A04960">
            <w:pPr>
              <w:autoSpaceDE w:val="0"/>
              <w:autoSpaceDN w:val="0"/>
              <w:adjustRightInd w:val="0"/>
              <w:spacing w:before="40" w:after="40"/>
              <w:jc w:val="center"/>
              <w:rPr>
                <w:rFonts w:cs="Arial"/>
                <w:color w:val="000000"/>
                <w:rPrChange w:id="8204" w:author="Muhamad Ridho Zul Khoiri" w:date="2026-07-14T10:44:00Z" w16du:dateUtc="2026-07-14T03:44:00Z">
                  <w:rPr>
                    <w:rFonts w:ascii="Times New Roman" w:hAnsi="Times New Roman"/>
                    <w:color w:val="000000"/>
                  </w:rPr>
                </w:rPrChange>
              </w:rPr>
            </w:pPr>
            <w:r w:rsidRPr="00CF42A6">
              <w:rPr>
                <w:rFonts w:cs="Arial"/>
                <w:color w:val="000000"/>
                <w:rPrChange w:id="8205"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6D8E246A" w14:textId="77777777" w:rsidR="00F2379F" w:rsidRPr="00CF42A6" w:rsidRDefault="00F2379F" w:rsidP="00A04960">
            <w:pPr>
              <w:autoSpaceDE w:val="0"/>
              <w:autoSpaceDN w:val="0"/>
              <w:adjustRightInd w:val="0"/>
              <w:spacing w:before="40" w:after="40"/>
              <w:jc w:val="center"/>
              <w:rPr>
                <w:rFonts w:cs="Arial"/>
                <w:color w:val="000000"/>
                <w:rPrChange w:id="8206" w:author="Muhamad Ridho Zul Khoiri" w:date="2026-07-14T10:44:00Z" w16du:dateUtc="2026-07-14T03:44:00Z">
                  <w:rPr>
                    <w:rFonts w:ascii="Times New Roman" w:hAnsi="Times New Roman"/>
                    <w:color w:val="000000"/>
                  </w:rPr>
                </w:rPrChange>
              </w:rPr>
            </w:pPr>
            <w:r w:rsidRPr="00CF42A6">
              <w:rPr>
                <w:rFonts w:cs="Arial"/>
                <w:color w:val="000000"/>
                <w:rPrChange w:id="8207"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0117E2A2" w14:textId="77777777" w:rsidR="00F2379F" w:rsidRPr="00CF42A6" w:rsidRDefault="00F2379F" w:rsidP="00A04960">
            <w:pPr>
              <w:autoSpaceDE w:val="0"/>
              <w:autoSpaceDN w:val="0"/>
              <w:adjustRightInd w:val="0"/>
              <w:spacing w:before="40" w:after="40"/>
              <w:jc w:val="center"/>
              <w:rPr>
                <w:rFonts w:cs="Arial"/>
                <w:color w:val="000000"/>
                <w:rPrChange w:id="8208" w:author="Muhamad Ridho Zul Khoiri" w:date="2026-07-14T10:44:00Z" w16du:dateUtc="2026-07-14T03:44:00Z">
                  <w:rPr>
                    <w:rFonts w:ascii="Times New Roman" w:hAnsi="Times New Roman"/>
                    <w:color w:val="000000"/>
                  </w:rPr>
                </w:rPrChange>
              </w:rPr>
            </w:pPr>
            <w:r w:rsidRPr="00CF42A6">
              <w:rPr>
                <w:rFonts w:cs="Arial"/>
                <w:color w:val="000000"/>
                <w:rPrChange w:id="8209" w:author="Muhamad Ridho Zul Khoiri" w:date="2026-07-14T10:44:00Z" w16du:dateUtc="2026-07-14T03:44:00Z">
                  <w:rPr>
                    <w:rFonts w:ascii="Times New Roman" w:hAnsi="Times New Roman"/>
                    <w:color w:val="000000"/>
                  </w:rPr>
                </w:rPrChange>
              </w:rPr>
              <w:t>Mandatory</w:t>
            </w:r>
          </w:p>
        </w:tc>
      </w:tr>
      <w:tr w:rsidR="00F2379F" w:rsidRPr="00526DF0" w14:paraId="08994820"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10DFA4F3" w14:textId="77777777" w:rsidR="00F2379F" w:rsidRPr="00CF42A6" w:rsidRDefault="00F2379F" w:rsidP="00A04960">
            <w:pPr>
              <w:autoSpaceDE w:val="0"/>
              <w:autoSpaceDN w:val="0"/>
              <w:adjustRightInd w:val="0"/>
              <w:spacing w:before="40" w:after="40"/>
              <w:jc w:val="center"/>
              <w:rPr>
                <w:rFonts w:cs="Arial"/>
                <w:color w:val="000000"/>
                <w:rPrChange w:id="8210" w:author="Muhamad Ridho Zul Khoiri" w:date="2026-07-14T10:44:00Z" w16du:dateUtc="2026-07-14T03:44:00Z">
                  <w:rPr>
                    <w:rFonts w:ascii="Times New Roman" w:hAnsi="Times New Roman"/>
                    <w:color w:val="000000"/>
                  </w:rPr>
                </w:rPrChange>
              </w:rPr>
            </w:pPr>
            <w:r w:rsidRPr="00CF42A6">
              <w:rPr>
                <w:rFonts w:cs="Arial"/>
                <w:color w:val="000000"/>
                <w:rPrChange w:id="8211" w:author="Muhamad Ridho Zul Khoiri" w:date="2026-07-14T10:44:00Z" w16du:dateUtc="2026-07-14T03:44:00Z">
                  <w:rPr>
                    <w:rFonts w:ascii="Times New Roman" w:hAnsi="Times New Roman"/>
                    <w:color w:val="000000"/>
                  </w:rPr>
                </w:rPrChange>
              </w:rPr>
              <w:t>44</w:t>
            </w:r>
          </w:p>
        </w:tc>
        <w:tc>
          <w:tcPr>
            <w:tcW w:w="3380" w:type="dxa"/>
            <w:tcBorders>
              <w:top w:val="single" w:sz="6" w:space="0" w:color="auto"/>
              <w:left w:val="single" w:sz="6" w:space="0" w:color="auto"/>
              <w:bottom w:val="single" w:sz="6" w:space="0" w:color="auto"/>
              <w:right w:val="single" w:sz="6" w:space="0" w:color="auto"/>
            </w:tcBorders>
          </w:tcPr>
          <w:p w14:paraId="6EC7BC34" w14:textId="77777777" w:rsidR="00F2379F" w:rsidRPr="00CF42A6" w:rsidRDefault="00F2379F" w:rsidP="00A04960">
            <w:pPr>
              <w:autoSpaceDE w:val="0"/>
              <w:autoSpaceDN w:val="0"/>
              <w:adjustRightInd w:val="0"/>
              <w:spacing w:before="40" w:after="40"/>
              <w:jc w:val="left"/>
              <w:rPr>
                <w:rFonts w:cs="Arial"/>
                <w:color w:val="000000"/>
                <w:rPrChange w:id="8212" w:author="Muhamad Ridho Zul Khoiri" w:date="2026-07-14T10:44:00Z" w16du:dateUtc="2026-07-14T03:44:00Z">
                  <w:rPr>
                    <w:rFonts w:ascii="Times New Roman" w:hAnsi="Times New Roman"/>
                    <w:color w:val="000000"/>
                  </w:rPr>
                </w:rPrChange>
              </w:rPr>
            </w:pPr>
            <w:r w:rsidRPr="00CF42A6">
              <w:rPr>
                <w:rFonts w:cs="Arial"/>
                <w:color w:val="000000"/>
                <w:rPrChange w:id="8213" w:author="Muhamad Ridho Zul Khoiri" w:date="2026-07-14T10:44:00Z" w16du:dateUtc="2026-07-14T03:44:00Z">
                  <w:rPr>
                    <w:rFonts w:ascii="Times New Roman" w:hAnsi="Times New Roman"/>
                    <w:color w:val="000000"/>
                  </w:rPr>
                </w:rPrChange>
              </w:rPr>
              <w:t>Budget Source</w:t>
            </w:r>
          </w:p>
        </w:tc>
        <w:tc>
          <w:tcPr>
            <w:tcW w:w="5852" w:type="dxa"/>
            <w:tcBorders>
              <w:top w:val="single" w:sz="6" w:space="0" w:color="auto"/>
              <w:left w:val="single" w:sz="6" w:space="0" w:color="auto"/>
              <w:bottom w:val="single" w:sz="6" w:space="0" w:color="auto"/>
              <w:right w:val="single" w:sz="6" w:space="0" w:color="auto"/>
            </w:tcBorders>
          </w:tcPr>
          <w:p w14:paraId="7F8C08BE" w14:textId="77777777" w:rsidR="00F2379F" w:rsidRPr="00CF42A6" w:rsidRDefault="00F2379F" w:rsidP="00A04960">
            <w:pPr>
              <w:autoSpaceDE w:val="0"/>
              <w:autoSpaceDN w:val="0"/>
              <w:adjustRightInd w:val="0"/>
              <w:spacing w:before="40" w:after="40"/>
              <w:jc w:val="right"/>
              <w:rPr>
                <w:rFonts w:cs="Arial"/>
                <w:color w:val="000000"/>
                <w:rPrChange w:id="8214"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3A384E32" w14:textId="77777777" w:rsidR="00F2379F" w:rsidRPr="00CF42A6" w:rsidRDefault="00F2379F" w:rsidP="00A04960">
            <w:pPr>
              <w:autoSpaceDE w:val="0"/>
              <w:autoSpaceDN w:val="0"/>
              <w:adjustRightInd w:val="0"/>
              <w:spacing w:before="40" w:after="40"/>
              <w:jc w:val="center"/>
              <w:rPr>
                <w:rFonts w:cs="Arial"/>
                <w:color w:val="000000"/>
                <w:rPrChange w:id="8215" w:author="Muhamad Ridho Zul Khoiri" w:date="2026-07-14T10:44:00Z" w16du:dateUtc="2026-07-14T03:44:00Z">
                  <w:rPr>
                    <w:rFonts w:ascii="Times New Roman" w:hAnsi="Times New Roman"/>
                    <w:color w:val="000000"/>
                  </w:rPr>
                </w:rPrChange>
              </w:rPr>
            </w:pPr>
            <w:r w:rsidRPr="00CF42A6">
              <w:rPr>
                <w:rFonts w:cs="Arial"/>
                <w:color w:val="000000"/>
                <w:rPrChange w:id="8216"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tcPr>
          <w:p w14:paraId="1D1CA0AB" w14:textId="77777777" w:rsidR="00F2379F" w:rsidRPr="00CF42A6" w:rsidRDefault="00F2379F" w:rsidP="00A04960">
            <w:pPr>
              <w:autoSpaceDE w:val="0"/>
              <w:autoSpaceDN w:val="0"/>
              <w:adjustRightInd w:val="0"/>
              <w:spacing w:before="40" w:after="40"/>
              <w:jc w:val="right"/>
              <w:rPr>
                <w:rFonts w:cs="Arial"/>
                <w:color w:val="000000"/>
                <w:rPrChange w:id="8217"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6E4C850D" w14:textId="77777777" w:rsidR="00F2379F" w:rsidRPr="00CF42A6" w:rsidRDefault="00F2379F" w:rsidP="00A04960">
            <w:pPr>
              <w:autoSpaceDE w:val="0"/>
              <w:autoSpaceDN w:val="0"/>
              <w:adjustRightInd w:val="0"/>
              <w:spacing w:before="40" w:after="40"/>
              <w:jc w:val="right"/>
              <w:rPr>
                <w:rFonts w:cs="Arial"/>
                <w:color w:val="000000"/>
                <w:rPrChange w:id="8218" w:author="Muhamad Ridho Zul Khoiri" w:date="2026-07-14T10:44:00Z" w16du:dateUtc="2026-07-14T03:44:00Z">
                  <w:rPr>
                    <w:rFonts w:ascii="Times New Roman" w:hAnsi="Times New Roman"/>
                    <w:color w:val="000000"/>
                  </w:rPr>
                </w:rPrChange>
              </w:rPr>
            </w:pPr>
          </w:p>
        </w:tc>
      </w:tr>
      <w:tr w:rsidR="00F2379F" w:rsidRPr="00526DF0" w14:paraId="164CD92A"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7B70A599" w14:textId="77777777" w:rsidR="00F2379F" w:rsidRPr="00CF42A6" w:rsidRDefault="00F2379F" w:rsidP="00A04960">
            <w:pPr>
              <w:autoSpaceDE w:val="0"/>
              <w:autoSpaceDN w:val="0"/>
              <w:adjustRightInd w:val="0"/>
              <w:spacing w:before="40" w:after="40"/>
              <w:jc w:val="center"/>
              <w:rPr>
                <w:rFonts w:cs="Arial"/>
                <w:color w:val="000000"/>
                <w:rPrChange w:id="8219" w:author="Muhamad Ridho Zul Khoiri" w:date="2026-07-14T10:44:00Z" w16du:dateUtc="2026-07-14T03:44:00Z">
                  <w:rPr>
                    <w:rFonts w:ascii="Times New Roman" w:hAnsi="Times New Roman"/>
                    <w:color w:val="000000"/>
                  </w:rPr>
                </w:rPrChange>
              </w:rPr>
            </w:pPr>
          </w:p>
        </w:tc>
        <w:tc>
          <w:tcPr>
            <w:tcW w:w="3380" w:type="dxa"/>
            <w:tcBorders>
              <w:top w:val="single" w:sz="6" w:space="0" w:color="auto"/>
              <w:left w:val="single" w:sz="6" w:space="0" w:color="auto"/>
              <w:bottom w:val="single" w:sz="6" w:space="0" w:color="auto"/>
              <w:right w:val="single" w:sz="6" w:space="0" w:color="auto"/>
            </w:tcBorders>
          </w:tcPr>
          <w:p w14:paraId="2B8DE4B5" w14:textId="77777777" w:rsidR="00F2379F" w:rsidRPr="00CF42A6" w:rsidRDefault="00F2379F" w:rsidP="00A04960">
            <w:pPr>
              <w:autoSpaceDE w:val="0"/>
              <w:autoSpaceDN w:val="0"/>
              <w:adjustRightInd w:val="0"/>
              <w:spacing w:before="40" w:after="40"/>
              <w:jc w:val="right"/>
              <w:rPr>
                <w:rFonts w:cs="Arial"/>
                <w:color w:val="000000"/>
                <w:rPrChange w:id="8220" w:author="Muhamad Ridho Zul Khoiri" w:date="2026-07-14T10:44:00Z" w16du:dateUtc="2026-07-14T03:44:00Z">
                  <w:rPr>
                    <w:rFonts w:ascii="Times New Roman" w:hAnsi="Times New Roman"/>
                    <w:color w:val="000000"/>
                  </w:rPr>
                </w:rPrChange>
              </w:rPr>
            </w:pPr>
          </w:p>
        </w:tc>
        <w:tc>
          <w:tcPr>
            <w:tcW w:w="5852" w:type="dxa"/>
            <w:tcBorders>
              <w:top w:val="single" w:sz="6" w:space="0" w:color="auto"/>
              <w:left w:val="single" w:sz="6" w:space="0" w:color="auto"/>
              <w:bottom w:val="single" w:sz="6" w:space="0" w:color="auto"/>
              <w:right w:val="single" w:sz="6" w:space="0" w:color="auto"/>
            </w:tcBorders>
          </w:tcPr>
          <w:p w14:paraId="7D8BAC9F" w14:textId="77777777" w:rsidR="00F2379F" w:rsidRPr="00CF42A6" w:rsidRDefault="00F2379F" w:rsidP="00A04960">
            <w:pPr>
              <w:autoSpaceDE w:val="0"/>
              <w:autoSpaceDN w:val="0"/>
              <w:adjustRightInd w:val="0"/>
              <w:spacing w:before="40" w:after="40"/>
              <w:jc w:val="right"/>
              <w:rPr>
                <w:rFonts w:cs="Arial"/>
                <w:color w:val="000000"/>
                <w:rPrChange w:id="8221"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726A4ACB" w14:textId="77777777" w:rsidR="00F2379F" w:rsidRPr="00CF42A6" w:rsidRDefault="00F2379F" w:rsidP="00A04960">
            <w:pPr>
              <w:autoSpaceDE w:val="0"/>
              <w:autoSpaceDN w:val="0"/>
              <w:adjustRightInd w:val="0"/>
              <w:spacing w:before="40" w:after="40"/>
              <w:jc w:val="right"/>
              <w:rPr>
                <w:rFonts w:cs="Arial"/>
                <w:color w:val="000000"/>
                <w:rPrChange w:id="8222"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72C43179" w14:textId="77777777" w:rsidR="00F2379F" w:rsidRPr="00CF42A6" w:rsidRDefault="00F2379F" w:rsidP="00A04960">
            <w:pPr>
              <w:autoSpaceDE w:val="0"/>
              <w:autoSpaceDN w:val="0"/>
              <w:adjustRightInd w:val="0"/>
              <w:spacing w:before="40" w:after="40"/>
              <w:jc w:val="right"/>
              <w:rPr>
                <w:rFonts w:cs="Arial"/>
                <w:color w:val="000000"/>
                <w:rPrChange w:id="8223"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6BAAE62A" w14:textId="77777777" w:rsidR="00F2379F" w:rsidRPr="00CF42A6" w:rsidRDefault="00F2379F" w:rsidP="00A04960">
            <w:pPr>
              <w:autoSpaceDE w:val="0"/>
              <w:autoSpaceDN w:val="0"/>
              <w:adjustRightInd w:val="0"/>
              <w:spacing w:before="40" w:after="40"/>
              <w:jc w:val="right"/>
              <w:rPr>
                <w:rFonts w:cs="Arial"/>
                <w:color w:val="000000"/>
                <w:rPrChange w:id="8224" w:author="Muhamad Ridho Zul Khoiri" w:date="2026-07-14T10:44:00Z" w16du:dateUtc="2026-07-14T03:44:00Z">
                  <w:rPr>
                    <w:rFonts w:ascii="Times New Roman" w:hAnsi="Times New Roman"/>
                    <w:color w:val="000000"/>
                  </w:rPr>
                </w:rPrChange>
              </w:rPr>
            </w:pPr>
          </w:p>
        </w:tc>
      </w:tr>
      <w:tr w:rsidR="00F2379F" w:rsidRPr="00526DF0" w14:paraId="552F7A8C"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1D33D622" w14:textId="77777777" w:rsidR="00F2379F" w:rsidRPr="00CF42A6" w:rsidRDefault="00F2379F" w:rsidP="00A04960">
            <w:pPr>
              <w:autoSpaceDE w:val="0"/>
              <w:autoSpaceDN w:val="0"/>
              <w:adjustRightInd w:val="0"/>
              <w:spacing w:before="40" w:after="40"/>
              <w:jc w:val="center"/>
              <w:rPr>
                <w:rFonts w:cs="Arial"/>
                <w:color w:val="000000"/>
                <w:rPrChange w:id="8225" w:author="Muhamad Ridho Zul Khoiri" w:date="2026-07-14T10:44:00Z" w16du:dateUtc="2026-07-14T03:44:00Z">
                  <w:rPr>
                    <w:rFonts w:ascii="Times New Roman" w:hAnsi="Times New Roman"/>
                    <w:color w:val="000000"/>
                  </w:rPr>
                </w:rPrChange>
              </w:rPr>
            </w:pPr>
            <w:r w:rsidRPr="00CF42A6">
              <w:rPr>
                <w:rFonts w:cs="Arial"/>
                <w:color w:val="000000"/>
                <w:rPrChange w:id="8226" w:author="Muhamad Ridho Zul Khoiri" w:date="2026-07-14T10:44:00Z" w16du:dateUtc="2026-07-14T03:44:00Z">
                  <w:rPr>
                    <w:rFonts w:ascii="Times New Roman" w:hAnsi="Times New Roman"/>
                    <w:color w:val="000000"/>
                  </w:rPr>
                </w:rPrChange>
              </w:rPr>
              <w:t>45</w:t>
            </w:r>
          </w:p>
        </w:tc>
        <w:tc>
          <w:tcPr>
            <w:tcW w:w="3380" w:type="dxa"/>
            <w:tcBorders>
              <w:top w:val="single" w:sz="6" w:space="0" w:color="auto"/>
              <w:left w:val="single" w:sz="6" w:space="0" w:color="auto"/>
              <w:bottom w:val="single" w:sz="6" w:space="0" w:color="auto"/>
              <w:right w:val="single" w:sz="6" w:space="0" w:color="auto"/>
            </w:tcBorders>
          </w:tcPr>
          <w:p w14:paraId="68AAA0D4" w14:textId="77777777" w:rsidR="00F2379F" w:rsidRPr="00CF42A6" w:rsidRDefault="00F2379F" w:rsidP="00A04960">
            <w:pPr>
              <w:autoSpaceDE w:val="0"/>
              <w:autoSpaceDN w:val="0"/>
              <w:adjustRightInd w:val="0"/>
              <w:spacing w:before="40" w:after="40"/>
              <w:jc w:val="left"/>
              <w:rPr>
                <w:rFonts w:cs="Arial"/>
                <w:color w:val="000000"/>
                <w:rPrChange w:id="8227" w:author="Muhamad Ridho Zul Khoiri" w:date="2026-07-14T10:44:00Z" w16du:dateUtc="2026-07-14T03:44:00Z">
                  <w:rPr>
                    <w:rFonts w:ascii="Times New Roman" w:hAnsi="Times New Roman"/>
                    <w:color w:val="000000"/>
                  </w:rPr>
                </w:rPrChange>
              </w:rPr>
            </w:pPr>
            <w:r w:rsidRPr="00CF42A6">
              <w:rPr>
                <w:rFonts w:cs="Arial"/>
                <w:color w:val="000000"/>
                <w:rPrChange w:id="8228" w:author="Muhamad Ridho Zul Khoiri" w:date="2026-07-14T10:44:00Z" w16du:dateUtc="2026-07-14T03:44:00Z">
                  <w:rPr>
                    <w:rFonts w:ascii="Times New Roman" w:hAnsi="Times New Roman"/>
                    <w:color w:val="000000"/>
                  </w:rPr>
                </w:rPrChange>
              </w:rPr>
              <w:t>Potential Consequences</w:t>
            </w:r>
          </w:p>
        </w:tc>
        <w:tc>
          <w:tcPr>
            <w:tcW w:w="5852" w:type="dxa"/>
            <w:tcBorders>
              <w:top w:val="single" w:sz="6" w:space="0" w:color="auto"/>
              <w:left w:val="single" w:sz="6" w:space="0" w:color="auto"/>
              <w:bottom w:val="single" w:sz="6" w:space="0" w:color="auto"/>
              <w:right w:val="single" w:sz="6" w:space="0" w:color="auto"/>
            </w:tcBorders>
          </w:tcPr>
          <w:p w14:paraId="74E8D3FB" w14:textId="77777777" w:rsidR="00F2379F" w:rsidRPr="00CF42A6" w:rsidRDefault="00F2379F" w:rsidP="00A04960">
            <w:pPr>
              <w:autoSpaceDE w:val="0"/>
              <w:autoSpaceDN w:val="0"/>
              <w:adjustRightInd w:val="0"/>
              <w:spacing w:before="40" w:after="40"/>
              <w:jc w:val="left"/>
              <w:rPr>
                <w:rFonts w:cs="Arial"/>
                <w:color w:val="000000"/>
                <w:rPrChange w:id="8229" w:author="Muhamad Ridho Zul Khoiri" w:date="2026-07-14T10:44:00Z" w16du:dateUtc="2026-07-14T03:44:00Z">
                  <w:rPr>
                    <w:rFonts w:ascii="Times New Roman" w:hAnsi="Times New Roman"/>
                    <w:color w:val="000000"/>
                  </w:rPr>
                </w:rPrChange>
              </w:rPr>
            </w:pPr>
            <w:r w:rsidRPr="00CF42A6">
              <w:rPr>
                <w:rFonts w:cs="Arial"/>
                <w:color w:val="000000"/>
                <w:rPrChange w:id="8230" w:author="Muhamad Ridho Zul Khoiri" w:date="2026-07-14T10:44:00Z" w16du:dateUtc="2026-07-14T03:44:00Z">
                  <w:rPr>
                    <w:rFonts w:ascii="Times New Roman" w:hAnsi="Times New Roman"/>
                    <w:color w:val="000000"/>
                  </w:rPr>
                </w:rPrChange>
              </w:rPr>
              <w:t>Use HSE 5x5 Consequences matrix</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31944C3" w14:textId="77777777" w:rsidR="00F2379F" w:rsidRPr="00CF42A6" w:rsidRDefault="00F2379F" w:rsidP="00A04960">
            <w:pPr>
              <w:autoSpaceDE w:val="0"/>
              <w:autoSpaceDN w:val="0"/>
              <w:adjustRightInd w:val="0"/>
              <w:spacing w:before="40" w:after="40"/>
              <w:jc w:val="center"/>
              <w:rPr>
                <w:rFonts w:cs="Arial"/>
                <w:color w:val="000000"/>
                <w:rPrChange w:id="8231" w:author="Muhamad Ridho Zul Khoiri" w:date="2026-07-14T10:44:00Z" w16du:dateUtc="2026-07-14T03:44:00Z">
                  <w:rPr>
                    <w:rFonts w:ascii="Times New Roman" w:hAnsi="Times New Roman"/>
                    <w:color w:val="000000"/>
                  </w:rPr>
                </w:rPrChange>
              </w:rPr>
            </w:pPr>
            <w:r w:rsidRPr="00CF42A6">
              <w:rPr>
                <w:rFonts w:cs="Arial"/>
                <w:color w:val="000000"/>
                <w:rPrChange w:id="8232"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1B6FBAFE" w14:textId="77777777" w:rsidR="00F2379F" w:rsidRPr="00CF42A6" w:rsidRDefault="00F2379F" w:rsidP="00A04960">
            <w:pPr>
              <w:autoSpaceDE w:val="0"/>
              <w:autoSpaceDN w:val="0"/>
              <w:adjustRightInd w:val="0"/>
              <w:spacing w:before="40" w:after="40"/>
              <w:jc w:val="center"/>
              <w:rPr>
                <w:rFonts w:cs="Arial"/>
                <w:color w:val="000000"/>
                <w:rPrChange w:id="8233" w:author="Muhamad Ridho Zul Khoiri" w:date="2026-07-14T10:44:00Z" w16du:dateUtc="2026-07-14T03:44:00Z">
                  <w:rPr>
                    <w:rFonts w:ascii="Times New Roman" w:hAnsi="Times New Roman"/>
                    <w:color w:val="000000"/>
                  </w:rPr>
                </w:rPrChange>
              </w:rPr>
            </w:pPr>
            <w:r w:rsidRPr="00CF42A6">
              <w:rPr>
                <w:rFonts w:cs="Arial"/>
                <w:color w:val="000000"/>
                <w:rPrChange w:id="8234"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865670F" w14:textId="77777777" w:rsidR="00F2379F" w:rsidRPr="00CF42A6" w:rsidRDefault="00F2379F" w:rsidP="00A04960">
            <w:pPr>
              <w:autoSpaceDE w:val="0"/>
              <w:autoSpaceDN w:val="0"/>
              <w:adjustRightInd w:val="0"/>
              <w:spacing w:before="40" w:after="40"/>
              <w:jc w:val="center"/>
              <w:rPr>
                <w:rFonts w:cs="Arial"/>
                <w:color w:val="000000"/>
                <w:rPrChange w:id="8235" w:author="Muhamad Ridho Zul Khoiri" w:date="2026-07-14T10:44:00Z" w16du:dateUtc="2026-07-14T03:44:00Z">
                  <w:rPr>
                    <w:rFonts w:ascii="Times New Roman" w:hAnsi="Times New Roman"/>
                    <w:color w:val="000000"/>
                  </w:rPr>
                </w:rPrChange>
              </w:rPr>
            </w:pPr>
            <w:r w:rsidRPr="00CF42A6">
              <w:rPr>
                <w:rFonts w:cs="Arial"/>
                <w:color w:val="000000"/>
                <w:rPrChange w:id="8236" w:author="Muhamad Ridho Zul Khoiri" w:date="2026-07-14T10:44:00Z" w16du:dateUtc="2026-07-14T03:44:00Z">
                  <w:rPr>
                    <w:rFonts w:ascii="Times New Roman" w:hAnsi="Times New Roman"/>
                    <w:color w:val="000000"/>
                  </w:rPr>
                </w:rPrChange>
              </w:rPr>
              <w:t>Mandatory</w:t>
            </w:r>
          </w:p>
        </w:tc>
      </w:tr>
      <w:tr w:rsidR="00F2379F" w:rsidRPr="00526DF0" w14:paraId="569217C5"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197D2D5F" w14:textId="77777777" w:rsidR="00F2379F" w:rsidRPr="00CF42A6" w:rsidRDefault="00F2379F" w:rsidP="00A04960">
            <w:pPr>
              <w:autoSpaceDE w:val="0"/>
              <w:autoSpaceDN w:val="0"/>
              <w:adjustRightInd w:val="0"/>
              <w:spacing w:before="40" w:after="40"/>
              <w:jc w:val="center"/>
              <w:rPr>
                <w:rFonts w:cs="Arial"/>
                <w:color w:val="000000"/>
                <w:rPrChange w:id="8237" w:author="Muhamad Ridho Zul Khoiri" w:date="2026-07-14T10:44:00Z" w16du:dateUtc="2026-07-14T03:44:00Z">
                  <w:rPr>
                    <w:rFonts w:ascii="Times New Roman" w:hAnsi="Times New Roman"/>
                    <w:color w:val="000000"/>
                  </w:rPr>
                </w:rPrChange>
              </w:rPr>
            </w:pPr>
            <w:r w:rsidRPr="00CF42A6">
              <w:rPr>
                <w:rFonts w:cs="Arial"/>
                <w:color w:val="000000"/>
                <w:rPrChange w:id="8238" w:author="Muhamad Ridho Zul Khoiri" w:date="2026-07-14T10:44:00Z" w16du:dateUtc="2026-07-14T03:44:00Z">
                  <w:rPr>
                    <w:rFonts w:ascii="Times New Roman" w:hAnsi="Times New Roman"/>
                    <w:color w:val="000000"/>
                  </w:rPr>
                </w:rPrChange>
              </w:rPr>
              <w:t>46</w:t>
            </w:r>
          </w:p>
        </w:tc>
        <w:tc>
          <w:tcPr>
            <w:tcW w:w="3380" w:type="dxa"/>
            <w:tcBorders>
              <w:top w:val="single" w:sz="6" w:space="0" w:color="auto"/>
              <w:left w:val="single" w:sz="6" w:space="0" w:color="auto"/>
              <w:bottom w:val="single" w:sz="6" w:space="0" w:color="auto"/>
              <w:right w:val="single" w:sz="6" w:space="0" w:color="auto"/>
            </w:tcBorders>
          </w:tcPr>
          <w:p w14:paraId="72424730" w14:textId="77777777" w:rsidR="00F2379F" w:rsidRPr="00CF42A6" w:rsidRDefault="00F2379F" w:rsidP="00A04960">
            <w:pPr>
              <w:autoSpaceDE w:val="0"/>
              <w:autoSpaceDN w:val="0"/>
              <w:adjustRightInd w:val="0"/>
              <w:spacing w:before="40" w:after="40"/>
              <w:jc w:val="left"/>
              <w:rPr>
                <w:rFonts w:cs="Arial"/>
                <w:color w:val="000000"/>
                <w:rPrChange w:id="8239" w:author="Muhamad Ridho Zul Khoiri" w:date="2026-07-14T10:44:00Z" w16du:dateUtc="2026-07-14T03:44:00Z">
                  <w:rPr>
                    <w:rFonts w:ascii="Times New Roman" w:hAnsi="Times New Roman"/>
                    <w:color w:val="000000"/>
                  </w:rPr>
                </w:rPrChange>
              </w:rPr>
            </w:pPr>
            <w:r w:rsidRPr="00CF42A6">
              <w:rPr>
                <w:rFonts w:cs="Arial"/>
                <w:color w:val="000000"/>
                <w:rPrChange w:id="8240" w:author="Muhamad Ridho Zul Khoiri" w:date="2026-07-14T10:44:00Z" w16du:dateUtc="2026-07-14T03:44:00Z">
                  <w:rPr>
                    <w:rFonts w:ascii="Times New Roman" w:hAnsi="Times New Roman"/>
                    <w:color w:val="000000"/>
                  </w:rPr>
                </w:rPrChange>
              </w:rPr>
              <w:t>Likelihood</w:t>
            </w:r>
          </w:p>
        </w:tc>
        <w:tc>
          <w:tcPr>
            <w:tcW w:w="5852" w:type="dxa"/>
            <w:tcBorders>
              <w:top w:val="single" w:sz="6" w:space="0" w:color="auto"/>
              <w:left w:val="single" w:sz="6" w:space="0" w:color="auto"/>
              <w:bottom w:val="single" w:sz="6" w:space="0" w:color="auto"/>
              <w:right w:val="single" w:sz="6" w:space="0" w:color="auto"/>
            </w:tcBorders>
          </w:tcPr>
          <w:p w14:paraId="73B1E6AF" w14:textId="77777777" w:rsidR="00F2379F" w:rsidRPr="00CF42A6" w:rsidRDefault="00F2379F" w:rsidP="00A04960">
            <w:pPr>
              <w:autoSpaceDE w:val="0"/>
              <w:autoSpaceDN w:val="0"/>
              <w:adjustRightInd w:val="0"/>
              <w:spacing w:before="40" w:after="40"/>
              <w:jc w:val="left"/>
              <w:rPr>
                <w:rFonts w:cs="Arial"/>
                <w:color w:val="000000"/>
                <w:rPrChange w:id="8241" w:author="Muhamad Ridho Zul Khoiri" w:date="2026-07-14T10:44:00Z" w16du:dateUtc="2026-07-14T03:44:00Z">
                  <w:rPr>
                    <w:rFonts w:ascii="Times New Roman" w:hAnsi="Times New Roman"/>
                    <w:color w:val="000000"/>
                  </w:rPr>
                </w:rPrChange>
              </w:rPr>
            </w:pPr>
            <w:r w:rsidRPr="00CF42A6">
              <w:rPr>
                <w:rFonts w:cs="Arial"/>
                <w:color w:val="000000"/>
                <w:rPrChange w:id="8242" w:author="Muhamad Ridho Zul Khoiri" w:date="2026-07-14T10:44:00Z" w16du:dateUtc="2026-07-14T03:44:00Z">
                  <w:rPr>
                    <w:rFonts w:ascii="Times New Roman" w:hAnsi="Times New Roman"/>
                    <w:color w:val="000000"/>
                  </w:rPr>
                </w:rPrChange>
              </w:rPr>
              <w:t>Use HSE 5x5 Likelihood matrix</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0AEBB74C" w14:textId="77777777" w:rsidR="00F2379F" w:rsidRPr="00CF42A6" w:rsidRDefault="00F2379F" w:rsidP="00A04960">
            <w:pPr>
              <w:autoSpaceDE w:val="0"/>
              <w:autoSpaceDN w:val="0"/>
              <w:adjustRightInd w:val="0"/>
              <w:spacing w:before="40" w:after="40"/>
              <w:jc w:val="center"/>
              <w:rPr>
                <w:rFonts w:cs="Arial"/>
                <w:color w:val="000000"/>
                <w:rPrChange w:id="8243" w:author="Muhamad Ridho Zul Khoiri" w:date="2026-07-14T10:44:00Z" w16du:dateUtc="2026-07-14T03:44:00Z">
                  <w:rPr>
                    <w:rFonts w:ascii="Times New Roman" w:hAnsi="Times New Roman"/>
                    <w:color w:val="000000"/>
                  </w:rPr>
                </w:rPrChange>
              </w:rPr>
            </w:pPr>
            <w:r w:rsidRPr="00CF42A6">
              <w:rPr>
                <w:rFonts w:cs="Arial"/>
                <w:color w:val="000000"/>
                <w:rPrChange w:id="8244"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0FE38B7F" w14:textId="77777777" w:rsidR="00F2379F" w:rsidRPr="00CF42A6" w:rsidRDefault="00F2379F" w:rsidP="00A04960">
            <w:pPr>
              <w:autoSpaceDE w:val="0"/>
              <w:autoSpaceDN w:val="0"/>
              <w:adjustRightInd w:val="0"/>
              <w:spacing w:before="40" w:after="40"/>
              <w:jc w:val="center"/>
              <w:rPr>
                <w:rFonts w:cs="Arial"/>
                <w:color w:val="000000"/>
                <w:rPrChange w:id="8245" w:author="Muhamad Ridho Zul Khoiri" w:date="2026-07-14T10:44:00Z" w16du:dateUtc="2026-07-14T03:44:00Z">
                  <w:rPr>
                    <w:rFonts w:ascii="Times New Roman" w:hAnsi="Times New Roman"/>
                    <w:color w:val="000000"/>
                  </w:rPr>
                </w:rPrChange>
              </w:rPr>
            </w:pPr>
            <w:r w:rsidRPr="00CF42A6">
              <w:rPr>
                <w:rFonts w:cs="Arial"/>
                <w:color w:val="000000"/>
                <w:rPrChange w:id="8246"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76B330C" w14:textId="77777777" w:rsidR="00F2379F" w:rsidRPr="00CF42A6" w:rsidRDefault="00F2379F" w:rsidP="00A04960">
            <w:pPr>
              <w:autoSpaceDE w:val="0"/>
              <w:autoSpaceDN w:val="0"/>
              <w:adjustRightInd w:val="0"/>
              <w:spacing w:before="40" w:after="40"/>
              <w:jc w:val="center"/>
              <w:rPr>
                <w:rFonts w:cs="Arial"/>
                <w:color w:val="000000"/>
                <w:rPrChange w:id="8247" w:author="Muhamad Ridho Zul Khoiri" w:date="2026-07-14T10:44:00Z" w16du:dateUtc="2026-07-14T03:44:00Z">
                  <w:rPr>
                    <w:rFonts w:ascii="Times New Roman" w:hAnsi="Times New Roman"/>
                    <w:color w:val="000000"/>
                  </w:rPr>
                </w:rPrChange>
              </w:rPr>
            </w:pPr>
            <w:r w:rsidRPr="00CF42A6">
              <w:rPr>
                <w:rFonts w:cs="Arial"/>
                <w:color w:val="000000"/>
                <w:rPrChange w:id="8248" w:author="Muhamad Ridho Zul Khoiri" w:date="2026-07-14T10:44:00Z" w16du:dateUtc="2026-07-14T03:44:00Z">
                  <w:rPr>
                    <w:rFonts w:ascii="Times New Roman" w:hAnsi="Times New Roman"/>
                    <w:color w:val="000000"/>
                  </w:rPr>
                </w:rPrChange>
              </w:rPr>
              <w:t>Mandatory</w:t>
            </w:r>
          </w:p>
        </w:tc>
      </w:tr>
      <w:tr w:rsidR="00F2379F" w:rsidRPr="00526DF0" w14:paraId="78DD6F94"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3DA6B430" w14:textId="77777777" w:rsidR="00F2379F" w:rsidRPr="00CF42A6" w:rsidRDefault="00F2379F" w:rsidP="00A04960">
            <w:pPr>
              <w:autoSpaceDE w:val="0"/>
              <w:autoSpaceDN w:val="0"/>
              <w:adjustRightInd w:val="0"/>
              <w:spacing w:before="40" w:after="40"/>
              <w:jc w:val="center"/>
              <w:rPr>
                <w:rFonts w:cs="Arial"/>
                <w:color w:val="000000"/>
                <w:rPrChange w:id="8249" w:author="Muhamad Ridho Zul Khoiri" w:date="2026-07-14T10:44:00Z" w16du:dateUtc="2026-07-14T03:44:00Z">
                  <w:rPr>
                    <w:rFonts w:ascii="Times New Roman" w:hAnsi="Times New Roman"/>
                    <w:color w:val="000000"/>
                  </w:rPr>
                </w:rPrChange>
              </w:rPr>
            </w:pPr>
            <w:r w:rsidRPr="00CF42A6">
              <w:rPr>
                <w:rFonts w:cs="Arial"/>
                <w:color w:val="000000"/>
                <w:rPrChange w:id="8250" w:author="Muhamad Ridho Zul Khoiri" w:date="2026-07-14T10:44:00Z" w16du:dateUtc="2026-07-14T03:44:00Z">
                  <w:rPr>
                    <w:rFonts w:ascii="Times New Roman" w:hAnsi="Times New Roman"/>
                    <w:color w:val="000000"/>
                  </w:rPr>
                </w:rPrChange>
              </w:rPr>
              <w:t>47</w:t>
            </w:r>
          </w:p>
        </w:tc>
        <w:tc>
          <w:tcPr>
            <w:tcW w:w="3380" w:type="dxa"/>
            <w:tcBorders>
              <w:top w:val="single" w:sz="6" w:space="0" w:color="auto"/>
              <w:left w:val="single" w:sz="6" w:space="0" w:color="auto"/>
              <w:bottom w:val="single" w:sz="6" w:space="0" w:color="auto"/>
              <w:right w:val="single" w:sz="6" w:space="0" w:color="auto"/>
            </w:tcBorders>
          </w:tcPr>
          <w:p w14:paraId="3F5B6430" w14:textId="77777777" w:rsidR="00F2379F" w:rsidRPr="00CF42A6" w:rsidRDefault="00F2379F" w:rsidP="00A04960">
            <w:pPr>
              <w:autoSpaceDE w:val="0"/>
              <w:autoSpaceDN w:val="0"/>
              <w:adjustRightInd w:val="0"/>
              <w:spacing w:before="40" w:after="40"/>
              <w:jc w:val="left"/>
              <w:rPr>
                <w:rFonts w:cs="Arial"/>
                <w:color w:val="000000"/>
                <w:rPrChange w:id="8251" w:author="Muhamad Ridho Zul Khoiri" w:date="2026-07-14T10:44:00Z" w16du:dateUtc="2026-07-14T03:44:00Z">
                  <w:rPr>
                    <w:rFonts w:ascii="Times New Roman" w:hAnsi="Times New Roman"/>
                    <w:color w:val="000000"/>
                  </w:rPr>
                </w:rPrChange>
              </w:rPr>
            </w:pPr>
            <w:r w:rsidRPr="00CF42A6">
              <w:rPr>
                <w:rFonts w:cs="Arial"/>
                <w:color w:val="000000"/>
                <w:rPrChange w:id="8252" w:author="Muhamad Ridho Zul Khoiri" w:date="2026-07-14T10:44:00Z" w16du:dateUtc="2026-07-14T03:44:00Z">
                  <w:rPr>
                    <w:rFonts w:ascii="Times New Roman" w:hAnsi="Times New Roman"/>
                    <w:color w:val="000000"/>
                  </w:rPr>
                </w:rPrChange>
              </w:rPr>
              <w:t>Risk Ranks</w:t>
            </w:r>
          </w:p>
        </w:tc>
        <w:tc>
          <w:tcPr>
            <w:tcW w:w="5852" w:type="dxa"/>
            <w:tcBorders>
              <w:top w:val="single" w:sz="6" w:space="0" w:color="auto"/>
              <w:left w:val="single" w:sz="6" w:space="0" w:color="auto"/>
              <w:bottom w:val="single" w:sz="6" w:space="0" w:color="auto"/>
              <w:right w:val="single" w:sz="6" w:space="0" w:color="auto"/>
            </w:tcBorders>
          </w:tcPr>
          <w:p w14:paraId="301F5B9B" w14:textId="77777777" w:rsidR="00F2379F" w:rsidRPr="00CF42A6" w:rsidRDefault="00F2379F" w:rsidP="00A04960">
            <w:pPr>
              <w:autoSpaceDE w:val="0"/>
              <w:autoSpaceDN w:val="0"/>
              <w:adjustRightInd w:val="0"/>
              <w:spacing w:before="40" w:after="40"/>
              <w:jc w:val="left"/>
              <w:rPr>
                <w:rFonts w:cs="Arial"/>
                <w:color w:val="000000"/>
                <w:rPrChange w:id="8253" w:author="Muhamad Ridho Zul Khoiri" w:date="2026-07-14T10:44:00Z" w16du:dateUtc="2026-07-14T03:44:00Z">
                  <w:rPr>
                    <w:rFonts w:ascii="Times New Roman" w:hAnsi="Times New Roman"/>
                    <w:color w:val="000000"/>
                  </w:rPr>
                </w:rPrChange>
              </w:rPr>
            </w:pPr>
            <w:r w:rsidRPr="00CF42A6">
              <w:rPr>
                <w:rFonts w:cs="Arial"/>
                <w:color w:val="000000"/>
                <w:rPrChange w:id="8254" w:author="Muhamad Ridho Zul Khoiri" w:date="2026-07-14T10:44:00Z" w16du:dateUtc="2026-07-14T03:44:00Z">
                  <w:rPr>
                    <w:rFonts w:ascii="Times New Roman" w:hAnsi="Times New Roman"/>
                    <w:color w:val="000000"/>
                  </w:rPr>
                </w:rPrChange>
              </w:rPr>
              <w:t>Consequences x Likelihood</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3E0A1ECD" w14:textId="77777777" w:rsidR="00F2379F" w:rsidRPr="00CF42A6" w:rsidRDefault="00F2379F" w:rsidP="00A04960">
            <w:pPr>
              <w:autoSpaceDE w:val="0"/>
              <w:autoSpaceDN w:val="0"/>
              <w:adjustRightInd w:val="0"/>
              <w:spacing w:before="40" w:after="40"/>
              <w:jc w:val="center"/>
              <w:rPr>
                <w:rFonts w:cs="Arial"/>
                <w:color w:val="000000"/>
                <w:rPrChange w:id="8255" w:author="Muhamad Ridho Zul Khoiri" w:date="2026-07-14T10:44:00Z" w16du:dateUtc="2026-07-14T03:44:00Z">
                  <w:rPr>
                    <w:rFonts w:ascii="Times New Roman" w:hAnsi="Times New Roman"/>
                    <w:color w:val="000000"/>
                  </w:rPr>
                </w:rPrChange>
              </w:rPr>
            </w:pPr>
            <w:r w:rsidRPr="00CF42A6">
              <w:rPr>
                <w:rFonts w:cs="Arial"/>
                <w:color w:val="000000"/>
                <w:rPrChange w:id="8256"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54C81FB" w14:textId="77777777" w:rsidR="00F2379F" w:rsidRPr="00CF42A6" w:rsidRDefault="00F2379F" w:rsidP="00A04960">
            <w:pPr>
              <w:autoSpaceDE w:val="0"/>
              <w:autoSpaceDN w:val="0"/>
              <w:adjustRightInd w:val="0"/>
              <w:spacing w:before="40" w:after="40"/>
              <w:jc w:val="center"/>
              <w:rPr>
                <w:rFonts w:cs="Arial"/>
                <w:color w:val="000000"/>
                <w:rPrChange w:id="8257" w:author="Muhamad Ridho Zul Khoiri" w:date="2026-07-14T10:44:00Z" w16du:dateUtc="2026-07-14T03:44:00Z">
                  <w:rPr>
                    <w:rFonts w:ascii="Times New Roman" w:hAnsi="Times New Roman"/>
                    <w:color w:val="000000"/>
                  </w:rPr>
                </w:rPrChange>
              </w:rPr>
            </w:pPr>
            <w:r w:rsidRPr="00CF42A6">
              <w:rPr>
                <w:rFonts w:cs="Arial"/>
                <w:color w:val="000000"/>
                <w:rPrChange w:id="8258"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0323360E" w14:textId="77777777" w:rsidR="00F2379F" w:rsidRPr="00CF42A6" w:rsidRDefault="00F2379F" w:rsidP="00A04960">
            <w:pPr>
              <w:autoSpaceDE w:val="0"/>
              <w:autoSpaceDN w:val="0"/>
              <w:adjustRightInd w:val="0"/>
              <w:spacing w:before="40" w:after="40"/>
              <w:jc w:val="center"/>
              <w:rPr>
                <w:rFonts w:cs="Arial"/>
                <w:color w:val="000000"/>
                <w:rPrChange w:id="8259" w:author="Muhamad Ridho Zul Khoiri" w:date="2026-07-14T10:44:00Z" w16du:dateUtc="2026-07-14T03:44:00Z">
                  <w:rPr>
                    <w:rFonts w:ascii="Times New Roman" w:hAnsi="Times New Roman"/>
                    <w:color w:val="000000"/>
                  </w:rPr>
                </w:rPrChange>
              </w:rPr>
            </w:pPr>
            <w:r w:rsidRPr="00CF42A6">
              <w:rPr>
                <w:rFonts w:cs="Arial"/>
                <w:color w:val="000000"/>
                <w:rPrChange w:id="8260" w:author="Muhamad Ridho Zul Khoiri" w:date="2026-07-14T10:44:00Z" w16du:dateUtc="2026-07-14T03:44:00Z">
                  <w:rPr>
                    <w:rFonts w:ascii="Times New Roman" w:hAnsi="Times New Roman"/>
                    <w:color w:val="000000"/>
                  </w:rPr>
                </w:rPrChange>
              </w:rPr>
              <w:t>Mandatory</w:t>
            </w:r>
          </w:p>
        </w:tc>
      </w:tr>
      <w:tr w:rsidR="00F2379F" w:rsidRPr="00526DF0" w14:paraId="67B8D957"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620E7F52" w14:textId="77777777" w:rsidR="00F2379F" w:rsidRPr="00CF42A6" w:rsidRDefault="00F2379F" w:rsidP="00A04960">
            <w:pPr>
              <w:autoSpaceDE w:val="0"/>
              <w:autoSpaceDN w:val="0"/>
              <w:adjustRightInd w:val="0"/>
              <w:spacing w:before="40" w:after="40"/>
              <w:jc w:val="center"/>
              <w:rPr>
                <w:rFonts w:cs="Arial"/>
                <w:color w:val="000000"/>
                <w:rPrChange w:id="8261" w:author="Muhamad Ridho Zul Khoiri" w:date="2026-07-14T10:44:00Z" w16du:dateUtc="2026-07-14T03:44:00Z">
                  <w:rPr>
                    <w:rFonts w:ascii="Times New Roman" w:hAnsi="Times New Roman"/>
                    <w:color w:val="000000"/>
                  </w:rPr>
                </w:rPrChange>
              </w:rPr>
            </w:pPr>
            <w:r w:rsidRPr="00CF42A6">
              <w:rPr>
                <w:rFonts w:cs="Arial"/>
                <w:color w:val="000000"/>
                <w:rPrChange w:id="8262" w:author="Muhamad Ridho Zul Khoiri" w:date="2026-07-14T10:44:00Z" w16du:dateUtc="2026-07-14T03:44:00Z">
                  <w:rPr>
                    <w:rFonts w:ascii="Times New Roman" w:hAnsi="Times New Roman"/>
                    <w:color w:val="000000"/>
                  </w:rPr>
                </w:rPrChange>
              </w:rPr>
              <w:t>48</w:t>
            </w:r>
          </w:p>
        </w:tc>
        <w:tc>
          <w:tcPr>
            <w:tcW w:w="3380" w:type="dxa"/>
            <w:tcBorders>
              <w:top w:val="single" w:sz="6" w:space="0" w:color="auto"/>
              <w:left w:val="single" w:sz="6" w:space="0" w:color="auto"/>
              <w:bottom w:val="single" w:sz="6" w:space="0" w:color="auto"/>
              <w:right w:val="single" w:sz="6" w:space="0" w:color="auto"/>
            </w:tcBorders>
          </w:tcPr>
          <w:p w14:paraId="6137559D" w14:textId="77777777" w:rsidR="00F2379F" w:rsidRPr="00CF42A6" w:rsidRDefault="00F2379F" w:rsidP="00A04960">
            <w:pPr>
              <w:autoSpaceDE w:val="0"/>
              <w:autoSpaceDN w:val="0"/>
              <w:adjustRightInd w:val="0"/>
              <w:spacing w:before="40" w:after="40"/>
              <w:jc w:val="left"/>
              <w:rPr>
                <w:rFonts w:cs="Arial"/>
                <w:color w:val="000000"/>
                <w:rPrChange w:id="8263" w:author="Muhamad Ridho Zul Khoiri" w:date="2026-07-14T10:44:00Z" w16du:dateUtc="2026-07-14T03:44:00Z">
                  <w:rPr>
                    <w:rFonts w:ascii="Times New Roman" w:hAnsi="Times New Roman"/>
                    <w:color w:val="000000"/>
                  </w:rPr>
                </w:rPrChange>
              </w:rPr>
            </w:pPr>
            <w:r w:rsidRPr="00CF42A6">
              <w:rPr>
                <w:rFonts w:cs="Arial"/>
                <w:color w:val="000000"/>
                <w:rPrChange w:id="8264" w:author="Muhamad Ridho Zul Khoiri" w:date="2026-07-14T10:44:00Z" w16du:dateUtc="2026-07-14T03:44:00Z">
                  <w:rPr>
                    <w:rFonts w:ascii="Times New Roman" w:hAnsi="Times New Roman"/>
                    <w:color w:val="000000"/>
                  </w:rPr>
                </w:rPrChange>
              </w:rPr>
              <w:t>Primary LSR</w:t>
            </w:r>
          </w:p>
        </w:tc>
        <w:tc>
          <w:tcPr>
            <w:tcW w:w="5852" w:type="dxa"/>
            <w:tcBorders>
              <w:top w:val="single" w:sz="6" w:space="0" w:color="auto"/>
              <w:left w:val="single" w:sz="6" w:space="0" w:color="auto"/>
              <w:bottom w:val="single" w:sz="6" w:space="0" w:color="auto"/>
              <w:right w:val="single" w:sz="6" w:space="0" w:color="auto"/>
            </w:tcBorders>
          </w:tcPr>
          <w:p w14:paraId="22DC464C" w14:textId="77777777" w:rsidR="00F2379F" w:rsidRPr="00CF42A6" w:rsidRDefault="00F2379F" w:rsidP="00A04960">
            <w:pPr>
              <w:autoSpaceDE w:val="0"/>
              <w:autoSpaceDN w:val="0"/>
              <w:adjustRightInd w:val="0"/>
              <w:spacing w:before="40" w:after="40"/>
              <w:jc w:val="left"/>
              <w:rPr>
                <w:rFonts w:cs="Arial"/>
                <w:color w:val="000000"/>
                <w:rPrChange w:id="8265" w:author="Muhamad Ridho Zul Khoiri" w:date="2026-07-14T10:44:00Z" w16du:dateUtc="2026-07-14T03:44:00Z">
                  <w:rPr>
                    <w:rFonts w:ascii="Times New Roman" w:hAnsi="Times New Roman"/>
                    <w:color w:val="000000"/>
                  </w:rPr>
                </w:rPrChange>
              </w:rPr>
            </w:pPr>
            <w:r w:rsidRPr="00CF42A6">
              <w:rPr>
                <w:rFonts w:cs="Arial"/>
                <w:color w:val="000000"/>
                <w:rPrChange w:id="8266" w:author="Muhamad Ridho Zul Khoiri" w:date="2026-07-14T10:44:00Z" w16du:dateUtc="2026-07-14T03:44:00Z">
                  <w:rPr>
                    <w:rFonts w:ascii="Times New Roman" w:hAnsi="Times New Roman"/>
                    <w:color w:val="000000"/>
                  </w:rPr>
                </w:rPrChange>
              </w:rPr>
              <w:t>Main LSR that migh involve the task</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7781986A" w14:textId="77777777" w:rsidR="00F2379F" w:rsidRPr="00CF42A6" w:rsidRDefault="00F2379F" w:rsidP="00A04960">
            <w:pPr>
              <w:autoSpaceDE w:val="0"/>
              <w:autoSpaceDN w:val="0"/>
              <w:adjustRightInd w:val="0"/>
              <w:spacing w:before="40" w:after="40"/>
              <w:jc w:val="center"/>
              <w:rPr>
                <w:rFonts w:cs="Arial"/>
                <w:color w:val="000000"/>
                <w:rPrChange w:id="8267" w:author="Muhamad Ridho Zul Khoiri" w:date="2026-07-14T10:44:00Z" w16du:dateUtc="2026-07-14T03:44:00Z">
                  <w:rPr>
                    <w:rFonts w:ascii="Times New Roman" w:hAnsi="Times New Roman"/>
                    <w:color w:val="000000"/>
                  </w:rPr>
                </w:rPrChange>
              </w:rPr>
            </w:pPr>
            <w:r w:rsidRPr="00CF42A6">
              <w:rPr>
                <w:rFonts w:cs="Arial"/>
                <w:color w:val="000000"/>
                <w:rPrChange w:id="8268" w:author="Muhamad Ridho Zul Khoiri" w:date="2026-07-14T10:44:00Z" w16du:dateUtc="2026-07-14T03:44:00Z">
                  <w:rPr>
                    <w:rFonts w:ascii="Times New Roman" w:hAnsi="Times New Roman"/>
                    <w:color w:val="000000"/>
                  </w:rPr>
                </w:rPrChange>
              </w:rPr>
              <w:t>Mandatory</w:t>
            </w:r>
          </w:p>
        </w:tc>
        <w:tc>
          <w:tcPr>
            <w:tcW w:w="1376" w:type="dxa"/>
            <w:tcBorders>
              <w:top w:val="single" w:sz="6" w:space="0" w:color="auto"/>
              <w:left w:val="single" w:sz="6" w:space="0" w:color="auto"/>
              <w:bottom w:val="single" w:sz="6" w:space="0" w:color="auto"/>
              <w:right w:val="single" w:sz="6" w:space="0" w:color="auto"/>
            </w:tcBorders>
          </w:tcPr>
          <w:p w14:paraId="41C10D4C" w14:textId="77777777" w:rsidR="00F2379F" w:rsidRPr="00CF42A6" w:rsidRDefault="00F2379F" w:rsidP="00A04960">
            <w:pPr>
              <w:autoSpaceDE w:val="0"/>
              <w:autoSpaceDN w:val="0"/>
              <w:adjustRightInd w:val="0"/>
              <w:spacing w:before="40" w:after="40"/>
              <w:jc w:val="right"/>
              <w:rPr>
                <w:rFonts w:cs="Arial"/>
                <w:color w:val="000000"/>
                <w:rPrChange w:id="8269"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262800F1" w14:textId="77777777" w:rsidR="00F2379F" w:rsidRPr="00CF42A6" w:rsidRDefault="00F2379F" w:rsidP="00A04960">
            <w:pPr>
              <w:autoSpaceDE w:val="0"/>
              <w:autoSpaceDN w:val="0"/>
              <w:adjustRightInd w:val="0"/>
              <w:spacing w:before="40" w:after="40"/>
              <w:jc w:val="right"/>
              <w:rPr>
                <w:rFonts w:cs="Arial"/>
                <w:color w:val="000000"/>
                <w:rPrChange w:id="8270" w:author="Muhamad Ridho Zul Khoiri" w:date="2026-07-14T10:44:00Z" w16du:dateUtc="2026-07-14T03:44:00Z">
                  <w:rPr>
                    <w:rFonts w:ascii="Times New Roman" w:hAnsi="Times New Roman"/>
                    <w:color w:val="000000"/>
                  </w:rPr>
                </w:rPrChange>
              </w:rPr>
            </w:pPr>
          </w:p>
        </w:tc>
      </w:tr>
      <w:tr w:rsidR="00F2379F" w:rsidRPr="00526DF0" w14:paraId="12E67673" w14:textId="77777777" w:rsidTr="00A04960">
        <w:trPr>
          <w:trHeight w:val="768"/>
        </w:trPr>
        <w:tc>
          <w:tcPr>
            <w:tcW w:w="592" w:type="dxa"/>
            <w:tcBorders>
              <w:top w:val="single" w:sz="6" w:space="0" w:color="auto"/>
              <w:left w:val="single" w:sz="6" w:space="0" w:color="auto"/>
              <w:bottom w:val="single" w:sz="6" w:space="0" w:color="auto"/>
              <w:right w:val="single" w:sz="6" w:space="0" w:color="auto"/>
            </w:tcBorders>
          </w:tcPr>
          <w:p w14:paraId="3976DCDC" w14:textId="77777777" w:rsidR="00F2379F" w:rsidRPr="00CF42A6" w:rsidRDefault="00F2379F" w:rsidP="00A04960">
            <w:pPr>
              <w:autoSpaceDE w:val="0"/>
              <w:autoSpaceDN w:val="0"/>
              <w:adjustRightInd w:val="0"/>
              <w:spacing w:before="40" w:after="40"/>
              <w:jc w:val="center"/>
              <w:rPr>
                <w:rFonts w:cs="Arial"/>
                <w:color w:val="000000"/>
                <w:rPrChange w:id="8271" w:author="Muhamad Ridho Zul Khoiri" w:date="2026-07-14T10:44:00Z" w16du:dateUtc="2026-07-14T03:44:00Z">
                  <w:rPr>
                    <w:rFonts w:ascii="Times New Roman" w:hAnsi="Times New Roman"/>
                    <w:color w:val="000000"/>
                  </w:rPr>
                </w:rPrChange>
              </w:rPr>
            </w:pPr>
            <w:r w:rsidRPr="00CF42A6">
              <w:rPr>
                <w:rFonts w:cs="Arial"/>
                <w:color w:val="000000"/>
                <w:rPrChange w:id="8272" w:author="Muhamad Ridho Zul Khoiri" w:date="2026-07-14T10:44:00Z" w16du:dateUtc="2026-07-14T03:44:00Z">
                  <w:rPr>
                    <w:rFonts w:ascii="Times New Roman" w:hAnsi="Times New Roman"/>
                    <w:color w:val="000000"/>
                  </w:rPr>
                </w:rPrChange>
              </w:rPr>
              <w:t>49</w:t>
            </w:r>
          </w:p>
        </w:tc>
        <w:tc>
          <w:tcPr>
            <w:tcW w:w="3380" w:type="dxa"/>
            <w:tcBorders>
              <w:top w:val="single" w:sz="6" w:space="0" w:color="auto"/>
              <w:left w:val="single" w:sz="6" w:space="0" w:color="auto"/>
              <w:bottom w:val="single" w:sz="6" w:space="0" w:color="auto"/>
              <w:right w:val="single" w:sz="6" w:space="0" w:color="auto"/>
            </w:tcBorders>
          </w:tcPr>
          <w:p w14:paraId="2003C03C" w14:textId="77777777" w:rsidR="00F2379F" w:rsidRPr="00CF42A6" w:rsidRDefault="00F2379F" w:rsidP="00A04960">
            <w:pPr>
              <w:autoSpaceDE w:val="0"/>
              <w:autoSpaceDN w:val="0"/>
              <w:adjustRightInd w:val="0"/>
              <w:spacing w:before="40" w:after="40"/>
              <w:jc w:val="left"/>
              <w:rPr>
                <w:rFonts w:cs="Arial"/>
                <w:color w:val="000000"/>
                <w:rPrChange w:id="8273" w:author="Muhamad Ridho Zul Khoiri" w:date="2026-07-14T10:44:00Z" w16du:dateUtc="2026-07-14T03:44:00Z">
                  <w:rPr>
                    <w:rFonts w:ascii="Times New Roman" w:hAnsi="Times New Roman"/>
                    <w:color w:val="000000"/>
                  </w:rPr>
                </w:rPrChange>
              </w:rPr>
            </w:pPr>
            <w:r w:rsidRPr="00CF42A6">
              <w:rPr>
                <w:rFonts w:cs="Arial"/>
                <w:color w:val="000000"/>
                <w:rPrChange w:id="8274" w:author="Muhamad Ridho Zul Khoiri" w:date="2026-07-14T10:44:00Z" w16du:dateUtc="2026-07-14T03:44:00Z">
                  <w:rPr>
                    <w:rFonts w:ascii="Times New Roman" w:hAnsi="Times New Roman"/>
                    <w:color w:val="000000"/>
                  </w:rPr>
                </w:rPrChange>
              </w:rPr>
              <w:t>Priority</w:t>
            </w:r>
          </w:p>
        </w:tc>
        <w:tc>
          <w:tcPr>
            <w:tcW w:w="5852" w:type="dxa"/>
            <w:tcBorders>
              <w:top w:val="single" w:sz="6" w:space="0" w:color="auto"/>
              <w:left w:val="single" w:sz="6" w:space="0" w:color="auto"/>
              <w:bottom w:val="single" w:sz="6" w:space="0" w:color="auto"/>
              <w:right w:val="single" w:sz="6" w:space="0" w:color="auto"/>
            </w:tcBorders>
          </w:tcPr>
          <w:p w14:paraId="4AF28F3E" w14:textId="77777777" w:rsidR="00F2379F" w:rsidRPr="00CF42A6" w:rsidRDefault="00F2379F" w:rsidP="00A04960">
            <w:pPr>
              <w:autoSpaceDE w:val="0"/>
              <w:autoSpaceDN w:val="0"/>
              <w:adjustRightInd w:val="0"/>
              <w:spacing w:before="40" w:after="40"/>
              <w:jc w:val="left"/>
              <w:rPr>
                <w:rFonts w:cs="Arial"/>
                <w:color w:val="000000"/>
                <w:rPrChange w:id="8275" w:author="Muhamad Ridho Zul Khoiri" w:date="2026-07-14T10:44:00Z" w16du:dateUtc="2026-07-14T03:44:00Z">
                  <w:rPr>
                    <w:rFonts w:ascii="Times New Roman" w:hAnsi="Times New Roman"/>
                    <w:color w:val="000000"/>
                  </w:rPr>
                </w:rPrChange>
              </w:rPr>
            </w:pPr>
            <w:r w:rsidRPr="00CF42A6">
              <w:rPr>
                <w:rFonts w:cs="Arial"/>
                <w:color w:val="000000"/>
                <w:rPrChange w:id="8276" w:author="Muhamad Ridho Zul Khoiri" w:date="2026-07-14T10:44:00Z" w16du:dateUtc="2026-07-14T03:44:00Z">
                  <w:rPr>
                    <w:rFonts w:ascii="Times New Roman" w:hAnsi="Times New Roman"/>
                    <w:color w:val="000000"/>
                  </w:rPr>
                </w:rPrChange>
              </w:rPr>
              <w:t>If not sure about "Priority", please leave it blank. The Schedule Review Meeting will determine which activity has higher priority over another.</w:t>
            </w:r>
          </w:p>
        </w:tc>
        <w:tc>
          <w:tcPr>
            <w:tcW w:w="1376" w:type="dxa"/>
            <w:tcBorders>
              <w:top w:val="single" w:sz="6" w:space="0" w:color="auto"/>
              <w:left w:val="single" w:sz="6" w:space="0" w:color="auto"/>
              <w:bottom w:val="single" w:sz="6" w:space="0" w:color="auto"/>
              <w:right w:val="single" w:sz="6" w:space="0" w:color="auto"/>
            </w:tcBorders>
          </w:tcPr>
          <w:p w14:paraId="566E285F" w14:textId="77777777" w:rsidR="00F2379F" w:rsidRPr="00CF42A6" w:rsidRDefault="00F2379F" w:rsidP="00A04960">
            <w:pPr>
              <w:autoSpaceDE w:val="0"/>
              <w:autoSpaceDN w:val="0"/>
              <w:adjustRightInd w:val="0"/>
              <w:spacing w:before="40" w:after="40"/>
              <w:jc w:val="left"/>
              <w:rPr>
                <w:rFonts w:cs="Arial"/>
                <w:color w:val="000000"/>
                <w:rPrChange w:id="8277" w:author="Muhamad Ridho Zul Khoiri" w:date="2026-07-14T10:44:00Z" w16du:dateUtc="2026-07-14T03:44:00Z">
                  <w:rPr>
                    <w:rFonts w:ascii="Times New Roman" w:hAnsi="Times New Roman"/>
                    <w:color w:val="000000"/>
                  </w:rPr>
                </w:rPrChange>
              </w:rPr>
            </w:pPr>
            <w:r w:rsidRPr="00CF42A6">
              <w:rPr>
                <w:rFonts w:cs="Arial"/>
                <w:color w:val="000000"/>
                <w:rPrChange w:id="8278" w:author="Muhamad Ridho Zul Khoiri" w:date="2026-07-14T10:44:00Z" w16du:dateUtc="2026-07-14T03:44:00Z">
                  <w:rPr>
                    <w:rFonts w:ascii="Times New Roman" w:hAnsi="Times New Roman"/>
                    <w:color w:val="000000"/>
                  </w:rPr>
                </w:rPrChange>
              </w:rPr>
              <w:t xml:space="preserve"> </w:t>
            </w:r>
          </w:p>
        </w:tc>
        <w:tc>
          <w:tcPr>
            <w:tcW w:w="1376" w:type="dxa"/>
            <w:tcBorders>
              <w:top w:val="single" w:sz="6" w:space="0" w:color="auto"/>
              <w:left w:val="single" w:sz="6" w:space="0" w:color="auto"/>
              <w:bottom w:val="single" w:sz="6" w:space="0" w:color="auto"/>
              <w:right w:val="single" w:sz="6" w:space="0" w:color="auto"/>
            </w:tcBorders>
          </w:tcPr>
          <w:p w14:paraId="5B0F9F19" w14:textId="77777777" w:rsidR="00F2379F" w:rsidRPr="00CF42A6" w:rsidRDefault="00F2379F" w:rsidP="00A04960">
            <w:pPr>
              <w:autoSpaceDE w:val="0"/>
              <w:autoSpaceDN w:val="0"/>
              <w:adjustRightInd w:val="0"/>
              <w:spacing w:before="40" w:after="40"/>
              <w:jc w:val="left"/>
              <w:rPr>
                <w:rFonts w:cs="Arial"/>
                <w:color w:val="000000"/>
                <w:rPrChange w:id="8279" w:author="Muhamad Ridho Zul Khoiri" w:date="2026-07-14T10:44:00Z" w16du:dateUtc="2026-07-14T03:44:00Z">
                  <w:rPr>
                    <w:rFonts w:ascii="Times New Roman" w:hAnsi="Times New Roman"/>
                    <w:color w:val="000000"/>
                  </w:rPr>
                </w:rPrChange>
              </w:rPr>
            </w:pPr>
            <w:r w:rsidRPr="00CF42A6">
              <w:rPr>
                <w:rFonts w:cs="Arial"/>
                <w:color w:val="000000"/>
                <w:rPrChange w:id="8280" w:author="Muhamad Ridho Zul Khoiri" w:date="2026-07-14T10:44:00Z" w16du:dateUtc="2026-07-14T03:44:00Z">
                  <w:rPr>
                    <w:rFonts w:ascii="Times New Roman" w:hAnsi="Times New Roman"/>
                    <w:color w:val="000000"/>
                  </w:rPr>
                </w:rPrChange>
              </w:rPr>
              <w:t xml:space="preserve"> </w:t>
            </w:r>
          </w:p>
        </w:tc>
        <w:tc>
          <w:tcPr>
            <w:tcW w:w="1376" w:type="dxa"/>
            <w:tcBorders>
              <w:top w:val="single" w:sz="6" w:space="0" w:color="auto"/>
              <w:left w:val="single" w:sz="6" w:space="0" w:color="auto"/>
              <w:bottom w:val="single" w:sz="6" w:space="0" w:color="auto"/>
              <w:right w:val="single" w:sz="6" w:space="0" w:color="auto"/>
            </w:tcBorders>
          </w:tcPr>
          <w:p w14:paraId="01577314" w14:textId="77777777" w:rsidR="00F2379F" w:rsidRPr="00CF42A6" w:rsidRDefault="00F2379F" w:rsidP="00A04960">
            <w:pPr>
              <w:autoSpaceDE w:val="0"/>
              <w:autoSpaceDN w:val="0"/>
              <w:adjustRightInd w:val="0"/>
              <w:spacing w:before="40" w:after="40"/>
              <w:jc w:val="left"/>
              <w:rPr>
                <w:rFonts w:cs="Arial"/>
                <w:color w:val="000000"/>
                <w:rPrChange w:id="8281" w:author="Muhamad Ridho Zul Khoiri" w:date="2026-07-14T10:44:00Z" w16du:dateUtc="2026-07-14T03:44:00Z">
                  <w:rPr>
                    <w:rFonts w:ascii="Times New Roman" w:hAnsi="Times New Roman"/>
                    <w:color w:val="000000"/>
                  </w:rPr>
                </w:rPrChange>
              </w:rPr>
            </w:pPr>
            <w:r w:rsidRPr="00CF42A6">
              <w:rPr>
                <w:rFonts w:cs="Arial"/>
                <w:color w:val="000000"/>
                <w:rPrChange w:id="8282" w:author="Muhamad Ridho Zul Khoiri" w:date="2026-07-14T10:44:00Z" w16du:dateUtc="2026-07-14T03:44:00Z">
                  <w:rPr>
                    <w:rFonts w:ascii="Times New Roman" w:hAnsi="Times New Roman"/>
                    <w:color w:val="000000"/>
                  </w:rPr>
                </w:rPrChange>
              </w:rPr>
              <w:t xml:space="preserve"> </w:t>
            </w:r>
          </w:p>
        </w:tc>
      </w:tr>
      <w:tr w:rsidR="00F2379F" w:rsidRPr="00526DF0" w14:paraId="05F5C383"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2E5AC563" w14:textId="77777777" w:rsidR="00F2379F" w:rsidRPr="00CF42A6" w:rsidRDefault="00F2379F" w:rsidP="00A04960">
            <w:pPr>
              <w:autoSpaceDE w:val="0"/>
              <w:autoSpaceDN w:val="0"/>
              <w:adjustRightInd w:val="0"/>
              <w:spacing w:before="40" w:after="40"/>
              <w:jc w:val="center"/>
              <w:rPr>
                <w:rFonts w:cs="Arial"/>
                <w:color w:val="000000"/>
                <w:rPrChange w:id="8283" w:author="Muhamad Ridho Zul Khoiri" w:date="2026-07-14T10:44:00Z" w16du:dateUtc="2026-07-14T03:44:00Z">
                  <w:rPr>
                    <w:rFonts w:ascii="Times New Roman" w:hAnsi="Times New Roman"/>
                    <w:color w:val="000000"/>
                  </w:rPr>
                </w:rPrChange>
              </w:rPr>
            </w:pPr>
          </w:p>
        </w:tc>
        <w:tc>
          <w:tcPr>
            <w:tcW w:w="3380" w:type="dxa"/>
            <w:tcBorders>
              <w:top w:val="single" w:sz="6" w:space="0" w:color="auto"/>
              <w:left w:val="single" w:sz="6" w:space="0" w:color="auto"/>
              <w:bottom w:val="single" w:sz="6" w:space="0" w:color="auto"/>
              <w:right w:val="single" w:sz="6" w:space="0" w:color="auto"/>
            </w:tcBorders>
          </w:tcPr>
          <w:p w14:paraId="6B53415D" w14:textId="77777777" w:rsidR="00F2379F" w:rsidRPr="00CF42A6" w:rsidRDefault="00F2379F" w:rsidP="00A04960">
            <w:pPr>
              <w:autoSpaceDE w:val="0"/>
              <w:autoSpaceDN w:val="0"/>
              <w:adjustRightInd w:val="0"/>
              <w:spacing w:before="40" w:after="40"/>
              <w:jc w:val="right"/>
              <w:rPr>
                <w:rFonts w:cs="Arial"/>
                <w:color w:val="000000"/>
                <w:rPrChange w:id="8284" w:author="Muhamad Ridho Zul Khoiri" w:date="2026-07-14T10:44:00Z" w16du:dateUtc="2026-07-14T03:44:00Z">
                  <w:rPr>
                    <w:rFonts w:ascii="Times New Roman" w:hAnsi="Times New Roman"/>
                    <w:color w:val="000000"/>
                  </w:rPr>
                </w:rPrChange>
              </w:rPr>
            </w:pPr>
          </w:p>
        </w:tc>
        <w:tc>
          <w:tcPr>
            <w:tcW w:w="5852" w:type="dxa"/>
            <w:tcBorders>
              <w:top w:val="single" w:sz="6" w:space="0" w:color="auto"/>
              <w:left w:val="single" w:sz="6" w:space="0" w:color="auto"/>
              <w:bottom w:val="single" w:sz="6" w:space="0" w:color="auto"/>
              <w:right w:val="single" w:sz="6" w:space="0" w:color="auto"/>
            </w:tcBorders>
          </w:tcPr>
          <w:p w14:paraId="73FF7F89" w14:textId="77777777" w:rsidR="00F2379F" w:rsidRPr="00CF42A6" w:rsidRDefault="00F2379F" w:rsidP="00A04960">
            <w:pPr>
              <w:autoSpaceDE w:val="0"/>
              <w:autoSpaceDN w:val="0"/>
              <w:adjustRightInd w:val="0"/>
              <w:spacing w:before="40" w:after="40"/>
              <w:jc w:val="right"/>
              <w:rPr>
                <w:rFonts w:cs="Arial"/>
                <w:color w:val="000000"/>
                <w:rPrChange w:id="8285"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2BCC9ED6" w14:textId="77777777" w:rsidR="00F2379F" w:rsidRPr="00CF42A6" w:rsidRDefault="00F2379F" w:rsidP="00A04960">
            <w:pPr>
              <w:autoSpaceDE w:val="0"/>
              <w:autoSpaceDN w:val="0"/>
              <w:adjustRightInd w:val="0"/>
              <w:spacing w:before="40" w:after="40"/>
              <w:jc w:val="right"/>
              <w:rPr>
                <w:rFonts w:cs="Arial"/>
                <w:color w:val="000000"/>
                <w:rPrChange w:id="8286"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63F63927" w14:textId="77777777" w:rsidR="00F2379F" w:rsidRPr="00CF42A6" w:rsidRDefault="00F2379F" w:rsidP="00A04960">
            <w:pPr>
              <w:autoSpaceDE w:val="0"/>
              <w:autoSpaceDN w:val="0"/>
              <w:adjustRightInd w:val="0"/>
              <w:spacing w:before="40" w:after="40"/>
              <w:jc w:val="right"/>
              <w:rPr>
                <w:rFonts w:cs="Arial"/>
                <w:color w:val="000000"/>
                <w:rPrChange w:id="8287" w:author="Muhamad Ridho Zul Khoiri" w:date="2026-07-14T10:44:00Z" w16du:dateUtc="2026-07-14T03:44:00Z">
                  <w:rPr>
                    <w:rFonts w:ascii="Times New Roman" w:hAnsi="Times New Roman"/>
                    <w:color w:val="000000"/>
                  </w:rPr>
                </w:rPrChange>
              </w:rPr>
            </w:pPr>
          </w:p>
        </w:tc>
        <w:tc>
          <w:tcPr>
            <w:tcW w:w="1376" w:type="dxa"/>
            <w:tcBorders>
              <w:top w:val="single" w:sz="6" w:space="0" w:color="auto"/>
              <w:left w:val="single" w:sz="6" w:space="0" w:color="auto"/>
              <w:bottom w:val="single" w:sz="6" w:space="0" w:color="auto"/>
              <w:right w:val="single" w:sz="6" w:space="0" w:color="auto"/>
            </w:tcBorders>
          </w:tcPr>
          <w:p w14:paraId="77FB7CF5" w14:textId="77777777" w:rsidR="00F2379F" w:rsidRPr="00CF42A6" w:rsidRDefault="00F2379F" w:rsidP="00A04960">
            <w:pPr>
              <w:autoSpaceDE w:val="0"/>
              <w:autoSpaceDN w:val="0"/>
              <w:adjustRightInd w:val="0"/>
              <w:spacing w:before="40" w:after="40"/>
              <w:jc w:val="right"/>
              <w:rPr>
                <w:rFonts w:cs="Arial"/>
                <w:color w:val="000000"/>
                <w:rPrChange w:id="8288" w:author="Muhamad Ridho Zul Khoiri" w:date="2026-07-14T10:44:00Z" w16du:dateUtc="2026-07-14T03:44:00Z">
                  <w:rPr>
                    <w:rFonts w:ascii="Times New Roman" w:hAnsi="Times New Roman"/>
                    <w:color w:val="000000"/>
                  </w:rPr>
                </w:rPrChange>
              </w:rPr>
            </w:pPr>
          </w:p>
        </w:tc>
      </w:tr>
      <w:tr w:rsidR="00F2379F" w:rsidRPr="00526DF0" w14:paraId="6D2CDF78" w14:textId="77777777" w:rsidTr="00A04960">
        <w:trPr>
          <w:trHeight w:val="512"/>
        </w:trPr>
        <w:tc>
          <w:tcPr>
            <w:tcW w:w="592" w:type="dxa"/>
            <w:tcBorders>
              <w:top w:val="single" w:sz="6" w:space="0" w:color="auto"/>
              <w:left w:val="single" w:sz="6" w:space="0" w:color="auto"/>
              <w:bottom w:val="single" w:sz="6" w:space="0" w:color="auto"/>
              <w:right w:val="single" w:sz="6" w:space="0" w:color="auto"/>
            </w:tcBorders>
          </w:tcPr>
          <w:p w14:paraId="405A197C" w14:textId="77777777" w:rsidR="00F2379F" w:rsidRPr="00CF42A6" w:rsidRDefault="00F2379F" w:rsidP="00A04960">
            <w:pPr>
              <w:autoSpaceDE w:val="0"/>
              <w:autoSpaceDN w:val="0"/>
              <w:adjustRightInd w:val="0"/>
              <w:spacing w:before="40" w:after="40"/>
              <w:jc w:val="center"/>
              <w:rPr>
                <w:rFonts w:cs="Arial"/>
                <w:color w:val="000000"/>
                <w:rPrChange w:id="8289" w:author="Muhamad Ridho Zul Khoiri" w:date="2026-07-14T10:44:00Z" w16du:dateUtc="2026-07-14T03:44:00Z">
                  <w:rPr>
                    <w:rFonts w:ascii="Times New Roman" w:hAnsi="Times New Roman"/>
                    <w:color w:val="000000"/>
                  </w:rPr>
                </w:rPrChange>
              </w:rPr>
            </w:pPr>
            <w:r w:rsidRPr="00CF42A6">
              <w:rPr>
                <w:rFonts w:cs="Arial"/>
                <w:color w:val="000000"/>
                <w:rPrChange w:id="8290" w:author="Muhamad Ridho Zul Khoiri" w:date="2026-07-14T10:44:00Z" w16du:dateUtc="2026-07-14T03:44:00Z">
                  <w:rPr>
                    <w:rFonts w:ascii="Times New Roman" w:hAnsi="Times New Roman"/>
                    <w:color w:val="000000"/>
                  </w:rPr>
                </w:rPrChange>
              </w:rPr>
              <w:lastRenderedPageBreak/>
              <w:t>50</w:t>
            </w:r>
          </w:p>
        </w:tc>
        <w:tc>
          <w:tcPr>
            <w:tcW w:w="3380" w:type="dxa"/>
            <w:tcBorders>
              <w:top w:val="single" w:sz="6" w:space="0" w:color="auto"/>
              <w:left w:val="single" w:sz="6" w:space="0" w:color="auto"/>
              <w:bottom w:val="single" w:sz="6" w:space="0" w:color="auto"/>
              <w:right w:val="single" w:sz="6" w:space="0" w:color="auto"/>
            </w:tcBorders>
          </w:tcPr>
          <w:p w14:paraId="5B9079EB" w14:textId="77777777" w:rsidR="00F2379F" w:rsidRPr="00CF42A6" w:rsidRDefault="00F2379F" w:rsidP="00A04960">
            <w:pPr>
              <w:autoSpaceDE w:val="0"/>
              <w:autoSpaceDN w:val="0"/>
              <w:adjustRightInd w:val="0"/>
              <w:spacing w:before="40" w:after="40"/>
              <w:jc w:val="left"/>
              <w:rPr>
                <w:rFonts w:cs="Arial"/>
                <w:color w:val="000000"/>
                <w:rPrChange w:id="8291" w:author="Muhamad Ridho Zul Khoiri" w:date="2026-07-14T10:44:00Z" w16du:dateUtc="2026-07-14T03:44:00Z">
                  <w:rPr>
                    <w:rFonts w:ascii="Times New Roman" w:hAnsi="Times New Roman"/>
                    <w:color w:val="000000"/>
                  </w:rPr>
                </w:rPrChange>
              </w:rPr>
            </w:pPr>
            <w:r w:rsidRPr="00CF42A6">
              <w:rPr>
                <w:rFonts w:cs="Arial"/>
                <w:color w:val="000000"/>
                <w:rPrChange w:id="8292" w:author="Muhamad Ridho Zul Khoiri" w:date="2026-07-14T10:44:00Z" w16du:dateUtc="2026-07-14T03:44:00Z">
                  <w:rPr>
                    <w:rFonts w:ascii="Times New Roman" w:hAnsi="Times New Roman"/>
                    <w:color w:val="000000"/>
                  </w:rPr>
                </w:rPrChange>
              </w:rPr>
              <w:t>Additional Info</w:t>
            </w:r>
          </w:p>
        </w:tc>
        <w:tc>
          <w:tcPr>
            <w:tcW w:w="5852" w:type="dxa"/>
            <w:tcBorders>
              <w:top w:val="single" w:sz="6" w:space="0" w:color="auto"/>
              <w:left w:val="single" w:sz="6" w:space="0" w:color="auto"/>
              <w:bottom w:val="single" w:sz="6" w:space="0" w:color="auto"/>
              <w:right w:val="single" w:sz="6" w:space="0" w:color="auto"/>
            </w:tcBorders>
          </w:tcPr>
          <w:p w14:paraId="50A21E56" w14:textId="77777777" w:rsidR="00F2379F" w:rsidRPr="00CF42A6" w:rsidRDefault="00F2379F" w:rsidP="00A04960">
            <w:pPr>
              <w:autoSpaceDE w:val="0"/>
              <w:autoSpaceDN w:val="0"/>
              <w:adjustRightInd w:val="0"/>
              <w:spacing w:before="40" w:after="40"/>
              <w:jc w:val="left"/>
              <w:rPr>
                <w:rFonts w:cs="Arial"/>
                <w:color w:val="000000"/>
                <w:rPrChange w:id="8293" w:author="Muhamad Ridho Zul Khoiri" w:date="2026-07-14T10:44:00Z" w16du:dateUtc="2026-07-14T03:44:00Z">
                  <w:rPr>
                    <w:rFonts w:ascii="Times New Roman" w:hAnsi="Times New Roman"/>
                    <w:color w:val="000000"/>
                  </w:rPr>
                </w:rPrChange>
              </w:rPr>
            </w:pPr>
            <w:r w:rsidRPr="00CF42A6">
              <w:rPr>
                <w:rFonts w:cs="Arial"/>
                <w:color w:val="000000"/>
                <w:rPrChange w:id="8294" w:author="Muhamad Ridho Zul Khoiri" w:date="2026-07-14T10:44:00Z" w16du:dateUtc="2026-07-14T03:44:00Z">
                  <w:rPr>
                    <w:rFonts w:ascii="Times New Roman" w:hAnsi="Times New Roman"/>
                    <w:color w:val="000000"/>
                  </w:rPr>
                </w:rPrChange>
              </w:rPr>
              <w:t>Any important info that has not been included in the other column, or will further explain the contain of other columns.</w:t>
            </w:r>
          </w:p>
        </w:tc>
        <w:tc>
          <w:tcPr>
            <w:tcW w:w="1376" w:type="dxa"/>
            <w:tcBorders>
              <w:top w:val="single" w:sz="6" w:space="0" w:color="auto"/>
              <w:left w:val="single" w:sz="6" w:space="0" w:color="auto"/>
              <w:bottom w:val="single" w:sz="6" w:space="0" w:color="auto"/>
              <w:right w:val="single" w:sz="6" w:space="0" w:color="auto"/>
            </w:tcBorders>
          </w:tcPr>
          <w:p w14:paraId="7672ADA5" w14:textId="77777777" w:rsidR="00F2379F" w:rsidRPr="00CF42A6" w:rsidRDefault="00F2379F" w:rsidP="00A04960">
            <w:pPr>
              <w:autoSpaceDE w:val="0"/>
              <w:autoSpaceDN w:val="0"/>
              <w:adjustRightInd w:val="0"/>
              <w:spacing w:before="40" w:after="40"/>
              <w:jc w:val="left"/>
              <w:rPr>
                <w:rFonts w:cs="Arial"/>
                <w:color w:val="000000"/>
                <w:rPrChange w:id="8295" w:author="Muhamad Ridho Zul Khoiri" w:date="2026-07-14T10:44:00Z" w16du:dateUtc="2026-07-14T03:44:00Z">
                  <w:rPr>
                    <w:rFonts w:ascii="Times New Roman" w:hAnsi="Times New Roman"/>
                    <w:color w:val="000000"/>
                  </w:rPr>
                </w:rPrChange>
              </w:rPr>
            </w:pPr>
            <w:r w:rsidRPr="00CF42A6">
              <w:rPr>
                <w:rFonts w:cs="Arial"/>
                <w:color w:val="000000"/>
                <w:rPrChange w:id="8296" w:author="Muhamad Ridho Zul Khoiri" w:date="2026-07-14T10:44:00Z" w16du:dateUtc="2026-07-14T03:44:00Z">
                  <w:rPr>
                    <w:rFonts w:ascii="Times New Roman" w:hAnsi="Times New Roman"/>
                    <w:color w:val="000000"/>
                  </w:rPr>
                </w:rPrChange>
              </w:rPr>
              <w:t xml:space="preserve"> </w:t>
            </w:r>
          </w:p>
        </w:tc>
        <w:tc>
          <w:tcPr>
            <w:tcW w:w="1376" w:type="dxa"/>
            <w:tcBorders>
              <w:top w:val="single" w:sz="6" w:space="0" w:color="auto"/>
              <w:left w:val="single" w:sz="6" w:space="0" w:color="auto"/>
              <w:bottom w:val="single" w:sz="6" w:space="0" w:color="auto"/>
              <w:right w:val="single" w:sz="6" w:space="0" w:color="auto"/>
            </w:tcBorders>
          </w:tcPr>
          <w:p w14:paraId="287C7C11" w14:textId="77777777" w:rsidR="00F2379F" w:rsidRPr="00CF42A6" w:rsidRDefault="00F2379F" w:rsidP="00A04960">
            <w:pPr>
              <w:autoSpaceDE w:val="0"/>
              <w:autoSpaceDN w:val="0"/>
              <w:adjustRightInd w:val="0"/>
              <w:spacing w:before="40" w:after="40"/>
              <w:jc w:val="left"/>
              <w:rPr>
                <w:rFonts w:cs="Arial"/>
                <w:color w:val="000000"/>
                <w:rPrChange w:id="8297" w:author="Muhamad Ridho Zul Khoiri" w:date="2026-07-14T10:44:00Z" w16du:dateUtc="2026-07-14T03:44:00Z">
                  <w:rPr>
                    <w:rFonts w:ascii="Times New Roman" w:hAnsi="Times New Roman"/>
                    <w:color w:val="000000"/>
                  </w:rPr>
                </w:rPrChange>
              </w:rPr>
            </w:pPr>
            <w:r w:rsidRPr="00CF42A6">
              <w:rPr>
                <w:rFonts w:cs="Arial"/>
                <w:color w:val="000000"/>
                <w:rPrChange w:id="8298" w:author="Muhamad Ridho Zul Khoiri" w:date="2026-07-14T10:44:00Z" w16du:dateUtc="2026-07-14T03:44:00Z">
                  <w:rPr>
                    <w:rFonts w:ascii="Times New Roman" w:hAnsi="Times New Roman"/>
                    <w:color w:val="000000"/>
                  </w:rPr>
                </w:rPrChange>
              </w:rPr>
              <w:t xml:space="preserve"> </w:t>
            </w:r>
          </w:p>
        </w:tc>
        <w:tc>
          <w:tcPr>
            <w:tcW w:w="1376" w:type="dxa"/>
            <w:tcBorders>
              <w:top w:val="single" w:sz="6" w:space="0" w:color="auto"/>
              <w:left w:val="single" w:sz="6" w:space="0" w:color="auto"/>
              <w:bottom w:val="single" w:sz="6" w:space="0" w:color="auto"/>
              <w:right w:val="single" w:sz="6" w:space="0" w:color="auto"/>
            </w:tcBorders>
          </w:tcPr>
          <w:p w14:paraId="4AB06C05" w14:textId="77777777" w:rsidR="00F2379F" w:rsidRPr="00CF42A6" w:rsidRDefault="00F2379F" w:rsidP="00A04960">
            <w:pPr>
              <w:autoSpaceDE w:val="0"/>
              <w:autoSpaceDN w:val="0"/>
              <w:adjustRightInd w:val="0"/>
              <w:spacing w:before="40" w:after="40"/>
              <w:jc w:val="left"/>
              <w:rPr>
                <w:rFonts w:cs="Arial"/>
                <w:color w:val="000000"/>
                <w:rPrChange w:id="8299" w:author="Muhamad Ridho Zul Khoiri" w:date="2026-07-14T10:44:00Z" w16du:dateUtc="2026-07-14T03:44:00Z">
                  <w:rPr>
                    <w:rFonts w:ascii="Times New Roman" w:hAnsi="Times New Roman"/>
                    <w:color w:val="000000"/>
                  </w:rPr>
                </w:rPrChange>
              </w:rPr>
            </w:pPr>
            <w:r w:rsidRPr="00CF42A6">
              <w:rPr>
                <w:rFonts w:cs="Arial"/>
                <w:color w:val="000000"/>
                <w:rPrChange w:id="8300" w:author="Muhamad Ridho Zul Khoiri" w:date="2026-07-14T10:44:00Z" w16du:dateUtc="2026-07-14T03:44:00Z">
                  <w:rPr>
                    <w:rFonts w:ascii="Times New Roman" w:hAnsi="Times New Roman"/>
                    <w:color w:val="000000"/>
                  </w:rPr>
                </w:rPrChange>
              </w:rPr>
              <w:t xml:space="preserve"> </w:t>
            </w:r>
          </w:p>
        </w:tc>
      </w:tr>
    </w:tbl>
    <w:p w14:paraId="6D85EEC2" w14:textId="77777777" w:rsidR="00F2379F" w:rsidRPr="00CF42A6" w:rsidRDefault="00F2379F" w:rsidP="00F2379F">
      <w:pPr>
        <w:pStyle w:val="Paragraph"/>
        <w:spacing w:after="0" w:line="360" w:lineRule="auto"/>
        <w:ind w:left="0"/>
        <w:rPr>
          <w:rFonts w:cs="Arial"/>
          <w:rPrChange w:id="8301" w:author="Muhamad Ridho Zul Khoiri" w:date="2026-07-14T10:44:00Z" w16du:dateUtc="2026-07-14T03:44:00Z">
            <w:rPr>
              <w:rFonts w:ascii="Times New Roman" w:hAnsi="Times New Roman"/>
            </w:rPr>
          </w:rPrChange>
        </w:rPr>
        <w:sectPr w:rsidR="00F2379F" w:rsidRPr="00CF42A6" w:rsidSect="005F380D">
          <w:headerReference w:type="default" r:id="rId25"/>
          <w:footerReference w:type="default" r:id="rId26"/>
          <w:pgSz w:w="16840" w:h="11907" w:orient="landscape" w:code="9"/>
          <w:pgMar w:top="1440" w:right="1440" w:bottom="1109" w:left="1080" w:header="720" w:footer="720" w:gutter="0"/>
          <w:cols w:space="720"/>
          <w:docGrid w:linePitch="360"/>
        </w:sectPr>
      </w:pPr>
    </w:p>
    <w:p w14:paraId="3A256855" w14:textId="59EC877D" w:rsidR="00F2379F" w:rsidRPr="00CF42A6" w:rsidRDefault="00F2379F" w:rsidP="00F2379F">
      <w:pPr>
        <w:pStyle w:val="Caption"/>
        <w:rPr>
          <w:rFonts w:cs="Arial"/>
          <w:sz w:val="24"/>
          <w:szCs w:val="24"/>
          <w:rPrChange w:id="8302" w:author="Muhamad Ridho Zul Khoiri" w:date="2026-07-14T10:44:00Z" w16du:dateUtc="2026-07-14T03:44:00Z">
            <w:rPr>
              <w:rFonts w:ascii="Times New Roman" w:hAnsi="Times New Roman"/>
              <w:sz w:val="24"/>
              <w:szCs w:val="24"/>
            </w:rPr>
          </w:rPrChange>
        </w:rPr>
      </w:pPr>
      <w:bookmarkStart w:id="8303" w:name="_Ref193708598"/>
      <w:bookmarkStart w:id="8304" w:name="_Hlk193707448"/>
      <w:bookmarkStart w:id="8305" w:name="_Toc193708140"/>
      <w:r w:rsidRPr="00CF42A6">
        <w:rPr>
          <w:rFonts w:cs="Arial"/>
          <w:sz w:val="24"/>
          <w:szCs w:val="24"/>
          <w:rPrChange w:id="8306" w:author="Muhamad Ridho Zul Khoiri" w:date="2026-07-14T10:44:00Z" w16du:dateUtc="2026-07-14T03:44:00Z">
            <w:rPr>
              <w:rFonts w:ascii="Times New Roman" w:hAnsi="Times New Roman"/>
              <w:sz w:val="24"/>
              <w:szCs w:val="24"/>
            </w:rPr>
          </w:rPrChange>
        </w:rPr>
        <w:lastRenderedPageBreak/>
        <w:t xml:space="preserve">Appendix </w:t>
      </w:r>
      <w:r w:rsidRPr="00CF42A6">
        <w:rPr>
          <w:rFonts w:cs="Arial"/>
          <w:sz w:val="24"/>
          <w:szCs w:val="24"/>
          <w:rPrChange w:id="8307" w:author="Muhamad Ridho Zul Khoiri" w:date="2026-07-14T10:44:00Z" w16du:dateUtc="2026-07-14T03:44:00Z">
            <w:rPr>
              <w:rFonts w:ascii="Times New Roman" w:hAnsi="Times New Roman"/>
              <w:sz w:val="24"/>
              <w:szCs w:val="24"/>
            </w:rPr>
          </w:rPrChange>
        </w:rPr>
        <w:fldChar w:fldCharType="begin"/>
      </w:r>
      <w:r w:rsidRPr="00CF42A6">
        <w:rPr>
          <w:rFonts w:cs="Arial"/>
          <w:sz w:val="24"/>
          <w:szCs w:val="24"/>
          <w:rPrChange w:id="8308" w:author="Muhamad Ridho Zul Khoiri" w:date="2026-07-14T10:44:00Z" w16du:dateUtc="2026-07-14T03:44:00Z">
            <w:rPr>
              <w:rFonts w:ascii="Times New Roman" w:hAnsi="Times New Roman"/>
              <w:sz w:val="24"/>
              <w:szCs w:val="24"/>
            </w:rPr>
          </w:rPrChange>
        </w:rPr>
        <w:instrText xml:space="preserve"> SEQ Appendix \* ALPHABETIC </w:instrText>
      </w:r>
      <w:r w:rsidRPr="00CF42A6">
        <w:rPr>
          <w:rFonts w:cs="Arial"/>
          <w:sz w:val="24"/>
          <w:szCs w:val="24"/>
          <w:rPrChange w:id="8309" w:author="Muhamad Ridho Zul Khoiri" w:date="2026-07-14T10:44:00Z" w16du:dateUtc="2026-07-14T03:44:00Z">
            <w:rPr>
              <w:rFonts w:ascii="Times New Roman" w:hAnsi="Times New Roman"/>
              <w:sz w:val="24"/>
              <w:szCs w:val="24"/>
            </w:rPr>
          </w:rPrChange>
        </w:rPr>
        <w:fldChar w:fldCharType="separate"/>
      </w:r>
      <w:r w:rsidR="00962012" w:rsidRPr="00CF42A6">
        <w:rPr>
          <w:rFonts w:cs="Arial"/>
          <w:noProof/>
          <w:sz w:val="24"/>
          <w:szCs w:val="24"/>
          <w:rPrChange w:id="8310" w:author="Muhamad Ridho Zul Khoiri" w:date="2026-07-14T10:44:00Z" w16du:dateUtc="2026-07-14T03:44:00Z">
            <w:rPr>
              <w:rFonts w:ascii="Times New Roman" w:hAnsi="Times New Roman"/>
              <w:noProof/>
              <w:sz w:val="24"/>
              <w:szCs w:val="24"/>
            </w:rPr>
          </w:rPrChange>
        </w:rPr>
        <w:t>E</w:t>
      </w:r>
      <w:r w:rsidRPr="00CF42A6">
        <w:rPr>
          <w:rFonts w:cs="Arial"/>
          <w:sz w:val="24"/>
          <w:szCs w:val="24"/>
          <w:rPrChange w:id="8311" w:author="Muhamad Ridho Zul Khoiri" w:date="2026-07-14T10:44:00Z" w16du:dateUtc="2026-07-14T03:44:00Z">
            <w:rPr>
              <w:rFonts w:ascii="Times New Roman" w:hAnsi="Times New Roman"/>
              <w:sz w:val="24"/>
              <w:szCs w:val="24"/>
            </w:rPr>
          </w:rPrChange>
        </w:rPr>
        <w:fldChar w:fldCharType="end"/>
      </w:r>
      <w:bookmarkEnd w:id="8303"/>
      <w:r w:rsidRPr="00CF42A6">
        <w:rPr>
          <w:rFonts w:cs="Arial"/>
          <w:sz w:val="24"/>
          <w:szCs w:val="24"/>
          <w:rPrChange w:id="8312" w:author="Muhamad Ridho Zul Khoiri" w:date="2026-07-14T10:44:00Z" w16du:dateUtc="2026-07-14T03:44:00Z">
            <w:rPr>
              <w:rFonts w:ascii="Times New Roman" w:hAnsi="Times New Roman"/>
              <w:sz w:val="24"/>
              <w:szCs w:val="24"/>
            </w:rPr>
          </w:rPrChange>
        </w:rPr>
        <w:t xml:space="preserve"> – Prioritization Matrix for Operational Horizon</w:t>
      </w:r>
      <w:bookmarkEnd w:id="8304"/>
      <w:bookmarkEnd w:id="8305"/>
    </w:p>
    <w:p w14:paraId="71F237F4" w14:textId="77777777" w:rsidR="00F2379F" w:rsidRPr="00CF42A6" w:rsidRDefault="00F2379F" w:rsidP="00F2379F">
      <w:pPr>
        <w:rPr>
          <w:rFonts w:cs="Arial"/>
          <w:rPrChange w:id="8313" w:author="Muhamad Ridho Zul Khoiri" w:date="2026-07-14T10:44:00Z" w16du:dateUtc="2026-07-14T03:44:00Z">
            <w:rPr>
              <w:rFonts w:ascii="Times New Roman" w:hAnsi="Times New Roman"/>
            </w:rPr>
          </w:rPrChange>
        </w:rPr>
      </w:pPr>
    </w:p>
    <w:p w14:paraId="677CD3F4" w14:textId="76C421BE" w:rsidR="00F2379F" w:rsidRPr="00CF42A6" w:rsidRDefault="00F2379F" w:rsidP="00F2379F">
      <w:pPr>
        <w:pStyle w:val="Appendix"/>
        <w:spacing w:after="0" w:line="360" w:lineRule="auto"/>
        <w:rPr>
          <w:rFonts w:cs="Arial"/>
          <w:rPrChange w:id="8314" w:author="Muhamad Ridho Zul Khoiri" w:date="2026-07-14T10:44:00Z" w16du:dateUtc="2026-07-14T03:44:00Z">
            <w:rPr>
              <w:rFonts w:ascii="Times New Roman" w:hAnsi="Times New Roman"/>
            </w:rPr>
          </w:rPrChange>
        </w:rPr>
        <w:sectPr w:rsidR="00F2379F" w:rsidRPr="00CF42A6" w:rsidSect="005F380D">
          <w:pgSz w:w="16840" w:h="11907" w:orient="landscape" w:code="9"/>
          <w:pgMar w:top="1440" w:right="1440" w:bottom="1109" w:left="1080" w:header="720" w:footer="720" w:gutter="0"/>
          <w:cols w:space="720"/>
          <w:docGrid w:linePitch="360"/>
        </w:sectPr>
      </w:pPr>
      <w:r w:rsidRPr="00CF42A6">
        <w:rPr>
          <w:rFonts w:cs="Arial"/>
          <w:noProof/>
          <w:rPrChange w:id="8315" w:author="Muhamad Ridho Zul Khoiri" w:date="2026-07-14T10:44:00Z" w16du:dateUtc="2026-07-14T03:44:00Z">
            <w:rPr>
              <w:rFonts w:ascii="Times New Roman" w:hAnsi="Times New Roman"/>
              <w:noProof/>
            </w:rPr>
          </w:rPrChange>
        </w:rPr>
        <w:drawing>
          <wp:inline distT="0" distB="0" distL="0" distR="0" wp14:anchorId="3ADC1860" wp14:editId="289FE176">
            <wp:extent cx="9093200" cy="4859655"/>
            <wp:effectExtent l="0" t="0" r="0" b="0"/>
            <wp:docPr id="339889030" name="Picture 339889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093200" cy="4859655"/>
                    </a:xfrm>
                    <a:prstGeom prst="rect">
                      <a:avLst/>
                    </a:prstGeom>
                    <a:noFill/>
                    <a:ln>
                      <a:noFill/>
                    </a:ln>
                  </pic:spPr>
                </pic:pic>
              </a:graphicData>
            </a:graphic>
          </wp:inline>
        </w:drawing>
      </w:r>
    </w:p>
    <w:p w14:paraId="16939BDB" w14:textId="77777777" w:rsidR="00F2379F" w:rsidRPr="00CF42A6" w:rsidRDefault="00F2379F" w:rsidP="00F2379F">
      <w:pPr>
        <w:rPr>
          <w:rFonts w:cs="Arial"/>
          <w:rPrChange w:id="8316" w:author="Muhamad Ridho Zul Khoiri" w:date="2026-07-14T10:44:00Z" w16du:dateUtc="2026-07-14T03:44:00Z">
            <w:rPr>
              <w:rFonts w:ascii="Times New Roman" w:hAnsi="Times New Roman"/>
            </w:rPr>
          </w:rPrChange>
        </w:rPr>
      </w:pPr>
    </w:p>
    <w:p w14:paraId="13B4D9F0" w14:textId="7062954C" w:rsidR="00E33746" w:rsidRPr="00CF42A6" w:rsidRDefault="00E33746" w:rsidP="00E33746">
      <w:pPr>
        <w:pStyle w:val="Caption"/>
        <w:rPr>
          <w:rFonts w:cs="Arial"/>
          <w:sz w:val="24"/>
          <w:szCs w:val="24"/>
          <w:rPrChange w:id="8317" w:author="Muhamad Ridho Zul Khoiri" w:date="2026-07-14T10:44:00Z" w16du:dateUtc="2026-07-14T03:44:00Z">
            <w:rPr>
              <w:rFonts w:ascii="Times New Roman" w:hAnsi="Times New Roman"/>
              <w:sz w:val="24"/>
              <w:szCs w:val="24"/>
            </w:rPr>
          </w:rPrChange>
        </w:rPr>
      </w:pPr>
      <w:bookmarkStart w:id="8318" w:name="_Toc193708141"/>
      <w:r w:rsidRPr="00CF42A6">
        <w:rPr>
          <w:rFonts w:cs="Arial"/>
          <w:sz w:val="24"/>
          <w:szCs w:val="24"/>
          <w:rPrChange w:id="8319" w:author="Muhamad Ridho Zul Khoiri" w:date="2026-07-14T10:44:00Z" w16du:dateUtc="2026-07-14T03:44:00Z">
            <w:rPr>
              <w:rFonts w:ascii="Times New Roman" w:hAnsi="Times New Roman"/>
              <w:sz w:val="24"/>
              <w:szCs w:val="24"/>
            </w:rPr>
          </w:rPrChange>
        </w:rPr>
        <w:t xml:space="preserve">Appendix </w:t>
      </w:r>
      <w:r w:rsidRPr="00CF42A6">
        <w:rPr>
          <w:rFonts w:cs="Arial"/>
          <w:sz w:val="24"/>
          <w:szCs w:val="24"/>
          <w:rPrChange w:id="8320" w:author="Muhamad Ridho Zul Khoiri" w:date="2026-07-14T10:44:00Z" w16du:dateUtc="2026-07-14T03:44:00Z">
            <w:rPr>
              <w:rFonts w:ascii="Times New Roman" w:hAnsi="Times New Roman"/>
              <w:sz w:val="24"/>
              <w:szCs w:val="24"/>
            </w:rPr>
          </w:rPrChange>
        </w:rPr>
        <w:fldChar w:fldCharType="begin"/>
      </w:r>
      <w:r w:rsidRPr="00CF42A6">
        <w:rPr>
          <w:rFonts w:cs="Arial"/>
          <w:sz w:val="24"/>
          <w:szCs w:val="24"/>
          <w:rPrChange w:id="8321" w:author="Muhamad Ridho Zul Khoiri" w:date="2026-07-14T10:44:00Z" w16du:dateUtc="2026-07-14T03:44:00Z">
            <w:rPr>
              <w:rFonts w:ascii="Times New Roman" w:hAnsi="Times New Roman"/>
              <w:sz w:val="24"/>
              <w:szCs w:val="24"/>
            </w:rPr>
          </w:rPrChange>
        </w:rPr>
        <w:instrText xml:space="preserve"> SEQ Appendix \* ALPHABETIC </w:instrText>
      </w:r>
      <w:r w:rsidRPr="00CF42A6">
        <w:rPr>
          <w:rFonts w:cs="Arial"/>
          <w:sz w:val="24"/>
          <w:szCs w:val="24"/>
          <w:rPrChange w:id="8322" w:author="Muhamad Ridho Zul Khoiri" w:date="2026-07-14T10:44:00Z" w16du:dateUtc="2026-07-14T03:44:00Z">
            <w:rPr>
              <w:rFonts w:ascii="Times New Roman" w:hAnsi="Times New Roman"/>
              <w:sz w:val="24"/>
              <w:szCs w:val="24"/>
            </w:rPr>
          </w:rPrChange>
        </w:rPr>
        <w:fldChar w:fldCharType="separate"/>
      </w:r>
      <w:r w:rsidR="00962012" w:rsidRPr="00CF42A6">
        <w:rPr>
          <w:rFonts w:cs="Arial"/>
          <w:noProof/>
          <w:sz w:val="24"/>
          <w:szCs w:val="24"/>
          <w:rPrChange w:id="8323" w:author="Muhamad Ridho Zul Khoiri" w:date="2026-07-14T10:44:00Z" w16du:dateUtc="2026-07-14T03:44:00Z">
            <w:rPr>
              <w:rFonts w:ascii="Times New Roman" w:hAnsi="Times New Roman"/>
              <w:noProof/>
              <w:sz w:val="24"/>
              <w:szCs w:val="24"/>
            </w:rPr>
          </w:rPrChange>
        </w:rPr>
        <w:t>F</w:t>
      </w:r>
      <w:r w:rsidRPr="00CF42A6">
        <w:rPr>
          <w:rFonts w:cs="Arial"/>
          <w:sz w:val="24"/>
          <w:szCs w:val="24"/>
          <w:rPrChange w:id="8324" w:author="Muhamad Ridho Zul Khoiri" w:date="2026-07-14T10:44:00Z" w16du:dateUtc="2026-07-14T03:44:00Z">
            <w:rPr>
              <w:rFonts w:ascii="Times New Roman" w:hAnsi="Times New Roman"/>
              <w:sz w:val="24"/>
              <w:szCs w:val="24"/>
            </w:rPr>
          </w:rPrChange>
        </w:rPr>
        <w:fldChar w:fldCharType="end"/>
      </w:r>
      <w:r w:rsidRPr="00CF42A6">
        <w:rPr>
          <w:rFonts w:cs="Arial"/>
          <w:sz w:val="24"/>
          <w:szCs w:val="24"/>
          <w:rPrChange w:id="8325" w:author="Muhamad Ridho Zul Khoiri" w:date="2026-07-14T10:44:00Z" w16du:dateUtc="2026-07-14T03:44:00Z">
            <w:rPr>
              <w:rFonts w:ascii="Times New Roman" w:hAnsi="Times New Roman"/>
              <w:sz w:val="24"/>
              <w:szCs w:val="24"/>
            </w:rPr>
          </w:rPrChange>
        </w:rPr>
        <w:t xml:space="preserve"> – Activity Change Request Process</w:t>
      </w:r>
      <w:bookmarkEnd w:id="8318"/>
    </w:p>
    <w:p w14:paraId="13F3EAA0" w14:textId="77777777" w:rsidR="00580865" w:rsidRPr="00526DF0" w:rsidRDefault="00580865" w:rsidP="00580865">
      <w:pPr>
        <w:rPr>
          <w:rFonts w:cs="Arial"/>
        </w:rPr>
      </w:pPr>
    </w:p>
    <w:p w14:paraId="169236F6" w14:textId="330A4B53" w:rsidR="00580865" w:rsidRPr="00CF42A6" w:rsidRDefault="00580865">
      <w:pPr>
        <w:pStyle w:val="ListParagraph"/>
        <w:numPr>
          <w:ilvl w:val="0"/>
          <w:numId w:val="56"/>
        </w:numPr>
        <w:spacing w:after="240"/>
        <w:ind w:left="900" w:hanging="900"/>
        <w:rPr>
          <w:b/>
          <w:bCs/>
          <w:sz w:val="24"/>
          <w:szCs w:val="24"/>
          <w:rPrChange w:id="8326" w:author="Muhamad Ridho Zul Khoiri" w:date="2026-07-14T10:44:00Z" w16du:dateUtc="2026-07-14T03:44:00Z">
            <w:rPr>
              <w:rFonts w:ascii="Times New Roman" w:hAnsi="Times New Roman" w:cs="Times New Roman"/>
              <w:b/>
              <w:bCs/>
              <w:sz w:val="24"/>
              <w:szCs w:val="24"/>
            </w:rPr>
          </w:rPrChange>
        </w:rPr>
      </w:pPr>
      <w:r w:rsidRPr="00CF42A6">
        <w:rPr>
          <w:b/>
          <w:bCs/>
          <w:sz w:val="24"/>
          <w:szCs w:val="24"/>
          <w:rPrChange w:id="8327" w:author="Muhamad Ridho Zul Khoiri" w:date="2026-07-14T10:44:00Z" w16du:dateUtc="2026-07-14T03:44:00Z">
            <w:rPr>
              <w:rFonts w:ascii="Times New Roman" w:hAnsi="Times New Roman" w:cs="Times New Roman"/>
              <w:b/>
              <w:bCs/>
              <w:sz w:val="24"/>
              <w:szCs w:val="24"/>
            </w:rPr>
          </w:rPrChange>
        </w:rPr>
        <w:t>Reason for Plan Change</w:t>
      </w:r>
    </w:p>
    <w:p w14:paraId="250CFEAD" w14:textId="77777777" w:rsidR="00580865" w:rsidRPr="00CF42A6" w:rsidRDefault="00580865" w:rsidP="00580865">
      <w:pPr>
        <w:pStyle w:val="Paragraph"/>
        <w:spacing w:after="60" w:line="360" w:lineRule="auto"/>
        <w:ind w:left="907"/>
        <w:rPr>
          <w:rFonts w:cs="Arial"/>
          <w:rPrChange w:id="8328" w:author="Muhamad Ridho Zul Khoiri" w:date="2026-07-14T10:44:00Z" w16du:dateUtc="2026-07-14T03:44:00Z">
            <w:rPr>
              <w:rFonts w:ascii="Times New Roman" w:hAnsi="Times New Roman"/>
            </w:rPr>
          </w:rPrChange>
        </w:rPr>
      </w:pPr>
      <w:r w:rsidRPr="00CF42A6">
        <w:rPr>
          <w:rFonts w:cs="Arial"/>
          <w:rPrChange w:id="8329" w:author="Muhamad Ridho Zul Khoiri" w:date="2026-07-14T10:44:00Z" w16du:dateUtc="2026-07-14T03:44:00Z">
            <w:rPr>
              <w:rFonts w:ascii="Times New Roman" w:hAnsi="Times New Roman"/>
            </w:rPr>
          </w:rPrChange>
        </w:rPr>
        <w:t>Changes to the 30-day plan must be approved by the Plan Owner due to the potential risks associated with adding or modifying activities. Such changes, if not carefully managed, could lead to Health, Safety, and Environmental (HSE) incidents, failure to meet forecasted deadlines, or negative impacts on overall plan performance.</w:t>
      </w:r>
    </w:p>
    <w:p w14:paraId="7E9309E9" w14:textId="77777777" w:rsidR="00580865" w:rsidRPr="00CF42A6" w:rsidRDefault="00580865" w:rsidP="00580865">
      <w:pPr>
        <w:pStyle w:val="Paragraph"/>
        <w:spacing w:after="0" w:line="360" w:lineRule="auto"/>
        <w:ind w:left="900"/>
        <w:rPr>
          <w:rFonts w:cs="Arial"/>
          <w:rPrChange w:id="8330" w:author="Muhamad Ridho Zul Khoiri" w:date="2026-07-14T10:44:00Z" w16du:dateUtc="2026-07-14T03:44:00Z">
            <w:rPr>
              <w:rFonts w:ascii="Times New Roman" w:hAnsi="Times New Roman"/>
            </w:rPr>
          </w:rPrChange>
        </w:rPr>
      </w:pPr>
      <w:r w:rsidRPr="00CF42A6">
        <w:rPr>
          <w:rFonts w:cs="Arial"/>
          <w:rPrChange w:id="8331" w:author="Muhamad Ridho Zul Khoiri" w:date="2026-07-14T10:44:00Z" w16du:dateUtc="2026-07-14T03:44:00Z">
            <w:rPr>
              <w:rFonts w:ascii="Times New Roman" w:hAnsi="Times New Roman"/>
            </w:rPr>
          </w:rPrChange>
        </w:rPr>
        <w:t>There are three types of change to the plan:</w:t>
      </w:r>
    </w:p>
    <w:p w14:paraId="69F03264" w14:textId="77777777" w:rsidR="00580865" w:rsidRPr="00CF42A6" w:rsidRDefault="00580865" w:rsidP="00580865">
      <w:pPr>
        <w:pStyle w:val="Paragraph"/>
        <w:numPr>
          <w:ilvl w:val="0"/>
          <w:numId w:val="13"/>
        </w:numPr>
        <w:spacing w:after="0" w:line="360" w:lineRule="auto"/>
        <w:ind w:left="1267"/>
        <w:rPr>
          <w:rFonts w:cs="Arial"/>
          <w:rPrChange w:id="8332" w:author="Muhamad Ridho Zul Khoiri" w:date="2026-07-14T10:44:00Z" w16du:dateUtc="2026-07-14T03:44:00Z">
            <w:rPr>
              <w:rFonts w:ascii="Times New Roman" w:hAnsi="Times New Roman"/>
            </w:rPr>
          </w:rPrChange>
        </w:rPr>
      </w:pPr>
      <w:r w:rsidRPr="00CF42A6">
        <w:rPr>
          <w:rFonts w:cs="Arial"/>
          <w:rPrChange w:id="8333" w:author="Muhamad Ridho Zul Khoiri" w:date="2026-07-14T10:44:00Z" w16du:dateUtc="2026-07-14T03:44:00Z">
            <w:rPr>
              <w:rFonts w:ascii="Times New Roman" w:hAnsi="Times New Roman"/>
            </w:rPr>
          </w:rPrChange>
        </w:rPr>
        <w:t>Addition of New Activities</w:t>
      </w:r>
    </w:p>
    <w:p w14:paraId="3ECA252F" w14:textId="77777777" w:rsidR="00580865" w:rsidRPr="00CF42A6" w:rsidRDefault="00580865" w:rsidP="00580865">
      <w:pPr>
        <w:pStyle w:val="Paragraph"/>
        <w:numPr>
          <w:ilvl w:val="0"/>
          <w:numId w:val="13"/>
        </w:numPr>
        <w:spacing w:after="0" w:line="360" w:lineRule="auto"/>
        <w:ind w:left="1267"/>
        <w:rPr>
          <w:rFonts w:cs="Arial"/>
          <w:rPrChange w:id="8334" w:author="Muhamad Ridho Zul Khoiri" w:date="2026-07-14T10:44:00Z" w16du:dateUtc="2026-07-14T03:44:00Z">
            <w:rPr>
              <w:rFonts w:ascii="Times New Roman" w:hAnsi="Times New Roman"/>
            </w:rPr>
          </w:rPrChange>
        </w:rPr>
      </w:pPr>
      <w:r w:rsidRPr="00CF42A6">
        <w:rPr>
          <w:rFonts w:cs="Arial"/>
          <w:rPrChange w:id="8335" w:author="Muhamad Ridho Zul Khoiri" w:date="2026-07-14T10:44:00Z" w16du:dateUtc="2026-07-14T03:44:00Z">
            <w:rPr>
              <w:rFonts w:ascii="Times New Roman" w:hAnsi="Times New Roman"/>
            </w:rPr>
          </w:rPrChange>
        </w:rPr>
        <w:t>Deletion of Existing Activities</w:t>
      </w:r>
    </w:p>
    <w:p w14:paraId="6C014367" w14:textId="77777777" w:rsidR="00580865" w:rsidRPr="00CF42A6" w:rsidRDefault="00580865" w:rsidP="00580865">
      <w:pPr>
        <w:pStyle w:val="Paragraph"/>
        <w:numPr>
          <w:ilvl w:val="0"/>
          <w:numId w:val="13"/>
        </w:numPr>
        <w:spacing w:after="60" w:line="360" w:lineRule="auto"/>
        <w:ind w:left="1267"/>
        <w:rPr>
          <w:rFonts w:cs="Arial"/>
          <w:rPrChange w:id="8336" w:author="Muhamad Ridho Zul Khoiri" w:date="2026-07-14T10:44:00Z" w16du:dateUtc="2026-07-14T03:44:00Z">
            <w:rPr>
              <w:rFonts w:ascii="Times New Roman" w:hAnsi="Times New Roman"/>
            </w:rPr>
          </w:rPrChange>
        </w:rPr>
      </w:pPr>
      <w:r w:rsidRPr="00CF42A6">
        <w:rPr>
          <w:rFonts w:cs="Arial"/>
          <w:rPrChange w:id="8337" w:author="Muhamad Ridho Zul Khoiri" w:date="2026-07-14T10:44:00Z" w16du:dateUtc="2026-07-14T03:44:00Z">
            <w:rPr>
              <w:rFonts w:ascii="Times New Roman" w:hAnsi="Times New Roman"/>
            </w:rPr>
          </w:rPrChange>
        </w:rPr>
        <w:t>Modifications to Ongoing Activities within the 30-Day Plan</w:t>
      </w:r>
    </w:p>
    <w:p w14:paraId="7440A5CD" w14:textId="77777777" w:rsidR="0024242E" w:rsidRPr="00CF42A6" w:rsidRDefault="0024242E" w:rsidP="0024242E">
      <w:pPr>
        <w:pStyle w:val="Paragraph"/>
        <w:spacing w:line="360" w:lineRule="auto"/>
        <w:ind w:left="900"/>
        <w:rPr>
          <w:rFonts w:cs="Arial"/>
          <w:rPrChange w:id="8338" w:author="Muhamad Ridho Zul Khoiri" w:date="2026-07-14T10:44:00Z" w16du:dateUtc="2026-07-14T03:44:00Z">
            <w:rPr>
              <w:rFonts w:ascii="Times New Roman" w:hAnsi="Times New Roman"/>
            </w:rPr>
          </w:rPrChange>
        </w:rPr>
      </w:pPr>
      <w:r w:rsidRPr="00CF42A6">
        <w:rPr>
          <w:rFonts w:cs="Arial"/>
          <w:rPrChange w:id="8339" w:author="Muhamad Ridho Zul Khoiri" w:date="2026-07-14T10:44:00Z" w16du:dateUtc="2026-07-14T03:44:00Z">
            <w:rPr>
              <w:rFonts w:ascii="Times New Roman" w:hAnsi="Times New Roman"/>
            </w:rPr>
          </w:rPrChange>
        </w:rPr>
        <w:t>For operations activities, all proposed changes must be reviewed and approved during the daily or weekly meetings with the Superintendent, OIM, and/or Offsite Managers. These changes must also be documented through email confirmation or meeting minutes. Alignment with the existing schedule and required resources must be addressed during the meeting.</w:t>
      </w:r>
    </w:p>
    <w:p w14:paraId="0B72455B" w14:textId="6F259990" w:rsidR="0024242E" w:rsidRPr="00CF42A6" w:rsidRDefault="0024242E" w:rsidP="0024242E">
      <w:pPr>
        <w:pStyle w:val="Paragraph"/>
        <w:spacing w:after="240" w:line="360" w:lineRule="auto"/>
        <w:ind w:left="907"/>
        <w:rPr>
          <w:rFonts w:cs="Arial"/>
          <w:rPrChange w:id="8340" w:author="Muhamad Ridho Zul Khoiri" w:date="2026-07-14T10:44:00Z" w16du:dateUtc="2026-07-14T03:44:00Z">
            <w:rPr>
              <w:rFonts w:ascii="Times New Roman" w:hAnsi="Times New Roman"/>
            </w:rPr>
          </w:rPrChange>
        </w:rPr>
      </w:pPr>
      <w:r w:rsidRPr="00CF42A6">
        <w:rPr>
          <w:rFonts w:cs="Arial"/>
          <w:rPrChange w:id="8341" w:author="Muhamad Ridho Zul Khoiri" w:date="2026-07-14T10:44:00Z" w16du:dateUtc="2026-07-14T03:44:00Z">
            <w:rPr>
              <w:rFonts w:ascii="Times New Roman" w:hAnsi="Times New Roman"/>
            </w:rPr>
          </w:rPrChange>
        </w:rPr>
        <w:t>Any proposed changes that may impact constraints—such as safety, operational resources, logistics support, production, or budget—must be initiated through a Plan Change Request. At a minimum, such changes require approval from the Plan Owner.</w:t>
      </w:r>
    </w:p>
    <w:p w14:paraId="3F18A538" w14:textId="23D276FB" w:rsidR="00580865" w:rsidRPr="00CF42A6" w:rsidRDefault="00580865">
      <w:pPr>
        <w:pStyle w:val="ListParagraph"/>
        <w:numPr>
          <w:ilvl w:val="0"/>
          <w:numId w:val="56"/>
        </w:numPr>
        <w:spacing w:after="240"/>
        <w:ind w:left="900" w:hanging="900"/>
        <w:rPr>
          <w:b/>
          <w:bCs/>
          <w:sz w:val="24"/>
          <w:szCs w:val="24"/>
          <w:rPrChange w:id="8342" w:author="Muhamad Ridho Zul Khoiri" w:date="2026-07-14T10:44:00Z" w16du:dateUtc="2026-07-14T03:44:00Z">
            <w:rPr>
              <w:rFonts w:ascii="Times New Roman" w:hAnsi="Times New Roman" w:cs="Times New Roman"/>
              <w:b/>
              <w:bCs/>
              <w:sz w:val="24"/>
              <w:szCs w:val="24"/>
            </w:rPr>
          </w:rPrChange>
        </w:rPr>
      </w:pPr>
      <w:r w:rsidRPr="00CF42A6">
        <w:rPr>
          <w:b/>
          <w:bCs/>
          <w:sz w:val="24"/>
          <w:szCs w:val="24"/>
          <w:rPrChange w:id="8343" w:author="Muhamad Ridho Zul Khoiri" w:date="2026-07-14T10:44:00Z" w16du:dateUtc="2026-07-14T03:44:00Z">
            <w:rPr>
              <w:rFonts w:ascii="Times New Roman" w:hAnsi="Times New Roman" w:cs="Times New Roman"/>
              <w:b/>
              <w:bCs/>
              <w:sz w:val="24"/>
              <w:szCs w:val="24"/>
            </w:rPr>
          </w:rPrChange>
        </w:rPr>
        <w:t>New Activity to Plan</w:t>
      </w:r>
    </w:p>
    <w:p w14:paraId="26E45FF6" w14:textId="77777777" w:rsidR="00580865" w:rsidRPr="00CF42A6" w:rsidRDefault="00580865" w:rsidP="00580865">
      <w:pPr>
        <w:pStyle w:val="Paragraph"/>
        <w:spacing w:after="0" w:line="360" w:lineRule="auto"/>
        <w:ind w:left="900"/>
        <w:rPr>
          <w:rFonts w:cs="Arial"/>
          <w:rPrChange w:id="8344" w:author="Muhamad Ridho Zul Khoiri" w:date="2026-07-14T10:44:00Z" w16du:dateUtc="2026-07-14T03:44:00Z">
            <w:rPr>
              <w:rFonts w:ascii="Times New Roman" w:hAnsi="Times New Roman"/>
            </w:rPr>
          </w:rPrChange>
        </w:rPr>
      </w:pPr>
      <w:r w:rsidRPr="00CF42A6">
        <w:rPr>
          <w:rFonts w:cs="Arial"/>
          <w:rPrChange w:id="8345" w:author="Muhamad Ridho Zul Khoiri" w:date="2026-07-14T10:44:00Z" w16du:dateUtc="2026-07-14T03:44:00Z">
            <w:rPr>
              <w:rFonts w:ascii="Times New Roman" w:hAnsi="Times New Roman"/>
            </w:rPr>
          </w:rPrChange>
        </w:rPr>
        <w:t>This process ensures that all unplanned activities with potential impacts on constraints (such as accommodations, operational resources, logistics support), production, or budget are clearly defined and agreed upon before being incorporated into the ongoing 30-day plans.</w:t>
      </w:r>
    </w:p>
    <w:p w14:paraId="224221A2" w14:textId="73AE061B" w:rsidR="00580865" w:rsidRPr="00CF42A6" w:rsidRDefault="0024242E" w:rsidP="00580865">
      <w:pPr>
        <w:pStyle w:val="Paragraph"/>
        <w:spacing w:after="0" w:line="360" w:lineRule="auto"/>
        <w:ind w:left="900"/>
        <w:rPr>
          <w:rFonts w:cs="Arial"/>
          <w:rPrChange w:id="8346" w:author="Muhamad Ridho Zul Khoiri" w:date="2026-07-14T10:44:00Z" w16du:dateUtc="2026-07-14T03:44:00Z">
            <w:rPr>
              <w:rFonts w:ascii="Times New Roman" w:hAnsi="Times New Roman"/>
            </w:rPr>
          </w:rPrChange>
        </w:rPr>
      </w:pPr>
      <w:r w:rsidRPr="00CF42A6">
        <w:rPr>
          <w:rFonts w:cs="Arial"/>
          <w:rPrChange w:id="8347" w:author="Muhamad Ridho Zul Khoiri" w:date="2026-07-14T10:44:00Z" w16du:dateUtc="2026-07-14T03:44:00Z">
            <w:rPr>
              <w:rFonts w:ascii="Times New Roman" w:hAnsi="Times New Roman"/>
            </w:rPr>
          </w:rPrChange>
        </w:rPr>
        <w:t>Changes with potential impacts on constraints—such as safety, operational resources, logistics support, production, or budget—require an approved Plan Change Request (PCR) form, with the following process</w:t>
      </w:r>
      <w:r w:rsidR="00580865" w:rsidRPr="00CF42A6">
        <w:rPr>
          <w:rFonts w:cs="Arial"/>
          <w:rPrChange w:id="8348" w:author="Muhamad Ridho Zul Khoiri" w:date="2026-07-14T10:44:00Z" w16du:dateUtc="2026-07-14T03:44:00Z">
            <w:rPr>
              <w:rFonts w:ascii="Times New Roman" w:hAnsi="Times New Roman"/>
            </w:rPr>
          </w:rPrChange>
        </w:rPr>
        <w:t>:</w:t>
      </w:r>
    </w:p>
    <w:p w14:paraId="5E10FF58" w14:textId="77777777" w:rsidR="00580865" w:rsidRPr="00CF42A6" w:rsidRDefault="00580865" w:rsidP="00580865">
      <w:pPr>
        <w:pStyle w:val="Paragraph"/>
        <w:numPr>
          <w:ilvl w:val="0"/>
          <w:numId w:val="14"/>
        </w:numPr>
        <w:spacing w:after="0" w:line="360" w:lineRule="auto"/>
        <w:rPr>
          <w:rFonts w:cs="Arial"/>
          <w:rPrChange w:id="8349" w:author="Muhamad Ridho Zul Khoiri" w:date="2026-07-14T10:44:00Z" w16du:dateUtc="2026-07-14T03:44:00Z">
            <w:rPr>
              <w:rFonts w:ascii="Times New Roman" w:hAnsi="Times New Roman"/>
            </w:rPr>
          </w:rPrChange>
        </w:rPr>
      </w:pPr>
      <w:r w:rsidRPr="00CF42A6">
        <w:rPr>
          <w:rFonts w:cs="Arial"/>
          <w:rPrChange w:id="8350" w:author="Muhamad Ridho Zul Khoiri" w:date="2026-07-14T10:44:00Z" w16du:dateUtc="2026-07-14T03:44:00Z">
            <w:rPr>
              <w:rFonts w:ascii="Times New Roman" w:hAnsi="Times New Roman"/>
            </w:rPr>
          </w:rPrChange>
        </w:rPr>
        <w:t>Submission of PCR Form:</w:t>
      </w:r>
    </w:p>
    <w:p w14:paraId="4D20B559" w14:textId="77777777" w:rsidR="00580865" w:rsidRPr="00CF42A6" w:rsidRDefault="00580865" w:rsidP="00580865">
      <w:pPr>
        <w:pStyle w:val="Paragraph"/>
        <w:numPr>
          <w:ilvl w:val="1"/>
          <w:numId w:val="14"/>
        </w:numPr>
        <w:spacing w:after="0" w:line="360" w:lineRule="auto"/>
        <w:ind w:left="1987"/>
        <w:rPr>
          <w:rFonts w:cs="Arial"/>
          <w:rPrChange w:id="8351" w:author="Muhamad Ridho Zul Khoiri" w:date="2026-07-14T10:44:00Z" w16du:dateUtc="2026-07-14T03:44:00Z">
            <w:rPr>
              <w:rFonts w:ascii="Times New Roman" w:hAnsi="Times New Roman"/>
            </w:rPr>
          </w:rPrChange>
        </w:rPr>
      </w:pPr>
      <w:r w:rsidRPr="00CF42A6">
        <w:rPr>
          <w:rFonts w:cs="Arial"/>
          <w:rPrChange w:id="8352" w:author="Muhamad Ridho Zul Khoiri" w:date="2026-07-14T10:44:00Z" w16du:dateUtc="2026-07-14T03:44:00Z">
            <w:rPr>
              <w:rFonts w:ascii="Times New Roman" w:hAnsi="Times New Roman"/>
            </w:rPr>
          </w:rPrChange>
        </w:rPr>
        <w:t>The Activity Sponsor completes and submits the PCR form to the Asset Planner for evaluation.</w:t>
      </w:r>
    </w:p>
    <w:p w14:paraId="7ADA0420" w14:textId="77777777" w:rsidR="00580865" w:rsidRPr="00CF42A6" w:rsidRDefault="00580865" w:rsidP="00580865">
      <w:pPr>
        <w:pStyle w:val="Paragraph"/>
        <w:numPr>
          <w:ilvl w:val="1"/>
          <w:numId w:val="14"/>
        </w:numPr>
        <w:spacing w:after="0" w:line="360" w:lineRule="auto"/>
        <w:ind w:left="1987"/>
        <w:rPr>
          <w:rFonts w:cs="Arial"/>
          <w:rPrChange w:id="8353" w:author="Muhamad Ridho Zul Khoiri" w:date="2026-07-14T10:44:00Z" w16du:dateUtc="2026-07-14T03:44:00Z">
            <w:rPr>
              <w:rFonts w:ascii="Times New Roman" w:hAnsi="Times New Roman"/>
            </w:rPr>
          </w:rPrChange>
        </w:rPr>
      </w:pPr>
      <w:r w:rsidRPr="00CF42A6">
        <w:rPr>
          <w:rFonts w:cs="Arial"/>
          <w:rPrChange w:id="8354" w:author="Muhamad Ridho Zul Khoiri" w:date="2026-07-14T10:44:00Z" w16du:dateUtc="2026-07-14T03:44:00Z">
            <w:rPr>
              <w:rFonts w:ascii="Times New Roman" w:hAnsi="Times New Roman"/>
            </w:rPr>
          </w:rPrChange>
        </w:rPr>
        <w:t>If there are no significant constraints (e.g., accommodations or SIMOPS issues), the changes can be forwarded directly to the Plan Owner for approval.</w:t>
      </w:r>
    </w:p>
    <w:p w14:paraId="18DD35F1" w14:textId="77777777" w:rsidR="00580865" w:rsidRPr="00CF42A6" w:rsidRDefault="00580865" w:rsidP="00580865">
      <w:pPr>
        <w:pStyle w:val="Paragraph"/>
        <w:numPr>
          <w:ilvl w:val="1"/>
          <w:numId w:val="14"/>
        </w:numPr>
        <w:spacing w:after="0" w:line="360" w:lineRule="auto"/>
        <w:ind w:left="1987"/>
        <w:rPr>
          <w:rFonts w:cs="Arial"/>
          <w:rPrChange w:id="8355" w:author="Muhamad Ridho Zul Khoiri" w:date="2026-07-14T10:44:00Z" w16du:dateUtc="2026-07-14T03:44:00Z">
            <w:rPr>
              <w:rFonts w:ascii="Times New Roman" w:hAnsi="Times New Roman"/>
            </w:rPr>
          </w:rPrChange>
        </w:rPr>
      </w:pPr>
      <w:r w:rsidRPr="00CF42A6">
        <w:rPr>
          <w:rFonts w:cs="Arial"/>
          <w:rPrChange w:id="8356" w:author="Muhamad Ridho Zul Khoiri" w:date="2026-07-14T10:44:00Z" w16du:dateUtc="2026-07-14T03:44:00Z">
            <w:rPr>
              <w:rFonts w:ascii="Times New Roman" w:hAnsi="Times New Roman"/>
            </w:rPr>
          </w:rPrChange>
        </w:rPr>
        <w:t>If there is a major impact on constraints, the matter must be escalated to the OIM for resolution. Depending on the complexity of the change, the OIM may convene a meeting with the Field Manager to discuss and resolve the issue.</w:t>
      </w:r>
    </w:p>
    <w:p w14:paraId="796B0AD5" w14:textId="77777777" w:rsidR="00580865" w:rsidRPr="00CF42A6" w:rsidRDefault="00580865" w:rsidP="00580865">
      <w:pPr>
        <w:pStyle w:val="Paragraph"/>
        <w:numPr>
          <w:ilvl w:val="0"/>
          <w:numId w:val="14"/>
        </w:numPr>
        <w:spacing w:after="0" w:line="360" w:lineRule="auto"/>
        <w:ind w:left="1267"/>
        <w:rPr>
          <w:rFonts w:cs="Arial"/>
          <w:rPrChange w:id="8357" w:author="Muhamad Ridho Zul Khoiri" w:date="2026-07-14T10:44:00Z" w16du:dateUtc="2026-07-14T03:44:00Z">
            <w:rPr>
              <w:rFonts w:ascii="Times New Roman" w:hAnsi="Times New Roman"/>
            </w:rPr>
          </w:rPrChange>
        </w:rPr>
      </w:pPr>
      <w:r w:rsidRPr="00CF42A6">
        <w:rPr>
          <w:rFonts w:cs="Arial"/>
          <w:rPrChange w:id="8358" w:author="Muhamad Ridho Zul Khoiri" w:date="2026-07-14T10:44:00Z" w16du:dateUtc="2026-07-14T03:44:00Z">
            <w:rPr>
              <w:rFonts w:ascii="Times New Roman" w:hAnsi="Times New Roman"/>
            </w:rPr>
          </w:rPrChange>
        </w:rPr>
        <w:t>The Field Manager reviews the PCR form, considering the priority, justification, and potential impacts on the current plan. Based on this review, the Field Manager decides whether to approve or reject the proposed activity.</w:t>
      </w:r>
    </w:p>
    <w:p w14:paraId="01B7E367" w14:textId="3F635BF8" w:rsidR="00580865" w:rsidRPr="00CF42A6" w:rsidRDefault="00580865" w:rsidP="00580865">
      <w:pPr>
        <w:pStyle w:val="Paragraph"/>
        <w:numPr>
          <w:ilvl w:val="0"/>
          <w:numId w:val="14"/>
        </w:numPr>
        <w:spacing w:line="360" w:lineRule="auto"/>
        <w:rPr>
          <w:rFonts w:cs="Arial"/>
          <w:rPrChange w:id="8359" w:author="Muhamad Ridho Zul Khoiri" w:date="2026-07-14T10:44:00Z" w16du:dateUtc="2026-07-14T03:44:00Z">
            <w:rPr>
              <w:rFonts w:ascii="Times New Roman" w:hAnsi="Times New Roman"/>
            </w:rPr>
          </w:rPrChange>
        </w:rPr>
      </w:pPr>
      <w:r w:rsidRPr="00CF42A6">
        <w:rPr>
          <w:rFonts w:cs="Arial"/>
          <w:rPrChange w:id="8360" w:author="Muhamad Ridho Zul Khoiri" w:date="2026-07-14T10:44:00Z" w16du:dateUtc="2026-07-14T03:44:00Z">
            <w:rPr>
              <w:rFonts w:ascii="Times New Roman" w:hAnsi="Times New Roman"/>
            </w:rPr>
          </w:rPrChange>
        </w:rPr>
        <w:t xml:space="preserve">The Asset Planner informs the Activity Sponsor whether the proposed activity is approved or rejected, including the reasons for the decision. If the change impacts other activities, the </w:t>
      </w:r>
      <w:r w:rsidRPr="00CF42A6">
        <w:rPr>
          <w:rFonts w:cs="Arial"/>
          <w:rPrChange w:id="8361" w:author="Muhamad Ridho Zul Khoiri" w:date="2026-07-14T10:44:00Z" w16du:dateUtc="2026-07-14T03:44:00Z">
            <w:rPr>
              <w:rFonts w:ascii="Times New Roman" w:hAnsi="Times New Roman"/>
            </w:rPr>
          </w:rPrChange>
        </w:rPr>
        <w:lastRenderedPageBreak/>
        <w:t>owners of those activities must be informed of the implications, and adjustments or reprioritization may be required.</w:t>
      </w:r>
    </w:p>
    <w:p w14:paraId="0EDAC554" w14:textId="33A1027C" w:rsidR="00580865" w:rsidRPr="00CF42A6" w:rsidRDefault="00580865">
      <w:pPr>
        <w:pStyle w:val="ListParagraph"/>
        <w:numPr>
          <w:ilvl w:val="0"/>
          <w:numId w:val="56"/>
        </w:numPr>
        <w:spacing w:after="240"/>
        <w:ind w:left="900" w:hanging="900"/>
        <w:rPr>
          <w:b/>
          <w:bCs/>
          <w:sz w:val="24"/>
          <w:szCs w:val="24"/>
          <w:rPrChange w:id="8362" w:author="Muhamad Ridho Zul Khoiri" w:date="2026-07-14T10:44:00Z" w16du:dateUtc="2026-07-14T03:44:00Z">
            <w:rPr>
              <w:rFonts w:ascii="Times New Roman" w:hAnsi="Times New Roman" w:cs="Times New Roman"/>
              <w:b/>
              <w:bCs/>
              <w:sz w:val="24"/>
              <w:szCs w:val="24"/>
            </w:rPr>
          </w:rPrChange>
        </w:rPr>
      </w:pPr>
      <w:r w:rsidRPr="00CF42A6">
        <w:rPr>
          <w:b/>
          <w:bCs/>
          <w:sz w:val="24"/>
          <w:szCs w:val="24"/>
          <w:rPrChange w:id="8363" w:author="Muhamad Ridho Zul Khoiri" w:date="2026-07-14T10:44:00Z" w16du:dateUtc="2026-07-14T03:44:00Z">
            <w:rPr>
              <w:rFonts w:ascii="Times New Roman" w:hAnsi="Times New Roman" w:cs="Times New Roman"/>
              <w:b/>
              <w:bCs/>
              <w:sz w:val="24"/>
              <w:szCs w:val="24"/>
            </w:rPr>
          </w:rPrChange>
        </w:rPr>
        <w:t>Deletion of Activities</w:t>
      </w:r>
    </w:p>
    <w:p w14:paraId="1AAE6EF7" w14:textId="77777777" w:rsidR="00580865" w:rsidRPr="00CF42A6" w:rsidRDefault="00580865" w:rsidP="00580865">
      <w:pPr>
        <w:pStyle w:val="Paragraph"/>
        <w:spacing w:after="0" w:line="360" w:lineRule="auto"/>
        <w:ind w:left="540" w:firstLine="360"/>
        <w:rPr>
          <w:rFonts w:cs="Arial"/>
          <w:rPrChange w:id="8364" w:author="Muhamad Ridho Zul Khoiri" w:date="2026-07-14T10:44:00Z" w16du:dateUtc="2026-07-14T03:44:00Z">
            <w:rPr>
              <w:rFonts w:ascii="Times New Roman" w:hAnsi="Times New Roman"/>
            </w:rPr>
          </w:rPrChange>
        </w:rPr>
      </w:pPr>
      <w:r w:rsidRPr="00CF42A6">
        <w:rPr>
          <w:rFonts w:cs="Arial"/>
          <w:rPrChange w:id="8365" w:author="Muhamad Ridho Zul Khoiri" w:date="2026-07-14T10:44:00Z" w16du:dateUtc="2026-07-14T03:44:00Z">
            <w:rPr>
              <w:rFonts w:ascii="Times New Roman" w:hAnsi="Times New Roman"/>
            </w:rPr>
          </w:rPrChange>
        </w:rPr>
        <w:t>The deletion of an activity can be decided by the OIM after evaluating the following factors:</w:t>
      </w:r>
    </w:p>
    <w:p w14:paraId="30E3B78C" w14:textId="77777777" w:rsidR="00580865" w:rsidRPr="00CF42A6" w:rsidRDefault="00580865" w:rsidP="00580865">
      <w:pPr>
        <w:pStyle w:val="Paragraph"/>
        <w:numPr>
          <w:ilvl w:val="0"/>
          <w:numId w:val="15"/>
        </w:numPr>
        <w:spacing w:after="0" w:line="360" w:lineRule="auto"/>
        <w:ind w:left="1267"/>
        <w:rPr>
          <w:rFonts w:cs="Arial"/>
          <w:rPrChange w:id="8366" w:author="Muhamad Ridho Zul Khoiri" w:date="2026-07-14T10:44:00Z" w16du:dateUtc="2026-07-14T03:44:00Z">
            <w:rPr>
              <w:rFonts w:ascii="Times New Roman" w:hAnsi="Times New Roman"/>
            </w:rPr>
          </w:rPrChange>
        </w:rPr>
      </w:pPr>
      <w:r w:rsidRPr="00CF42A6">
        <w:rPr>
          <w:rFonts w:cs="Arial"/>
          <w:rPrChange w:id="8367" w:author="Muhamad Ridho Zul Khoiri" w:date="2026-07-14T10:44:00Z" w16du:dateUtc="2026-07-14T03:44:00Z">
            <w:rPr>
              <w:rFonts w:ascii="Times New Roman" w:hAnsi="Times New Roman"/>
            </w:rPr>
          </w:rPrChange>
        </w:rPr>
        <w:t>Impact on Budget and Production Opportunity: The potential consequences of continuing the activity versus its removal, including financial and production considerations.</w:t>
      </w:r>
    </w:p>
    <w:p w14:paraId="2B054A15" w14:textId="77777777" w:rsidR="00580865" w:rsidRPr="00CF42A6" w:rsidRDefault="00580865" w:rsidP="00580865">
      <w:pPr>
        <w:pStyle w:val="Paragraph"/>
        <w:numPr>
          <w:ilvl w:val="0"/>
          <w:numId w:val="15"/>
        </w:numPr>
        <w:spacing w:after="0" w:line="360" w:lineRule="auto"/>
        <w:ind w:left="1267"/>
        <w:rPr>
          <w:rFonts w:cs="Arial"/>
          <w:rPrChange w:id="8368" w:author="Muhamad Ridho Zul Khoiri" w:date="2026-07-14T10:44:00Z" w16du:dateUtc="2026-07-14T03:44:00Z">
            <w:rPr>
              <w:rFonts w:ascii="Times New Roman" w:hAnsi="Times New Roman"/>
            </w:rPr>
          </w:rPrChange>
        </w:rPr>
      </w:pPr>
      <w:r w:rsidRPr="00CF42A6">
        <w:rPr>
          <w:rFonts w:cs="Arial"/>
          <w:rPrChange w:id="8369" w:author="Muhamad Ridho Zul Khoiri" w:date="2026-07-14T10:44:00Z" w16du:dateUtc="2026-07-14T03:44:00Z">
            <w:rPr>
              <w:rFonts w:ascii="Times New Roman" w:hAnsi="Times New Roman"/>
            </w:rPr>
          </w:rPrChange>
        </w:rPr>
        <w:t>Resource Reallocation: The reallocation of resources freed by the deletion and how it affects other operations.</w:t>
      </w:r>
    </w:p>
    <w:p w14:paraId="04F7C167" w14:textId="77777777" w:rsidR="00580865" w:rsidRPr="00CF42A6" w:rsidRDefault="00580865" w:rsidP="0024242E">
      <w:pPr>
        <w:pStyle w:val="Paragraph"/>
        <w:numPr>
          <w:ilvl w:val="0"/>
          <w:numId w:val="15"/>
        </w:numPr>
        <w:spacing w:line="360" w:lineRule="auto"/>
        <w:ind w:left="1267"/>
        <w:rPr>
          <w:rFonts w:cs="Arial"/>
          <w:rPrChange w:id="8370" w:author="Muhamad Ridho Zul Khoiri" w:date="2026-07-14T10:44:00Z" w16du:dateUtc="2026-07-14T03:44:00Z">
            <w:rPr>
              <w:rFonts w:ascii="Times New Roman" w:hAnsi="Times New Roman"/>
            </w:rPr>
          </w:rPrChange>
        </w:rPr>
      </w:pPr>
      <w:r w:rsidRPr="00CF42A6">
        <w:rPr>
          <w:rFonts w:cs="Arial"/>
          <w:rPrChange w:id="8371" w:author="Muhamad Ridho Zul Khoiri" w:date="2026-07-14T10:44:00Z" w16du:dateUtc="2026-07-14T03:44:00Z">
            <w:rPr>
              <w:rFonts w:ascii="Times New Roman" w:hAnsi="Times New Roman"/>
            </w:rPr>
          </w:rPrChange>
        </w:rPr>
        <w:t>Impact on Other Activities: Any effects on other activities that depend on or follow sequentially from the deleted activity.</w:t>
      </w:r>
    </w:p>
    <w:p w14:paraId="5F34CFAE" w14:textId="62D5CBAE" w:rsidR="0024242E" w:rsidRPr="00CF42A6" w:rsidRDefault="0024242E" w:rsidP="00580865">
      <w:pPr>
        <w:pStyle w:val="Paragraph"/>
        <w:spacing w:after="0" w:line="360" w:lineRule="auto"/>
        <w:ind w:left="900"/>
        <w:rPr>
          <w:rFonts w:cs="Arial"/>
          <w:rPrChange w:id="8372" w:author="Muhamad Ridho Zul Khoiri" w:date="2026-07-14T10:44:00Z" w16du:dateUtc="2026-07-14T03:44:00Z">
            <w:rPr>
              <w:rFonts w:ascii="Times New Roman" w:hAnsi="Times New Roman"/>
            </w:rPr>
          </w:rPrChange>
        </w:rPr>
      </w:pPr>
      <w:r w:rsidRPr="00CF42A6">
        <w:rPr>
          <w:rFonts w:cs="Arial"/>
          <w:rPrChange w:id="8373" w:author="Muhamad Ridho Zul Khoiri" w:date="2026-07-14T10:44:00Z" w16du:dateUtc="2026-07-14T03:44:00Z">
            <w:rPr>
              <w:rFonts w:ascii="Times New Roman" w:hAnsi="Times New Roman"/>
            </w:rPr>
          </w:rPrChange>
        </w:rPr>
        <w:t>Approval for deleting an activity that may impact constraints or resources must be documented through a PCR. The OIM is responsible for providing justification based on the considerations outlined above, while the Asset Planner is responsible for recording and documenting the justification.</w:t>
      </w:r>
    </w:p>
    <w:p w14:paraId="6020ADAF" w14:textId="77777777" w:rsidR="00580865" w:rsidRPr="00CF42A6" w:rsidRDefault="00580865" w:rsidP="00580865">
      <w:pPr>
        <w:rPr>
          <w:rFonts w:cs="Arial"/>
          <w:b/>
          <w:bCs/>
          <w:sz w:val="24"/>
          <w:szCs w:val="24"/>
          <w:rPrChange w:id="8374" w:author="Muhamad Ridho Zul Khoiri" w:date="2026-07-14T10:44:00Z" w16du:dateUtc="2026-07-14T03:44:00Z">
            <w:rPr>
              <w:rFonts w:ascii="Times New Roman" w:hAnsi="Times New Roman"/>
              <w:b/>
              <w:bCs/>
              <w:sz w:val="24"/>
              <w:szCs w:val="24"/>
            </w:rPr>
          </w:rPrChange>
        </w:rPr>
      </w:pPr>
    </w:p>
    <w:p w14:paraId="69315702" w14:textId="4EF6758E" w:rsidR="00E33746" w:rsidRPr="00CF42A6" w:rsidRDefault="00580865">
      <w:pPr>
        <w:pStyle w:val="ListParagraph"/>
        <w:numPr>
          <w:ilvl w:val="0"/>
          <w:numId w:val="56"/>
        </w:numPr>
        <w:spacing w:after="240"/>
        <w:ind w:left="900" w:hanging="900"/>
        <w:rPr>
          <w:b/>
          <w:bCs/>
          <w:sz w:val="24"/>
          <w:szCs w:val="24"/>
          <w:rPrChange w:id="8375" w:author="Muhamad Ridho Zul Khoiri" w:date="2026-07-14T10:44:00Z" w16du:dateUtc="2026-07-14T03:44:00Z">
            <w:rPr>
              <w:rFonts w:ascii="Times New Roman" w:hAnsi="Times New Roman" w:cs="Times New Roman"/>
              <w:b/>
              <w:bCs/>
              <w:sz w:val="24"/>
              <w:szCs w:val="24"/>
            </w:rPr>
          </w:rPrChange>
        </w:rPr>
      </w:pPr>
      <w:r w:rsidRPr="00CF42A6">
        <w:rPr>
          <w:b/>
          <w:bCs/>
          <w:sz w:val="24"/>
          <w:szCs w:val="24"/>
          <w:rPrChange w:id="8376" w:author="Muhamad Ridho Zul Khoiri" w:date="2026-07-14T10:44:00Z" w16du:dateUtc="2026-07-14T03:44:00Z">
            <w:rPr>
              <w:rFonts w:ascii="Times New Roman" w:hAnsi="Times New Roman" w:cs="Times New Roman"/>
              <w:b/>
              <w:bCs/>
              <w:sz w:val="24"/>
              <w:szCs w:val="24"/>
            </w:rPr>
          </w:rPrChange>
        </w:rPr>
        <w:t>Changes within ongoing 30 day planning</w:t>
      </w:r>
    </w:p>
    <w:p w14:paraId="5428FF72" w14:textId="3330B1CB" w:rsidR="00E33746" w:rsidRPr="00CF42A6" w:rsidRDefault="0024242E" w:rsidP="00E33746">
      <w:pPr>
        <w:pStyle w:val="Paragraph"/>
        <w:spacing w:line="360" w:lineRule="auto"/>
        <w:ind w:left="900"/>
        <w:rPr>
          <w:rFonts w:cs="Arial"/>
          <w:rPrChange w:id="8377" w:author="Muhamad Ridho Zul Khoiri" w:date="2026-07-14T10:44:00Z" w16du:dateUtc="2026-07-14T03:44:00Z">
            <w:rPr>
              <w:rFonts w:ascii="Times New Roman" w:hAnsi="Times New Roman"/>
            </w:rPr>
          </w:rPrChange>
        </w:rPr>
      </w:pPr>
      <w:r w:rsidRPr="00CF42A6">
        <w:rPr>
          <w:rFonts w:cs="Arial"/>
          <w:rPrChange w:id="8378" w:author="Muhamad Ridho Zul Khoiri" w:date="2026-07-14T10:44:00Z" w16du:dateUtc="2026-07-14T03:44:00Z">
            <w:rPr>
              <w:rFonts w:ascii="Times New Roman" w:hAnsi="Times New Roman"/>
            </w:rPr>
          </w:rPrChange>
        </w:rPr>
        <w:t>Any change to a plan that extends beyond three days from its original 30-day schedule requires alignment with the existing schedule and available resources. If the change impacts other activities, the respective activity owners must be informed, as they may need to re-prioritize their work accordingly</w:t>
      </w:r>
      <w:r w:rsidR="00E33746" w:rsidRPr="00CF42A6">
        <w:rPr>
          <w:rFonts w:cs="Arial"/>
          <w:rPrChange w:id="8379" w:author="Muhamad Ridho Zul Khoiri" w:date="2026-07-14T10:44:00Z" w16du:dateUtc="2026-07-14T03:44:00Z">
            <w:rPr>
              <w:rFonts w:ascii="Times New Roman" w:hAnsi="Times New Roman"/>
            </w:rPr>
          </w:rPrChange>
        </w:rPr>
        <w:t>.</w:t>
      </w:r>
    </w:p>
    <w:tbl>
      <w:tblPr>
        <w:tblW w:w="0" w:type="auto"/>
        <w:tblBorders>
          <w:top w:val="threeDEmboss" w:sz="6" w:space="0" w:color="auto"/>
          <w:left w:val="threeDEmboss" w:sz="6" w:space="0" w:color="auto"/>
          <w:bottom w:val="threeDEmboss" w:sz="6" w:space="0" w:color="auto"/>
          <w:right w:val="threeDEmboss" w:sz="6" w:space="0" w:color="auto"/>
          <w:insideH w:val="threeDEmboss" w:sz="6" w:space="0" w:color="auto"/>
          <w:insideV w:val="threeDEmboss" w:sz="6" w:space="0" w:color="auto"/>
        </w:tblBorders>
        <w:tblLook w:val="01E0" w:firstRow="1" w:lastRow="1" w:firstColumn="1" w:lastColumn="1" w:noHBand="0" w:noVBand="0"/>
      </w:tblPr>
      <w:tblGrid>
        <w:gridCol w:w="4658"/>
        <w:gridCol w:w="1737"/>
        <w:gridCol w:w="2919"/>
      </w:tblGrid>
      <w:tr w:rsidR="00E33746" w:rsidRPr="00526DF0" w14:paraId="00F1CD22" w14:textId="77777777" w:rsidTr="00A04960">
        <w:tc>
          <w:tcPr>
            <w:tcW w:w="9576" w:type="dxa"/>
            <w:gridSpan w:val="3"/>
            <w:shd w:val="clear" w:color="auto" w:fill="000000"/>
          </w:tcPr>
          <w:p w14:paraId="43DC994C" w14:textId="77777777" w:rsidR="00E33746" w:rsidRPr="00CF42A6" w:rsidRDefault="00E33746" w:rsidP="00A04960">
            <w:pPr>
              <w:pStyle w:val="Paragraph"/>
              <w:spacing w:after="0"/>
              <w:ind w:left="0"/>
              <w:rPr>
                <w:rFonts w:cs="Arial"/>
                <w:color w:val="FFFFFF"/>
                <w:sz w:val="18"/>
                <w:szCs w:val="18"/>
                <w:rPrChange w:id="8380" w:author="Muhamad Ridho Zul Khoiri" w:date="2026-07-14T10:44:00Z" w16du:dateUtc="2026-07-14T03:44:00Z">
                  <w:rPr>
                    <w:rFonts w:ascii="Times New Roman" w:hAnsi="Times New Roman"/>
                    <w:color w:val="FFFFFF"/>
                    <w:sz w:val="18"/>
                    <w:szCs w:val="18"/>
                  </w:rPr>
                </w:rPrChange>
              </w:rPr>
            </w:pPr>
            <w:r w:rsidRPr="00CF42A6">
              <w:rPr>
                <w:rFonts w:cs="Arial"/>
                <w:color w:val="FFFFFF"/>
                <w:sz w:val="18"/>
                <w:szCs w:val="18"/>
                <w:rPrChange w:id="8381" w:author="Muhamad Ridho Zul Khoiri" w:date="2026-07-14T10:44:00Z" w16du:dateUtc="2026-07-14T03:44:00Z">
                  <w:rPr>
                    <w:rFonts w:ascii="Times New Roman" w:hAnsi="Times New Roman"/>
                    <w:color w:val="FFFFFF"/>
                    <w:sz w:val="18"/>
                    <w:szCs w:val="18"/>
                  </w:rPr>
                </w:rPrChange>
              </w:rPr>
              <w:t>To be filled by Plan Originator</w:t>
            </w:r>
          </w:p>
        </w:tc>
      </w:tr>
      <w:tr w:rsidR="00E33746" w:rsidRPr="00526DF0" w14:paraId="35EEFCEA" w14:textId="77777777" w:rsidTr="00A04960">
        <w:tc>
          <w:tcPr>
            <w:tcW w:w="4788" w:type="dxa"/>
          </w:tcPr>
          <w:p w14:paraId="575740A1" w14:textId="77777777" w:rsidR="00E33746" w:rsidRPr="00CF42A6" w:rsidRDefault="00E33746" w:rsidP="00A04960">
            <w:pPr>
              <w:pStyle w:val="Paragraph"/>
              <w:spacing w:after="0"/>
              <w:ind w:left="0"/>
              <w:rPr>
                <w:rFonts w:cs="Arial"/>
                <w:sz w:val="18"/>
                <w:szCs w:val="18"/>
                <w:rPrChange w:id="8382" w:author="Muhamad Ridho Zul Khoiri" w:date="2026-07-14T10:44:00Z" w16du:dateUtc="2026-07-14T03:44:00Z">
                  <w:rPr>
                    <w:rFonts w:ascii="Times New Roman" w:hAnsi="Times New Roman"/>
                    <w:sz w:val="18"/>
                    <w:szCs w:val="18"/>
                  </w:rPr>
                </w:rPrChange>
              </w:rPr>
            </w:pPr>
            <w:r w:rsidRPr="00CF42A6">
              <w:rPr>
                <w:rFonts w:cs="Arial"/>
                <w:sz w:val="18"/>
                <w:szCs w:val="18"/>
                <w:rPrChange w:id="8383" w:author="Muhamad Ridho Zul Khoiri" w:date="2026-07-14T10:44:00Z" w16du:dateUtc="2026-07-14T03:44:00Z">
                  <w:rPr>
                    <w:rFonts w:ascii="Times New Roman" w:hAnsi="Times New Roman"/>
                    <w:sz w:val="18"/>
                    <w:szCs w:val="18"/>
                  </w:rPr>
                </w:rPrChange>
              </w:rPr>
              <w:t>PCR No:</w:t>
            </w:r>
          </w:p>
        </w:tc>
        <w:tc>
          <w:tcPr>
            <w:tcW w:w="4788" w:type="dxa"/>
            <w:gridSpan w:val="2"/>
          </w:tcPr>
          <w:p w14:paraId="495751EE" w14:textId="77777777" w:rsidR="00E33746" w:rsidRPr="00CF42A6" w:rsidRDefault="00E33746" w:rsidP="00A04960">
            <w:pPr>
              <w:pStyle w:val="Paragraph"/>
              <w:spacing w:after="0"/>
              <w:ind w:left="0"/>
              <w:rPr>
                <w:rFonts w:cs="Arial"/>
                <w:sz w:val="18"/>
                <w:szCs w:val="18"/>
                <w:rPrChange w:id="8384" w:author="Muhamad Ridho Zul Khoiri" w:date="2026-07-14T10:44:00Z" w16du:dateUtc="2026-07-14T03:44:00Z">
                  <w:rPr>
                    <w:rFonts w:ascii="Times New Roman" w:hAnsi="Times New Roman"/>
                    <w:sz w:val="18"/>
                    <w:szCs w:val="18"/>
                  </w:rPr>
                </w:rPrChange>
              </w:rPr>
            </w:pPr>
            <w:r w:rsidRPr="00CF42A6">
              <w:rPr>
                <w:rFonts w:cs="Arial"/>
                <w:sz w:val="18"/>
                <w:szCs w:val="18"/>
                <w:rPrChange w:id="8385" w:author="Muhamad Ridho Zul Khoiri" w:date="2026-07-14T10:44:00Z" w16du:dateUtc="2026-07-14T03:44:00Z">
                  <w:rPr>
                    <w:rFonts w:ascii="Times New Roman" w:hAnsi="Times New Roman"/>
                    <w:sz w:val="18"/>
                    <w:szCs w:val="18"/>
                  </w:rPr>
                </w:rPrChange>
              </w:rPr>
              <w:t>Asset Area:</w:t>
            </w:r>
          </w:p>
        </w:tc>
      </w:tr>
      <w:tr w:rsidR="00E33746" w:rsidRPr="00526DF0" w14:paraId="24184A4F" w14:textId="77777777" w:rsidTr="00A04960">
        <w:tc>
          <w:tcPr>
            <w:tcW w:w="4788" w:type="dxa"/>
          </w:tcPr>
          <w:p w14:paraId="2C69749A" w14:textId="77777777" w:rsidR="00E33746" w:rsidRPr="00CF42A6" w:rsidRDefault="00E33746" w:rsidP="00A04960">
            <w:pPr>
              <w:pStyle w:val="Paragraph"/>
              <w:spacing w:after="0"/>
              <w:ind w:left="0"/>
              <w:rPr>
                <w:rFonts w:cs="Arial"/>
                <w:sz w:val="18"/>
                <w:szCs w:val="18"/>
                <w:rPrChange w:id="8386" w:author="Muhamad Ridho Zul Khoiri" w:date="2026-07-14T10:44:00Z" w16du:dateUtc="2026-07-14T03:44:00Z">
                  <w:rPr>
                    <w:rFonts w:ascii="Times New Roman" w:hAnsi="Times New Roman"/>
                    <w:sz w:val="18"/>
                    <w:szCs w:val="18"/>
                  </w:rPr>
                </w:rPrChange>
              </w:rPr>
            </w:pPr>
            <w:r w:rsidRPr="00CF42A6">
              <w:rPr>
                <w:rFonts w:cs="Arial"/>
                <w:sz w:val="18"/>
                <w:szCs w:val="18"/>
                <w:rPrChange w:id="8387" w:author="Muhamad Ridho Zul Khoiri" w:date="2026-07-14T10:44:00Z" w16du:dateUtc="2026-07-14T03:44:00Z">
                  <w:rPr>
                    <w:rFonts w:ascii="Times New Roman" w:hAnsi="Times New Roman"/>
                    <w:sz w:val="18"/>
                    <w:szCs w:val="18"/>
                  </w:rPr>
                </w:rPrChange>
              </w:rPr>
              <w:t>Description of Original Plan</w:t>
            </w:r>
          </w:p>
          <w:p w14:paraId="64AAF862" w14:textId="77777777" w:rsidR="00E33746" w:rsidRPr="00CF42A6" w:rsidRDefault="00E33746" w:rsidP="00A04960">
            <w:pPr>
              <w:pStyle w:val="Paragraph"/>
              <w:spacing w:after="0"/>
              <w:ind w:left="0"/>
              <w:rPr>
                <w:rFonts w:cs="Arial"/>
                <w:sz w:val="18"/>
                <w:szCs w:val="18"/>
                <w:rPrChange w:id="8388" w:author="Muhamad Ridho Zul Khoiri" w:date="2026-07-14T10:44:00Z" w16du:dateUtc="2026-07-14T03:44:00Z">
                  <w:rPr>
                    <w:rFonts w:ascii="Times New Roman" w:hAnsi="Times New Roman"/>
                    <w:sz w:val="18"/>
                    <w:szCs w:val="18"/>
                  </w:rPr>
                </w:rPrChange>
              </w:rPr>
            </w:pPr>
          </w:p>
          <w:p w14:paraId="0E07A989" w14:textId="77777777" w:rsidR="00E33746" w:rsidRPr="00CF42A6" w:rsidRDefault="00E33746" w:rsidP="00A04960">
            <w:pPr>
              <w:pStyle w:val="Paragraph"/>
              <w:spacing w:after="0"/>
              <w:ind w:left="0"/>
              <w:rPr>
                <w:rFonts w:cs="Arial"/>
                <w:sz w:val="18"/>
                <w:szCs w:val="18"/>
                <w:rPrChange w:id="8389" w:author="Muhamad Ridho Zul Khoiri" w:date="2026-07-14T10:44:00Z" w16du:dateUtc="2026-07-14T03:44:00Z">
                  <w:rPr>
                    <w:rFonts w:ascii="Times New Roman" w:hAnsi="Times New Roman"/>
                    <w:sz w:val="18"/>
                    <w:szCs w:val="18"/>
                  </w:rPr>
                </w:rPrChange>
              </w:rPr>
            </w:pPr>
          </w:p>
          <w:p w14:paraId="56FFAFC1" w14:textId="77777777" w:rsidR="00E33746" w:rsidRPr="00CF42A6" w:rsidRDefault="00E33746" w:rsidP="00A04960">
            <w:pPr>
              <w:pStyle w:val="Paragraph"/>
              <w:spacing w:after="0"/>
              <w:ind w:left="0"/>
              <w:rPr>
                <w:rFonts w:cs="Arial"/>
                <w:sz w:val="18"/>
                <w:szCs w:val="18"/>
                <w:rPrChange w:id="8390" w:author="Muhamad Ridho Zul Khoiri" w:date="2026-07-14T10:44:00Z" w16du:dateUtc="2026-07-14T03:44:00Z">
                  <w:rPr>
                    <w:rFonts w:ascii="Times New Roman" w:hAnsi="Times New Roman"/>
                    <w:sz w:val="18"/>
                    <w:szCs w:val="18"/>
                  </w:rPr>
                </w:rPrChange>
              </w:rPr>
            </w:pPr>
          </w:p>
          <w:p w14:paraId="2A0667CA" w14:textId="77777777" w:rsidR="00E33746" w:rsidRPr="00CF42A6" w:rsidRDefault="00E33746" w:rsidP="00A04960">
            <w:pPr>
              <w:pStyle w:val="Paragraph"/>
              <w:spacing w:after="0"/>
              <w:ind w:left="0"/>
              <w:rPr>
                <w:rFonts w:cs="Arial"/>
                <w:sz w:val="18"/>
                <w:szCs w:val="18"/>
                <w:rPrChange w:id="8391" w:author="Muhamad Ridho Zul Khoiri" w:date="2026-07-14T10:44:00Z" w16du:dateUtc="2026-07-14T03:44:00Z">
                  <w:rPr>
                    <w:rFonts w:ascii="Times New Roman" w:hAnsi="Times New Roman"/>
                    <w:sz w:val="18"/>
                    <w:szCs w:val="18"/>
                  </w:rPr>
                </w:rPrChange>
              </w:rPr>
            </w:pPr>
          </w:p>
          <w:p w14:paraId="52C880B5" w14:textId="77777777" w:rsidR="00E33746" w:rsidRPr="00CF42A6" w:rsidRDefault="00E33746" w:rsidP="00A04960">
            <w:pPr>
              <w:pStyle w:val="Paragraph"/>
              <w:spacing w:after="0"/>
              <w:ind w:left="0"/>
              <w:rPr>
                <w:rFonts w:cs="Arial"/>
                <w:sz w:val="18"/>
                <w:szCs w:val="18"/>
                <w:rPrChange w:id="8392" w:author="Muhamad Ridho Zul Khoiri" w:date="2026-07-14T10:44:00Z" w16du:dateUtc="2026-07-14T03:44:00Z">
                  <w:rPr>
                    <w:rFonts w:ascii="Times New Roman" w:hAnsi="Times New Roman"/>
                    <w:sz w:val="18"/>
                    <w:szCs w:val="18"/>
                  </w:rPr>
                </w:rPrChange>
              </w:rPr>
            </w:pPr>
          </w:p>
        </w:tc>
        <w:tc>
          <w:tcPr>
            <w:tcW w:w="4788" w:type="dxa"/>
            <w:gridSpan w:val="2"/>
          </w:tcPr>
          <w:p w14:paraId="70FE6ECD" w14:textId="77777777" w:rsidR="00E33746" w:rsidRPr="00CF42A6" w:rsidRDefault="00E33746" w:rsidP="00A04960">
            <w:pPr>
              <w:pStyle w:val="Paragraph"/>
              <w:spacing w:after="0"/>
              <w:ind w:left="0"/>
              <w:rPr>
                <w:rFonts w:cs="Arial"/>
                <w:sz w:val="18"/>
                <w:szCs w:val="18"/>
                <w:rPrChange w:id="8393" w:author="Muhamad Ridho Zul Khoiri" w:date="2026-07-14T10:44:00Z" w16du:dateUtc="2026-07-14T03:44:00Z">
                  <w:rPr>
                    <w:rFonts w:ascii="Times New Roman" w:hAnsi="Times New Roman"/>
                    <w:sz w:val="18"/>
                    <w:szCs w:val="18"/>
                  </w:rPr>
                </w:rPrChange>
              </w:rPr>
            </w:pPr>
            <w:r w:rsidRPr="00CF42A6">
              <w:rPr>
                <w:rFonts w:cs="Arial"/>
                <w:sz w:val="18"/>
                <w:szCs w:val="18"/>
                <w:rPrChange w:id="8394" w:author="Muhamad Ridho Zul Khoiri" w:date="2026-07-14T10:44:00Z" w16du:dateUtc="2026-07-14T03:44:00Z">
                  <w:rPr>
                    <w:rFonts w:ascii="Times New Roman" w:hAnsi="Times New Roman"/>
                    <w:sz w:val="18"/>
                    <w:szCs w:val="18"/>
                  </w:rPr>
                </w:rPrChange>
              </w:rPr>
              <w:t>Description of Plan Change / New Addition</w:t>
            </w:r>
          </w:p>
          <w:p w14:paraId="6BEDA083" w14:textId="77777777" w:rsidR="00E33746" w:rsidRPr="00CF42A6" w:rsidRDefault="00E33746" w:rsidP="00A04960">
            <w:pPr>
              <w:pStyle w:val="Paragraph"/>
              <w:spacing w:after="0"/>
              <w:ind w:left="0"/>
              <w:rPr>
                <w:rFonts w:cs="Arial"/>
                <w:sz w:val="18"/>
                <w:szCs w:val="18"/>
                <w:rPrChange w:id="8395" w:author="Muhamad Ridho Zul Khoiri" w:date="2026-07-14T10:44:00Z" w16du:dateUtc="2026-07-14T03:44:00Z">
                  <w:rPr>
                    <w:rFonts w:ascii="Times New Roman" w:hAnsi="Times New Roman"/>
                    <w:sz w:val="18"/>
                    <w:szCs w:val="18"/>
                  </w:rPr>
                </w:rPrChange>
              </w:rPr>
            </w:pPr>
          </w:p>
          <w:p w14:paraId="1633AD1D" w14:textId="77777777" w:rsidR="00E33746" w:rsidRPr="00CF42A6" w:rsidRDefault="00E33746" w:rsidP="00A04960">
            <w:pPr>
              <w:pStyle w:val="Paragraph"/>
              <w:spacing w:after="0"/>
              <w:ind w:left="0"/>
              <w:rPr>
                <w:rFonts w:cs="Arial"/>
                <w:sz w:val="18"/>
                <w:szCs w:val="18"/>
                <w:rPrChange w:id="8396" w:author="Muhamad Ridho Zul Khoiri" w:date="2026-07-14T10:44:00Z" w16du:dateUtc="2026-07-14T03:44:00Z">
                  <w:rPr>
                    <w:rFonts w:ascii="Times New Roman" w:hAnsi="Times New Roman"/>
                    <w:sz w:val="18"/>
                    <w:szCs w:val="18"/>
                  </w:rPr>
                </w:rPrChange>
              </w:rPr>
            </w:pPr>
          </w:p>
          <w:p w14:paraId="5784FE30" w14:textId="77777777" w:rsidR="00E33746" w:rsidRPr="00CF42A6" w:rsidRDefault="00E33746" w:rsidP="00A04960">
            <w:pPr>
              <w:pStyle w:val="Paragraph"/>
              <w:spacing w:after="0"/>
              <w:ind w:left="0"/>
              <w:rPr>
                <w:rFonts w:cs="Arial"/>
                <w:sz w:val="18"/>
                <w:szCs w:val="18"/>
                <w:rPrChange w:id="8397" w:author="Muhamad Ridho Zul Khoiri" w:date="2026-07-14T10:44:00Z" w16du:dateUtc="2026-07-14T03:44:00Z">
                  <w:rPr>
                    <w:rFonts w:ascii="Times New Roman" w:hAnsi="Times New Roman"/>
                    <w:sz w:val="18"/>
                    <w:szCs w:val="18"/>
                  </w:rPr>
                </w:rPrChange>
              </w:rPr>
            </w:pPr>
          </w:p>
        </w:tc>
      </w:tr>
      <w:tr w:rsidR="00E33746" w:rsidRPr="00526DF0" w14:paraId="0ED4CF41" w14:textId="77777777" w:rsidTr="00A04960">
        <w:tc>
          <w:tcPr>
            <w:tcW w:w="9576" w:type="dxa"/>
            <w:gridSpan w:val="3"/>
          </w:tcPr>
          <w:p w14:paraId="52E78E7E" w14:textId="77777777" w:rsidR="00E33746" w:rsidRPr="00CF42A6" w:rsidRDefault="00E33746" w:rsidP="00A04960">
            <w:pPr>
              <w:pStyle w:val="Paragraph"/>
              <w:spacing w:after="0"/>
              <w:ind w:left="0"/>
              <w:rPr>
                <w:rFonts w:cs="Arial"/>
                <w:sz w:val="18"/>
                <w:szCs w:val="18"/>
                <w:rPrChange w:id="8398" w:author="Muhamad Ridho Zul Khoiri" w:date="2026-07-14T10:44:00Z" w16du:dateUtc="2026-07-14T03:44:00Z">
                  <w:rPr>
                    <w:rFonts w:ascii="Times New Roman" w:hAnsi="Times New Roman"/>
                    <w:sz w:val="18"/>
                    <w:szCs w:val="18"/>
                  </w:rPr>
                </w:rPrChange>
              </w:rPr>
            </w:pPr>
            <w:r w:rsidRPr="00CF42A6">
              <w:rPr>
                <w:rFonts w:cs="Arial"/>
                <w:sz w:val="18"/>
                <w:szCs w:val="18"/>
                <w:rPrChange w:id="8399" w:author="Muhamad Ridho Zul Khoiri" w:date="2026-07-14T10:44:00Z" w16du:dateUtc="2026-07-14T03:44:00Z">
                  <w:rPr>
                    <w:rFonts w:ascii="Times New Roman" w:hAnsi="Times New Roman"/>
                    <w:sz w:val="18"/>
                    <w:szCs w:val="18"/>
                  </w:rPr>
                </w:rPrChange>
              </w:rPr>
              <w:t>Justification for Plan Change / New Addition</w:t>
            </w:r>
          </w:p>
          <w:p w14:paraId="185250CA" w14:textId="77777777" w:rsidR="00E33746" w:rsidRPr="00CF42A6" w:rsidRDefault="00E33746" w:rsidP="00A04960">
            <w:pPr>
              <w:pStyle w:val="Paragraph"/>
              <w:spacing w:after="0"/>
              <w:ind w:left="0"/>
              <w:rPr>
                <w:rFonts w:cs="Arial"/>
                <w:sz w:val="18"/>
                <w:szCs w:val="18"/>
                <w:rPrChange w:id="8400" w:author="Muhamad Ridho Zul Khoiri" w:date="2026-07-14T10:44:00Z" w16du:dateUtc="2026-07-14T03:44:00Z">
                  <w:rPr>
                    <w:rFonts w:ascii="Times New Roman" w:hAnsi="Times New Roman"/>
                    <w:sz w:val="18"/>
                    <w:szCs w:val="18"/>
                  </w:rPr>
                </w:rPrChange>
              </w:rPr>
            </w:pPr>
          </w:p>
          <w:p w14:paraId="28F22722" w14:textId="77777777" w:rsidR="00E33746" w:rsidRPr="00CF42A6" w:rsidRDefault="00E33746" w:rsidP="00A04960">
            <w:pPr>
              <w:pStyle w:val="Paragraph"/>
              <w:spacing w:after="0"/>
              <w:ind w:left="0"/>
              <w:rPr>
                <w:rFonts w:cs="Arial"/>
                <w:sz w:val="18"/>
                <w:szCs w:val="18"/>
                <w:rPrChange w:id="8401" w:author="Muhamad Ridho Zul Khoiri" w:date="2026-07-14T10:44:00Z" w16du:dateUtc="2026-07-14T03:44:00Z">
                  <w:rPr>
                    <w:rFonts w:ascii="Times New Roman" w:hAnsi="Times New Roman"/>
                    <w:sz w:val="18"/>
                    <w:szCs w:val="18"/>
                  </w:rPr>
                </w:rPrChange>
              </w:rPr>
            </w:pPr>
          </w:p>
          <w:p w14:paraId="6CD3FD58" w14:textId="77777777" w:rsidR="00E33746" w:rsidRPr="00CF42A6" w:rsidRDefault="00E33746" w:rsidP="00A04960">
            <w:pPr>
              <w:pStyle w:val="Paragraph"/>
              <w:spacing w:after="0"/>
              <w:ind w:left="0"/>
              <w:rPr>
                <w:rFonts w:cs="Arial"/>
                <w:sz w:val="18"/>
                <w:szCs w:val="18"/>
                <w:rPrChange w:id="8402" w:author="Muhamad Ridho Zul Khoiri" w:date="2026-07-14T10:44:00Z" w16du:dateUtc="2026-07-14T03:44:00Z">
                  <w:rPr>
                    <w:rFonts w:ascii="Times New Roman" w:hAnsi="Times New Roman"/>
                    <w:sz w:val="18"/>
                    <w:szCs w:val="18"/>
                  </w:rPr>
                </w:rPrChange>
              </w:rPr>
            </w:pPr>
          </w:p>
          <w:p w14:paraId="1BAB0970" w14:textId="77777777" w:rsidR="00E33746" w:rsidRPr="00CF42A6" w:rsidRDefault="00E33746" w:rsidP="00A04960">
            <w:pPr>
              <w:pStyle w:val="Paragraph"/>
              <w:spacing w:after="0"/>
              <w:ind w:left="0"/>
              <w:rPr>
                <w:rFonts w:cs="Arial"/>
                <w:sz w:val="18"/>
                <w:szCs w:val="18"/>
                <w:rPrChange w:id="8403" w:author="Muhamad Ridho Zul Khoiri" w:date="2026-07-14T10:44:00Z" w16du:dateUtc="2026-07-14T03:44:00Z">
                  <w:rPr>
                    <w:rFonts w:ascii="Times New Roman" w:hAnsi="Times New Roman"/>
                    <w:sz w:val="18"/>
                    <w:szCs w:val="18"/>
                  </w:rPr>
                </w:rPrChange>
              </w:rPr>
            </w:pPr>
          </w:p>
          <w:p w14:paraId="0B95D9E5" w14:textId="77777777" w:rsidR="00E33746" w:rsidRPr="00CF42A6" w:rsidRDefault="00E33746" w:rsidP="00A04960">
            <w:pPr>
              <w:pStyle w:val="Paragraph"/>
              <w:spacing w:after="0"/>
              <w:ind w:left="0"/>
              <w:rPr>
                <w:rFonts w:cs="Arial"/>
                <w:sz w:val="18"/>
                <w:szCs w:val="18"/>
                <w:rPrChange w:id="8404" w:author="Muhamad Ridho Zul Khoiri" w:date="2026-07-14T10:44:00Z" w16du:dateUtc="2026-07-14T03:44:00Z">
                  <w:rPr>
                    <w:rFonts w:ascii="Times New Roman" w:hAnsi="Times New Roman"/>
                    <w:sz w:val="18"/>
                    <w:szCs w:val="18"/>
                  </w:rPr>
                </w:rPrChange>
              </w:rPr>
            </w:pPr>
          </w:p>
        </w:tc>
      </w:tr>
      <w:tr w:rsidR="00E33746" w:rsidRPr="00526DF0" w14:paraId="3937E2E4" w14:textId="77777777" w:rsidTr="00A04960">
        <w:tc>
          <w:tcPr>
            <w:tcW w:w="9576" w:type="dxa"/>
            <w:gridSpan w:val="3"/>
          </w:tcPr>
          <w:p w14:paraId="151FB8C6" w14:textId="77777777" w:rsidR="00E33746" w:rsidRPr="00CF42A6" w:rsidRDefault="00E33746" w:rsidP="00A04960">
            <w:pPr>
              <w:pStyle w:val="Paragraph"/>
              <w:tabs>
                <w:tab w:val="left" w:pos="2340"/>
                <w:tab w:val="left" w:pos="3780"/>
                <w:tab w:val="left" w:pos="5220"/>
                <w:tab w:val="left" w:pos="6840"/>
              </w:tabs>
              <w:spacing w:after="0"/>
              <w:ind w:left="0"/>
              <w:rPr>
                <w:rFonts w:cs="Arial"/>
                <w:sz w:val="18"/>
                <w:szCs w:val="18"/>
                <w:lang w:val="fr-FR"/>
                <w:rPrChange w:id="8405" w:author="Muhamad Ridho Zul Khoiri" w:date="2026-07-14T10:44:00Z" w16du:dateUtc="2026-07-14T03:44:00Z">
                  <w:rPr>
                    <w:rFonts w:ascii="Times New Roman" w:hAnsi="Times New Roman"/>
                    <w:sz w:val="18"/>
                    <w:szCs w:val="18"/>
                    <w:lang w:val="fr-FR"/>
                  </w:rPr>
                </w:rPrChange>
              </w:rPr>
            </w:pPr>
            <w:r w:rsidRPr="00CF42A6">
              <w:rPr>
                <w:rFonts w:cs="Arial"/>
                <w:sz w:val="18"/>
                <w:szCs w:val="18"/>
                <w:lang w:val="fr-FR"/>
                <w:rPrChange w:id="8406" w:author="Muhamad Ridho Zul Khoiri" w:date="2026-07-14T10:44:00Z" w16du:dateUtc="2026-07-14T03:44:00Z">
                  <w:rPr>
                    <w:rFonts w:ascii="Times New Roman" w:hAnsi="Times New Roman"/>
                    <w:sz w:val="18"/>
                    <w:szCs w:val="18"/>
                    <w:lang w:val="fr-FR"/>
                  </w:rPr>
                </w:rPrChange>
              </w:rPr>
              <w:t xml:space="preserve">Change on : </w:t>
            </w:r>
            <w:r w:rsidRPr="00CF42A6">
              <w:rPr>
                <w:rFonts w:cs="Arial"/>
                <w:sz w:val="18"/>
                <w:szCs w:val="18"/>
                <w:rPrChange w:id="8407" w:author="Muhamad Ridho Zul Khoiri" w:date="2026-07-14T10:44:00Z" w16du:dateUtc="2026-07-14T03:44:00Z">
                  <w:rPr>
                    <w:rFonts w:ascii="Times New Roman" w:hAnsi="Times New Roman"/>
                    <w:sz w:val="18"/>
                    <w:szCs w:val="18"/>
                  </w:rPr>
                </w:rPrChange>
              </w:rPr>
              <w:sym w:font="Webdings" w:char="F031"/>
            </w:r>
            <w:r w:rsidRPr="00CF42A6">
              <w:rPr>
                <w:rFonts w:cs="Arial"/>
                <w:sz w:val="18"/>
                <w:szCs w:val="18"/>
                <w:lang w:val="fr-FR"/>
                <w:rPrChange w:id="8408" w:author="Muhamad Ridho Zul Khoiri" w:date="2026-07-14T10:44:00Z" w16du:dateUtc="2026-07-14T03:44:00Z">
                  <w:rPr>
                    <w:rFonts w:ascii="Times New Roman" w:hAnsi="Times New Roman"/>
                    <w:sz w:val="18"/>
                    <w:szCs w:val="18"/>
                    <w:lang w:val="fr-FR"/>
                  </w:rPr>
                </w:rPrChange>
              </w:rPr>
              <w:t xml:space="preserve"> Duration</w:t>
            </w:r>
            <w:r w:rsidRPr="00CF42A6">
              <w:rPr>
                <w:rFonts w:cs="Arial"/>
                <w:sz w:val="18"/>
                <w:szCs w:val="18"/>
                <w:lang w:val="fr-FR"/>
                <w:rPrChange w:id="8409" w:author="Muhamad Ridho Zul Khoiri" w:date="2026-07-14T10:44:00Z" w16du:dateUtc="2026-07-14T03:44:00Z">
                  <w:rPr>
                    <w:rFonts w:ascii="Times New Roman" w:hAnsi="Times New Roman"/>
                    <w:sz w:val="18"/>
                    <w:szCs w:val="18"/>
                    <w:lang w:val="fr-FR"/>
                  </w:rPr>
                </w:rPrChange>
              </w:rPr>
              <w:tab/>
            </w:r>
            <w:r w:rsidRPr="00CF42A6">
              <w:rPr>
                <w:rFonts w:cs="Arial"/>
                <w:sz w:val="18"/>
                <w:szCs w:val="18"/>
                <w:rPrChange w:id="8410" w:author="Muhamad Ridho Zul Khoiri" w:date="2026-07-14T10:44:00Z" w16du:dateUtc="2026-07-14T03:44:00Z">
                  <w:rPr>
                    <w:rFonts w:ascii="Times New Roman" w:hAnsi="Times New Roman"/>
                    <w:sz w:val="18"/>
                    <w:szCs w:val="18"/>
                  </w:rPr>
                </w:rPrChange>
              </w:rPr>
              <w:sym w:font="Webdings" w:char="F031"/>
            </w:r>
            <w:r w:rsidRPr="00CF42A6">
              <w:rPr>
                <w:rFonts w:cs="Arial"/>
                <w:sz w:val="18"/>
                <w:szCs w:val="18"/>
                <w:lang w:val="fr-FR"/>
                <w:rPrChange w:id="8411" w:author="Muhamad Ridho Zul Khoiri" w:date="2026-07-14T10:44:00Z" w16du:dateUtc="2026-07-14T03:44:00Z">
                  <w:rPr>
                    <w:rFonts w:ascii="Times New Roman" w:hAnsi="Times New Roman"/>
                    <w:sz w:val="18"/>
                    <w:szCs w:val="18"/>
                    <w:lang w:val="fr-FR"/>
                  </w:rPr>
                </w:rPrChange>
              </w:rPr>
              <w:t xml:space="preserve"> Dates   </w:t>
            </w:r>
            <w:r w:rsidRPr="00CF42A6">
              <w:rPr>
                <w:rFonts w:cs="Arial"/>
                <w:sz w:val="18"/>
                <w:szCs w:val="18"/>
                <w:lang w:val="fr-FR"/>
                <w:rPrChange w:id="8412" w:author="Muhamad Ridho Zul Khoiri" w:date="2026-07-14T10:44:00Z" w16du:dateUtc="2026-07-14T03:44:00Z">
                  <w:rPr>
                    <w:rFonts w:ascii="Times New Roman" w:hAnsi="Times New Roman"/>
                    <w:sz w:val="18"/>
                    <w:szCs w:val="18"/>
                    <w:lang w:val="fr-FR"/>
                  </w:rPr>
                </w:rPrChange>
              </w:rPr>
              <w:tab/>
            </w:r>
            <w:r w:rsidRPr="00CF42A6">
              <w:rPr>
                <w:rFonts w:cs="Arial"/>
                <w:sz w:val="18"/>
                <w:szCs w:val="18"/>
                <w:rPrChange w:id="8413" w:author="Muhamad Ridho Zul Khoiri" w:date="2026-07-14T10:44:00Z" w16du:dateUtc="2026-07-14T03:44:00Z">
                  <w:rPr>
                    <w:rFonts w:ascii="Times New Roman" w:hAnsi="Times New Roman"/>
                    <w:sz w:val="18"/>
                    <w:szCs w:val="18"/>
                  </w:rPr>
                </w:rPrChange>
              </w:rPr>
              <w:sym w:font="Webdings" w:char="F031"/>
            </w:r>
            <w:r w:rsidRPr="00CF42A6">
              <w:rPr>
                <w:rFonts w:cs="Arial"/>
                <w:sz w:val="18"/>
                <w:szCs w:val="18"/>
                <w:lang w:val="fr-FR"/>
                <w:rPrChange w:id="8414" w:author="Muhamad Ridho Zul Khoiri" w:date="2026-07-14T10:44:00Z" w16du:dateUtc="2026-07-14T03:44:00Z">
                  <w:rPr>
                    <w:rFonts w:ascii="Times New Roman" w:hAnsi="Times New Roman"/>
                    <w:sz w:val="18"/>
                    <w:szCs w:val="18"/>
                    <w:lang w:val="fr-FR"/>
                  </w:rPr>
                </w:rPrChange>
              </w:rPr>
              <w:t xml:space="preserve"> Risk</w:t>
            </w:r>
            <w:r w:rsidRPr="00CF42A6">
              <w:rPr>
                <w:rFonts w:cs="Arial"/>
                <w:sz w:val="18"/>
                <w:szCs w:val="18"/>
                <w:lang w:val="fr-FR"/>
                <w:rPrChange w:id="8415" w:author="Muhamad Ridho Zul Khoiri" w:date="2026-07-14T10:44:00Z" w16du:dateUtc="2026-07-14T03:44:00Z">
                  <w:rPr>
                    <w:rFonts w:ascii="Times New Roman" w:hAnsi="Times New Roman"/>
                    <w:sz w:val="18"/>
                    <w:szCs w:val="18"/>
                    <w:lang w:val="fr-FR"/>
                  </w:rPr>
                </w:rPrChange>
              </w:rPr>
              <w:tab/>
            </w:r>
            <w:r w:rsidRPr="00CF42A6">
              <w:rPr>
                <w:rFonts w:cs="Arial"/>
                <w:sz w:val="18"/>
                <w:szCs w:val="18"/>
                <w:rPrChange w:id="8416" w:author="Muhamad Ridho Zul Khoiri" w:date="2026-07-14T10:44:00Z" w16du:dateUtc="2026-07-14T03:44:00Z">
                  <w:rPr>
                    <w:rFonts w:ascii="Times New Roman" w:hAnsi="Times New Roman"/>
                    <w:sz w:val="18"/>
                    <w:szCs w:val="18"/>
                  </w:rPr>
                </w:rPrChange>
              </w:rPr>
              <w:sym w:font="Webdings" w:char="F031"/>
            </w:r>
            <w:r w:rsidRPr="00CF42A6">
              <w:rPr>
                <w:rFonts w:cs="Arial"/>
                <w:sz w:val="18"/>
                <w:szCs w:val="18"/>
                <w:lang w:val="fr-FR"/>
                <w:rPrChange w:id="8417" w:author="Muhamad Ridho Zul Khoiri" w:date="2026-07-14T10:44:00Z" w16du:dateUtc="2026-07-14T03:44:00Z">
                  <w:rPr>
                    <w:rFonts w:ascii="Times New Roman" w:hAnsi="Times New Roman"/>
                    <w:sz w:val="18"/>
                    <w:szCs w:val="18"/>
                    <w:lang w:val="fr-FR"/>
                  </w:rPr>
                </w:rPrChange>
              </w:rPr>
              <w:t xml:space="preserve"> Resource</w:t>
            </w:r>
            <w:r w:rsidRPr="00CF42A6">
              <w:rPr>
                <w:rFonts w:cs="Arial"/>
                <w:sz w:val="18"/>
                <w:szCs w:val="18"/>
                <w:lang w:val="fr-FR"/>
                <w:rPrChange w:id="8418" w:author="Muhamad Ridho Zul Khoiri" w:date="2026-07-14T10:44:00Z" w16du:dateUtc="2026-07-14T03:44:00Z">
                  <w:rPr>
                    <w:rFonts w:ascii="Times New Roman" w:hAnsi="Times New Roman"/>
                    <w:sz w:val="18"/>
                    <w:szCs w:val="18"/>
                    <w:lang w:val="fr-FR"/>
                  </w:rPr>
                </w:rPrChange>
              </w:rPr>
              <w:tab/>
            </w:r>
            <w:r w:rsidRPr="00CF42A6">
              <w:rPr>
                <w:rFonts w:cs="Arial"/>
                <w:sz w:val="18"/>
                <w:szCs w:val="18"/>
                <w:rPrChange w:id="8419" w:author="Muhamad Ridho Zul Khoiri" w:date="2026-07-14T10:44:00Z" w16du:dateUtc="2026-07-14T03:44:00Z">
                  <w:rPr>
                    <w:rFonts w:ascii="Times New Roman" w:hAnsi="Times New Roman"/>
                    <w:sz w:val="18"/>
                    <w:szCs w:val="18"/>
                  </w:rPr>
                </w:rPrChange>
              </w:rPr>
              <w:sym w:font="Webdings" w:char="F031"/>
            </w:r>
            <w:r w:rsidRPr="00CF42A6">
              <w:rPr>
                <w:rFonts w:cs="Arial"/>
                <w:sz w:val="18"/>
                <w:szCs w:val="18"/>
                <w:lang w:val="fr-FR"/>
                <w:rPrChange w:id="8420" w:author="Muhamad Ridho Zul Khoiri" w:date="2026-07-14T10:44:00Z" w16du:dateUtc="2026-07-14T03:44:00Z">
                  <w:rPr>
                    <w:rFonts w:ascii="Times New Roman" w:hAnsi="Times New Roman"/>
                    <w:sz w:val="18"/>
                    <w:szCs w:val="18"/>
                    <w:lang w:val="fr-FR"/>
                  </w:rPr>
                </w:rPrChange>
              </w:rPr>
              <w:t xml:space="preserve"> Competency</w:t>
            </w:r>
          </w:p>
          <w:p w14:paraId="7D003454" w14:textId="77777777" w:rsidR="00E33746" w:rsidRPr="00CF42A6" w:rsidRDefault="00E33746" w:rsidP="00A04960">
            <w:pPr>
              <w:pStyle w:val="Paragraph"/>
              <w:spacing w:after="0"/>
              <w:ind w:left="0"/>
              <w:rPr>
                <w:rFonts w:cs="Arial"/>
                <w:sz w:val="18"/>
                <w:szCs w:val="18"/>
                <w:lang w:val="fr-FR"/>
                <w:rPrChange w:id="8421" w:author="Muhamad Ridho Zul Khoiri" w:date="2026-07-14T10:44:00Z" w16du:dateUtc="2026-07-14T03:44:00Z">
                  <w:rPr>
                    <w:rFonts w:ascii="Times New Roman" w:hAnsi="Times New Roman"/>
                    <w:sz w:val="18"/>
                    <w:szCs w:val="18"/>
                    <w:lang w:val="fr-FR"/>
                  </w:rPr>
                </w:rPrChange>
              </w:rPr>
            </w:pPr>
            <w:r w:rsidRPr="00CF42A6">
              <w:rPr>
                <w:rFonts w:cs="Arial"/>
                <w:sz w:val="18"/>
                <w:szCs w:val="18"/>
                <w:lang w:val="fr-FR"/>
                <w:rPrChange w:id="8422" w:author="Muhamad Ridho Zul Khoiri" w:date="2026-07-14T10:44:00Z" w16du:dateUtc="2026-07-14T03:44:00Z">
                  <w:rPr>
                    <w:rFonts w:ascii="Times New Roman" w:hAnsi="Times New Roman"/>
                    <w:sz w:val="18"/>
                    <w:szCs w:val="18"/>
                    <w:lang w:val="fr-FR"/>
                  </w:rPr>
                </w:rPrChange>
              </w:rPr>
              <w:t>Describe :</w:t>
            </w:r>
          </w:p>
          <w:p w14:paraId="0BE487C2" w14:textId="77777777" w:rsidR="00E33746" w:rsidRPr="00CF42A6" w:rsidRDefault="00E33746" w:rsidP="00A04960">
            <w:pPr>
              <w:pStyle w:val="Paragraph"/>
              <w:spacing w:after="0"/>
              <w:ind w:left="0"/>
              <w:rPr>
                <w:rFonts w:cs="Arial"/>
                <w:sz w:val="18"/>
                <w:szCs w:val="18"/>
                <w:lang w:val="fr-FR"/>
                <w:rPrChange w:id="8423" w:author="Muhamad Ridho Zul Khoiri" w:date="2026-07-14T10:44:00Z" w16du:dateUtc="2026-07-14T03:44:00Z">
                  <w:rPr>
                    <w:rFonts w:ascii="Times New Roman" w:hAnsi="Times New Roman"/>
                    <w:sz w:val="18"/>
                    <w:szCs w:val="18"/>
                    <w:lang w:val="fr-FR"/>
                  </w:rPr>
                </w:rPrChange>
              </w:rPr>
            </w:pPr>
          </w:p>
          <w:p w14:paraId="5938E016" w14:textId="77777777" w:rsidR="00E33746" w:rsidRPr="00CF42A6" w:rsidRDefault="00E33746" w:rsidP="00A04960">
            <w:pPr>
              <w:pStyle w:val="Paragraph"/>
              <w:spacing w:after="0"/>
              <w:ind w:left="0"/>
              <w:rPr>
                <w:rFonts w:cs="Arial"/>
                <w:sz w:val="18"/>
                <w:szCs w:val="18"/>
                <w:lang w:val="fr-FR"/>
                <w:rPrChange w:id="8424" w:author="Muhamad Ridho Zul Khoiri" w:date="2026-07-14T10:44:00Z" w16du:dateUtc="2026-07-14T03:44:00Z">
                  <w:rPr>
                    <w:rFonts w:ascii="Times New Roman" w:hAnsi="Times New Roman"/>
                    <w:sz w:val="18"/>
                    <w:szCs w:val="18"/>
                    <w:lang w:val="fr-FR"/>
                  </w:rPr>
                </w:rPrChange>
              </w:rPr>
            </w:pPr>
          </w:p>
          <w:p w14:paraId="75F99830" w14:textId="77777777" w:rsidR="00E33746" w:rsidRPr="00CF42A6" w:rsidRDefault="00E33746" w:rsidP="00A04960">
            <w:pPr>
              <w:pStyle w:val="Paragraph"/>
              <w:spacing w:after="0"/>
              <w:ind w:left="0"/>
              <w:rPr>
                <w:rFonts w:cs="Arial"/>
                <w:sz w:val="18"/>
                <w:szCs w:val="18"/>
                <w:lang w:val="fr-FR"/>
                <w:rPrChange w:id="8425" w:author="Muhamad Ridho Zul Khoiri" w:date="2026-07-14T10:44:00Z" w16du:dateUtc="2026-07-14T03:44:00Z">
                  <w:rPr>
                    <w:rFonts w:ascii="Times New Roman" w:hAnsi="Times New Roman"/>
                    <w:sz w:val="18"/>
                    <w:szCs w:val="18"/>
                    <w:lang w:val="fr-FR"/>
                  </w:rPr>
                </w:rPrChange>
              </w:rPr>
            </w:pPr>
          </w:p>
          <w:p w14:paraId="03504E5F" w14:textId="77777777" w:rsidR="00E33746" w:rsidRPr="00CF42A6" w:rsidRDefault="00E33746" w:rsidP="00A04960">
            <w:pPr>
              <w:pStyle w:val="Paragraph"/>
              <w:spacing w:after="0"/>
              <w:ind w:left="0"/>
              <w:rPr>
                <w:rFonts w:cs="Arial"/>
                <w:sz w:val="18"/>
                <w:szCs w:val="18"/>
                <w:lang w:val="fr-FR"/>
                <w:rPrChange w:id="8426" w:author="Muhamad Ridho Zul Khoiri" w:date="2026-07-14T10:44:00Z" w16du:dateUtc="2026-07-14T03:44:00Z">
                  <w:rPr>
                    <w:rFonts w:ascii="Times New Roman" w:hAnsi="Times New Roman"/>
                    <w:sz w:val="18"/>
                    <w:szCs w:val="18"/>
                    <w:lang w:val="fr-FR"/>
                  </w:rPr>
                </w:rPrChange>
              </w:rPr>
            </w:pPr>
          </w:p>
          <w:p w14:paraId="3ADB3966" w14:textId="77777777" w:rsidR="00E33746" w:rsidRPr="00CF42A6" w:rsidRDefault="00E33746" w:rsidP="00A04960">
            <w:pPr>
              <w:pStyle w:val="Paragraph"/>
              <w:spacing w:after="0"/>
              <w:ind w:left="0"/>
              <w:rPr>
                <w:rFonts w:cs="Arial"/>
                <w:sz w:val="18"/>
                <w:szCs w:val="18"/>
                <w:lang w:val="fr-FR"/>
                <w:rPrChange w:id="8427" w:author="Muhamad Ridho Zul Khoiri" w:date="2026-07-14T10:44:00Z" w16du:dateUtc="2026-07-14T03:44:00Z">
                  <w:rPr>
                    <w:rFonts w:ascii="Times New Roman" w:hAnsi="Times New Roman"/>
                    <w:sz w:val="18"/>
                    <w:szCs w:val="18"/>
                    <w:lang w:val="fr-FR"/>
                  </w:rPr>
                </w:rPrChange>
              </w:rPr>
            </w:pPr>
          </w:p>
          <w:p w14:paraId="0735E251" w14:textId="77777777" w:rsidR="00E33746" w:rsidRPr="00CF42A6" w:rsidRDefault="00E33746" w:rsidP="00A04960">
            <w:pPr>
              <w:pStyle w:val="Paragraph"/>
              <w:spacing w:after="0"/>
              <w:ind w:left="0"/>
              <w:rPr>
                <w:rFonts w:cs="Arial"/>
                <w:sz w:val="18"/>
                <w:szCs w:val="18"/>
                <w:lang w:val="fr-FR"/>
                <w:rPrChange w:id="8428" w:author="Muhamad Ridho Zul Khoiri" w:date="2026-07-14T10:44:00Z" w16du:dateUtc="2026-07-14T03:44:00Z">
                  <w:rPr>
                    <w:rFonts w:ascii="Times New Roman" w:hAnsi="Times New Roman"/>
                    <w:sz w:val="18"/>
                    <w:szCs w:val="18"/>
                    <w:lang w:val="fr-FR"/>
                  </w:rPr>
                </w:rPrChange>
              </w:rPr>
            </w:pPr>
          </w:p>
        </w:tc>
      </w:tr>
      <w:tr w:rsidR="00E33746" w:rsidRPr="00526DF0" w14:paraId="7C84BA94" w14:textId="77777777" w:rsidTr="00A04960">
        <w:tc>
          <w:tcPr>
            <w:tcW w:w="9576" w:type="dxa"/>
            <w:gridSpan w:val="3"/>
          </w:tcPr>
          <w:p w14:paraId="300817C6" w14:textId="77777777" w:rsidR="00E33746" w:rsidRPr="00CF42A6" w:rsidRDefault="00E33746" w:rsidP="00A04960">
            <w:pPr>
              <w:pStyle w:val="Paragraph"/>
              <w:tabs>
                <w:tab w:val="left" w:pos="2340"/>
                <w:tab w:val="left" w:pos="3780"/>
                <w:tab w:val="left" w:pos="5220"/>
                <w:tab w:val="left" w:pos="6840"/>
              </w:tabs>
              <w:spacing w:after="0"/>
              <w:ind w:left="0"/>
              <w:rPr>
                <w:rFonts w:cs="Arial"/>
                <w:sz w:val="18"/>
                <w:szCs w:val="18"/>
                <w:rPrChange w:id="8429" w:author="Muhamad Ridho Zul Khoiri" w:date="2026-07-14T10:44:00Z" w16du:dateUtc="2026-07-14T03:44:00Z">
                  <w:rPr>
                    <w:rFonts w:ascii="Times New Roman" w:hAnsi="Times New Roman"/>
                    <w:sz w:val="18"/>
                    <w:szCs w:val="18"/>
                  </w:rPr>
                </w:rPrChange>
              </w:rPr>
            </w:pPr>
            <w:r w:rsidRPr="00CF42A6">
              <w:rPr>
                <w:rFonts w:cs="Arial"/>
                <w:sz w:val="18"/>
                <w:szCs w:val="18"/>
                <w:rPrChange w:id="8430" w:author="Muhamad Ridho Zul Khoiri" w:date="2026-07-14T10:44:00Z" w16du:dateUtc="2026-07-14T03:44:00Z">
                  <w:rPr>
                    <w:rFonts w:ascii="Times New Roman" w:hAnsi="Times New Roman"/>
                    <w:sz w:val="18"/>
                    <w:szCs w:val="18"/>
                  </w:rPr>
                </w:rPrChange>
              </w:rPr>
              <w:t xml:space="preserve">Impact to : </w:t>
            </w:r>
            <w:r w:rsidRPr="00CF42A6">
              <w:rPr>
                <w:rFonts w:cs="Arial"/>
                <w:sz w:val="18"/>
                <w:szCs w:val="18"/>
                <w:rPrChange w:id="8431" w:author="Muhamad Ridho Zul Khoiri" w:date="2026-07-14T10:44:00Z" w16du:dateUtc="2026-07-14T03:44:00Z">
                  <w:rPr>
                    <w:rFonts w:ascii="Times New Roman" w:hAnsi="Times New Roman"/>
                    <w:sz w:val="18"/>
                    <w:szCs w:val="18"/>
                  </w:rPr>
                </w:rPrChange>
              </w:rPr>
              <w:sym w:font="Webdings" w:char="F031"/>
            </w:r>
            <w:r w:rsidRPr="00CF42A6">
              <w:rPr>
                <w:rFonts w:cs="Arial"/>
                <w:sz w:val="18"/>
                <w:szCs w:val="18"/>
                <w:rPrChange w:id="8432" w:author="Muhamad Ridho Zul Khoiri" w:date="2026-07-14T10:44:00Z" w16du:dateUtc="2026-07-14T03:44:00Z">
                  <w:rPr>
                    <w:rFonts w:ascii="Times New Roman" w:hAnsi="Times New Roman"/>
                    <w:sz w:val="18"/>
                    <w:szCs w:val="18"/>
                  </w:rPr>
                </w:rPrChange>
              </w:rPr>
              <w:t xml:space="preserve"> Safety Risk</w:t>
            </w:r>
            <w:r w:rsidRPr="00CF42A6">
              <w:rPr>
                <w:rFonts w:cs="Arial"/>
                <w:sz w:val="18"/>
                <w:szCs w:val="18"/>
                <w:rPrChange w:id="8433" w:author="Muhamad Ridho Zul Khoiri" w:date="2026-07-14T10:44:00Z" w16du:dateUtc="2026-07-14T03:44:00Z">
                  <w:rPr>
                    <w:rFonts w:ascii="Times New Roman" w:hAnsi="Times New Roman"/>
                    <w:sz w:val="18"/>
                    <w:szCs w:val="18"/>
                  </w:rPr>
                </w:rPrChange>
              </w:rPr>
              <w:tab/>
            </w:r>
            <w:r w:rsidRPr="00CF42A6">
              <w:rPr>
                <w:rFonts w:cs="Arial"/>
                <w:sz w:val="18"/>
                <w:szCs w:val="18"/>
                <w:rPrChange w:id="8434" w:author="Muhamad Ridho Zul Khoiri" w:date="2026-07-14T10:44:00Z" w16du:dateUtc="2026-07-14T03:44:00Z">
                  <w:rPr>
                    <w:rFonts w:ascii="Times New Roman" w:hAnsi="Times New Roman"/>
                    <w:sz w:val="18"/>
                    <w:szCs w:val="18"/>
                  </w:rPr>
                </w:rPrChange>
              </w:rPr>
              <w:sym w:font="Webdings" w:char="F031"/>
            </w:r>
            <w:r w:rsidRPr="00CF42A6">
              <w:rPr>
                <w:rFonts w:cs="Arial"/>
                <w:sz w:val="18"/>
                <w:szCs w:val="18"/>
                <w:rPrChange w:id="8435" w:author="Muhamad Ridho Zul Khoiri" w:date="2026-07-14T10:44:00Z" w16du:dateUtc="2026-07-14T03:44:00Z">
                  <w:rPr>
                    <w:rFonts w:ascii="Times New Roman" w:hAnsi="Times New Roman"/>
                    <w:sz w:val="18"/>
                    <w:szCs w:val="18"/>
                  </w:rPr>
                </w:rPrChange>
              </w:rPr>
              <w:t xml:space="preserve"> Production</w:t>
            </w:r>
            <w:r w:rsidRPr="00CF42A6">
              <w:rPr>
                <w:rFonts w:cs="Arial"/>
                <w:sz w:val="18"/>
                <w:szCs w:val="18"/>
                <w:rPrChange w:id="8436" w:author="Muhamad Ridho Zul Khoiri" w:date="2026-07-14T10:44:00Z" w16du:dateUtc="2026-07-14T03:44:00Z">
                  <w:rPr>
                    <w:rFonts w:ascii="Times New Roman" w:hAnsi="Times New Roman"/>
                    <w:sz w:val="18"/>
                    <w:szCs w:val="18"/>
                  </w:rPr>
                </w:rPrChange>
              </w:rPr>
              <w:tab/>
            </w:r>
            <w:r w:rsidRPr="00CF42A6">
              <w:rPr>
                <w:rFonts w:cs="Arial"/>
                <w:sz w:val="18"/>
                <w:szCs w:val="18"/>
                <w:rPrChange w:id="8437" w:author="Muhamad Ridho Zul Khoiri" w:date="2026-07-14T10:44:00Z" w16du:dateUtc="2026-07-14T03:44:00Z">
                  <w:rPr>
                    <w:rFonts w:ascii="Times New Roman" w:hAnsi="Times New Roman"/>
                    <w:sz w:val="18"/>
                    <w:szCs w:val="18"/>
                  </w:rPr>
                </w:rPrChange>
              </w:rPr>
              <w:sym w:font="Webdings" w:char="F031"/>
            </w:r>
            <w:r w:rsidRPr="00CF42A6">
              <w:rPr>
                <w:rFonts w:cs="Arial"/>
                <w:sz w:val="18"/>
                <w:szCs w:val="18"/>
                <w:rPrChange w:id="8438" w:author="Muhamad Ridho Zul Khoiri" w:date="2026-07-14T10:44:00Z" w16du:dateUtc="2026-07-14T03:44:00Z">
                  <w:rPr>
                    <w:rFonts w:ascii="Times New Roman" w:hAnsi="Times New Roman"/>
                    <w:sz w:val="18"/>
                    <w:szCs w:val="18"/>
                  </w:rPr>
                </w:rPrChange>
              </w:rPr>
              <w:t xml:space="preserve"> POB</w:t>
            </w:r>
            <w:r w:rsidRPr="00CF42A6">
              <w:rPr>
                <w:rFonts w:cs="Arial"/>
                <w:sz w:val="18"/>
                <w:szCs w:val="18"/>
                <w:rPrChange w:id="8439" w:author="Muhamad Ridho Zul Khoiri" w:date="2026-07-14T10:44:00Z" w16du:dateUtc="2026-07-14T03:44:00Z">
                  <w:rPr>
                    <w:rFonts w:ascii="Times New Roman" w:hAnsi="Times New Roman"/>
                    <w:sz w:val="18"/>
                    <w:szCs w:val="18"/>
                  </w:rPr>
                </w:rPrChange>
              </w:rPr>
              <w:tab/>
            </w:r>
            <w:r w:rsidRPr="00CF42A6">
              <w:rPr>
                <w:rFonts w:cs="Arial"/>
                <w:sz w:val="18"/>
                <w:szCs w:val="18"/>
                <w:rPrChange w:id="8440" w:author="Muhamad Ridho Zul Khoiri" w:date="2026-07-14T10:44:00Z" w16du:dateUtc="2026-07-14T03:44:00Z">
                  <w:rPr>
                    <w:rFonts w:ascii="Times New Roman" w:hAnsi="Times New Roman"/>
                    <w:sz w:val="18"/>
                    <w:szCs w:val="18"/>
                  </w:rPr>
                </w:rPrChange>
              </w:rPr>
              <w:sym w:font="Webdings" w:char="F031"/>
            </w:r>
            <w:r w:rsidRPr="00CF42A6">
              <w:rPr>
                <w:rFonts w:cs="Arial"/>
                <w:sz w:val="18"/>
                <w:szCs w:val="18"/>
                <w:rPrChange w:id="8441" w:author="Muhamad Ridho Zul Khoiri" w:date="2026-07-14T10:44:00Z" w16du:dateUtc="2026-07-14T03:44:00Z">
                  <w:rPr>
                    <w:rFonts w:ascii="Times New Roman" w:hAnsi="Times New Roman"/>
                    <w:sz w:val="18"/>
                    <w:szCs w:val="18"/>
                  </w:rPr>
                </w:rPrChange>
              </w:rPr>
              <w:t xml:space="preserve"> Budget/Costs</w:t>
            </w:r>
            <w:r w:rsidRPr="00CF42A6">
              <w:rPr>
                <w:rFonts w:cs="Arial"/>
                <w:sz w:val="18"/>
                <w:szCs w:val="18"/>
                <w:rPrChange w:id="8442" w:author="Muhamad Ridho Zul Khoiri" w:date="2026-07-14T10:44:00Z" w16du:dateUtc="2026-07-14T03:44:00Z">
                  <w:rPr>
                    <w:rFonts w:ascii="Times New Roman" w:hAnsi="Times New Roman"/>
                    <w:sz w:val="18"/>
                    <w:szCs w:val="18"/>
                  </w:rPr>
                </w:rPrChange>
              </w:rPr>
              <w:tab/>
            </w:r>
            <w:r w:rsidRPr="00CF42A6">
              <w:rPr>
                <w:rFonts w:cs="Arial"/>
                <w:sz w:val="18"/>
                <w:szCs w:val="18"/>
                <w:rPrChange w:id="8443" w:author="Muhamad Ridho Zul Khoiri" w:date="2026-07-14T10:44:00Z" w16du:dateUtc="2026-07-14T03:44:00Z">
                  <w:rPr>
                    <w:rFonts w:ascii="Times New Roman" w:hAnsi="Times New Roman"/>
                    <w:sz w:val="18"/>
                    <w:szCs w:val="18"/>
                  </w:rPr>
                </w:rPrChange>
              </w:rPr>
              <w:sym w:font="Webdings" w:char="F031"/>
            </w:r>
            <w:r w:rsidRPr="00CF42A6">
              <w:rPr>
                <w:rFonts w:cs="Arial"/>
                <w:sz w:val="18"/>
                <w:szCs w:val="18"/>
                <w:rPrChange w:id="8444" w:author="Muhamad Ridho Zul Khoiri" w:date="2026-07-14T10:44:00Z" w16du:dateUtc="2026-07-14T03:44:00Z">
                  <w:rPr>
                    <w:rFonts w:ascii="Times New Roman" w:hAnsi="Times New Roman"/>
                    <w:sz w:val="18"/>
                    <w:szCs w:val="18"/>
                  </w:rPr>
                </w:rPrChange>
              </w:rPr>
              <w:t xml:space="preserve"> Other Constraints/Logistics</w:t>
            </w:r>
          </w:p>
          <w:p w14:paraId="4184E3B1" w14:textId="77777777" w:rsidR="00E33746" w:rsidRPr="00CF42A6" w:rsidRDefault="00E33746" w:rsidP="00A04960">
            <w:pPr>
              <w:pStyle w:val="Paragraph"/>
              <w:tabs>
                <w:tab w:val="left" w:pos="2340"/>
                <w:tab w:val="left" w:pos="3780"/>
                <w:tab w:val="left" w:pos="5220"/>
                <w:tab w:val="left" w:pos="6840"/>
              </w:tabs>
              <w:spacing w:after="0"/>
              <w:ind w:left="0"/>
              <w:rPr>
                <w:rFonts w:cs="Arial"/>
                <w:sz w:val="18"/>
                <w:szCs w:val="18"/>
                <w:rPrChange w:id="8445" w:author="Muhamad Ridho Zul Khoiri" w:date="2026-07-14T10:44:00Z" w16du:dateUtc="2026-07-14T03:44:00Z">
                  <w:rPr>
                    <w:rFonts w:ascii="Times New Roman" w:hAnsi="Times New Roman"/>
                    <w:sz w:val="18"/>
                    <w:szCs w:val="18"/>
                  </w:rPr>
                </w:rPrChange>
              </w:rPr>
            </w:pPr>
            <w:r w:rsidRPr="00CF42A6">
              <w:rPr>
                <w:rFonts w:cs="Arial"/>
                <w:sz w:val="18"/>
                <w:szCs w:val="18"/>
                <w:rPrChange w:id="8446" w:author="Muhamad Ridho Zul Khoiri" w:date="2026-07-14T10:44:00Z" w16du:dateUtc="2026-07-14T03:44:00Z">
                  <w:rPr>
                    <w:rFonts w:ascii="Times New Roman" w:hAnsi="Times New Roman"/>
                    <w:sz w:val="18"/>
                    <w:szCs w:val="18"/>
                  </w:rPr>
                </w:rPrChange>
              </w:rPr>
              <w:tab/>
            </w:r>
            <w:r w:rsidRPr="00CF42A6">
              <w:rPr>
                <w:rFonts w:cs="Arial"/>
                <w:sz w:val="18"/>
                <w:szCs w:val="18"/>
                <w:rPrChange w:id="8447" w:author="Muhamad Ridho Zul Khoiri" w:date="2026-07-14T10:44:00Z" w16du:dateUtc="2026-07-14T03:44:00Z">
                  <w:rPr>
                    <w:rFonts w:ascii="Times New Roman" w:hAnsi="Times New Roman"/>
                    <w:sz w:val="18"/>
                    <w:szCs w:val="18"/>
                  </w:rPr>
                </w:rPrChange>
              </w:rPr>
              <w:sym w:font="Webdings" w:char="F031"/>
            </w:r>
            <w:r w:rsidRPr="00CF42A6">
              <w:rPr>
                <w:rFonts w:cs="Arial"/>
                <w:sz w:val="18"/>
                <w:szCs w:val="18"/>
                <w:rPrChange w:id="8448" w:author="Muhamad Ridho Zul Khoiri" w:date="2026-07-14T10:44:00Z" w16du:dateUtc="2026-07-14T03:44:00Z">
                  <w:rPr>
                    <w:rFonts w:ascii="Times New Roman" w:hAnsi="Times New Roman"/>
                    <w:sz w:val="18"/>
                    <w:szCs w:val="18"/>
                  </w:rPr>
                </w:rPrChange>
              </w:rPr>
              <w:t xml:space="preserve"> Tactical Planning</w:t>
            </w:r>
            <w:r w:rsidRPr="00CF42A6">
              <w:rPr>
                <w:rFonts w:cs="Arial"/>
                <w:sz w:val="18"/>
                <w:szCs w:val="18"/>
                <w:rPrChange w:id="8449" w:author="Muhamad Ridho Zul Khoiri" w:date="2026-07-14T10:44:00Z" w16du:dateUtc="2026-07-14T03:44:00Z">
                  <w:rPr>
                    <w:rFonts w:ascii="Times New Roman" w:hAnsi="Times New Roman"/>
                    <w:sz w:val="18"/>
                    <w:szCs w:val="18"/>
                  </w:rPr>
                </w:rPrChange>
              </w:rPr>
              <w:tab/>
            </w:r>
          </w:p>
          <w:p w14:paraId="221FD232" w14:textId="77777777" w:rsidR="00E33746" w:rsidRPr="00CF42A6" w:rsidRDefault="00E33746" w:rsidP="00A04960">
            <w:pPr>
              <w:pStyle w:val="Paragraph"/>
              <w:spacing w:after="0"/>
              <w:ind w:left="0"/>
              <w:rPr>
                <w:rFonts w:cs="Arial"/>
                <w:sz w:val="18"/>
                <w:szCs w:val="18"/>
                <w:rPrChange w:id="8450" w:author="Muhamad Ridho Zul Khoiri" w:date="2026-07-14T10:44:00Z" w16du:dateUtc="2026-07-14T03:44:00Z">
                  <w:rPr>
                    <w:rFonts w:ascii="Times New Roman" w:hAnsi="Times New Roman"/>
                    <w:sz w:val="18"/>
                    <w:szCs w:val="18"/>
                  </w:rPr>
                </w:rPrChange>
              </w:rPr>
            </w:pPr>
            <w:r w:rsidRPr="00CF42A6">
              <w:rPr>
                <w:rFonts w:cs="Arial"/>
                <w:sz w:val="18"/>
                <w:szCs w:val="18"/>
                <w:rPrChange w:id="8451" w:author="Muhamad Ridho Zul Khoiri" w:date="2026-07-14T10:44:00Z" w16du:dateUtc="2026-07-14T03:44:00Z">
                  <w:rPr>
                    <w:rFonts w:ascii="Times New Roman" w:hAnsi="Times New Roman"/>
                    <w:sz w:val="18"/>
                    <w:szCs w:val="18"/>
                  </w:rPr>
                </w:rPrChange>
              </w:rPr>
              <w:t>Describe :</w:t>
            </w:r>
          </w:p>
          <w:p w14:paraId="39CF9A49" w14:textId="77777777" w:rsidR="00E33746" w:rsidRPr="00CF42A6" w:rsidRDefault="00E33746" w:rsidP="00A04960">
            <w:pPr>
              <w:pStyle w:val="Paragraph"/>
              <w:spacing w:after="0"/>
              <w:ind w:left="0"/>
              <w:rPr>
                <w:rFonts w:cs="Arial"/>
                <w:sz w:val="18"/>
                <w:szCs w:val="18"/>
                <w:rPrChange w:id="8452" w:author="Muhamad Ridho Zul Khoiri" w:date="2026-07-14T10:44:00Z" w16du:dateUtc="2026-07-14T03:44:00Z">
                  <w:rPr>
                    <w:rFonts w:ascii="Times New Roman" w:hAnsi="Times New Roman"/>
                    <w:sz w:val="18"/>
                    <w:szCs w:val="18"/>
                  </w:rPr>
                </w:rPrChange>
              </w:rPr>
            </w:pPr>
          </w:p>
          <w:p w14:paraId="6C5EBF5A" w14:textId="77777777" w:rsidR="00E33746" w:rsidRPr="00CF42A6" w:rsidRDefault="00E33746" w:rsidP="00A04960">
            <w:pPr>
              <w:pStyle w:val="Paragraph"/>
              <w:spacing w:after="0"/>
              <w:ind w:left="0"/>
              <w:rPr>
                <w:rFonts w:cs="Arial"/>
                <w:sz w:val="18"/>
                <w:szCs w:val="18"/>
                <w:rPrChange w:id="8453" w:author="Muhamad Ridho Zul Khoiri" w:date="2026-07-14T10:44:00Z" w16du:dateUtc="2026-07-14T03:44:00Z">
                  <w:rPr>
                    <w:rFonts w:ascii="Times New Roman" w:hAnsi="Times New Roman"/>
                    <w:sz w:val="18"/>
                    <w:szCs w:val="18"/>
                  </w:rPr>
                </w:rPrChange>
              </w:rPr>
            </w:pPr>
          </w:p>
          <w:p w14:paraId="09DFE1ED" w14:textId="77777777" w:rsidR="00E33746" w:rsidRPr="00CF42A6" w:rsidRDefault="00E33746" w:rsidP="00A04960">
            <w:pPr>
              <w:pStyle w:val="Paragraph"/>
              <w:spacing w:after="0"/>
              <w:ind w:left="0"/>
              <w:rPr>
                <w:rFonts w:cs="Arial"/>
                <w:sz w:val="18"/>
                <w:szCs w:val="18"/>
                <w:rPrChange w:id="8454" w:author="Muhamad Ridho Zul Khoiri" w:date="2026-07-14T10:44:00Z" w16du:dateUtc="2026-07-14T03:44:00Z">
                  <w:rPr>
                    <w:rFonts w:ascii="Times New Roman" w:hAnsi="Times New Roman"/>
                    <w:sz w:val="18"/>
                    <w:szCs w:val="18"/>
                  </w:rPr>
                </w:rPrChange>
              </w:rPr>
            </w:pPr>
          </w:p>
          <w:p w14:paraId="6CEAE8E2" w14:textId="77777777" w:rsidR="00E33746" w:rsidRPr="00CF42A6" w:rsidRDefault="00E33746" w:rsidP="00A04960">
            <w:pPr>
              <w:pStyle w:val="Paragraph"/>
              <w:spacing w:after="0"/>
              <w:ind w:left="0"/>
              <w:rPr>
                <w:rFonts w:cs="Arial"/>
                <w:sz w:val="18"/>
                <w:szCs w:val="18"/>
                <w:rPrChange w:id="8455" w:author="Muhamad Ridho Zul Khoiri" w:date="2026-07-14T10:44:00Z" w16du:dateUtc="2026-07-14T03:44:00Z">
                  <w:rPr>
                    <w:rFonts w:ascii="Times New Roman" w:hAnsi="Times New Roman"/>
                    <w:sz w:val="18"/>
                    <w:szCs w:val="18"/>
                  </w:rPr>
                </w:rPrChange>
              </w:rPr>
            </w:pPr>
          </w:p>
          <w:p w14:paraId="0AF51141" w14:textId="77777777" w:rsidR="00E33746" w:rsidRPr="00CF42A6" w:rsidRDefault="00E33746" w:rsidP="00A04960">
            <w:pPr>
              <w:pStyle w:val="Paragraph"/>
              <w:spacing w:after="0"/>
              <w:ind w:left="0"/>
              <w:rPr>
                <w:rFonts w:cs="Arial"/>
                <w:sz w:val="18"/>
                <w:szCs w:val="18"/>
                <w:rPrChange w:id="8456" w:author="Muhamad Ridho Zul Khoiri" w:date="2026-07-14T10:44:00Z" w16du:dateUtc="2026-07-14T03:44:00Z">
                  <w:rPr>
                    <w:rFonts w:ascii="Times New Roman" w:hAnsi="Times New Roman"/>
                    <w:sz w:val="18"/>
                    <w:szCs w:val="18"/>
                  </w:rPr>
                </w:rPrChange>
              </w:rPr>
            </w:pPr>
          </w:p>
          <w:p w14:paraId="76A3947F" w14:textId="77777777" w:rsidR="00E33746" w:rsidRPr="00CF42A6" w:rsidRDefault="00E33746" w:rsidP="00A04960">
            <w:pPr>
              <w:pStyle w:val="Paragraph"/>
              <w:spacing w:after="0"/>
              <w:ind w:left="0"/>
              <w:rPr>
                <w:rFonts w:cs="Arial"/>
                <w:sz w:val="18"/>
                <w:szCs w:val="18"/>
                <w:rPrChange w:id="8457" w:author="Muhamad Ridho Zul Khoiri" w:date="2026-07-14T10:44:00Z" w16du:dateUtc="2026-07-14T03:44:00Z">
                  <w:rPr>
                    <w:rFonts w:ascii="Times New Roman" w:hAnsi="Times New Roman"/>
                    <w:sz w:val="18"/>
                    <w:szCs w:val="18"/>
                  </w:rPr>
                </w:rPrChange>
              </w:rPr>
            </w:pPr>
          </w:p>
        </w:tc>
      </w:tr>
      <w:tr w:rsidR="00E33746" w:rsidRPr="00526DF0" w14:paraId="606B0B0E" w14:textId="77777777" w:rsidTr="00A04960">
        <w:tc>
          <w:tcPr>
            <w:tcW w:w="9576" w:type="dxa"/>
            <w:gridSpan w:val="3"/>
          </w:tcPr>
          <w:p w14:paraId="0AF6B615" w14:textId="77777777" w:rsidR="00E33746" w:rsidRPr="00CF42A6" w:rsidRDefault="00E33746" w:rsidP="00A04960">
            <w:pPr>
              <w:pStyle w:val="Paragraph"/>
              <w:spacing w:after="0"/>
              <w:ind w:left="0"/>
              <w:rPr>
                <w:rFonts w:cs="Arial"/>
                <w:sz w:val="18"/>
                <w:szCs w:val="18"/>
                <w:rPrChange w:id="8458" w:author="Muhamad Ridho Zul Khoiri" w:date="2026-07-14T10:44:00Z" w16du:dateUtc="2026-07-14T03:44:00Z">
                  <w:rPr>
                    <w:rFonts w:ascii="Times New Roman" w:hAnsi="Times New Roman"/>
                    <w:sz w:val="18"/>
                    <w:szCs w:val="18"/>
                  </w:rPr>
                </w:rPrChange>
              </w:rPr>
            </w:pPr>
            <w:r w:rsidRPr="00CF42A6">
              <w:rPr>
                <w:rFonts w:cs="Arial"/>
                <w:sz w:val="18"/>
                <w:szCs w:val="18"/>
                <w:rPrChange w:id="8459" w:author="Muhamad Ridho Zul Khoiri" w:date="2026-07-14T10:44:00Z" w16du:dateUtc="2026-07-14T03:44:00Z">
                  <w:rPr>
                    <w:rFonts w:ascii="Times New Roman" w:hAnsi="Times New Roman"/>
                    <w:sz w:val="18"/>
                    <w:szCs w:val="18"/>
                  </w:rPr>
                </w:rPrChange>
              </w:rPr>
              <w:lastRenderedPageBreak/>
              <w:t>How the changes will be managed :</w:t>
            </w:r>
          </w:p>
          <w:p w14:paraId="35B3EFEA" w14:textId="77777777" w:rsidR="00E33746" w:rsidRPr="00CF42A6" w:rsidRDefault="00E33746" w:rsidP="00A04960">
            <w:pPr>
              <w:pStyle w:val="Paragraph"/>
              <w:spacing w:after="0"/>
              <w:ind w:left="0"/>
              <w:rPr>
                <w:rFonts w:cs="Arial"/>
                <w:sz w:val="18"/>
                <w:szCs w:val="18"/>
                <w:rPrChange w:id="8460" w:author="Muhamad Ridho Zul Khoiri" w:date="2026-07-14T10:44:00Z" w16du:dateUtc="2026-07-14T03:44:00Z">
                  <w:rPr>
                    <w:rFonts w:ascii="Times New Roman" w:hAnsi="Times New Roman"/>
                    <w:sz w:val="18"/>
                    <w:szCs w:val="18"/>
                  </w:rPr>
                </w:rPrChange>
              </w:rPr>
            </w:pPr>
          </w:p>
          <w:p w14:paraId="5307A4E5" w14:textId="77777777" w:rsidR="00E33746" w:rsidRPr="00CF42A6" w:rsidRDefault="00E33746" w:rsidP="00A04960">
            <w:pPr>
              <w:pStyle w:val="Paragraph"/>
              <w:spacing w:after="0"/>
              <w:ind w:left="0"/>
              <w:rPr>
                <w:rFonts w:cs="Arial"/>
                <w:sz w:val="18"/>
                <w:szCs w:val="18"/>
                <w:rPrChange w:id="8461" w:author="Muhamad Ridho Zul Khoiri" w:date="2026-07-14T10:44:00Z" w16du:dateUtc="2026-07-14T03:44:00Z">
                  <w:rPr>
                    <w:rFonts w:ascii="Times New Roman" w:hAnsi="Times New Roman"/>
                    <w:sz w:val="18"/>
                    <w:szCs w:val="18"/>
                  </w:rPr>
                </w:rPrChange>
              </w:rPr>
            </w:pPr>
          </w:p>
          <w:p w14:paraId="674DCA91" w14:textId="77777777" w:rsidR="00E33746" w:rsidRPr="00CF42A6" w:rsidRDefault="00E33746" w:rsidP="00A04960">
            <w:pPr>
              <w:pStyle w:val="Paragraph"/>
              <w:spacing w:after="0"/>
              <w:ind w:left="0"/>
              <w:rPr>
                <w:rFonts w:cs="Arial"/>
                <w:sz w:val="18"/>
                <w:szCs w:val="18"/>
                <w:rPrChange w:id="8462" w:author="Muhamad Ridho Zul Khoiri" w:date="2026-07-14T10:44:00Z" w16du:dateUtc="2026-07-14T03:44:00Z">
                  <w:rPr>
                    <w:rFonts w:ascii="Times New Roman" w:hAnsi="Times New Roman"/>
                    <w:sz w:val="18"/>
                    <w:szCs w:val="18"/>
                  </w:rPr>
                </w:rPrChange>
              </w:rPr>
            </w:pPr>
          </w:p>
          <w:p w14:paraId="2E6113AA" w14:textId="77777777" w:rsidR="00E33746" w:rsidRPr="00CF42A6" w:rsidRDefault="00E33746" w:rsidP="00A04960">
            <w:pPr>
              <w:pStyle w:val="Paragraph"/>
              <w:spacing w:after="0"/>
              <w:ind w:left="0"/>
              <w:rPr>
                <w:rFonts w:cs="Arial"/>
                <w:sz w:val="18"/>
                <w:szCs w:val="18"/>
                <w:rPrChange w:id="8463" w:author="Muhamad Ridho Zul Khoiri" w:date="2026-07-14T10:44:00Z" w16du:dateUtc="2026-07-14T03:44:00Z">
                  <w:rPr>
                    <w:rFonts w:ascii="Times New Roman" w:hAnsi="Times New Roman"/>
                    <w:sz w:val="18"/>
                    <w:szCs w:val="18"/>
                  </w:rPr>
                </w:rPrChange>
              </w:rPr>
            </w:pPr>
          </w:p>
          <w:p w14:paraId="5D3C2551" w14:textId="77777777" w:rsidR="00E33746" w:rsidRPr="00CF42A6" w:rsidRDefault="00E33746" w:rsidP="00A04960">
            <w:pPr>
              <w:pStyle w:val="Paragraph"/>
              <w:spacing w:after="0"/>
              <w:ind w:left="0"/>
              <w:rPr>
                <w:rFonts w:cs="Arial"/>
                <w:sz w:val="18"/>
                <w:szCs w:val="18"/>
                <w:rPrChange w:id="8464" w:author="Muhamad Ridho Zul Khoiri" w:date="2026-07-14T10:44:00Z" w16du:dateUtc="2026-07-14T03:44:00Z">
                  <w:rPr>
                    <w:rFonts w:ascii="Times New Roman" w:hAnsi="Times New Roman"/>
                    <w:sz w:val="18"/>
                    <w:szCs w:val="18"/>
                  </w:rPr>
                </w:rPrChange>
              </w:rPr>
            </w:pPr>
          </w:p>
          <w:p w14:paraId="677075FB" w14:textId="77777777" w:rsidR="00E33746" w:rsidRPr="00CF42A6" w:rsidRDefault="00E33746" w:rsidP="00A04960">
            <w:pPr>
              <w:pStyle w:val="Paragraph"/>
              <w:spacing w:after="0"/>
              <w:ind w:left="0"/>
              <w:rPr>
                <w:rFonts w:cs="Arial"/>
                <w:sz w:val="18"/>
                <w:szCs w:val="18"/>
                <w:rPrChange w:id="8465" w:author="Muhamad Ridho Zul Khoiri" w:date="2026-07-14T10:44:00Z" w16du:dateUtc="2026-07-14T03:44:00Z">
                  <w:rPr>
                    <w:rFonts w:ascii="Times New Roman" w:hAnsi="Times New Roman"/>
                    <w:sz w:val="18"/>
                    <w:szCs w:val="18"/>
                  </w:rPr>
                </w:rPrChange>
              </w:rPr>
            </w:pPr>
          </w:p>
        </w:tc>
      </w:tr>
      <w:tr w:rsidR="00E33746" w:rsidRPr="00526DF0" w14:paraId="1744C7D1" w14:textId="77777777" w:rsidTr="00A04960">
        <w:tc>
          <w:tcPr>
            <w:tcW w:w="9576" w:type="dxa"/>
            <w:gridSpan w:val="3"/>
            <w:shd w:val="clear" w:color="auto" w:fill="000000"/>
          </w:tcPr>
          <w:p w14:paraId="0593EF02" w14:textId="77777777" w:rsidR="00E33746" w:rsidRPr="00CF42A6" w:rsidRDefault="00E33746" w:rsidP="00A04960">
            <w:pPr>
              <w:pStyle w:val="Paragraph"/>
              <w:spacing w:after="0"/>
              <w:ind w:left="0"/>
              <w:rPr>
                <w:rFonts w:cs="Arial"/>
                <w:color w:val="FFFFFF"/>
                <w:sz w:val="18"/>
                <w:szCs w:val="18"/>
                <w:rPrChange w:id="8466" w:author="Muhamad Ridho Zul Khoiri" w:date="2026-07-14T10:44:00Z" w16du:dateUtc="2026-07-14T03:44:00Z">
                  <w:rPr>
                    <w:rFonts w:ascii="Times New Roman" w:hAnsi="Times New Roman"/>
                    <w:color w:val="FFFFFF"/>
                    <w:sz w:val="18"/>
                    <w:szCs w:val="18"/>
                  </w:rPr>
                </w:rPrChange>
              </w:rPr>
            </w:pPr>
            <w:r w:rsidRPr="00CF42A6">
              <w:rPr>
                <w:rFonts w:cs="Arial"/>
                <w:color w:val="FFFFFF"/>
                <w:sz w:val="18"/>
                <w:szCs w:val="18"/>
                <w:rPrChange w:id="8467" w:author="Muhamad Ridho Zul Khoiri" w:date="2026-07-14T10:44:00Z" w16du:dateUtc="2026-07-14T03:44:00Z">
                  <w:rPr>
                    <w:rFonts w:ascii="Times New Roman" w:hAnsi="Times New Roman"/>
                    <w:color w:val="FFFFFF"/>
                    <w:sz w:val="18"/>
                    <w:szCs w:val="18"/>
                  </w:rPr>
                </w:rPrChange>
              </w:rPr>
              <w:t>To be filled by Planner</w:t>
            </w:r>
          </w:p>
        </w:tc>
      </w:tr>
      <w:tr w:rsidR="00E33746" w:rsidRPr="00526DF0" w14:paraId="647306DB" w14:textId="77777777" w:rsidTr="00A04960">
        <w:tc>
          <w:tcPr>
            <w:tcW w:w="9576" w:type="dxa"/>
            <w:gridSpan w:val="3"/>
          </w:tcPr>
          <w:p w14:paraId="44B25738" w14:textId="77777777" w:rsidR="00E33746" w:rsidRPr="00CF42A6" w:rsidRDefault="00E33746" w:rsidP="00A04960">
            <w:pPr>
              <w:pStyle w:val="Paragraph"/>
              <w:spacing w:after="0"/>
              <w:ind w:left="0"/>
              <w:rPr>
                <w:rFonts w:cs="Arial"/>
                <w:sz w:val="18"/>
                <w:szCs w:val="18"/>
                <w:rPrChange w:id="8468" w:author="Muhamad Ridho Zul Khoiri" w:date="2026-07-14T10:44:00Z" w16du:dateUtc="2026-07-14T03:44:00Z">
                  <w:rPr>
                    <w:rFonts w:ascii="Times New Roman" w:hAnsi="Times New Roman"/>
                    <w:sz w:val="18"/>
                    <w:szCs w:val="18"/>
                  </w:rPr>
                </w:rPrChange>
              </w:rPr>
            </w:pPr>
            <w:r w:rsidRPr="00CF42A6">
              <w:rPr>
                <w:rFonts w:cs="Arial"/>
                <w:sz w:val="18"/>
                <w:szCs w:val="18"/>
                <w:rPrChange w:id="8469" w:author="Muhamad Ridho Zul Khoiri" w:date="2026-07-14T10:44:00Z" w16du:dateUtc="2026-07-14T03:44:00Z">
                  <w:rPr>
                    <w:rFonts w:ascii="Times New Roman" w:hAnsi="Times New Roman"/>
                    <w:sz w:val="18"/>
                    <w:szCs w:val="18"/>
                  </w:rPr>
                </w:rPrChange>
              </w:rPr>
              <w:t>List of Other Planned Activities being impacted</w:t>
            </w:r>
          </w:p>
          <w:p w14:paraId="08C8E553" w14:textId="77777777" w:rsidR="00E33746" w:rsidRPr="00CF42A6" w:rsidRDefault="00E33746" w:rsidP="00A04960">
            <w:pPr>
              <w:pStyle w:val="Paragraph"/>
              <w:spacing w:after="0"/>
              <w:ind w:left="0"/>
              <w:rPr>
                <w:rFonts w:cs="Arial"/>
                <w:sz w:val="18"/>
                <w:szCs w:val="18"/>
                <w:rPrChange w:id="8470" w:author="Muhamad Ridho Zul Khoiri" w:date="2026-07-14T10:44:00Z" w16du:dateUtc="2026-07-14T03:44:00Z">
                  <w:rPr>
                    <w:rFonts w:ascii="Times New Roman" w:hAnsi="Times New Roman"/>
                    <w:sz w:val="18"/>
                    <w:szCs w:val="18"/>
                  </w:rPr>
                </w:rPrChange>
              </w:rPr>
            </w:pPr>
          </w:p>
          <w:p w14:paraId="1E125CCC" w14:textId="77777777" w:rsidR="00E33746" w:rsidRPr="00CF42A6" w:rsidRDefault="00E33746" w:rsidP="00A04960">
            <w:pPr>
              <w:pStyle w:val="Paragraph"/>
              <w:spacing w:after="0"/>
              <w:ind w:left="0"/>
              <w:rPr>
                <w:rFonts w:cs="Arial"/>
                <w:sz w:val="18"/>
                <w:szCs w:val="18"/>
                <w:rPrChange w:id="8471" w:author="Muhamad Ridho Zul Khoiri" w:date="2026-07-14T10:44:00Z" w16du:dateUtc="2026-07-14T03:44:00Z">
                  <w:rPr>
                    <w:rFonts w:ascii="Times New Roman" w:hAnsi="Times New Roman"/>
                    <w:sz w:val="18"/>
                    <w:szCs w:val="18"/>
                  </w:rPr>
                </w:rPrChange>
              </w:rPr>
            </w:pPr>
          </w:p>
          <w:p w14:paraId="417EC810" w14:textId="77777777" w:rsidR="00E33746" w:rsidRPr="00CF42A6" w:rsidRDefault="00E33746" w:rsidP="00A04960">
            <w:pPr>
              <w:pStyle w:val="Paragraph"/>
              <w:spacing w:after="0"/>
              <w:ind w:left="0"/>
              <w:rPr>
                <w:rFonts w:cs="Arial"/>
                <w:sz w:val="18"/>
                <w:szCs w:val="18"/>
                <w:rPrChange w:id="8472" w:author="Muhamad Ridho Zul Khoiri" w:date="2026-07-14T10:44:00Z" w16du:dateUtc="2026-07-14T03:44:00Z">
                  <w:rPr>
                    <w:rFonts w:ascii="Times New Roman" w:hAnsi="Times New Roman"/>
                    <w:sz w:val="18"/>
                    <w:szCs w:val="18"/>
                  </w:rPr>
                </w:rPrChange>
              </w:rPr>
            </w:pPr>
          </w:p>
          <w:p w14:paraId="37CDF25E" w14:textId="77777777" w:rsidR="00E33746" w:rsidRPr="00CF42A6" w:rsidRDefault="00E33746" w:rsidP="00A04960">
            <w:pPr>
              <w:pStyle w:val="Paragraph"/>
              <w:spacing w:after="0"/>
              <w:ind w:left="0"/>
              <w:rPr>
                <w:rFonts w:cs="Arial"/>
                <w:sz w:val="18"/>
                <w:szCs w:val="18"/>
                <w:rPrChange w:id="8473" w:author="Muhamad Ridho Zul Khoiri" w:date="2026-07-14T10:44:00Z" w16du:dateUtc="2026-07-14T03:44:00Z">
                  <w:rPr>
                    <w:rFonts w:ascii="Times New Roman" w:hAnsi="Times New Roman"/>
                    <w:sz w:val="18"/>
                    <w:szCs w:val="18"/>
                  </w:rPr>
                </w:rPrChange>
              </w:rPr>
            </w:pPr>
          </w:p>
          <w:p w14:paraId="72D7D0D8" w14:textId="77777777" w:rsidR="00E33746" w:rsidRPr="00CF42A6" w:rsidRDefault="00E33746" w:rsidP="00A04960">
            <w:pPr>
              <w:pStyle w:val="Paragraph"/>
              <w:spacing w:after="0"/>
              <w:ind w:left="0"/>
              <w:rPr>
                <w:rFonts w:cs="Arial"/>
                <w:sz w:val="18"/>
                <w:szCs w:val="18"/>
                <w:rPrChange w:id="8474" w:author="Muhamad Ridho Zul Khoiri" w:date="2026-07-14T10:44:00Z" w16du:dateUtc="2026-07-14T03:44:00Z">
                  <w:rPr>
                    <w:rFonts w:ascii="Times New Roman" w:hAnsi="Times New Roman"/>
                    <w:sz w:val="18"/>
                    <w:szCs w:val="18"/>
                  </w:rPr>
                </w:rPrChange>
              </w:rPr>
            </w:pPr>
          </w:p>
          <w:p w14:paraId="5C73E05C" w14:textId="77777777" w:rsidR="00E33746" w:rsidRPr="00CF42A6" w:rsidRDefault="00E33746" w:rsidP="00A04960">
            <w:pPr>
              <w:pStyle w:val="Paragraph"/>
              <w:spacing w:after="0"/>
              <w:ind w:left="0"/>
              <w:rPr>
                <w:rFonts w:cs="Arial"/>
                <w:sz w:val="18"/>
                <w:szCs w:val="18"/>
                <w:rPrChange w:id="8475" w:author="Muhamad Ridho Zul Khoiri" w:date="2026-07-14T10:44:00Z" w16du:dateUtc="2026-07-14T03:44:00Z">
                  <w:rPr>
                    <w:rFonts w:ascii="Times New Roman" w:hAnsi="Times New Roman"/>
                    <w:sz w:val="18"/>
                    <w:szCs w:val="18"/>
                  </w:rPr>
                </w:rPrChange>
              </w:rPr>
            </w:pPr>
          </w:p>
        </w:tc>
      </w:tr>
      <w:tr w:rsidR="00E33746" w:rsidRPr="00526DF0" w14:paraId="4E11DA13" w14:textId="77777777" w:rsidTr="00A04960">
        <w:tc>
          <w:tcPr>
            <w:tcW w:w="6588" w:type="dxa"/>
            <w:gridSpan w:val="2"/>
          </w:tcPr>
          <w:p w14:paraId="2BDAECCE" w14:textId="77777777" w:rsidR="00E33746" w:rsidRPr="00CF42A6" w:rsidRDefault="00E33746" w:rsidP="00A04960">
            <w:pPr>
              <w:pStyle w:val="Paragraph"/>
              <w:spacing w:after="0"/>
              <w:ind w:left="0"/>
              <w:rPr>
                <w:rFonts w:cs="Arial"/>
                <w:sz w:val="18"/>
                <w:szCs w:val="18"/>
                <w:rPrChange w:id="8476" w:author="Muhamad Ridho Zul Khoiri" w:date="2026-07-14T10:44:00Z" w16du:dateUtc="2026-07-14T03:44:00Z">
                  <w:rPr>
                    <w:rFonts w:ascii="Times New Roman" w:hAnsi="Times New Roman"/>
                    <w:sz w:val="18"/>
                    <w:szCs w:val="18"/>
                  </w:rPr>
                </w:rPrChange>
              </w:rPr>
            </w:pPr>
            <w:r w:rsidRPr="00CF42A6">
              <w:rPr>
                <w:rFonts w:cs="Arial"/>
                <w:sz w:val="18"/>
                <w:szCs w:val="18"/>
                <w:rPrChange w:id="8477" w:author="Muhamad Ridho Zul Khoiri" w:date="2026-07-14T10:44:00Z" w16du:dateUtc="2026-07-14T03:44:00Z">
                  <w:rPr>
                    <w:rFonts w:ascii="Times New Roman" w:hAnsi="Times New Roman"/>
                    <w:sz w:val="18"/>
                    <w:szCs w:val="18"/>
                  </w:rPr>
                </w:rPrChange>
              </w:rPr>
              <w:t>Approver Comment</w:t>
            </w:r>
          </w:p>
          <w:p w14:paraId="08BB6E3C" w14:textId="77777777" w:rsidR="00E33746" w:rsidRPr="00CF42A6" w:rsidRDefault="00E33746" w:rsidP="00A04960">
            <w:pPr>
              <w:pStyle w:val="Paragraph"/>
              <w:spacing w:after="0"/>
              <w:ind w:left="0"/>
              <w:rPr>
                <w:rFonts w:cs="Arial"/>
                <w:sz w:val="18"/>
                <w:szCs w:val="18"/>
                <w:rPrChange w:id="8478" w:author="Muhamad Ridho Zul Khoiri" w:date="2026-07-14T10:44:00Z" w16du:dateUtc="2026-07-14T03:44:00Z">
                  <w:rPr>
                    <w:rFonts w:ascii="Times New Roman" w:hAnsi="Times New Roman"/>
                    <w:sz w:val="18"/>
                    <w:szCs w:val="18"/>
                  </w:rPr>
                </w:rPrChange>
              </w:rPr>
            </w:pPr>
          </w:p>
          <w:p w14:paraId="1980ADA5" w14:textId="77777777" w:rsidR="00E33746" w:rsidRPr="00CF42A6" w:rsidRDefault="00E33746" w:rsidP="00A04960">
            <w:pPr>
              <w:pStyle w:val="Paragraph"/>
              <w:spacing w:after="0"/>
              <w:ind w:left="0"/>
              <w:rPr>
                <w:rFonts w:cs="Arial"/>
                <w:sz w:val="18"/>
                <w:szCs w:val="18"/>
                <w:rPrChange w:id="8479" w:author="Muhamad Ridho Zul Khoiri" w:date="2026-07-14T10:44:00Z" w16du:dateUtc="2026-07-14T03:44:00Z">
                  <w:rPr>
                    <w:rFonts w:ascii="Times New Roman" w:hAnsi="Times New Roman"/>
                    <w:sz w:val="18"/>
                    <w:szCs w:val="18"/>
                  </w:rPr>
                </w:rPrChange>
              </w:rPr>
            </w:pPr>
          </w:p>
          <w:p w14:paraId="78924F1B" w14:textId="77777777" w:rsidR="00E33746" w:rsidRPr="00CF42A6" w:rsidRDefault="00E33746" w:rsidP="00A04960">
            <w:pPr>
              <w:pStyle w:val="Paragraph"/>
              <w:spacing w:after="0"/>
              <w:ind w:left="0"/>
              <w:rPr>
                <w:rFonts w:cs="Arial"/>
                <w:sz w:val="18"/>
                <w:szCs w:val="18"/>
                <w:rPrChange w:id="8480" w:author="Muhamad Ridho Zul Khoiri" w:date="2026-07-14T10:44:00Z" w16du:dateUtc="2026-07-14T03:44:00Z">
                  <w:rPr>
                    <w:rFonts w:ascii="Times New Roman" w:hAnsi="Times New Roman"/>
                    <w:sz w:val="18"/>
                    <w:szCs w:val="18"/>
                  </w:rPr>
                </w:rPrChange>
              </w:rPr>
            </w:pPr>
          </w:p>
          <w:p w14:paraId="1FF1B98B" w14:textId="77777777" w:rsidR="00E33746" w:rsidRPr="00CF42A6" w:rsidRDefault="00E33746" w:rsidP="00A04960">
            <w:pPr>
              <w:pStyle w:val="Paragraph"/>
              <w:spacing w:after="0"/>
              <w:ind w:left="0"/>
              <w:rPr>
                <w:rFonts w:cs="Arial"/>
                <w:sz w:val="18"/>
                <w:szCs w:val="18"/>
                <w:rPrChange w:id="8481" w:author="Muhamad Ridho Zul Khoiri" w:date="2026-07-14T10:44:00Z" w16du:dateUtc="2026-07-14T03:44:00Z">
                  <w:rPr>
                    <w:rFonts w:ascii="Times New Roman" w:hAnsi="Times New Roman"/>
                    <w:sz w:val="18"/>
                    <w:szCs w:val="18"/>
                  </w:rPr>
                </w:rPrChange>
              </w:rPr>
            </w:pPr>
          </w:p>
        </w:tc>
        <w:tc>
          <w:tcPr>
            <w:tcW w:w="2988" w:type="dxa"/>
          </w:tcPr>
          <w:p w14:paraId="1767D15B" w14:textId="77777777" w:rsidR="00E33746" w:rsidRPr="00CF42A6" w:rsidRDefault="00E33746" w:rsidP="00A04960">
            <w:pPr>
              <w:pStyle w:val="Paragraph"/>
              <w:spacing w:after="0"/>
              <w:ind w:left="0"/>
              <w:rPr>
                <w:rFonts w:cs="Arial"/>
                <w:sz w:val="18"/>
                <w:szCs w:val="18"/>
                <w:rPrChange w:id="8482" w:author="Muhamad Ridho Zul Khoiri" w:date="2026-07-14T10:44:00Z" w16du:dateUtc="2026-07-14T03:44:00Z">
                  <w:rPr>
                    <w:rFonts w:ascii="Times New Roman" w:hAnsi="Times New Roman"/>
                    <w:sz w:val="18"/>
                    <w:szCs w:val="18"/>
                  </w:rPr>
                </w:rPrChange>
              </w:rPr>
            </w:pPr>
            <w:r w:rsidRPr="00CF42A6">
              <w:rPr>
                <w:rFonts w:cs="Arial"/>
                <w:sz w:val="18"/>
                <w:szCs w:val="18"/>
                <w:rPrChange w:id="8483" w:author="Muhamad Ridho Zul Khoiri" w:date="2026-07-14T10:44:00Z" w16du:dateUtc="2026-07-14T03:44:00Z">
                  <w:rPr>
                    <w:rFonts w:ascii="Times New Roman" w:hAnsi="Times New Roman"/>
                    <w:sz w:val="18"/>
                    <w:szCs w:val="18"/>
                  </w:rPr>
                </w:rPrChange>
              </w:rPr>
              <w:t>Approver Signature / Date</w:t>
            </w:r>
          </w:p>
          <w:p w14:paraId="04D74AF5" w14:textId="77777777" w:rsidR="00E33746" w:rsidRPr="00CF42A6" w:rsidRDefault="00E33746" w:rsidP="00A04960">
            <w:pPr>
              <w:pStyle w:val="Paragraph"/>
              <w:spacing w:after="0"/>
              <w:ind w:left="0"/>
              <w:rPr>
                <w:rFonts w:cs="Arial"/>
                <w:sz w:val="18"/>
                <w:szCs w:val="18"/>
                <w:rPrChange w:id="8484" w:author="Muhamad Ridho Zul Khoiri" w:date="2026-07-14T10:44:00Z" w16du:dateUtc="2026-07-14T03:44:00Z">
                  <w:rPr>
                    <w:rFonts w:ascii="Times New Roman" w:hAnsi="Times New Roman"/>
                    <w:sz w:val="18"/>
                    <w:szCs w:val="18"/>
                  </w:rPr>
                </w:rPrChange>
              </w:rPr>
            </w:pPr>
          </w:p>
          <w:p w14:paraId="526343A3" w14:textId="77777777" w:rsidR="00E33746" w:rsidRPr="00CF42A6" w:rsidRDefault="00E33746" w:rsidP="00A04960">
            <w:pPr>
              <w:pStyle w:val="Paragraph"/>
              <w:spacing w:after="0"/>
              <w:ind w:left="0"/>
              <w:rPr>
                <w:rFonts w:cs="Arial"/>
                <w:sz w:val="18"/>
                <w:szCs w:val="18"/>
                <w:rPrChange w:id="8485" w:author="Muhamad Ridho Zul Khoiri" w:date="2026-07-14T10:44:00Z" w16du:dateUtc="2026-07-14T03:44:00Z">
                  <w:rPr>
                    <w:rFonts w:ascii="Times New Roman" w:hAnsi="Times New Roman"/>
                    <w:sz w:val="18"/>
                    <w:szCs w:val="18"/>
                  </w:rPr>
                </w:rPrChange>
              </w:rPr>
            </w:pPr>
          </w:p>
          <w:p w14:paraId="4526AB9E" w14:textId="77777777" w:rsidR="00E33746" w:rsidRPr="00CF42A6" w:rsidRDefault="00E33746" w:rsidP="00A04960">
            <w:pPr>
              <w:pStyle w:val="Paragraph"/>
              <w:spacing w:after="0"/>
              <w:ind w:left="0"/>
              <w:rPr>
                <w:rFonts w:cs="Arial"/>
                <w:sz w:val="18"/>
                <w:szCs w:val="18"/>
                <w:rPrChange w:id="8486" w:author="Muhamad Ridho Zul Khoiri" w:date="2026-07-14T10:44:00Z" w16du:dateUtc="2026-07-14T03:44:00Z">
                  <w:rPr>
                    <w:rFonts w:ascii="Times New Roman" w:hAnsi="Times New Roman"/>
                    <w:sz w:val="18"/>
                    <w:szCs w:val="18"/>
                  </w:rPr>
                </w:rPrChange>
              </w:rPr>
            </w:pPr>
          </w:p>
          <w:p w14:paraId="77929959" w14:textId="77777777" w:rsidR="00E33746" w:rsidRPr="00CF42A6" w:rsidRDefault="00E33746" w:rsidP="00A04960">
            <w:pPr>
              <w:pStyle w:val="Paragraph"/>
              <w:spacing w:after="0"/>
              <w:ind w:left="0"/>
              <w:rPr>
                <w:rFonts w:cs="Arial"/>
                <w:sz w:val="18"/>
                <w:szCs w:val="18"/>
                <w:rPrChange w:id="8487" w:author="Muhamad Ridho Zul Khoiri" w:date="2026-07-14T10:44:00Z" w16du:dateUtc="2026-07-14T03:44:00Z">
                  <w:rPr>
                    <w:rFonts w:ascii="Times New Roman" w:hAnsi="Times New Roman"/>
                    <w:sz w:val="18"/>
                    <w:szCs w:val="18"/>
                  </w:rPr>
                </w:rPrChange>
              </w:rPr>
            </w:pPr>
            <w:r w:rsidRPr="00CF42A6">
              <w:rPr>
                <w:rFonts w:cs="Arial"/>
                <w:sz w:val="18"/>
                <w:szCs w:val="18"/>
                <w:rPrChange w:id="8488" w:author="Muhamad Ridho Zul Khoiri" w:date="2026-07-14T10:44:00Z" w16du:dateUtc="2026-07-14T03:44:00Z">
                  <w:rPr>
                    <w:rFonts w:ascii="Times New Roman" w:hAnsi="Times New Roman"/>
                    <w:sz w:val="18"/>
                    <w:szCs w:val="18"/>
                  </w:rPr>
                </w:rPrChange>
              </w:rPr>
              <w:t>Name:</w:t>
            </w:r>
          </w:p>
        </w:tc>
      </w:tr>
      <w:tr w:rsidR="00E33746" w:rsidRPr="00526DF0" w14:paraId="53DE89D2" w14:textId="77777777" w:rsidTr="00A04960">
        <w:tc>
          <w:tcPr>
            <w:tcW w:w="6588" w:type="dxa"/>
            <w:gridSpan w:val="2"/>
          </w:tcPr>
          <w:p w14:paraId="1DE7F6BA" w14:textId="77777777" w:rsidR="00E33746" w:rsidRPr="00CF42A6" w:rsidRDefault="00E33746" w:rsidP="00A04960">
            <w:pPr>
              <w:pStyle w:val="Paragraph"/>
              <w:spacing w:after="0"/>
              <w:ind w:left="0"/>
              <w:rPr>
                <w:rFonts w:cs="Arial"/>
                <w:sz w:val="18"/>
                <w:szCs w:val="18"/>
                <w:rPrChange w:id="8489" w:author="Muhamad Ridho Zul Khoiri" w:date="2026-07-14T10:44:00Z" w16du:dateUtc="2026-07-14T03:44:00Z">
                  <w:rPr>
                    <w:rFonts w:ascii="Times New Roman" w:hAnsi="Times New Roman"/>
                    <w:sz w:val="18"/>
                    <w:szCs w:val="18"/>
                  </w:rPr>
                </w:rPrChange>
              </w:rPr>
            </w:pPr>
            <w:r w:rsidRPr="00CF42A6">
              <w:rPr>
                <w:rFonts w:cs="Arial"/>
                <w:sz w:val="18"/>
                <w:szCs w:val="18"/>
                <w:rPrChange w:id="8490" w:author="Muhamad Ridho Zul Khoiri" w:date="2026-07-14T10:44:00Z" w16du:dateUtc="2026-07-14T03:44:00Z">
                  <w:rPr>
                    <w:rFonts w:ascii="Times New Roman" w:hAnsi="Times New Roman"/>
                    <w:sz w:val="18"/>
                    <w:szCs w:val="18"/>
                  </w:rPr>
                </w:rPrChange>
              </w:rPr>
              <w:t>Planner Completion to Change</w:t>
            </w:r>
          </w:p>
          <w:p w14:paraId="66F0FFA8" w14:textId="77777777" w:rsidR="00E33746" w:rsidRPr="00CF42A6" w:rsidRDefault="00E33746" w:rsidP="00A04960">
            <w:pPr>
              <w:pStyle w:val="Paragraph"/>
              <w:spacing w:after="0"/>
              <w:ind w:left="0"/>
              <w:rPr>
                <w:rFonts w:cs="Arial"/>
                <w:sz w:val="18"/>
                <w:szCs w:val="18"/>
                <w:rPrChange w:id="8491" w:author="Muhamad Ridho Zul Khoiri" w:date="2026-07-14T10:44:00Z" w16du:dateUtc="2026-07-14T03:44:00Z">
                  <w:rPr>
                    <w:rFonts w:ascii="Times New Roman" w:hAnsi="Times New Roman"/>
                    <w:sz w:val="18"/>
                    <w:szCs w:val="18"/>
                  </w:rPr>
                </w:rPrChange>
              </w:rPr>
            </w:pPr>
            <w:r w:rsidRPr="00CF42A6">
              <w:rPr>
                <w:rFonts w:cs="Arial"/>
                <w:sz w:val="18"/>
                <w:szCs w:val="18"/>
                <w:rPrChange w:id="8492" w:author="Muhamad Ridho Zul Khoiri" w:date="2026-07-14T10:44:00Z" w16du:dateUtc="2026-07-14T03:44:00Z">
                  <w:rPr>
                    <w:rFonts w:ascii="Times New Roman" w:hAnsi="Times New Roman"/>
                    <w:sz w:val="18"/>
                    <w:szCs w:val="18"/>
                  </w:rPr>
                </w:rPrChange>
              </w:rPr>
              <w:sym w:font="Webdings" w:char="F031"/>
            </w:r>
            <w:r w:rsidRPr="00CF42A6">
              <w:rPr>
                <w:rFonts w:cs="Arial"/>
                <w:sz w:val="18"/>
                <w:szCs w:val="18"/>
                <w:rPrChange w:id="8493" w:author="Muhamad Ridho Zul Khoiri" w:date="2026-07-14T10:44:00Z" w16du:dateUtc="2026-07-14T03:44:00Z">
                  <w:rPr>
                    <w:rFonts w:ascii="Times New Roman" w:hAnsi="Times New Roman"/>
                    <w:sz w:val="18"/>
                    <w:szCs w:val="18"/>
                  </w:rPr>
                </w:rPrChange>
              </w:rPr>
              <w:t xml:space="preserve"> Schedule and Resources</w:t>
            </w:r>
          </w:p>
          <w:p w14:paraId="468CB1D0" w14:textId="77777777" w:rsidR="00E33746" w:rsidRPr="00CF42A6" w:rsidRDefault="00E33746" w:rsidP="00A04960">
            <w:pPr>
              <w:pStyle w:val="Paragraph"/>
              <w:spacing w:after="0"/>
              <w:ind w:left="0"/>
              <w:rPr>
                <w:rFonts w:cs="Arial"/>
                <w:sz w:val="18"/>
                <w:szCs w:val="18"/>
                <w:rPrChange w:id="8494" w:author="Muhamad Ridho Zul Khoiri" w:date="2026-07-14T10:44:00Z" w16du:dateUtc="2026-07-14T03:44:00Z">
                  <w:rPr>
                    <w:rFonts w:ascii="Times New Roman" w:hAnsi="Times New Roman"/>
                    <w:sz w:val="18"/>
                    <w:szCs w:val="18"/>
                  </w:rPr>
                </w:rPrChange>
              </w:rPr>
            </w:pPr>
            <w:r w:rsidRPr="00CF42A6">
              <w:rPr>
                <w:rFonts w:cs="Arial"/>
                <w:sz w:val="18"/>
                <w:szCs w:val="18"/>
                <w:rPrChange w:id="8495" w:author="Muhamad Ridho Zul Khoiri" w:date="2026-07-14T10:44:00Z" w16du:dateUtc="2026-07-14T03:44:00Z">
                  <w:rPr>
                    <w:rFonts w:ascii="Times New Roman" w:hAnsi="Times New Roman"/>
                    <w:sz w:val="18"/>
                    <w:szCs w:val="18"/>
                  </w:rPr>
                </w:rPrChange>
              </w:rPr>
              <w:sym w:font="Webdings" w:char="F031"/>
            </w:r>
            <w:r w:rsidRPr="00CF42A6">
              <w:rPr>
                <w:rFonts w:cs="Arial"/>
                <w:sz w:val="18"/>
                <w:szCs w:val="18"/>
                <w:rPrChange w:id="8496" w:author="Muhamad Ridho Zul Khoiri" w:date="2026-07-14T10:44:00Z" w16du:dateUtc="2026-07-14T03:44:00Z">
                  <w:rPr>
                    <w:rFonts w:ascii="Times New Roman" w:hAnsi="Times New Roman"/>
                    <w:sz w:val="18"/>
                    <w:szCs w:val="18"/>
                  </w:rPr>
                </w:rPrChange>
              </w:rPr>
              <w:t xml:space="preserve"> Notify impacted activities</w:t>
            </w:r>
          </w:p>
          <w:p w14:paraId="1E8E53FA" w14:textId="77777777" w:rsidR="00E33746" w:rsidRPr="00CF42A6" w:rsidRDefault="00E33746" w:rsidP="00A04960">
            <w:pPr>
              <w:pStyle w:val="Paragraph"/>
              <w:spacing w:after="0"/>
              <w:ind w:left="0"/>
              <w:rPr>
                <w:rFonts w:cs="Arial"/>
                <w:sz w:val="18"/>
                <w:szCs w:val="18"/>
                <w:rPrChange w:id="8497" w:author="Muhamad Ridho Zul Khoiri" w:date="2026-07-14T10:44:00Z" w16du:dateUtc="2026-07-14T03:44:00Z">
                  <w:rPr>
                    <w:rFonts w:ascii="Times New Roman" w:hAnsi="Times New Roman"/>
                    <w:sz w:val="18"/>
                    <w:szCs w:val="18"/>
                  </w:rPr>
                </w:rPrChange>
              </w:rPr>
            </w:pPr>
          </w:p>
          <w:p w14:paraId="5538685F" w14:textId="77777777" w:rsidR="00E33746" w:rsidRPr="00CF42A6" w:rsidRDefault="00E33746" w:rsidP="00A04960">
            <w:pPr>
              <w:pStyle w:val="Paragraph"/>
              <w:spacing w:after="0"/>
              <w:ind w:left="0"/>
              <w:rPr>
                <w:rFonts w:cs="Arial"/>
                <w:sz w:val="18"/>
                <w:szCs w:val="18"/>
                <w:rPrChange w:id="8498" w:author="Muhamad Ridho Zul Khoiri" w:date="2026-07-14T10:44:00Z" w16du:dateUtc="2026-07-14T03:44:00Z">
                  <w:rPr>
                    <w:rFonts w:ascii="Times New Roman" w:hAnsi="Times New Roman"/>
                    <w:sz w:val="18"/>
                    <w:szCs w:val="18"/>
                  </w:rPr>
                </w:rPrChange>
              </w:rPr>
            </w:pPr>
          </w:p>
          <w:p w14:paraId="7008FA72" w14:textId="77777777" w:rsidR="00E33746" w:rsidRPr="00CF42A6" w:rsidRDefault="00E33746" w:rsidP="00A04960">
            <w:pPr>
              <w:pStyle w:val="Paragraph"/>
              <w:spacing w:after="0"/>
              <w:ind w:left="0"/>
              <w:rPr>
                <w:rFonts w:cs="Arial"/>
                <w:sz w:val="18"/>
                <w:szCs w:val="18"/>
                <w:rPrChange w:id="8499" w:author="Muhamad Ridho Zul Khoiri" w:date="2026-07-14T10:44:00Z" w16du:dateUtc="2026-07-14T03:44:00Z">
                  <w:rPr>
                    <w:rFonts w:ascii="Times New Roman" w:hAnsi="Times New Roman"/>
                    <w:sz w:val="18"/>
                    <w:szCs w:val="18"/>
                  </w:rPr>
                </w:rPrChange>
              </w:rPr>
            </w:pPr>
          </w:p>
          <w:p w14:paraId="237CE3DF" w14:textId="77777777" w:rsidR="00E33746" w:rsidRPr="00CF42A6" w:rsidRDefault="00E33746" w:rsidP="00A04960">
            <w:pPr>
              <w:pStyle w:val="Paragraph"/>
              <w:spacing w:after="0"/>
              <w:ind w:left="0"/>
              <w:rPr>
                <w:rFonts w:cs="Arial"/>
                <w:sz w:val="18"/>
                <w:szCs w:val="18"/>
                <w:rPrChange w:id="8500" w:author="Muhamad Ridho Zul Khoiri" w:date="2026-07-14T10:44:00Z" w16du:dateUtc="2026-07-14T03:44:00Z">
                  <w:rPr>
                    <w:rFonts w:ascii="Times New Roman" w:hAnsi="Times New Roman"/>
                    <w:sz w:val="18"/>
                    <w:szCs w:val="18"/>
                  </w:rPr>
                </w:rPrChange>
              </w:rPr>
            </w:pPr>
          </w:p>
        </w:tc>
        <w:tc>
          <w:tcPr>
            <w:tcW w:w="2988" w:type="dxa"/>
          </w:tcPr>
          <w:p w14:paraId="093EB09D" w14:textId="77777777" w:rsidR="00E33746" w:rsidRPr="00CF42A6" w:rsidRDefault="00E33746" w:rsidP="00A04960">
            <w:pPr>
              <w:pStyle w:val="Paragraph"/>
              <w:spacing w:after="0"/>
              <w:ind w:left="0"/>
              <w:rPr>
                <w:rFonts w:cs="Arial"/>
                <w:sz w:val="18"/>
                <w:szCs w:val="18"/>
                <w:rPrChange w:id="8501" w:author="Muhamad Ridho Zul Khoiri" w:date="2026-07-14T10:44:00Z" w16du:dateUtc="2026-07-14T03:44:00Z">
                  <w:rPr>
                    <w:rFonts w:ascii="Times New Roman" w:hAnsi="Times New Roman"/>
                    <w:sz w:val="18"/>
                    <w:szCs w:val="18"/>
                  </w:rPr>
                </w:rPrChange>
              </w:rPr>
            </w:pPr>
            <w:r w:rsidRPr="00CF42A6">
              <w:rPr>
                <w:rFonts w:cs="Arial"/>
                <w:sz w:val="18"/>
                <w:szCs w:val="18"/>
                <w:rPrChange w:id="8502" w:author="Muhamad Ridho Zul Khoiri" w:date="2026-07-14T10:44:00Z" w16du:dateUtc="2026-07-14T03:44:00Z">
                  <w:rPr>
                    <w:rFonts w:ascii="Times New Roman" w:hAnsi="Times New Roman"/>
                    <w:sz w:val="18"/>
                    <w:szCs w:val="18"/>
                  </w:rPr>
                </w:rPrChange>
              </w:rPr>
              <w:t>Planner Signature / Date</w:t>
            </w:r>
          </w:p>
          <w:p w14:paraId="450A3F44" w14:textId="77777777" w:rsidR="00E33746" w:rsidRPr="00CF42A6" w:rsidRDefault="00E33746" w:rsidP="00A04960">
            <w:pPr>
              <w:pStyle w:val="Paragraph"/>
              <w:spacing w:after="0"/>
              <w:ind w:left="0"/>
              <w:rPr>
                <w:rFonts w:cs="Arial"/>
                <w:sz w:val="18"/>
                <w:szCs w:val="18"/>
                <w:rPrChange w:id="8503" w:author="Muhamad Ridho Zul Khoiri" w:date="2026-07-14T10:44:00Z" w16du:dateUtc="2026-07-14T03:44:00Z">
                  <w:rPr>
                    <w:rFonts w:ascii="Times New Roman" w:hAnsi="Times New Roman"/>
                    <w:sz w:val="18"/>
                    <w:szCs w:val="18"/>
                  </w:rPr>
                </w:rPrChange>
              </w:rPr>
            </w:pPr>
          </w:p>
          <w:p w14:paraId="3529F170" w14:textId="77777777" w:rsidR="00E33746" w:rsidRPr="00CF42A6" w:rsidRDefault="00E33746" w:rsidP="00A04960">
            <w:pPr>
              <w:pStyle w:val="Paragraph"/>
              <w:spacing w:after="0"/>
              <w:ind w:left="0"/>
              <w:rPr>
                <w:rFonts w:cs="Arial"/>
                <w:sz w:val="18"/>
                <w:szCs w:val="18"/>
                <w:rPrChange w:id="8504" w:author="Muhamad Ridho Zul Khoiri" w:date="2026-07-14T10:44:00Z" w16du:dateUtc="2026-07-14T03:44:00Z">
                  <w:rPr>
                    <w:rFonts w:ascii="Times New Roman" w:hAnsi="Times New Roman"/>
                    <w:sz w:val="18"/>
                    <w:szCs w:val="18"/>
                  </w:rPr>
                </w:rPrChange>
              </w:rPr>
            </w:pPr>
          </w:p>
          <w:p w14:paraId="25203872" w14:textId="77777777" w:rsidR="00E33746" w:rsidRPr="00CF42A6" w:rsidRDefault="00E33746" w:rsidP="00A04960">
            <w:pPr>
              <w:pStyle w:val="Paragraph"/>
              <w:spacing w:after="0"/>
              <w:ind w:left="0"/>
              <w:rPr>
                <w:rFonts w:cs="Arial"/>
                <w:sz w:val="18"/>
                <w:szCs w:val="18"/>
                <w:rPrChange w:id="8505" w:author="Muhamad Ridho Zul Khoiri" w:date="2026-07-14T10:44:00Z" w16du:dateUtc="2026-07-14T03:44:00Z">
                  <w:rPr>
                    <w:rFonts w:ascii="Times New Roman" w:hAnsi="Times New Roman"/>
                    <w:sz w:val="18"/>
                    <w:szCs w:val="18"/>
                  </w:rPr>
                </w:rPrChange>
              </w:rPr>
            </w:pPr>
          </w:p>
          <w:p w14:paraId="60223053" w14:textId="77777777" w:rsidR="00E33746" w:rsidRPr="00CF42A6" w:rsidRDefault="00E33746" w:rsidP="00A04960">
            <w:pPr>
              <w:pStyle w:val="Paragraph"/>
              <w:spacing w:after="0"/>
              <w:ind w:left="0"/>
              <w:rPr>
                <w:rFonts w:cs="Arial"/>
                <w:sz w:val="18"/>
                <w:szCs w:val="18"/>
                <w:rPrChange w:id="8506" w:author="Muhamad Ridho Zul Khoiri" w:date="2026-07-14T10:44:00Z" w16du:dateUtc="2026-07-14T03:44:00Z">
                  <w:rPr>
                    <w:rFonts w:ascii="Times New Roman" w:hAnsi="Times New Roman"/>
                    <w:sz w:val="18"/>
                    <w:szCs w:val="18"/>
                  </w:rPr>
                </w:rPrChange>
              </w:rPr>
            </w:pPr>
          </w:p>
          <w:p w14:paraId="1AA4C1DD" w14:textId="77777777" w:rsidR="00E33746" w:rsidRPr="00CF42A6" w:rsidRDefault="00E33746" w:rsidP="00A04960">
            <w:pPr>
              <w:pStyle w:val="Paragraph"/>
              <w:spacing w:after="0"/>
              <w:ind w:left="0"/>
              <w:rPr>
                <w:rFonts w:cs="Arial"/>
                <w:sz w:val="18"/>
                <w:szCs w:val="18"/>
                <w:rPrChange w:id="8507" w:author="Muhamad Ridho Zul Khoiri" w:date="2026-07-14T10:44:00Z" w16du:dateUtc="2026-07-14T03:44:00Z">
                  <w:rPr>
                    <w:rFonts w:ascii="Times New Roman" w:hAnsi="Times New Roman"/>
                    <w:sz w:val="18"/>
                    <w:szCs w:val="18"/>
                  </w:rPr>
                </w:rPrChange>
              </w:rPr>
            </w:pPr>
          </w:p>
          <w:p w14:paraId="3DADE95E" w14:textId="77777777" w:rsidR="00E33746" w:rsidRPr="00CF42A6" w:rsidRDefault="00E33746" w:rsidP="00A04960">
            <w:pPr>
              <w:pStyle w:val="Paragraph"/>
              <w:spacing w:after="0"/>
              <w:ind w:left="0"/>
              <w:rPr>
                <w:rFonts w:cs="Arial"/>
                <w:sz w:val="18"/>
                <w:szCs w:val="18"/>
                <w:rPrChange w:id="8508" w:author="Muhamad Ridho Zul Khoiri" w:date="2026-07-14T10:44:00Z" w16du:dateUtc="2026-07-14T03:44:00Z">
                  <w:rPr>
                    <w:rFonts w:ascii="Times New Roman" w:hAnsi="Times New Roman"/>
                    <w:sz w:val="18"/>
                    <w:szCs w:val="18"/>
                  </w:rPr>
                </w:rPrChange>
              </w:rPr>
            </w:pPr>
            <w:r w:rsidRPr="00CF42A6">
              <w:rPr>
                <w:rFonts w:cs="Arial"/>
                <w:sz w:val="18"/>
                <w:szCs w:val="18"/>
                <w:rPrChange w:id="8509" w:author="Muhamad Ridho Zul Khoiri" w:date="2026-07-14T10:44:00Z" w16du:dateUtc="2026-07-14T03:44:00Z">
                  <w:rPr>
                    <w:rFonts w:ascii="Times New Roman" w:hAnsi="Times New Roman"/>
                    <w:sz w:val="18"/>
                    <w:szCs w:val="18"/>
                  </w:rPr>
                </w:rPrChange>
              </w:rPr>
              <w:t>Name:</w:t>
            </w:r>
          </w:p>
        </w:tc>
      </w:tr>
    </w:tbl>
    <w:p w14:paraId="5EBDD444" w14:textId="77777777" w:rsidR="00E33746" w:rsidRPr="00CF42A6" w:rsidRDefault="00E33746" w:rsidP="00E33746">
      <w:pPr>
        <w:pStyle w:val="Paragraph"/>
        <w:spacing w:line="360" w:lineRule="auto"/>
        <w:ind w:left="0"/>
        <w:rPr>
          <w:rFonts w:cs="Arial"/>
          <w:rPrChange w:id="8510" w:author="Muhamad Ridho Zul Khoiri" w:date="2026-07-14T10:44:00Z" w16du:dateUtc="2026-07-14T03:44:00Z">
            <w:rPr>
              <w:rFonts w:ascii="Times New Roman" w:hAnsi="Times New Roman"/>
            </w:rPr>
          </w:rPrChange>
        </w:rPr>
      </w:pPr>
      <w:r w:rsidRPr="00CF42A6">
        <w:rPr>
          <w:rFonts w:cs="Arial"/>
          <w:rPrChange w:id="8511" w:author="Muhamad Ridho Zul Khoiri" w:date="2026-07-14T10:44:00Z" w16du:dateUtc="2026-07-14T03:44:00Z">
            <w:rPr>
              <w:rFonts w:ascii="Times New Roman" w:hAnsi="Times New Roman"/>
            </w:rPr>
          </w:rPrChange>
        </w:rPr>
        <w:br w:type="page"/>
      </w:r>
    </w:p>
    <w:p w14:paraId="2920D6F9" w14:textId="1ABA55E7" w:rsidR="00E33746" w:rsidRPr="00CF42A6" w:rsidRDefault="00E33746" w:rsidP="00E33746">
      <w:pPr>
        <w:pStyle w:val="Caption"/>
        <w:rPr>
          <w:rFonts w:cs="Arial"/>
          <w:sz w:val="24"/>
          <w:szCs w:val="24"/>
          <w:rPrChange w:id="8512" w:author="Muhamad Ridho Zul Khoiri" w:date="2026-07-14T10:44:00Z" w16du:dateUtc="2026-07-14T03:44:00Z">
            <w:rPr>
              <w:rFonts w:ascii="Times New Roman" w:hAnsi="Times New Roman"/>
              <w:sz w:val="24"/>
              <w:szCs w:val="24"/>
            </w:rPr>
          </w:rPrChange>
        </w:rPr>
      </w:pPr>
      <w:bookmarkStart w:id="8513" w:name="_Toc193708142"/>
      <w:bookmarkStart w:id="8514" w:name="_Ref193708642"/>
      <w:r w:rsidRPr="00CF42A6">
        <w:rPr>
          <w:rFonts w:cs="Arial"/>
          <w:sz w:val="24"/>
          <w:szCs w:val="24"/>
          <w:rPrChange w:id="8515" w:author="Muhamad Ridho Zul Khoiri" w:date="2026-07-14T10:44:00Z" w16du:dateUtc="2026-07-14T03:44:00Z">
            <w:rPr>
              <w:rFonts w:ascii="Times New Roman" w:hAnsi="Times New Roman"/>
              <w:sz w:val="24"/>
              <w:szCs w:val="24"/>
            </w:rPr>
          </w:rPrChange>
        </w:rPr>
        <w:lastRenderedPageBreak/>
        <w:t xml:space="preserve">Appendix </w:t>
      </w:r>
      <w:r w:rsidRPr="00CF42A6">
        <w:rPr>
          <w:rFonts w:cs="Arial"/>
          <w:sz w:val="24"/>
          <w:szCs w:val="24"/>
          <w:rPrChange w:id="8516" w:author="Muhamad Ridho Zul Khoiri" w:date="2026-07-14T10:44:00Z" w16du:dateUtc="2026-07-14T03:44:00Z">
            <w:rPr>
              <w:rFonts w:ascii="Times New Roman" w:hAnsi="Times New Roman"/>
              <w:sz w:val="24"/>
              <w:szCs w:val="24"/>
            </w:rPr>
          </w:rPrChange>
        </w:rPr>
        <w:fldChar w:fldCharType="begin"/>
      </w:r>
      <w:r w:rsidRPr="00CF42A6">
        <w:rPr>
          <w:rFonts w:cs="Arial"/>
          <w:sz w:val="24"/>
          <w:szCs w:val="24"/>
          <w:rPrChange w:id="8517" w:author="Muhamad Ridho Zul Khoiri" w:date="2026-07-14T10:44:00Z" w16du:dateUtc="2026-07-14T03:44:00Z">
            <w:rPr>
              <w:rFonts w:ascii="Times New Roman" w:hAnsi="Times New Roman"/>
              <w:sz w:val="24"/>
              <w:szCs w:val="24"/>
            </w:rPr>
          </w:rPrChange>
        </w:rPr>
        <w:instrText xml:space="preserve"> SEQ Appendix \* ALPHABETIC </w:instrText>
      </w:r>
      <w:r w:rsidRPr="00CF42A6">
        <w:rPr>
          <w:rFonts w:cs="Arial"/>
          <w:sz w:val="24"/>
          <w:szCs w:val="24"/>
          <w:rPrChange w:id="8518" w:author="Muhamad Ridho Zul Khoiri" w:date="2026-07-14T10:44:00Z" w16du:dateUtc="2026-07-14T03:44:00Z">
            <w:rPr>
              <w:rFonts w:ascii="Times New Roman" w:hAnsi="Times New Roman"/>
              <w:sz w:val="24"/>
              <w:szCs w:val="24"/>
            </w:rPr>
          </w:rPrChange>
        </w:rPr>
        <w:fldChar w:fldCharType="separate"/>
      </w:r>
      <w:r w:rsidR="00962012" w:rsidRPr="00CF42A6">
        <w:rPr>
          <w:rFonts w:cs="Arial"/>
          <w:noProof/>
          <w:sz w:val="24"/>
          <w:szCs w:val="24"/>
          <w:rPrChange w:id="8519" w:author="Muhamad Ridho Zul Khoiri" w:date="2026-07-14T10:44:00Z" w16du:dateUtc="2026-07-14T03:44:00Z">
            <w:rPr>
              <w:rFonts w:ascii="Times New Roman" w:hAnsi="Times New Roman"/>
              <w:noProof/>
              <w:sz w:val="24"/>
              <w:szCs w:val="24"/>
            </w:rPr>
          </w:rPrChange>
        </w:rPr>
        <w:t>G</w:t>
      </w:r>
      <w:r w:rsidRPr="00CF42A6">
        <w:rPr>
          <w:rFonts w:cs="Arial"/>
          <w:sz w:val="24"/>
          <w:szCs w:val="24"/>
          <w:rPrChange w:id="8520" w:author="Muhamad Ridho Zul Khoiri" w:date="2026-07-14T10:44:00Z" w16du:dateUtc="2026-07-14T03:44:00Z">
            <w:rPr>
              <w:rFonts w:ascii="Times New Roman" w:hAnsi="Times New Roman"/>
              <w:sz w:val="24"/>
              <w:szCs w:val="24"/>
            </w:rPr>
          </w:rPrChange>
        </w:rPr>
        <w:fldChar w:fldCharType="end"/>
      </w:r>
      <w:r w:rsidRPr="00CF42A6">
        <w:rPr>
          <w:rFonts w:cs="Arial"/>
          <w:sz w:val="24"/>
          <w:szCs w:val="24"/>
          <w:rPrChange w:id="8521" w:author="Muhamad Ridho Zul Khoiri" w:date="2026-07-14T10:44:00Z" w16du:dateUtc="2026-07-14T03:44:00Z">
            <w:rPr>
              <w:rFonts w:ascii="Times New Roman" w:hAnsi="Times New Roman"/>
              <w:sz w:val="24"/>
              <w:szCs w:val="24"/>
            </w:rPr>
          </w:rPrChange>
        </w:rPr>
        <w:t xml:space="preserve"> – Conducting After Action Review</w:t>
      </w:r>
      <w:bookmarkEnd w:id="8513"/>
      <w:bookmarkEnd w:id="8514"/>
    </w:p>
    <w:p w14:paraId="3374916D" w14:textId="77777777" w:rsidR="00E33746" w:rsidRPr="00CF42A6" w:rsidRDefault="00E33746" w:rsidP="00E33746">
      <w:pPr>
        <w:rPr>
          <w:rFonts w:cs="Arial"/>
          <w:rPrChange w:id="8522" w:author="Muhamad Ridho Zul Khoiri" w:date="2026-07-14T10:44:00Z" w16du:dateUtc="2026-07-14T03:44:00Z">
            <w:rPr>
              <w:rFonts w:ascii="Times New Roman" w:hAnsi="Times New Roman"/>
            </w:rPr>
          </w:rPrChange>
        </w:rPr>
      </w:pPr>
    </w:p>
    <w:p w14:paraId="35AA48F9" w14:textId="281EADF0" w:rsidR="00C67CCD" w:rsidRPr="00CF42A6" w:rsidRDefault="00937E96">
      <w:pPr>
        <w:pStyle w:val="ListParagraph"/>
        <w:numPr>
          <w:ilvl w:val="0"/>
          <w:numId w:val="57"/>
        </w:numPr>
        <w:spacing w:after="240"/>
        <w:ind w:left="720" w:hanging="720"/>
        <w:rPr>
          <w:b/>
          <w:bCs/>
          <w:sz w:val="24"/>
          <w:szCs w:val="24"/>
          <w:rPrChange w:id="8523" w:author="Muhamad Ridho Zul Khoiri" w:date="2026-07-14T10:44:00Z" w16du:dateUtc="2026-07-14T03:44:00Z">
            <w:rPr>
              <w:rFonts w:ascii="Times New Roman" w:hAnsi="Times New Roman"/>
              <w:b/>
              <w:bCs/>
              <w:sz w:val="24"/>
              <w:szCs w:val="24"/>
            </w:rPr>
          </w:rPrChange>
        </w:rPr>
      </w:pPr>
      <w:r w:rsidRPr="00CF42A6">
        <w:rPr>
          <w:b/>
          <w:bCs/>
          <w:sz w:val="24"/>
          <w:szCs w:val="24"/>
          <w:rPrChange w:id="8524" w:author="Muhamad Ridho Zul Khoiri" w:date="2026-07-14T10:44:00Z" w16du:dateUtc="2026-07-14T03:44:00Z">
            <w:rPr>
              <w:rFonts w:ascii="Times New Roman" w:hAnsi="Times New Roman"/>
              <w:b/>
              <w:bCs/>
              <w:sz w:val="24"/>
              <w:szCs w:val="24"/>
            </w:rPr>
          </w:rPrChange>
        </w:rPr>
        <w:t>Planning the AAR</w:t>
      </w:r>
    </w:p>
    <w:p w14:paraId="0AD4660D" w14:textId="77777777" w:rsidR="00C67CCD" w:rsidRPr="00CF42A6" w:rsidRDefault="00C67CCD">
      <w:pPr>
        <w:pStyle w:val="ListParagraph"/>
        <w:numPr>
          <w:ilvl w:val="0"/>
          <w:numId w:val="21"/>
        </w:numPr>
        <w:spacing w:line="360" w:lineRule="auto"/>
        <w:ind w:left="1080"/>
        <w:rPr>
          <w:rPrChange w:id="8525" w:author="Muhamad Ridho Zul Khoiri" w:date="2026-07-14T10:44:00Z" w16du:dateUtc="2026-07-14T03:44:00Z">
            <w:rPr>
              <w:rFonts w:ascii="Times New Roman" w:hAnsi="Times New Roman" w:cs="Times New Roman"/>
            </w:rPr>
          </w:rPrChange>
        </w:rPr>
      </w:pPr>
      <w:r w:rsidRPr="00CF42A6">
        <w:rPr>
          <w:rPrChange w:id="8526" w:author="Muhamad Ridho Zul Khoiri" w:date="2026-07-14T10:44:00Z" w16du:dateUtc="2026-07-14T03:44:00Z">
            <w:rPr>
              <w:rFonts w:ascii="Times New Roman" w:hAnsi="Times New Roman" w:cs="Times New Roman"/>
            </w:rPr>
          </w:rPrChange>
        </w:rPr>
        <w:t>Identify the activity to be reviewed.</w:t>
      </w:r>
    </w:p>
    <w:p w14:paraId="115BC450" w14:textId="77777777" w:rsidR="00C67CCD" w:rsidRPr="00CF42A6" w:rsidRDefault="00C67CCD">
      <w:pPr>
        <w:pStyle w:val="ListParagraph"/>
        <w:numPr>
          <w:ilvl w:val="0"/>
          <w:numId w:val="21"/>
        </w:numPr>
        <w:spacing w:line="360" w:lineRule="auto"/>
        <w:ind w:left="1080"/>
        <w:rPr>
          <w:rPrChange w:id="8527" w:author="Muhamad Ridho Zul Khoiri" w:date="2026-07-14T10:44:00Z" w16du:dateUtc="2026-07-14T03:44:00Z">
            <w:rPr>
              <w:rFonts w:ascii="Times New Roman" w:hAnsi="Times New Roman" w:cs="Times New Roman"/>
            </w:rPr>
          </w:rPrChange>
        </w:rPr>
      </w:pPr>
      <w:r w:rsidRPr="00CF42A6">
        <w:rPr>
          <w:rPrChange w:id="8528" w:author="Muhamad Ridho Zul Khoiri" w:date="2026-07-14T10:44:00Z" w16du:dateUtc="2026-07-14T03:44:00Z">
            <w:rPr>
              <w:rFonts w:ascii="Times New Roman" w:hAnsi="Times New Roman" w:cs="Times New Roman"/>
            </w:rPr>
          </w:rPrChange>
        </w:rPr>
        <w:t>Decide on the timing of the AAR – it should be conducted as soon as possible after the event.</w:t>
      </w:r>
    </w:p>
    <w:p w14:paraId="0886DE66" w14:textId="77777777" w:rsidR="00C67CCD" w:rsidRPr="00CF42A6" w:rsidRDefault="00C67CCD">
      <w:pPr>
        <w:pStyle w:val="ListParagraph"/>
        <w:numPr>
          <w:ilvl w:val="0"/>
          <w:numId w:val="21"/>
        </w:numPr>
        <w:spacing w:line="360" w:lineRule="auto"/>
        <w:ind w:left="1080"/>
        <w:rPr>
          <w:rPrChange w:id="8529" w:author="Muhamad Ridho Zul Khoiri" w:date="2026-07-14T10:44:00Z" w16du:dateUtc="2026-07-14T03:44:00Z">
            <w:rPr>
              <w:rFonts w:ascii="Times New Roman" w:hAnsi="Times New Roman" w:cs="Times New Roman"/>
            </w:rPr>
          </w:rPrChange>
        </w:rPr>
      </w:pPr>
      <w:r w:rsidRPr="00CF42A6">
        <w:rPr>
          <w:rPrChange w:id="8530" w:author="Muhamad Ridho Zul Khoiri" w:date="2026-07-14T10:44:00Z" w16du:dateUtc="2026-07-14T03:44:00Z">
            <w:rPr>
              <w:rFonts w:ascii="Times New Roman" w:hAnsi="Times New Roman" w:cs="Times New Roman"/>
            </w:rPr>
          </w:rPrChange>
        </w:rPr>
        <w:t>Coordinate with the leader to determine who needs to attend.</w:t>
      </w:r>
    </w:p>
    <w:p w14:paraId="390E9E69" w14:textId="77777777" w:rsidR="00C67CCD" w:rsidRPr="00CF42A6" w:rsidRDefault="00C67CCD">
      <w:pPr>
        <w:pStyle w:val="ListParagraph"/>
        <w:numPr>
          <w:ilvl w:val="0"/>
          <w:numId w:val="21"/>
        </w:numPr>
        <w:spacing w:line="360" w:lineRule="auto"/>
        <w:ind w:left="1080"/>
        <w:rPr>
          <w:rPrChange w:id="8531" w:author="Muhamad Ridho Zul Khoiri" w:date="2026-07-14T10:44:00Z" w16du:dateUtc="2026-07-14T03:44:00Z">
            <w:rPr>
              <w:rFonts w:ascii="Times New Roman" w:hAnsi="Times New Roman" w:cs="Times New Roman"/>
            </w:rPr>
          </w:rPrChange>
        </w:rPr>
      </w:pPr>
      <w:r w:rsidRPr="00CF42A6">
        <w:rPr>
          <w:rPrChange w:id="8532" w:author="Muhamad Ridho Zul Khoiri" w:date="2026-07-14T10:44:00Z" w16du:dateUtc="2026-07-14T03:44:00Z">
            <w:rPr>
              <w:rFonts w:ascii="Times New Roman" w:hAnsi="Times New Roman" w:cs="Times New Roman"/>
            </w:rPr>
          </w:rPrChange>
        </w:rPr>
        <w:t>Ensure a suitable location or room is available.</w:t>
      </w:r>
    </w:p>
    <w:p w14:paraId="7B360FBA" w14:textId="00DFF432" w:rsidR="00C67CCD" w:rsidRPr="00CF42A6" w:rsidRDefault="00C67CCD" w:rsidP="00C67CCD">
      <w:pPr>
        <w:ind w:left="720"/>
        <w:rPr>
          <w:rFonts w:cs="Arial"/>
          <w:rPrChange w:id="8533" w:author="Muhamad Ridho Zul Khoiri" w:date="2026-07-14T10:44:00Z" w16du:dateUtc="2026-07-14T03:44:00Z">
            <w:rPr>
              <w:rFonts w:ascii="Times New Roman" w:hAnsi="Times New Roman"/>
            </w:rPr>
          </w:rPrChange>
        </w:rPr>
      </w:pPr>
      <w:r w:rsidRPr="00CF42A6">
        <w:rPr>
          <w:rFonts w:cs="Arial"/>
          <w:rPrChange w:id="8534" w:author="Muhamad Ridho Zul Khoiri" w:date="2026-07-14T10:44:00Z" w16du:dateUtc="2026-07-14T03:44:00Z">
            <w:rPr>
              <w:rFonts w:ascii="Times New Roman" w:hAnsi="Times New Roman"/>
            </w:rPr>
          </w:rPrChange>
        </w:rPr>
        <w:t>The leader should encourage the organization to capture key lessons in preparation for the AAR</w:t>
      </w:r>
    </w:p>
    <w:p w14:paraId="72AA4B34" w14:textId="77777777" w:rsidR="00C67CCD" w:rsidRPr="00CF42A6" w:rsidRDefault="00C67CCD" w:rsidP="00C67CCD">
      <w:pPr>
        <w:ind w:left="720"/>
        <w:rPr>
          <w:rFonts w:cs="Arial"/>
          <w:b/>
          <w:bCs/>
          <w:sz w:val="24"/>
          <w:szCs w:val="24"/>
          <w:rPrChange w:id="8535" w:author="Muhamad Ridho Zul Khoiri" w:date="2026-07-14T10:44:00Z" w16du:dateUtc="2026-07-14T03:44:00Z">
            <w:rPr>
              <w:rFonts w:ascii="Times New Roman" w:hAnsi="Times New Roman"/>
              <w:b/>
              <w:bCs/>
              <w:sz w:val="24"/>
              <w:szCs w:val="24"/>
            </w:rPr>
          </w:rPrChange>
        </w:rPr>
      </w:pPr>
    </w:p>
    <w:p w14:paraId="38278E2A" w14:textId="4328DA3D" w:rsidR="00C67CCD" w:rsidRPr="00CF42A6" w:rsidRDefault="00937E96">
      <w:pPr>
        <w:pStyle w:val="ListParagraph"/>
        <w:numPr>
          <w:ilvl w:val="0"/>
          <w:numId w:val="57"/>
        </w:numPr>
        <w:spacing w:after="240"/>
        <w:ind w:left="720" w:hanging="720"/>
        <w:rPr>
          <w:b/>
          <w:bCs/>
          <w:sz w:val="24"/>
          <w:szCs w:val="24"/>
          <w:rPrChange w:id="8536" w:author="Muhamad Ridho Zul Khoiri" w:date="2026-07-14T10:44:00Z" w16du:dateUtc="2026-07-14T03:44:00Z">
            <w:rPr>
              <w:rFonts w:ascii="Times New Roman" w:hAnsi="Times New Roman"/>
              <w:b/>
              <w:bCs/>
              <w:sz w:val="24"/>
              <w:szCs w:val="24"/>
            </w:rPr>
          </w:rPrChange>
        </w:rPr>
      </w:pPr>
      <w:r w:rsidRPr="00CF42A6">
        <w:rPr>
          <w:b/>
          <w:bCs/>
          <w:sz w:val="24"/>
          <w:szCs w:val="24"/>
          <w:rPrChange w:id="8537" w:author="Muhamad Ridho Zul Khoiri" w:date="2026-07-14T10:44:00Z" w16du:dateUtc="2026-07-14T03:44:00Z">
            <w:rPr>
              <w:rFonts w:ascii="Times New Roman" w:hAnsi="Times New Roman"/>
              <w:b/>
              <w:bCs/>
              <w:sz w:val="24"/>
              <w:szCs w:val="24"/>
            </w:rPr>
          </w:rPrChange>
        </w:rPr>
        <w:t>Preparing the AAR</w:t>
      </w:r>
    </w:p>
    <w:p w14:paraId="1C0F4915" w14:textId="77777777" w:rsidR="00C67CCD" w:rsidRPr="00CF42A6" w:rsidRDefault="00C67CCD">
      <w:pPr>
        <w:pStyle w:val="ListParagraph"/>
        <w:numPr>
          <w:ilvl w:val="0"/>
          <w:numId w:val="22"/>
        </w:numPr>
        <w:spacing w:line="360" w:lineRule="auto"/>
        <w:rPr>
          <w:rPrChange w:id="8538" w:author="Muhamad Ridho Zul Khoiri" w:date="2026-07-14T10:44:00Z" w16du:dateUtc="2026-07-14T03:44:00Z">
            <w:rPr>
              <w:rFonts w:ascii="Times New Roman" w:hAnsi="Times New Roman" w:cs="Times New Roman"/>
            </w:rPr>
          </w:rPrChange>
        </w:rPr>
      </w:pPr>
      <w:r w:rsidRPr="00CF42A6">
        <w:rPr>
          <w:rPrChange w:id="8539" w:author="Muhamad Ridho Zul Khoiri" w:date="2026-07-14T10:44:00Z" w16du:dateUtc="2026-07-14T03:44:00Z">
            <w:rPr>
              <w:rFonts w:ascii="Times New Roman" w:hAnsi="Times New Roman" w:cs="Times New Roman"/>
            </w:rPr>
          </w:rPrChange>
        </w:rPr>
        <w:t>Select a facilitator.</w:t>
      </w:r>
    </w:p>
    <w:p w14:paraId="11737410" w14:textId="77777777" w:rsidR="00C67CCD" w:rsidRPr="00CF42A6" w:rsidRDefault="00C67CCD">
      <w:pPr>
        <w:pStyle w:val="ListParagraph"/>
        <w:numPr>
          <w:ilvl w:val="0"/>
          <w:numId w:val="22"/>
        </w:numPr>
        <w:spacing w:line="360" w:lineRule="auto"/>
        <w:rPr>
          <w:rPrChange w:id="8540" w:author="Muhamad Ridho Zul Khoiri" w:date="2026-07-14T10:44:00Z" w16du:dateUtc="2026-07-14T03:44:00Z">
            <w:rPr>
              <w:rFonts w:ascii="Times New Roman" w:hAnsi="Times New Roman" w:cs="Times New Roman"/>
            </w:rPr>
          </w:rPrChange>
        </w:rPr>
      </w:pPr>
      <w:r w:rsidRPr="00CF42A6">
        <w:rPr>
          <w:rPrChange w:id="8541" w:author="Muhamad Ridho Zul Khoiri" w:date="2026-07-14T10:44:00Z" w16du:dateUtc="2026-07-14T03:44:00Z">
            <w:rPr>
              <w:rFonts w:ascii="Times New Roman" w:hAnsi="Times New Roman" w:cs="Times New Roman"/>
            </w:rPr>
          </w:rPrChange>
        </w:rPr>
        <w:t>Confirm the date, time, location, and duration of the session in advance.</w:t>
      </w:r>
    </w:p>
    <w:p w14:paraId="15383D97" w14:textId="77777777" w:rsidR="00C67CCD" w:rsidRPr="00CF42A6" w:rsidRDefault="00C67CCD">
      <w:pPr>
        <w:pStyle w:val="ListParagraph"/>
        <w:numPr>
          <w:ilvl w:val="0"/>
          <w:numId w:val="22"/>
        </w:numPr>
        <w:spacing w:line="360" w:lineRule="auto"/>
        <w:rPr>
          <w:rPrChange w:id="8542" w:author="Muhamad Ridho Zul Khoiri" w:date="2026-07-14T10:44:00Z" w16du:dateUtc="2026-07-14T03:44:00Z">
            <w:rPr>
              <w:rFonts w:ascii="Times New Roman" w:hAnsi="Times New Roman" w:cs="Times New Roman"/>
            </w:rPr>
          </w:rPrChange>
        </w:rPr>
      </w:pPr>
      <w:r w:rsidRPr="00CF42A6">
        <w:rPr>
          <w:rPrChange w:id="8543" w:author="Muhamad Ridho Zul Khoiri" w:date="2026-07-14T10:44:00Z" w16du:dateUtc="2026-07-14T03:44:00Z">
            <w:rPr>
              <w:rFonts w:ascii="Times New Roman" w:hAnsi="Times New Roman" w:cs="Times New Roman"/>
            </w:rPr>
          </w:rPrChange>
        </w:rPr>
        <w:t>Set expectations for attendees to come prepared and ready to focus on key issues</w:t>
      </w:r>
    </w:p>
    <w:p w14:paraId="54D575A6" w14:textId="77777777" w:rsidR="00C67CCD" w:rsidRPr="00CF42A6" w:rsidRDefault="00C67CCD" w:rsidP="00C67CCD">
      <w:pPr>
        <w:pStyle w:val="ListParagraph"/>
        <w:rPr>
          <w:b/>
          <w:bCs/>
          <w:sz w:val="24"/>
          <w:szCs w:val="24"/>
          <w:rPrChange w:id="8544" w:author="Muhamad Ridho Zul Khoiri" w:date="2026-07-14T10:44:00Z" w16du:dateUtc="2026-07-14T03:44:00Z">
            <w:rPr>
              <w:rFonts w:ascii="Times New Roman" w:hAnsi="Times New Roman"/>
              <w:b/>
              <w:bCs/>
              <w:sz w:val="24"/>
              <w:szCs w:val="24"/>
            </w:rPr>
          </w:rPrChange>
        </w:rPr>
      </w:pPr>
    </w:p>
    <w:p w14:paraId="66633718" w14:textId="05FC78B3" w:rsidR="00C67CCD" w:rsidRPr="00CF42A6" w:rsidRDefault="00C67CCD">
      <w:pPr>
        <w:numPr>
          <w:ilvl w:val="0"/>
          <w:numId w:val="57"/>
        </w:numPr>
        <w:spacing w:after="240" w:line="360" w:lineRule="auto"/>
        <w:rPr>
          <w:rFonts w:cs="Arial"/>
          <w:b/>
          <w:sz w:val="24"/>
          <w:szCs w:val="24"/>
          <w:rPrChange w:id="8545" w:author="Muhamad Ridho Zul Khoiri" w:date="2026-07-14T10:44:00Z" w16du:dateUtc="2026-07-14T03:44:00Z">
            <w:rPr>
              <w:rFonts w:ascii="Times New Roman" w:hAnsi="Times New Roman"/>
              <w:b/>
              <w:sz w:val="24"/>
              <w:szCs w:val="24"/>
            </w:rPr>
          </w:rPrChange>
        </w:rPr>
      </w:pPr>
      <w:r w:rsidRPr="00CF42A6">
        <w:rPr>
          <w:rFonts w:cs="Arial"/>
          <w:b/>
          <w:sz w:val="24"/>
          <w:szCs w:val="24"/>
          <w:rPrChange w:id="8546" w:author="Muhamad Ridho Zul Khoiri" w:date="2026-07-14T10:44:00Z" w16du:dateUtc="2026-07-14T03:44:00Z">
            <w:rPr>
              <w:rFonts w:ascii="Times New Roman" w:hAnsi="Times New Roman"/>
              <w:b/>
              <w:sz w:val="24"/>
              <w:szCs w:val="24"/>
            </w:rPr>
          </w:rPrChange>
        </w:rPr>
        <w:t>Conducting the AAR</w:t>
      </w:r>
    </w:p>
    <w:p w14:paraId="7E700263" w14:textId="77777777" w:rsidR="00C67CCD" w:rsidRPr="00CF42A6" w:rsidRDefault="00C67CCD">
      <w:pPr>
        <w:pStyle w:val="ListParagraph"/>
        <w:numPr>
          <w:ilvl w:val="0"/>
          <w:numId w:val="23"/>
        </w:numPr>
        <w:spacing w:line="360" w:lineRule="auto"/>
        <w:ind w:left="1080"/>
        <w:rPr>
          <w:rPrChange w:id="8547" w:author="Muhamad Ridho Zul Khoiri" w:date="2026-07-14T10:44:00Z" w16du:dateUtc="2026-07-14T03:44:00Z">
            <w:rPr>
              <w:rFonts w:ascii="Times New Roman" w:hAnsi="Times New Roman" w:cs="Times New Roman"/>
            </w:rPr>
          </w:rPrChange>
        </w:rPr>
      </w:pPr>
      <w:r w:rsidRPr="00CF42A6">
        <w:rPr>
          <w:rPrChange w:id="8548" w:author="Muhamad Ridho Zul Khoiri" w:date="2026-07-14T10:44:00Z" w16du:dateUtc="2026-07-14T03:44:00Z">
            <w:rPr>
              <w:rFonts w:ascii="Times New Roman" w:hAnsi="Times New Roman" w:cs="Times New Roman"/>
            </w:rPr>
          </w:rPrChange>
        </w:rPr>
        <w:t>The AAR should be focused, facilitated, and last no longer than 60 minutes.</w:t>
      </w:r>
    </w:p>
    <w:p w14:paraId="2A188B86" w14:textId="77777777" w:rsidR="00C67CCD" w:rsidRPr="00CF42A6" w:rsidRDefault="00C67CCD">
      <w:pPr>
        <w:pStyle w:val="ListParagraph"/>
        <w:numPr>
          <w:ilvl w:val="0"/>
          <w:numId w:val="23"/>
        </w:numPr>
        <w:spacing w:line="360" w:lineRule="auto"/>
        <w:ind w:left="1080"/>
        <w:rPr>
          <w:rPrChange w:id="8549" w:author="Muhamad Ridho Zul Khoiri" w:date="2026-07-14T10:44:00Z" w16du:dateUtc="2026-07-14T03:44:00Z">
            <w:rPr>
              <w:rFonts w:ascii="Times New Roman" w:hAnsi="Times New Roman" w:cs="Times New Roman"/>
            </w:rPr>
          </w:rPrChange>
        </w:rPr>
      </w:pPr>
      <w:r w:rsidRPr="00CF42A6">
        <w:rPr>
          <w:rPrChange w:id="8550" w:author="Muhamad Ridho Zul Khoiri" w:date="2026-07-14T10:44:00Z" w16du:dateUtc="2026-07-14T03:44:00Z">
            <w:rPr>
              <w:rFonts w:ascii="Times New Roman" w:hAnsi="Times New Roman" w:cs="Times New Roman"/>
            </w:rPr>
          </w:rPrChange>
        </w:rPr>
        <w:t>Typically, the AAR will involve input from multiple perspectives and will not be conducted in isolation.</w:t>
      </w:r>
    </w:p>
    <w:p w14:paraId="0AAD5B64" w14:textId="77777777" w:rsidR="00C67CCD" w:rsidRPr="00CF42A6" w:rsidRDefault="00C67CCD">
      <w:pPr>
        <w:pStyle w:val="ListParagraph"/>
        <w:numPr>
          <w:ilvl w:val="0"/>
          <w:numId w:val="23"/>
        </w:numPr>
        <w:spacing w:line="360" w:lineRule="auto"/>
        <w:ind w:left="1080"/>
        <w:rPr>
          <w:rPrChange w:id="8551" w:author="Muhamad Ridho Zul Khoiri" w:date="2026-07-14T10:44:00Z" w16du:dateUtc="2026-07-14T03:44:00Z">
            <w:rPr>
              <w:rFonts w:ascii="Times New Roman" w:hAnsi="Times New Roman" w:cs="Times New Roman"/>
            </w:rPr>
          </w:rPrChange>
        </w:rPr>
      </w:pPr>
      <w:r w:rsidRPr="00CF42A6">
        <w:rPr>
          <w:rPrChange w:id="8552" w:author="Muhamad Ridho Zul Khoiri" w:date="2026-07-14T10:44:00Z" w16du:dateUtc="2026-07-14T03:44:00Z">
            <w:rPr>
              <w:rFonts w:ascii="Times New Roman" w:hAnsi="Times New Roman" w:cs="Times New Roman"/>
            </w:rPr>
          </w:rPrChange>
        </w:rPr>
        <w:t>Promote active participation through group discussion.</w:t>
      </w:r>
    </w:p>
    <w:p w14:paraId="3797B849" w14:textId="77777777" w:rsidR="00C67CCD" w:rsidRPr="00CF42A6" w:rsidRDefault="00C67CCD">
      <w:pPr>
        <w:pStyle w:val="ListParagraph"/>
        <w:numPr>
          <w:ilvl w:val="0"/>
          <w:numId w:val="23"/>
        </w:numPr>
        <w:spacing w:line="360" w:lineRule="auto"/>
        <w:ind w:left="1080"/>
        <w:rPr>
          <w:rPrChange w:id="8553" w:author="Muhamad Ridho Zul Khoiri" w:date="2026-07-14T10:44:00Z" w16du:dateUtc="2026-07-14T03:44:00Z">
            <w:rPr>
              <w:rFonts w:ascii="Times New Roman" w:hAnsi="Times New Roman" w:cs="Times New Roman"/>
            </w:rPr>
          </w:rPrChange>
        </w:rPr>
      </w:pPr>
      <w:r w:rsidRPr="00CF42A6">
        <w:rPr>
          <w:rPrChange w:id="8554" w:author="Muhamad Ridho Zul Khoiri" w:date="2026-07-14T10:44:00Z" w16du:dateUtc="2026-07-14T03:44:00Z">
            <w:rPr>
              <w:rFonts w:ascii="Times New Roman" w:hAnsi="Times New Roman" w:cs="Times New Roman"/>
            </w:rPr>
          </w:rPrChange>
        </w:rPr>
        <w:t>Facilitate discussions in chronological order of events.</w:t>
      </w:r>
    </w:p>
    <w:p w14:paraId="5285A1C2" w14:textId="77777777" w:rsidR="00C67CCD" w:rsidRPr="00CF42A6" w:rsidRDefault="00C67CCD">
      <w:pPr>
        <w:pStyle w:val="ListParagraph"/>
        <w:numPr>
          <w:ilvl w:val="0"/>
          <w:numId w:val="23"/>
        </w:numPr>
        <w:spacing w:line="360" w:lineRule="auto"/>
        <w:ind w:left="1080"/>
        <w:rPr>
          <w:rPrChange w:id="8555" w:author="Muhamad Ridho Zul Khoiri" w:date="2026-07-14T10:44:00Z" w16du:dateUtc="2026-07-14T03:44:00Z">
            <w:rPr>
              <w:rFonts w:ascii="Times New Roman" w:hAnsi="Times New Roman" w:cs="Times New Roman"/>
            </w:rPr>
          </w:rPrChange>
        </w:rPr>
      </w:pPr>
      <w:r w:rsidRPr="00CF42A6">
        <w:rPr>
          <w:rPrChange w:id="8556" w:author="Muhamad Ridho Zul Khoiri" w:date="2026-07-14T10:44:00Z" w16du:dateUtc="2026-07-14T03:44:00Z">
            <w:rPr>
              <w:rFonts w:ascii="Times New Roman" w:hAnsi="Times New Roman" w:cs="Times New Roman"/>
            </w:rPr>
          </w:rPrChange>
        </w:rPr>
        <w:t>Record key lessons on a flip chart or similar tool.</w:t>
      </w:r>
    </w:p>
    <w:p w14:paraId="6B9B7620" w14:textId="77777777" w:rsidR="00C67CCD" w:rsidRPr="00CF42A6" w:rsidRDefault="00C67CCD">
      <w:pPr>
        <w:pStyle w:val="ListParagraph"/>
        <w:numPr>
          <w:ilvl w:val="0"/>
          <w:numId w:val="23"/>
        </w:numPr>
        <w:spacing w:line="360" w:lineRule="auto"/>
        <w:ind w:left="1080"/>
        <w:rPr>
          <w:rPrChange w:id="8557" w:author="Muhamad Ridho Zul Khoiri" w:date="2026-07-14T10:44:00Z" w16du:dateUtc="2026-07-14T03:44:00Z">
            <w:rPr>
              <w:rFonts w:ascii="Times New Roman" w:hAnsi="Times New Roman" w:cs="Times New Roman"/>
            </w:rPr>
          </w:rPrChange>
        </w:rPr>
      </w:pPr>
      <w:r w:rsidRPr="00CF42A6">
        <w:rPr>
          <w:rPrChange w:id="8558" w:author="Muhamad Ridho Zul Khoiri" w:date="2026-07-14T10:44:00Z" w16du:dateUtc="2026-07-14T03:44:00Z">
            <w:rPr>
              <w:rFonts w:ascii="Times New Roman" w:hAnsi="Times New Roman" w:cs="Times New Roman"/>
            </w:rPr>
          </w:rPrChange>
        </w:rPr>
        <w:t>Clearly define and agree on action items, including the responsible parties, specific tasks, and deadlines.</w:t>
      </w:r>
    </w:p>
    <w:p w14:paraId="460FA3FC" w14:textId="77777777" w:rsidR="00C67CCD" w:rsidRPr="00CF42A6" w:rsidRDefault="00C67CCD">
      <w:pPr>
        <w:pStyle w:val="ListParagraph"/>
        <w:numPr>
          <w:ilvl w:val="0"/>
          <w:numId w:val="23"/>
        </w:numPr>
        <w:spacing w:line="360" w:lineRule="auto"/>
        <w:ind w:left="1080"/>
        <w:rPr>
          <w:rPrChange w:id="8559" w:author="Muhamad Ridho Zul Khoiri" w:date="2026-07-14T10:44:00Z" w16du:dateUtc="2026-07-14T03:44:00Z">
            <w:rPr>
              <w:rFonts w:ascii="Times New Roman" w:hAnsi="Times New Roman" w:cs="Times New Roman"/>
            </w:rPr>
          </w:rPrChange>
        </w:rPr>
      </w:pPr>
      <w:r w:rsidRPr="00CF42A6">
        <w:rPr>
          <w:rPrChange w:id="8560" w:author="Muhamad Ridho Zul Khoiri" w:date="2026-07-14T10:44:00Z" w16du:dateUtc="2026-07-14T03:44:00Z">
            <w:rPr>
              <w:rFonts w:ascii="Times New Roman" w:hAnsi="Times New Roman" w:cs="Times New Roman"/>
            </w:rPr>
          </w:rPrChange>
        </w:rPr>
        <w:t>Highlight the potential impact of each lesson where known.</w:t>
      </w:r>
    </w:p>
    <w:p w14:paraId="0787C3D2" w14:textId="77777777" w:rsidR="00C67CCD" w:rsidRPr="00CF42A6" w:rsidRDefault="00C67CCD" w:rsidP="00C67CCD">
      <w:pPr>
        <w:spacing w:line="360" w:lineRule="auto"/>
        <w:rPr>
          <w:rFonts w:cs="Arial"/>
          <w:b/>
          <w:sz w:val="24"/>
          <w:szCs w:val="24"/>
          <w:rPrChange w:id="8561" w:author="Muhamad Ridho Zul Khoiri" w:date="2026-07-14T10:44:00Z" w16du:dateUtc="2026-07-14T03:44:00Z">
            <w:rPr>
              <w:rFonts w:ascii="Times New Roman" w:hAnsi="Times New Roman"/>
              <w:b/>
              <w:sz w:val="24"/>
              <w:szCs w:val="24"/>
            </w:rPr>
          </w:rPrChange>
        </w:rPr>
      </w:pPr>
    </w:p>
    <w:p w14:paraId="63B11247" w14:textId="6BB9E392" w:rsidR="00C67CCD" w:rsidRPr="00CF42A6" w:rsidRDefault="00C67CCD">
      <w:pPr>
        <w:pStyle w:val="ListParagraph"/>
        <w:numPr>
          <w:ilvl w:val="0"/>
          <w:numId w:val="57"/>
        </w:numPr>
        <w:spacing w:after="240"/>
        <w:ind w:left="720" w:hanging="720"/>
        <w:rPr>
          <w:b/>
          <w:bCs/>
          <w:sz w:val="24"/>
          <w:szCs w:val="24"/>
          <w:rPrChange w:id="8562" w:author="Muhamad Ridho Zul Khoiri" w:date="2026-07-14T10:44:00Z" w16du:dateUtc="2026-07-14T03:44:00Z">
            <w:rPr>
              <w:rFonts w:ascii="Times New Roman" w:hAnsi="Times New Roman"/>
              <w:b/>
              <w:bCs/>
              <w:sz w:val="24"/>
              <w:szCs w:val="24"/>
            </w:rPr>
          </w:rPrChange>
        </w:rPr>
      </w:pPr>
      <w:r w:rsidRPr="00CF42A6">
        <w:rPr>
          <w:b/>
          <w:bCs/>
          <w:sz w:val="24"/>
          <w:szCs w:val="24"/>
          <w:rPrChange w:id="8563" w:author="Muhamad Ridho Zul Khoiri" w:date="2026-07-14T10:44:00Z" w16du:dateUtc="2026-07-14T03:44:00Z">
            <w:rPr>
              <w:rFonts w:ascii="Times New Roman" w:hAnsi="Times New Roman"/>
              <w:b/>
              <w:bCs/>
              <w:sz w:val="24"/>
              <w:szCs w:val="24"/>
            </w:rPr>
          </w:rPrChange>
        </w:rPr>
        <w:t>Follow up the AAR</w:t>
      </w:r>
    </w:p>
    <w:p w14:paraId="13E2E24D" w14:textId="77777777" w:rsidR="00C67CCD" w:rsidRPr="00CF42A6" w:rsidRDefault="00C67CCD">
      <w:pPr>
        <w:pStyle w:val="ListParagraph"/>
        <w:numPr>
          <w:ilvl w:val="0"/>
          <w:numId w:val="24"/>
        </w:numPr>
        <w:autoSpaceDE w:val="0"/>
        <w:autoSpaceDN w:val="0"/>
        <w:adjustRightInd w:val="0"/>
        <w:spacing w:line="360" w:lineRule="auto"/>
        <w:ind w:left="1080"/>
        <w:rPr>
          <w:color w:val="000000"/>
          <w:szCs w:val="22"/>
          <w:rPrChange w:id="8564" w:author="Muhamad Ridho Zul Khoiri" w:date="2026-07-14T10:44:00Z" w16du:dateUtc="2026-07-14T03:44:00Z">
            <w:rPr>
              <w:rFonts w:ascii="Times New Roman" w:hAnsi="Times New Roman" w:cs="Times New Roman"/>
              <w:color w:val="000000"/>
              <w:szCs w:val="22"/>
            </w:rPr>
          </w:rPrChange>
        </w:rPr>
      </w:pPr>
      <w:r w:rsidRPr="00CF42A6">
        <w:rPr>
          <w:color w:val="000000"/>
          <w:szCs w:val="22"/>
          <w:rPrChange w:id="8565" w:author="Muhamad Ridho Zul Khoiri" w:date="2026-07-14T10:44:00Z" w16du:dateUtc="2026-07-14T03:44:00Z">
            <w:rPr>
              <w:rFonts w:ascii="Times New Roman" w:hAnsi="Times New Roman" w:cs="Times New Roman"/>
              <w:color w:val="000000"/>
              <w:szCs w:val="22"/>
            </w:rPr>
          </w:rPrChange>
        </w:rPr>
        <w:t>Ensure documented lessons are tracked to closure, with their added value quantified. Use an Action Register to monitor progress.</w:t>
      </w:r>
    </w:p>
    <w:p w14:paraId="02105488" w14:textId="77777777" w:rsidR="00C67CCD" w:rsidRPr="00CF42A6" w:rsidRDefault="00C67CCD">
      <w:pPr>
        <w:pStyle w:val="ListParagraph"/>
        <w:numPr>
          <w:ilvl w:val="0"/>
          <w:numId w:val="24"/>
        </w:numPr>
        <w:autoSpaceDE w:val="0"/>
        <w:autoSpaceDN w:val="0"/>
        <w:adjustRightInd w:val="0"/>
        <w:spacing w:after="120" w:line="360" w:lineRule="auto"/>
        <w:ind w:left="1080"/>
        <w:rPr>
          <w:color w:val="000000"/>
          <w:szCs w:val="22"/>
          <w:rPrChange w:id="8566" w:author="Muhamad Ridho Zul Khoiri" w:date="2026-07-14T10:44:00Z" w16du:dateUtc="2026-07-14T03:44:00Z">
            <w:rPr>
              <w:rFonts w:ascii="Times New Roman" w:hAnsi="Times New Roman" w:cs="Times New Roman"/>
              <w:color w:val="000000"/>
              <w:szCs w:val="22"/>
            </w:rPr>
          </w:rPrChange>
        </w:rPr>
      </w:pPr>
      <w:r w:rsidRPr="00CF42A6">
        <w:rPr>
          <w:color w:val="000000"/>
          <w:szCs w:val="22"/>
          <w:rPrChange w:id="8567" w:author="Muhamad Ridho Zul Khoiri" w:date="2026-07-14T10:44:00Z" w16du:dateUtc="2026-07-14T03:44:00Z">
            <w:rPr>
              <w:rFonts w:ascii="Times New Roman" w:hAnsi="Times New Roman" w:cs="Times New Roman"/>
              <w:color w:val="000000"/>
              <w:szCs w:val="22"/>
            </w:rPr>
          </w:rPrChange>
        </w:rPr>
        <w:t>Provide the leader with access to the AAR for discussion during lessons learned meetings.</w:t>
      </w:r>
    </w:p>
    <w:tbl>
      <w:tblPr>
        <w:tblW w:w="8681" w:type="dxa"/>
        <w:tblInd w:w="787" w:type="dxa"/>
        <w:tblBorders>
          <w:top w:val="threeDEmboss" w:sz="6" w:space="0" w:color="auto"/>
          <w:left w:val="threeDEmboss" w:sz="6" w:space="0" w:color="auto"/>
          <w:bottom w:val="threeDEmboss" w:sz="6" w:space="0" w:color="auto"/>
          <w:right w:val="threeDEmboss" w:sz="6" w:space="0" w:color="auto"/>
          <w:insideH w:val="threeDEmboss" w:sz="6" w:space="0" w:color="auto"/>
          <w:insideV w:val="threeDEmboss" w:sz="6" w:space="0" w:color="auto"/>
        </w:tblBorders>
        <w:tblLayout w:type="fixed"/>
        <w:tblLook w:val="01E0" w:firstRow="1" w:lastRow="1" w:firstColumn="1" w:lastColumn="1" w:noHBand="0" w:noVBand="0"/>
      </w:tblPr>
      <w:tblGrid>
        <w:gridCol w:w="1890"/>
        <w:gridCol w:w="2201"/>
        <w:gridCol w:w="1399"/>
        <w:gridCol w:w="1152"/>
        <w:gridCol w:w="2039"/>
      </w:tblGrid>
      <w:tr w:rsidR="00C67CCD" w:rsidRPr="00526DF0" w14:paraId="6D92EAB3" w14:textId="77777777" w:rsidTr="00A04960">
        <w:tc>
          <w:tcPr>
            <w:tcW w:w="1890" w:type="dxa"/>
            <w:vAlign w:val="center"/>
          </w:tcPr>
          <w:p w14:paraId="47878D7E" w14:textId="77777777" w:rsidR="00C67CCD" w:rsidRPr="00CF42A6" w:rsidRDefault="00C67CCD" w:rsidP="00A04960">
            <w:pPr>
              <w:autoSpaceDE w:val="0"/>
              <w:autoSpaceDN w:val="0"/>
              <w:adjustRightInd w:val="0"/>
              <w:spacing w:line="360" w:lineRule="auto"/>
              <w:jc w:val="center"/>
              <w:rPr>
                <w:rFonts w:cs="Arial"/>
                <w:b/>
                <w:color w:val="000000"/>
                <w:rPrChange w:id="8568" w:author="Muhamad Ridho Zul Khoiri" w:date="2026-07-14T10:44:00Z" w16du:dateUtc="2026-07-14T03:44:00Z">
                  <w:rPr>
                    <w:rFonts w:ascii="Times New Roman" w:hAnsi="Times New Roman"/>
                    <w:b/>
                    <w:color w:val="000000"/>
                  </w:rPr>
                </w:rPrChange>
              </w:rPr>
            </w:pPr>
            <w:r w:rsidRPr="00CF42A6">
              <w:rPr>
                <w:rFonts w:cs="Arial"/>
                <w:b/>
                <w:color w:val="000000"/>
                <w:rPrChange w:id="8569" w:author="Muhamad Ridho Zul Khoiri" w:date="2026-07-14T10:44:00Z" w16du:dateUtc="2026-07-14T03:44:00Z">
                  <w:rPr>
                    <w:rFonts w:ascii="Times New Roman" w:hAnsi="Times New Roman"/>
                    <w:b/>
                    <w:color w:val="000000"/>
                  </w:rPr>
                </w:rPrChange>
              </w:rPr>
              <w:t>What was planned</w:t>
            </w:r>
          </w:p>
        </w:tc>
        <w:tc>
          <w:tcPr>
            <w:tcW w:w="2201" w:type="dxa"/>
            <w:vAlign w:val="center"/>
          </w:tcPr>
          <w:p w14:paraId="364BFB6F" w14:textId="77777777" w:rsidR="00C67CCD" w:rsidRPr="00CF42A6" w:rsidRDefault="00C67CCD" w:rsidP="00A04960">
            <w:pPr>
              <w:autoSpaceDE w:val="0"/>
              <w:autoSpaceDN w:val="0"/>
              <w:adjustRightInd w:val="0"/>
              <w:spacing w:line="360" w:lineRule="auto"/>
              <w:jc w:val="center"/>
              <w:rPr>
                <w:rFonts w:cs="Arial"/>
                <w:b/>
                <w:color w:val="000000"/>
                <w:rPrChange w:id="8570" w:author="Muhamad Ridho Zul Khoiri" w:date="2026-07-14T10:44:00Z" w16du:dateUtc="2026-07-14T03:44:00Z">
                  <w:rPr>
                    <w:rFonts w:ascii="Times New Roman" w:hAnsi="Times New Roman"/>
                    <w:b/>
                    <w:color w:val="000000"/>
                  </w:rPr>
                </w:rPrChange>
              </w:rPr>
            </w:pPr>
            <w:r w:rsidRPr="00CF42A6">
              <w:rPr>
                <w:rFonts w:cs="Arial"/>
                <w:b/>
                <w:color w:val="000000"/>
                <w:rPrChange w:id="8571" w:author="Muhamad Ridho Zul Khoiri" w:date="2026-07-14T10:44:00Z" w16du:dateUtc="2026-07-14T03:44:00Z">
                  <w:rPr>
                    <w:rFonts w:ascii="Times New Roman" w:hAnsi="Times New Roman"/>
                    <w:b/>
                    <w:color w:val="000000"/>
                  </w:rPr>
                </w:rPrChange>
              </w:rPr>
              <w:t>What happened &amp; why</w:t>
            </w:r>
          </w:p>
        </w:tc>
        <w:tc>
          <w:tcPr>
            <w:tcW w:w="1399" w:type="dxa"/>
            <w:vAlign w:val="center"/>
          </w:tcPr>
          <w:p w14:paraId="1BF9A7F2" w14:textId="77777777" w:rsidR="00C67CCD" w:rsidRPr="00CF42A6" w:rsidRDefault="00C67CCD" w:rsidP="00A04960">
            <w:pPr>
              <w:autoSpaceDE w:val="0"/>
              <w:autoSpaceDN w:val="0"/>
              <w:adjustRightInd w:val="0"/>
              <w:spacing w:line="360" w:lineRule="auto"/>
              <w:jc w:val="center"/>
              <w:rPr>
                <w:rFonts w:cs="Arial"/>
                <w:b/>
                <w:color w:val="000000"/>
                <w:rPrChange w:id="8572" w:author="Muhamad Ridho Zul Khoiri" w:date="2026-07-14T10:44:00Z" w16du:dateUtc="2026-07-14T03:44:00Z">
                  <w:rPr>
                    <w:rFonts w:ascii="Times New Roman" w:hAnsi="Times New Roman"/>
                    <w:b/>
                    <w:color w:val="000000"/>
                  </w:rPr>
                </w:rPrChange>
              </w:rPr>
            </w:pPr>
            <w:r w:rsidRPr="00CF42A6">
              <w:rPr>
                <w:rFonts w:cs="Arial"/>
                <w:b/>
                <w:color w:val="000000"/>
                <w:rPrChange w:id="8573" w:author="Muhamad Ridho Zul Khoiri" w:date="2026-07-14T10:44:00Z" w16du:dateUtc="2026-07-14T03:44:00Z">
                  <w:rPr>
                    <w:rFonts w:ascii="Times New Roman" w:hAnsi="Times New Roman"/>
                    <w:b/>
                    <w:color w:val="000000"/>
                  </w:rPr>
                </w:rPrChange>
              </w:rPr>
              <w:t>Impact it had</w:t>
            </w:r>
          </w:p>
        </w:tc>
        <w:tc>
          <w:tcPr>
            <w:tcW w:w="1152" w:type="dxa"/>
            <w:vAlign w:val="center"/>
          </w:tcPr>
          <w:p w14:paraId="53ACA17D" w14:textId="77777777" w:rsidR="00C67CCD" w:rsidRPr="00CF42A6" w:rsidRDefault="00C67CCD" w:rsidP="00A04960">
            <w:pPr>
              <w:autoSpaceDE w:val="0"/>
              <w:autoSpaceDN w:val="0"/>
              <w:adjustRightInd w:val="0"/>
              <w:spacing w:line="360" w:lineRule="auto"/>
              <w:jc w:val="center"/>
              <w:rPr>
                <w:rFonts w:cs="Arial"/>
                <w:b/>
                <w:color w:val="000000"/>
                <w:rPrChange w:id="8574" w:author="Muhamad Ridho Zul Khoiri" w:date="2026-07-14T10:44:00Z" w16du:dateUtc="2026-07-14T03:44:00Z">
                  <w:rPr>
                    <w:rFonts w:ascii="Times New Roman" w:hAnsi="Times New Roman"/>
                    <w:b/>
                    <w:color w:val="000000"/>
                  </w:rPr>
                </w:rPrChange>
              </w:rPr>
            </w:pPr>
            <w:r w:rsidRPr="00CF42A6">
              <w:rPr>
                <w:rFonts w:cs="Arial"/>
                <w:b/>
                <w:color w:val="000000"/>
                <w:rPrChange w:id="8575" w:author="Muhamad Ridho Zul Khoiri" w:date="2026-07-14T10:44:00Z" w16du:dateUtc="2026-07-14T03:44:00Z">
                  <w:rPr>
                    <w:rFonts w:ascii="Times New Roman" w:hAnsi="Times New Roman"/>
                    <w:b/>
                    <w:color w:val="000000"/>
                  </w:rPr>
                </w:rPrChange>
              </w:rPr>
              <w:t>Lesson</w:t>
            </w:r>
          </w:p>
        </w:tc>
        <w:tc>
          <w:tcPr>
            <w:tcW w:w="2039" w:type="dxa"/>
            <w:vAlign w:val="center"/>
          </w:tcPr>
          <w:p w14:paraId="20BC298E" w14:textId="77777777" w:rsidR="00C67CCD" w:rsidRPr="00CF42A6" w:rsidRDefault="00C67CCD" w:rsidP="00A04960">
            <w:pPr>
              <w:autoSpaceDE w:val="0"/>
              <w:autoSpaceDN w:val="0"/>
              <w:adjustRightInd w:val="0"/>
              <w:spacing w:line="360" w:lineRule="auto"/>
              <w:jc w:val="center"/>
              <w:rPr>
                <w:rFonts w:cs="Arial"/>
                <w:b/>
                <w:color w:val="000000"/>
                <w:rPrChange w:id="8576" w:author="Muhamad Ridho Zul Khoiri" w:date="2026-07-14T10:44:00Z" w16du:dateUtc="2026-07-14T03:44:00Z">
                  <w:rPr>
                    <w:rFonts w:ascii="Times New Roman" w:hAnsi="Times New Roman"/>
                    <w:b/>
                    <w:color w:val="000000"/>
                  </w:rPr>
                </w:rPrChange>
              </w:rPr>
            </w:pPr>
            <w:r w:rsidRPr="00CF42A6">
              <w:rPr>
                <w:rFonts w:cs="Arial"/>
                <w:b/>
                <w:color w:val="000000"/>
                <w:rPrChange w:id="8577" w:author="Muhamad Ridho Zul Khoiri" w:date="2026-07-14T10:44:00Z" w16du:dateUtc="2026-07-14T03:44:00Z">
                  <w:rPr>
                    <w:rFonts w:ascii="Times New Roman" w:hAnsi="Times New Roman"/>
                    <w:b/>
                    <w:color w:val="000000"/>
                  </w:rPr>
                </w:rPrChange>
              </w:rPr>
              <w:t>Action Required</w:t>
            </w:r>
          </w:p>
        </w:tc>
      </w:tr>
      <w:tr w:rsidR="00C67CCD" w:rsidRPr="00526DF0" w14:paraId="7F9A3364" w14:textId="77777777" w:rsidTr="00A04960">
        <w:tc>
          <w:tcPr>
            <w:tcW w:w="1890" w:type="dxa"/>
            <w:vAlign w:val="center"/>
          </w:tcPr>
          <w:p w14:paraId="3842C51F" w14:textId="77777777" w:rsidR="00C67CCD" w:rsidRPr="00CF42A6" w:rsidRDefault="00C67CCD" w:rsidP="00A04960">
            <w:pPr>
              <w:autoSpaceDE w:val="0"/>
              <w:autoSpaceDN w:val="0"/>
              <w:adjustRightInd w:val="0"/>
              <w:spacing w:line="360" w:lineRule="auto"/>
              <w:jc w:val="center"/>
              <w:rPr>
                <w:rFonts w:cs="Arial"/>
                <w:b/>
                <w:color w:val="000000"/>
                <w:rPrChange w:id="8578" w:author="Muhamad Ridho Zul Khoiri" w:date="2026-07-14T10:44:00Z" w16du:dateUtc="2026-07-14T03:44:00Z">
                  <w:rPr>
                    <w:rFonts w:ascii="Times New Roman" w:hAnsi="Times New Roman"/>
                    <w:b/>
                    <w:color w:val="000000"/>
                  </w:rPr>
                </w:rPrChange>
              </w:rPr>
            </w:pPr>
          </w:p>
        </w:tc>
        <w:tc>
          <w:tcPr>
            <w:tcW w:w="2201" w:type="dxa"/>
            <w:vAlign w:val="center"/>
          </w:tcPr>
          <w:p w14:paraId="749105E8" w14:textId="77777777" w:rsidR="00C67CCD" w:rsidRPr="00CF42A6" w:rsidRDefault="00C67CCD" w:rsidP="00A04960">
            <w:pPr>
              <w:autoSpaceDE w:val="0"/>
              <w:autoSpaceDN w:val="0"/>
              <w:adjustRightInd w:val="0"/>
              <w:spacing w:line="360" w:lineRule="auto"/>
              <w:jc w:val="center"/>
              <w:rPr>
                <w:rFonts w:cs="Arial"/>
                <w:b/>
                <w:color w:val="000000"/>
                <w:rPrChange w:id="8579" w:author="Muhamad Ridho Zul Khoiri" w:date="2026-07-14T10:44:00Z" w16du:dateUtc="2026-07-14T03:44:00Z">
                  <w:rPr>
                    <w:rFonts w:ascii="Times New Roman" w:hAnsi="Times New Roman"/>
                    <w:b/>
                    <w:color w:val="000000"/>
                  </w:rPr>
                </w:rPrChange>
              </w:rPr>
            </w:pPr>
          </w:p>
        </w:tc>
        <w:tc>
          <w:tcPr>
            <w:tcW w:w="1399" w:type="dxa"/>
            <w:vAlign w:val="center"/>
          </w:tcPr>
          <w:p w14:paraId="7A9C98B4" w14:textId="77777777" w:rsidR="00C67CCD" w:rsidRPr="00CF42A6" w:rsidRDefault="00C67CCD" w:rsidP="00A04960">
            <w:pPr>
              <w:autoSpaceDE w:val="0"/>
              <w:autoSpaceDN w:val="0"/>
              <w:adjustRightInd w:val="0"/>
              <w:spacing w:line="360" w:lineRule="auto"/>
              <w:jc w:val="center"/>
              <w:rPr>
                <w:rFonts w:cs="Arial"/>
                <w:b/>
                <w:color w:val="000000"/>
                <w:rPrChange w:id="8580" w:author="Muhamad Ridho Zul Khoiri" w:date="2026-07-14T10:44:00Z" w16du:dateUtc="2026-07-14T03:44:00Z">
                  <w:rPr>
                    <w:rFonts w:ascii="Times New Roman" w:hAnsi="Times New Roman"/>
                    <w:b/>
                    <w:color w:val="000000"/>
                  </w:rPr>
                </w:rPrChange>
              </w:rPr>
            </w:pPr>
          </w:p>
        </w:tc>
        <w:tc>
          <w:tcPr>
            <w:tcW w:w="1152" w:type="dxa"/>
            <w:vAlign w:val="center"/>
          </w:tcPr>
          <w:p w14:paraId="649B224E" w14:textId="77777777" w:rsidR="00C67CCD" w:rsidRPr="00CF42A6" w:rsidRDefault="00C67CCD" w:rsidP="00A04960">
            <w:pPr>
              <w:autoSpaceDE w:val="0"/>
              <w:autoSpaceDN w:val="0"/>
              <w:adjustRightInd w:val="0"/>
              <w:spacing w:line="360" w:lineRule="auto"/>
              <w:jc w:val="center"/>
              <w:rPr>
                <w:rFonts w:cs="Arial"/>
                <w:b/>
                <w:color w:val="000000"/>
                <w:rPrChange w:id="8581" w:author="Muhamad Ridho Zul Khoiri" w:date="2026-07-14T10:44:00Z" w16du:dateUtc="2026-07-14T03:44:00Z">
                  <w:rPr>
                    <w:rFonts w:ascii="Times New Roman" w:hAnsi="Times New Roman"/>
                    <w:b/>
                    <w:color w:val="000000"/>
                  </w:rPr>
                </w:rPrChange>
              </w:rPr>
            </w:pPr>
          </w:p>
        </w:tc>
        <w:tc>
          <w:tcPr>
            <w:tcW w:w="2039" w:type="dxa"/>
            <w:vAlign w:val="center"/>
          </w:tcPr>
          <w:p w14:paraId="2E800059" w14:textId="77777777" w:rsidR="00C67CCD" w:rsidRPr="00CF42A6" w:rsidRDefault="00C67CCD" w:rsidP="00A04960">
            <w:pPr>
              <w:autoSpaceDE w:val="0"/>
              <w:autoSpaceDN w:val="0"/>
              <w:adjustRightInd w:val="0"/>
              <w:spacing w:line="360" w:lineRule="auto"/>
              <w:jc w:val="center"/>
              <w:rPr>
                <w:rFonts w:cs="Arial"/>
                <w:b/>
                <w:color w:val="000000"/>
                <w:rPrChange w:id="8582" w:author="Muhamad Ridho Zul Khoiri" w:date="2026-07-14T10:44:00Z" w16du:dateUtc="2026-07-14T03:44:00Z">
                  <w:rPr>
                    <w:rFonts w:ascii="Times New Roman" w:hAnsi="Times New Roman"/>
                    <w:b/>
                    <w:color w:val="000000"/>
                  </w:rPr>
                </w:rPrChange>
              </w:rPr>
            </w:pPr>
          </w:p>
        </w:tc>
      </w:tr>
      <w:tr w:rsidR="00C67CCD" w:rsidRPr="00526DF0" w14:paraId="32FE9A8E" w14:textId="77777777" w:rsidTr="00A04960">
        <w:tc>
          <w:tcPr>
            <w:tcW w:w="1890" w:type="dxa"/>
            <w:vAlign w:val="center"/>
          </w:tcPr>
          <w:p w14:paraId="59B27418" w14:textId="77777777" w:rsidR="00C67CCD" w:rsidRPr="00CF42A6" w:rsidRDefault="00C67CCD" w:rsidP="00A04960">
            <w:pPr>
              <w:autoSpaceDE w:val="0"/>
              <w:autoSpaceDN w:val="0"/>
              <w:adjustRightInd w:val="0"/>
              <w:spacing w:line="360" w:lineRule="auto"/>
              <w:jc w:val="center"/>
              <w:rPr>
                <w:rFonts w:cs="Arial"/>
                <w:b/>
                <w:color w:val="000000"/>
                <w:rPrChange w:id="8583" w:author="Muhamad Ridho Zul Khoiri" w:date="2026-07-14T10:44:00Z" w16du:dateUtc="2026-07-14T03:44:00Z">
                  <w:rPr>
                    <w:rFonts w:ascii="Times New Roman" w:hAnsi="Times New Roman"/>
                    <w:b/>
                    <w:color w:val="000000"/>
                  </w:rPr>
                </w:rPrChange>
              </w:rPr>
            </w:pPr>
          </w:p>
        </w:tc>
        <w:tc>
          <w:tcPr>
            <w:tcW w:w="2201" w:type="dxa"/>
            <w:vAlign w:val="center"/>
          </w:tcPr>
          <w:p w14:paraId="2E1CA4CC" w14:textId="77777777" w:rsidR="00C67CCD" w:rsidRPr="00CF42A6" w:rsidRDefault="00C67CCD" w:rsidP="00A04960">
            <w:pPr>
              <w:autoSpaceDE w:val="0"/>
              <w:autoSpaceDN w:val="0"/>
              <w:adjustRightInd w:val="0"/>
              <w:spacing w:line="360" w:lineRule="auto"/>
              <w:jc w:val="center"/>
              <w:rPr>
                <w:rFonts w:cs="Arial"/>
                <w:b/>
                <w:color w:val="000000"/>
                <w:rPrChange w:id="8584" w:author="Muhamad Ridho Zul Khoiri" w:date="2026-07-14T10:44:00Z" w16du:dateUtc="2026-07-14T03:44:00Z">
                  <w:rPr>
                    <w:rFonts w:ascii="Times New Roman" w:hAnsi="Times New Roman"/>
                    <w:b/>
                    <w:color w:val="000000"/>
                  </w:rPr>
                </w:rPrChange>
              </w:rPr>
            </w:pPr>
          </w:p>
        </w:tc>
        <w:tc>
          <w:tcPr>
            <w:tcW w:w="1399" w:type="dxa"/>
            <w:vAlign w:val="center"/>
          </w:tcPr>
          <w:p w14:paraId="1BEAE50D" w14:textId="77777777" w:rsidR="00C67CCD" w:rsidRPr="00CF42A6" w:rsidRDefault="00C67CCD" w:rsidP="00A04960">
            <w:pPr>
              <w:autoSpaceDE w:val="0"/>
              <w:autoSpaceDN w:val="0"/>
              <w:adjustRightInd w:val="0"/>
              <w:spacing w:line="360" w:lineRule="auto"/>
              <w:jc w:val="center"/>
              <w:rPr>
                <w:rFonts w:cs="Arial"/>
                <w:b/>
                <w:color w:val="000000"/>
                <w:rPrChange w:id="8585" w:author="Muhamad Ridho Zul Khoiri" w:date="2026-07-14T10:44:00Z" w16du:dateUtc="2026-07-14T03:44:00Z">
                  <w:rPr>
                    <w:rFonts w:ascii="Times New Roman" w:hAnsi="Times New Roman"/>
                    <w:b/>
                    <w:color w:val="000000"/>
                  </w:rPr>
                </w:rPrChange>
              </w:rPr>
            </w:pPr>
          </w:p>
        </w:tc>
        <w:tc>
          <w:tcPr>
            <w:tcW w:w="1152" w:type="dxa"/>
            <w:vAlign w:val="center"/>
          </w:tcPr>
          <w:p w14:paraId="1D61ED61" w14:textId="77777777" w:rsidR="00C67CCD" w:rsidRPr="00CF42A6" w:rsidRDefault="00C67CCD" w:rsidP="00A04960">
            <w:pPr>
              <w:autoSpaceDE w:val="0"/>
              <w:autoSpaceDN w:val="0"/>
              <w:adjustRightInd w:val="0"/>
              <w:spacing w:line="360" w:lineRule="auto"/>
              <w:jc w:val="center"/>
              <w:rPr>
                <w:rFonts w:cs="Arial"/>
                <w:b/>
                <w:color w:val="000000"/>
                <w:rPrChange w:id="8586" w:author="Muhamad Ridho Zul Khoiri" w:date="2026-07-14T10:44:00Z" w16du:dateUtc="2026-07-14T03:44:00Z">
                  <w:rPr>
                    <w:rFonts w:ascii="Times New Roman" w:hAnsi="Times New Roman"/>
                    <w:b/>
                    <w:color w:val="000000"/>
                  </w:rPr>
                </w:rPrChange>
              </w:rPr>
            </w:pPr>
          </w:p>
        </w:tc>
        <w:tc>
          <w:tcPr>
            <w:tcW w:w="2039" w:type="dxa"/>
            <w:vAlign w:val="center"/>
          </w:tcPr>
          <w:p w14:paraId="50DC6AEB" w14:textId="77777777" w:rsidR="00C67CCD" w:rsidRPr="00CF42A6" w:rsidRDefault="00C67CCD" w:rsidP="00A04960">
            <w:pPr>
              <w:autoSpaceDE w:val="0"/>
              <w:autoSpaceDN w:val="0"/>
              <w:adjustRightInd w:val="0"/>
              <w:spacing w:line="360" w:lineRule="auto"/>
              <w:jc w:val="center"/>
              <w:rPr>
                <w:rFonts w:cs="Arial"/>
                <w:b/>
                <w:color w:val="000000"/>
                <w:rPrChange w:id="8587" w:author="Muhamad Ridho Zul Khoiri" w:date="2026-07-14T10:44:00Z" w16du:dateUtc="2026-07-14T03:44:00Z">
                  <w:rPr>
                    <w:rFonts w:ascii="Times New Roman" w:hAnsi="Times New Roman"/>
                    <w:b/>
                    <w:color w:val="000000"/>
                  </w:rPr>
                </w:rPrChange>
              </w:rPr>
            </w:pPr>
          </w:p>
        </w:tc>
      </w:tr>
      <w:tr w:rsidR="00C67CCD" w:rsidRPr="00526DF0" w14:paraId="10DD91C1" w14:textId="77777777" w:rsidTr="00A04960">
        <w:tc>
          <w:tcPr>
            <w:tcW w:w="1890" w:type="dxa"/>
            <w:vAlign w:val="center"/>
          </w:tcPr>
          <w:p w14:paraId="6C7C039D" w14:textId="77777777" w:rsidR="00C67CCD" w:rsidRPr="00CF42A6" w:rsidRDefault="00C67CCD" w:rsidP="00A04960">
            <w:pPr>
              <w:autoSpaceDE w:val="0"/>
              <w:autoSpaceDN w:val="0"/>
              <w:adjustRightInd w:val="0"/>
              <w:spacing w:line="360" w:lineRule="auto"/>
              <w:jc w:val="center"/>
              <w:rPr>
                <w:rFonts w:cs="Arial"/>
                <w:b/>
                <w:color w:val="000000"/>
                <w:rPrChange w:id="8588" w:author="Muhamad Ridho Zul Khoiri" w:date="2026-07-14T10:44:00Z" w16du:dateUtc="2026-07-14T03:44:00Z">
                  <w:rPr>
                    <w:rFonts w:ascii="Times New Roman" w:hAnsi="Times New Roman"/>
                    <w:b/>
                    <w:color w:val="000000"/>
                  </w:rPr>
                </w:rPrChange>
              </w:rPr>
            </w:pPr>
          </w:p>
        </w:tc>
        <w:tc>
          <w:tcPr>
            <w:tcW w:w="2201" w:type="dxa"/>
            <w:vAlign w:val="center"/>
          </w:tcPr>
          <w:p w14:paraId="6CA3898E" w14:textId="77777777" w:rsidR="00C67CCD" w:rsidRPr="00CF42A6" w:rsidRDefault="00C67CCD" w:rsidP="00A04960">
            <w:pPr>
              <w:autoSpaceDE w:val="0"/>
              <w:autoSpaceDN w:val="0"/>
              <w:adjustRightInd w:val="0"/>
              <w:spacing w:line="360" w:lineRule="auto"/>
              <w:jc w:val="center"/>
              <w:rPr>
                <w:rFonts w:cs="Arial"/>
                <w:b/>
                <w:color w:val="000000"/>
                <w:rPrChange w:id="8589" w:author="Muhamad Ridho Zul Khoiri" w:date="2026-07-14T10:44:00Z" w16du:dateUtc="2026-07-14T03:44:00Z">
                  <w:rPr>
                    <w:rFonts w:ascii="Times New Roman" w:hAnsi="Times New Roman"/>
                    <w:b/>
                    <w:color w:val="000000"/>
                  </w:rPr>
                </w:rPrChange>
              </w:rPr>
            </w:pPr>
          </w:p>
        </w:tc>
        <w:tc>
          <w:tcPr>
            <w:tcW w:w="1399" w:type="dxa"/>
            <w:vAlign w:val="center"/>
          </w:tcPr>
          <w:p w14:paraId="58E0FF9A" w14:textId="77777777" w:rsidR="00C67CCD" w:rsidRPr="00CF42A6" w:rsidRDefault="00C67CCD" w:rsidP="00A04960">
            <w:pPr>
              <w:autoSpaceDE w:val="0"/>
              <w:autoSpaceDN w:val="0"/>
              <w:adjustRightInd w:val="0"/>
              <w:spacing w:line="360" w:lineRule="auto"/>
              <w:jc w:val="center"/>
              <w:rPr>
                <w:rFonts w:cs="Arial"/>
                <w:b/>
                <w:color w:val="000000"/>
                <w:rPrChange w:id="8590" w:author="Muhamad Ridho Zul Khoiri" w:date="2026-07-14T10:44:00Z" w16du:dateUtc="2026-07-14T03:44:00Z">
                  <w:rPr>
                    <w:rFonts w:ascii="Times New Roman" w:hAnsi="Times New Roman"/>
                    <w:b/>
                    <w:color w:val="000000"/>
                  </w:rPr>
                </w:rPrChange>
              </w:rPr>
            </w:pPr>
          </w:p>
        </w:tc>
        <w:tc>
          <w:tcPr>
            <w:tcW w:w="1152" w:type="dxa"/>
            <w:vAlign w:val="center"/>
          </w:tcPr>
          <w:p w14:paraId="4ABA89E4" w14:textId="77777777" w:rsidR="00C67CCD" w:rsidRPr="00CF42A6" w:rsidRDefault="00C67CCD" w:rsidP="00A04960">
            <w:pPr>
              <w:autoSpaceDE w:val="0"/>
              <w:autoSpaceDN w:val="0"/>
              <w:adjustRightInd w:val="0"/>
              <w:spacing w:line="360" w:lineRule="auto"/>
              <w:jc w:val="center"/>
              <w:rPr>
                <w:rFonts w:cs="Arial"/>
                <w:b/>
                <w:color w:val="000000"/>
                <w:rPrChange w:id="8591" w:author="Muhamad Ridho Zul Khoiri" w:date="2026-07-14T10:44:00Z" w16du:dateUtc="2026-07-14T03:44:00Z">
                  <w:rPr>
                    <w:rFonts w:ascii="Times New Roman" w:hAnsi="Times New Roman"/>
                    <w:b/>
                    <w:color w:val="000000"/>
                  </w:rPr>
                </w:rPrChange>
              </w:rPr>
            </w:pPr>
          </w:p>
        </w:tc>
        <w:tc>
          <w:tcPr>
            <w:tcW w:w="2039" w:type="dxa"/>
            <w:vAlign w:val="center"/>
          </w:tcPr>
          <w:p w14:paraId="7148CC96" w14:textId="77777777" w:rsidR="00C67CCD" w:rsidRPr="00CF42A6" w:rsidRDefault="00C67CCD" w:rsidP="00A04960">
            <w:pPr>
              <w:autoSpaceDE w:val="0"/>
              <w:autoSpaceDN w:val="0"/>
              <w:adjustRightInd w:val="0"/>
              <w:spacing w:line="360" w:lineRule="auto"/>
              <w:jc w:val="center"/>
              <w:rPr>
                <w:rFonts w:cs="Arial"/>
                <w:b/>
                <w:color w:val="000000"/>
                <w:rPrChange w:id="8592" w:author="Muhamad Ridho Zul Khoiri" w:date="2026-07-14T10:44:00Z" w16du:dateUtc="2026-07-14T03:44:00Z">
                  <w:rPr>
                    <w:rFonts w:ascii="Times New Roman" w:hAnsi="Times New Roman"/>
                    <w:b/>
                    <w:color w:val="000000"/>
                  </w:rPr>
                </w:rPrChange>
              </w:rPr>
            </w:pPr>
          </w:p>
        </w:tc>
      </w:tr>
    </w:tbl>
    <w:p w14:paraId="656FFA51" w14:textId="77777777" w:rsidR="00C67CCD" w:rsidRPr="00CF42A6" w:rsidRDefault="00C67CCD" w:rsidP="00C67CCD">
      <w:pPr>
        <w:pStyle w:val="ListParagraph"/>
        <w:rPr>
          <w:b/>
          <w:bCs/>
          <w:sz w:val="24"/>
          <w:szCs w:val="24"/>
          <w:rPrChange w:id="8593" w:author="Muhamad Ridho Zul Khoiri" w:date="2026-07-14T10:44:00Z" w16du:dateUtc="2026-07-14T03:44:00Z">
            <w:rPr>
              <w:rFonts w:ascii="Times New Roman" w:hAnsi="Times New Roman"/>
              <w:b/>
              <w:bCs/>
              <w:sz w:val="24"/>
              <w:szCs w:val="24"/>
            </w:rPr>
          </w:rPrChange>
        </w:rPr>
      </w:pPr>
    </w:p>
    <w:p w14:paraId="09A51234" w14:textId="171614ED" w:rsidR="00E33746" w:rsidRPr="00CF42A6" w:rsidRDefault="00E33746">
      <w:pPr>
        <w:pStyle w:val="ListParagraph"/>
        <w:numPr>
          <w:ilvl w:val="0"/>
          <w:numId w:val="57"/>
        </w:numPr>
        <w:spacing w:after="240"/>
        <w:ind w:left="720" w:hanging="720"/>
        <w:rPr>
          <w:b/>
          <w:bCs/>
          <w:sz w:val="24"/>
          <w:szCs w:val="24"/>
          <w:rPrChange w:id="8594" w:author="Muhamad Ridho Zul Khoiri" w:date="2026-07-14T10:44:00Z" w16du:dateUtc="2026-07-14T03:44:00Z">
            <w:rPr>
              <w:rFonts w:ascii="Times New Roman" w:hAnsi="Times New Roman"/>
              <w:b/>
              <w:bCs/>
              <w:sz w:val="24"/>
              <w:szCs w:val="24"/>
            </w:rPr>
          </w:rPrChange>
        </w:rPr>
      </w:pPr>
      <w:r w:rsidRPr="00CF42A6">
        <w:rPr>
          <w:b/>
          <w:sz w:val="24"/>
          <w:szCs w:val="24"/>
          <w:rPrChange w:id="8595" w:author="Muhamad Ridho Zul Khoiri" w:date="2026-07-14T10:44:00Z" w16du:dateUtc="2026-07-14T03:44:00Z">
            <w:rPr>
              <w:rFonts w:ascii="Times New Roman" w:hAnsi="Times New Roman"/>
              <w:b/>
              <w:sz w:val="24"/>
              <w:szCs w:val="24"/>
            </w:rPr>
          </w:rPrChange>
        </w:rPr>
        <w:t>Value of $ Save</w:t>
      </w:r>
    </w:p>
    <w:p w14:paraId="1CB7FD6E" w14:textId="77777777" w:rsidR="00E33746" w:rsidRPr="00CF42A6" w:rsidRDefault="00E33746">
      <w:pPr>
        <w:pStyle w:val="ListParagraph"/>
        <w:numPr>
          <w:ilvl w:val="0"/>
          <w:numId w:val="53"/>
        </w:numPr>
        <w:autoSpaceDE w:val="0"/>
        <w:autoSpaceDN w:val="0"/>
        <w:adjustRightInd w:val="0"/>
        <w:rPr>
          <w:color w:val="000000"/>
          <w:szCs w:val="22"/>
          <w:rPrChange w:id="8596" w:author="Muhamad Ridho Zul Khoiri" w:date="2026-07-14T10:44:00Z" w16du:dateUtc="2026-07-14T03:44:00Z">
            <w:rPr>
              <w:rFonts w:ascii="Times New Roman" w:hAnsi="Times New Roman" w:cs="Times New Roman"/>
              <w:color w:val="000000"/>
              <w:szCs w:val="22"/>
            </w:rPr>
          </w:rPrChange>
        </w:rPr>
      </w:pPr>
      <w:r w:rsidRPr="00CF42A6">
        <w:rPr>
          <w:color w:val="000000"/>
          <w:szCs w:val="22"/>
          <w:rPrChange w:id="8597" w:author="Muhamad Ridho Zul Khoiri" w:date="2026-07-14T10:44:00Z" w16du:dateUtc="2026-07-14T03:44:00Z">
            <w:rPr>
              <w:rFonts w:ascii="Times New Roman" w:hAnsi="Times New Roman" w:cs="Times New Roman"/>
              <w:color w:val="000000"/>
              <w:szCs w:val="22"/>
            </w:rPr>
          </w:rPrChange>
        </w:rPr>
        <w:t>The objective is to capture cost savings and potential loss prevention achieved through planning activities, teamwork, and collaboration across functions.</w:t>
      </w:r>
    </w:p>
    <w:p w14:paraId="217E11F4" w14:textId="34E5E0E8" w:rsidR="00D14EB2" w:rsidRPr="00CF42A6" w:rsidRDefault="00E33746">
      <w:pPr>
        <w:pStyle w:val="ListParagraph"/>
        <w:numPr>
          <w:ilvl w:val="0"/>
          <w:numId w:val="53"/>
        </w:numPr>
        <w:autoSpaceDE w:val="0"/>
        <w:autoSpaceDN w:val="0"/>
        <w:adjustRightInd w:val="0"/>
        <w:spacing w:line="360" w:lineRule="auto"/>
        <w:rPr>
          <w:rPrChange w:id="8598" w:author="Muhamad Ridho Zul Khoiri" w:date="2026-07-14T10:44:00Z" w16du:dateUtc="2026-07-14T03:44:00Z">
            <w:rPr>
              <w:rFonts w:ascii="Times New Roman" w:hAnsi="Times New Roman" w:cs="Times New Roman"/>
            </w:rPr>
          </w:rPrChange>
        </w:rPr>
      </w:pPr>
      <w:r w:rsidRPr="00CF42A6">
        <w:rPr>
          <w:color w:val="000000"/>
          <w:szCs w:val="22"/>
          <w:rPrChange w:id="8599" w:author="Muhamad Ridho Zul Khoiri" w:date="2026-07-14T10:44:00Z" w16du:dateUtc="2026-07-14T03:44:00Z">
            <w:rPr>
              <w:rFonts w:ascii="Times New Roman" w:hAnsi="Times New Roman" w:cs="Times New Roman"/>
              <w:color w:val="000000"/>
              <w:szCs w:val="22"/>
            </w:rPr>
          </w:rPrChange>
        </w:rPr>
        <w:lastRenderedPageBreak/>
        <w:t>The purpose is to quantify the impact of planning and scheduling activities, as well as teamwork and interdepartmental collaboration. This aims to drive continuous improvement and motivate others to enhance their efforts in planning, teamwork, and collaboration</w:t>
      </w:r>
    </w:p>
    <w:sectPr w:rsidR="00D14EB2" w:rsidRPr="00CF42A6" w:rsidSect="005F380D">
      <w:headerReference w:type="default" r:id="rId28"/>
      <w:footerReference w:type="default" r:id="rId29"/>
      <w:pgSz w:w="11907" w:h="16840" w:code="9"/>
      <w:pgMar w:top="1440" w:right="1107" w:bottom="1079"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34" w:author="Muhamad Ridho Zul Khoiri" w:date="2026-06-29T13:59:00Z" w:initials="MR">
    <w:p w14:paraId="4079E79C" w14:textId="77777777" w:rsidR="00582382" w:rsidRDefault="00582382" w:rsidP="00582382">
      <w:pPr>
        <w:pStyle w:val="CommentText"/>
        <w:jc w:val="left"/>
      </w:pPr>
      <w:r>
        <w:rPr>
          <w:rStyle w:val="CommentReference"/>
        </w:rPr>
        <w:annotationRef/>
      </w:r>
      <w:r>
        <w:t>Check w/ SVP + CLTs for update</w:t>
      </w:r>
    </w:p>
  </w:comment>
  <w:comment w:id="1062" w:author="Muhamad Ridho Zul Khoiri" w:date="2026-07-03T08:38:00Z" w:initials="MR">
    <w:p w14:paraId="48BAA2A3" w14:textId="77777777" w:rsidR="00DC0503" w:rsidRDefault="00DC0503" w:rsidP="00DC0503">
      <w:pPr>
        <w:pStyle w:val="CommentText"/>
        <w:jc w:val="left"/>
      </w:pPr>
      <w:r>
        <w:rPr>
          <w:rStyle w:val="CommentReference"/>
        </w:rPr>
        <w:annotationRef/>
      </w:r>
      <w:r>
        <w:rPr>
          <w:lang w:val="en-ID"/>
        </w:rPr>
        <w:t>ADP -&gt; update as needed or if strategy changed</w:t>
      </w:r>
    </w:p>
    <w:p w14:paraId="62762967" w14:textId="77777777" w:rsidR="00DC0503" w:rsidRDefault="00DC0503" w:rsidP="00DC0503">
      <w:pPr>
        <w:pStyle w:val="CommentText"/>
        <w:jc w:val="left"/>
      </w:pPr>
      <w:r>
        <w:rPr>
          <w:lang w:val="en-ID"/>
        </w:rPr>
        <w:t>FDP -&gt; should be updated/reviewed yearly</w:t>
      </w:r>
    </w:p>
  </w:comment>
  <w:comment w:id="1063" w:author="Muhamad Ridho Zul Khoiri" w:date="2026-07-03T08:40:00Z" w:initials="MR">
    <w:p w14:paraId="0009148B" w14:textId="77777777" w:rsidR="00DC0503" w:rsidRDefault="00DC0503" w:rsidP="00DC0503">
      <w:pPr>
        <w:pStyle w:val="CommentText"/>
        <w:jc w:val="left"/>
      </w:pPr>
      <w:r>
        <w:rPr>
          <w:rStyle w:val="CommentReference"/>
        </w:rPr>
        <w:annotationRef/>
      </w:r>
      <w:r>
        <w:rPr>
          <w:lang w:val="en-ID"/>
        </w:rPr>
        <w:t>To confirm w/ Subsurface/Wells team</w:t>
      </w:r>
    </w:p>
  </w:comment>
  <w:comment w:id="1064" w:author="Muhamad Ridho Zul Khoiri" w:date="2026-07-03T08:40:00Z" w:initials="MR">
    <w:p w14:paraId="41C54977" w14:textId="77777777" w:rsidR="00DC0503" w:rsidRDefault="00DC0503" w:rsidP="00DC0503">
      <w:pPr>
        <w:pStyle w:val="CommentText"/>
        <w:jc w:val="left"/>
      </w:pPr>
      <w:r>
        <w:rPr>
          <w:rStyle w:val="CommentReference"/>
        </w:rPr>
        <w:annotationRef/>
      </w:r>
      <w:r>
        <w:rPr>
          <w:lang w:val="en-ID"/>
        </w:rPr>
        <w:t>TA team to check on the process of reviewing the needs of ADP/FDP changing</w:t>
      </w:r>
    </w:p>
  </w:comment>
  <w:comment w:id="1083" w:author="Muhamad Ridho Zul Khoiri" w:date="2026-06-29T13:59:00Z" w:initials="MR">
    <w:p w14:paraId="1AA909A9" w14:textId="77777777" w:rsidR="00582382" w:rsidRDefault="00582382" w:rsidP="00582382">
      <w:pPr>
        <w:pStyle w:val="CommentText"/>
        <w:jc w:val="left"/>
      </w:pPr>
      <w:r>
        <w:rPr>
          <w:rStyle w:val="CommentReference"/>
        </w:rPr>
        <w:annotationRef/>
      </w:r>
      <w:r>
        <w:t>Check w/ latest corporate guideline</w:t>
      </w:r>
    </w:p>
  </w:comment>
  <w:comment w:id="1084" w:author="Muhamad Ridho Zul Khoiri" w:date="2026-07-01T09:32:00Z" w:initials="MR">
    <w:p w14:paraId="3427790A" w14:textId="77777777" w:rsidR="00483775" w:rsidRDefault="00483775" w:rsidP="00483775">
      <w:pPr>
        <w:pStyle w:val="CommentText"/>
        <w:jc w:val="left"/>
      </w:pPr>
      <w:r>
        <w:rPr>
          <w:rStyle w:val="CommentReference"/>
        </w:rPr>
        <w:annotationRef/>
      </w:r>
      <w:r>
        <w:rPr>
          <w:lang w:val="en-ID"/>
        </w:rPr>
        <w:t>Pak tri mention ini chartnya udah nggak valid</w:t>
      </w:r>
    </w:p>
  </w:comment>
  <w:comment w:id="1085" w:author="Muhamad Ridho Zul Khoiri" w:date="2026-07-02T14:46:00Z" w:initials="MR">
    <w:p w14:paraId="2301810F" w14:textId="77777777" w:rsidR="002D3B2A" w:rsidRDefault="002D3B2A" w:rsidP="002D3B2A">
      <w:pPr>
        <w:pStyle w:val="CommentText"/>
        <w:jc w:val="left"/>
      </w:pPr>
      <w:r>
        <w:rPr>
          <w:rStyle w:val="CommentReference"/>
        </w:rPr>
        <w:annotationRef/>
      </w:r>
      <w:r>
        <w:rPr>
          <w:lang w:val="en-ID"/>
        </w:rPr>
        <w:t>Correct: no 24 month plan, adanya LTP.. Per horizon udah beda2</w:t>
      </w:r>
    </w:p>
  </w:comment>
  <w:comment w:id="1086" w:author="Muhamad Ridho Zul Khoiri" w:date="2026-07-03T08:36:00Z" w:initials="MR">
    <w:p w14:paraId="3AFCDCA7" w14:textId="77777777" w:rsidR="00DC0503" w:rsidRDefault="00DC0503" w:rsidP="00DC0503">
      <w:pPr>
        <w:pStyle w:val="CommentText"/>
        <w:jc w:val="left"/>
      </w:pPr>
      <w:r>
        <w:rPr>
          <w:rStyle w:val="CommentReference"/>
        </w:rPr>
        <w:annotationRef/>
      </w:r>
      <w:r>
        <w:rPr>
          <w:lang w:val="en-ID"/>
        </w:rPr>
        <w:t>Lihatnya outlook untuk progress.</w:t>
      </w:r>
    </w:p>
  </w:comment>
  <w:comment w:id="1247" w:author="Muhamad Ridho Zul Khoiri" w:date="2026-06-29T14:00:00Z" w:initials="MR">
    <w:p w14:paraId="56F2BE0D" w14:textId="77777777" w:rsidR="00582382" w:rsidRDefault="00582382" w:rsidP="00582382">
      <w:pPr>
        <w:pStyle w:val="CommentText"/>
        <w:jc w:val="left"/>
      </w:pPr>
      <w:r>
        <w:rPr>
          <w:rStyle w:val="CommentReference"/>
        </w:rPr>
        <w:annotationRef/>
      </w:r>
      <w:r>
        <w:t>Check overall integrated planning strategy update w/ SVP + CLTs regarding principle</w:t>
      </w:r>
    </w:p>
  </w:comment>
  <w:comment w:id="2543" w:author="Muhamad Ridho Zul Khoiri" w:date="2026-06-29T10:42:00Z" w:initials="MR">
    <w:p w14:paraId="63C0805E" w14:textId="77777777" w:rsidR="00053978" w:rsidRDefault="00053978" w:rsidP="00053978">
      <w:pPr>
        <w:pStyle w:val="CommentText"/>
        <w:jc w:val="left"/>
      </w:pPr>
      <w:r>
        <w:rPr>
          <w:rStyle w:val="CommentReference"/>
        </w:rPr>
        <w:annotationRef/>
      </w:r>
      <w:r>
        <w:rPr>
          <w:lang w:val="en-ID"/>
        </w:rPr>
        <w:t>To check</w:t>
      </w:r>
    </w:p>
  </w:comment>
  <w:comment w:id="2553" w:author="Muhamad Ridho Zul Khoiri" w:date="2026-06-29T10:42:00Z" w:initials="MR">
    <w:p w14:paraId="245F77FF" w14:textId="77777777" w:rsidR="00053978" w:rsidRDefault="00053978" w:rsidP="00053978">
      <w:pPr>
        <w:pStyle w:val="CommentText"/>
        <w:jc w:val="left"/>
      </w:pPr>
      <w:r>
        <w:rPr>
          <w:rStyle w:val="CommentReference"/>
        </w:rPr>
        <w:annotationRef/>
      </w:r>
      <w:r>
        <w:rPr>
          <w:lang w:val="en-ID"/>
        </w:rPr>
        <w:t>To check</w:t>
      </w:r>
    </w:p>
  </w:comment>
  <w:comment w:id="2827" w:author="Muhamad Ridho Zul Khoiri" w:date="2026-07-14T08:18:00Z" w:initials="MR">
    <w:p w14:paraId="36C53311" w14:textId="77777777" w:rsidR="00C93469" w:rsidRDefault="00C93469" w:rsidP="00C93469">
      <w:pPr>
        <w:pStyle w:val="CommentText"/>
        <w:jc w:val="left"/>
      </w:pPr>
      <w:r>
        <w:rPr>
          <w:rStyle w:val="CommentReference"/>
        </w:rPr>
        <w:annotationRef/>
      </w:r>
      <w:r>
        <w:rPr>
          <w:lang w:val="en-ID"/>
        </w:rPr>
        <w:t>Legacy, COPI kayaknya perlu di adjust</w:t>
      </w:r>
    </w:p>
  </w:comment>
  <w:comment w:id="3002" w:author="Muhamad Ridho Zul Khoiri" w:date="2026-07-14T10:15:00Z" w:initials="MR">
    <w:p w14:paraId="6A5FB185" w14:textId="77777777" w:rsidR="00E30F0F" w:rsidRDefault="00E30F0F" w:rsidP="00E30F0F">
      <w:pPr>
        <w:pStyle w:val="CommentText"/>
        <w:jc w:val="left"/>
      </w:pPr>
      <w:r>
        <w:rPr>
          <w:rStyle w:val="CommentReference"/>
        </w:rPr>
        <w:annotationRef/>
      </w:r>
      <w:r>
        <w:rPr>
          <w:lang w:val="en-ID"/>
        </w:rPr>
        <w:t>Delete or not?</w:t>
      </w:r>
    </w:p>
  </w:comment>
  <w:comment w:id="3033" w:author="Muhamad Ridho Zul Khoiri" w:date="2026-07-14T10:16:00Z" w:initials="MR">
    <w:p w14:paraId="1B55FF13" w14:textId="77777777" w:rsidR="00E30F0F" w:rsidRDefault="00E30F0F" w:rsidP="00E30F0F">
      <w:pPr>
        <w:pStyle w:val="CommentText"/>
        <w:jc w:val="left"/>
      </w:pPr>
      <w:r>
        <w:rPr>
          <w:rStyle w:val="CommentReference"/>
        </w:rPr>
        <w:annotationRef/>
      </w:r>
      <w:r>
        <w:rPr>
          <w:lang w:val="en-ID"/>
        </w:rPr>
        <w:t>Double check internal ownership</w:t>
      </w:r>
    </w:p>
  </w:comment>
  <w:comment w:id="3728" w:author="Muhamad Ridho Zul Khoiri" w:date="2026-07-10T15:25:00Z" w:initials="MR">
    <w:p w14:paraId="4826D48F" w14:textId="77777777" w:rsidR="00162DEB" w:rsidRDefault="00162DEB" w:rsidP="00162DEB">
      <w:pPr>
        <w:pStyle w:val="CommentText"/>
        <w:jc w:val="left"/>
      </w:pPr>
      <w:r>
        <w:rPr>
          <w:rStyle w:val="CommentReference"/>
        </w:rPr>
        <w:annotationRef/>
      </w:r>
      <w:r>
        <w:rPr>
          <w:lang w:val="en-ID"/>
        </w:rPr>
        <w:t>Update the approval by horizon table</w:t>
      </w:r>
    </w:p>
    <w:p w14:paraId="14B54B0B" w14:textId="77777777" w:rsidR="00162DEB" w:rsidRDefault="00162DEB" w:rsidP="00162DEB">
      <w:pPr>
        <w:pStyle w:val="CommentText"/>
        <w:jc w:val="left"/>
      </w:pPr>
      <w:r>
        <w:rPr>
          <w:lang w:val="en-ID"/>
        </w:rPr>
        <w:t>Col: Horizon</w:t>
      </w:r>
    </w:p>
    <w:p w14:paraId="37562365" w14:textId="77777777" w:rsidR="00162DEB" w:rsidRDefault="00162DEB" w:rsidP="00162DEB">
      <w:pPr>
        <w:pStyle w:val="CommentText"/>
        <w:jc w:val="left"/>
      </w:pPr>
      <w:r>
        <w:rPr>
          <w:lang w:val="en-ID"/>
        </w:rPr>
        <w:t>Row: Stakeholder to review</w:t>
      </w:r>
    </w:p>
  </w:comment>
  <w:comment w:id="4245" w:author="Muhamad Ridho Zul Khoiri" w:date="2026-06-29T14:16:00Z" w:initials="MR">
    <w:p w14:paraId="22480E77" w14:textId="77777777" w:rsidR="00547653" w:rsidRDefault="00547653">
      <w:pPr>
        <w:pStyle w:val="CommentText"/>
        <w:numPr>
          <w:ilvl w:val="0"/>
          <w:numId w:val="62"/>
        </w:numPr>
        <w:jc w:val="left"/>
      </w:pPr>
      <w:r>
        <w:rPr>
          <w:rStyle w:val="CommentReference"/>
        </w:rPr>
        <w:annotationRef/>
      </w:r>
      <w:r>
        <w:rPr>
          <w:lang w:val="en-ID"/>
        </w:rPr>
        <w:t>Confirm current P&amp;S steering committee members?</w:t>
      </w:r>
    </w:p>
    <w:p w14:paraId="290EF666" w14:textId="77777777" w:rsidR="00547653" w:rsidRDefault="00547653">
      <w:pPr>
        <w:pStyle w:val="CommentText"/>
        <w:numPr>
          <w:ilvl w:val="0"/>
          <w:numId w:val="62"/>
        </w:numPr>
        <w:jc w:val="left"/>
      </w:pPr>
      <w:r>
        <w:rPr>
          <w:lang w:val="en-ID"/>
        </w:rPr>
        <w:t xml:space="preserve">Define who should be inside the SC &amp; rationales </w:t>
      </w:r>
    </w:p>
  </w:comment>
  <w:comment w:id="4642" w:author="Muhamad Ridho Zul Khoiri" w:date="2026-06-29T14:15:00Z" w:initials="MR">
    <w:p w14:paraId="7B287FF0" w14:textId="77777777" w:rsidR="00B40FA2" w:rsidRDefault="00B40FA2" w:rsidP="00B40FA2">
      <w:pPr>
        <w:pStyle w:val="CommentText"/>
        <w:jc w:val="left"/>
      </w:pPr>
      <w:r>
        <w:rPr>
          <w:rStyle w:val="CommentReference"/>
        </w:rPr>
        <w:annotationRef/>
      </w:r>
      <w:r>
        <w:rPr>
          <w:lang w:val="en-ID"/>
        </w:rPr>
        <w:t>Check-in if still relevant to medco guidelines</w:t>
      </w:r>
    </w:p>
  </w:comment>
  <w:comment w:id="4643" w:author="Muhamad Ridho Zul Khoiri" w:date="2026-07-10T15:30:00Z" w:initials="MR">
    <w:p w14:paraId="6C1ED823" w14:textId="77777777" w:rsidR="009400CC" w:rsidRDefault="009400CC" w:rsidP="009400CC">
      <w:pPr>
        <w:pStyle w:val="CommentText"/>
        <w:jc w:val="left"/>
      </w:pPr>
      <w:r>
        <w:rPr>
          <w:rStyle w:val="CommentReference"/>
        </w:rPr>
        <w:annotationRef/>
      </w:r>
      <w:r>
        <w:rPr>
          <w:lang w:val="en-ID"/>
        </w:rPr>
        <w:t>Update with latest guideline</w:t>
      </w:r>
    </w:p>
  </w:comment>
  <w:comment w:id="4779" w:author="Muhamad Ridho Zul Khoiri" w:date="2026-07-10T15:35:00Z" w:initials="MR">
    <w:p w14:paraId="4FFDD250" w14:textId="77777777" w:rsidR="009400CC" w:rsidRDefault="009400CC" w:rsidP="009400CC">
      <w:pPr>
        <w:pStyle w:val="CommentText"/>
        <w:jc w:val="left"/>
      </w:pPr>
      <w:r>
        <w:rPr>
          <w:rStyle w:val="CommentReference"/>
        </w:rPr>
        <w:annotationRef/>
      </w:r>
      <w:r>
        <w:rPr>
          <w:lang w:val="en-ID"/>
        </w:rPr>
        <w:t>Update the short term planning:</w:t>
      </w:r>
      <w:r>
        <w:rPr>
          <w:lang w:val="en-ID"/>
        </w:rPr>
        <w:br/>
        <w:t>1) Horizon</w:t>
      </w:r>
      <w:r>
        <w:rPr>
          <w:lang w:val="en-ID"/>
        </w:rPr>
        <w:br/>
        <w:t>2) Scope</w:t>
      </w:r>
      <w:r>
        <w:rPr>
          <w:lang w:val="en-ID"/>
        </w:rPr>
        <w:br/>
      </w:r>
      <w:r>
        <w:rPr>
          <w:lang w:val="en-ID"/>
        </w:rPr>
        <w:br/>
        <w:t>Align w/ IBP &amp; Integrated P&amp;S-nya Ops</w:t>
      </w:r>
    </w:p>
  </w:comment>
  <w:comment w:id="4866" w:author="Muhamad Ridho Zul Khoiri" w:date="2026-06-29T14:14:00Z" w:initials="MR">
    <w:p w14:paraId="24A5DB88" w14:textId="77777777" w:rsidR="00E42F7E" w:rsidRDefault="00E42F7E" w:rsidP="00E42F7E">
      <w:pPr>
        <w:pStyle w:val="CommentText"/>
        <w:jc w:val="left"/>
      </w:pPr>
      <w:r>
        <w:rPr>
          <w:rStyle w:val="CommentReference"/>
        </w:rPr>
        <w:annotationRef/>
      </w:r>
      <w:r>
        <w:rPr>
          <w:lang w:val="en-ID"/>
        </w:rPr>
        <w:t>Check-in with current practice &amp; compare to best pratice</w:t>
      </w:r>
    </w:p>
  </w:comment>
  <w:comment w:id="4867" w:author="Muhamad Ridho Zul Khoiri" w:date="2026-07-14T10:25:00Z" w:initials="MR">
    <w:p w14:paraId="6378E53F" w14:textId="77777777" w:rsidR="00603D0C" w:rsidRDefault="003F4BEE" w:rsidP="00603D0C">
      <w:pPr>
        <w:pStyle w:val="CommentText"/>
        <w:jc w:val="left"/>
      </w:pPr>
      <w:r>
        <w:rPr>
          <w:rStyle w:val="CommentReference"/>
        </w:rPr>
        <w:annotationRef/>
      </w:r>
      <w:r w:rsidR="00603D0C">
        <w:rPr>
          <w:lang w:val="en-ID"/>
        </w:rPr>
        <w:t xml:space="preserve">Check with Aji (planner) shared template for 90-30-7day </w:t>
      </w:r>
    </w:p>
  </w:comment>
  <w:comment w:id="4915" w:author="Muhamad Ridho Zul Khoiri" w:date="2026-07-10T15:40:00Z" w:initials="MR">
    <w:p w14:paraId="4C56BFEB" w14:textId="77777777" w:rsidR="0017242D" w:rsidRDefault="0017242D" w:rsidP="0017242D">
      <w:pPr>
        <w:pStyle w:val="CommentText"/>
        <w:jc w:val="left"/>
      </w:pPr>
      <w:r>
        <w:rPr>
          <w:rStyle w:val="CommentReference"/>
        </w:rPr>
        <w:annotationRef/>
      </w:r>
      <w:r>
        <w:rPr>
          <w:lang w:val="en-ID"/>
        </w:rPr>
        <w:t>To check for linkage</w:t>
      </w:r>
    </w:p>
    <w:p w14:paraId="370D7975" w14:textId="77777777" w:rsidR="0017242D" w:rsidRDefault="0017242D" w:rsidP="0017242D">
      <w:pPr>
        <w:pStyle w:val="CommentText"/>
        <w:jc w:val="left"/>
      </w:pPr>
    </w:p>
    <w:p w14:paraId="51902C62" w14:textId="77777777" w:rsidR="0017242D" w:rsidRDefault="0017242D" w:rsidP="0017242D">
      <w:pPr>
        <w:pStyle w:val="CommentText"/>
        <w:jc w:val="left"/>
      </w:pPr>
      <w:r>
        <w:rPr>
          <w:lang w:val="en-ID"/>
        </w:rPr>
        <w:t>Add simple scorecard template for each gate review</w:t>
      </w:r>
    </w:p>
  </w:comment>
  <w:comment w:id="5003" w:author="Muhamad Ridho Zul Khoiri" w:date="2026-07-10T15:41:00Z" w:initials="MR">
    <w:p w14:paraId="469D870B" w14:textId="77777777" w:rsidR="0017242D" w:rsidRDefault="0017242D" w:rsidP="0017242D">
      <w:pPr>
        <w:pStyle w:val="CommentText"/>
        <w:jc w:val="left"/>
      </w:pPr>
      <w:r>
        <w:rPr>
          <w:rStyle w:val="CommentReference"/>
        </w:rPr>
        <w:annotationRef/>
      </w:r>
      <w:r>
        <w:rPr>
          <w:lang w:val="en-ID"/>
        </w:rPr>
        <w:t>Add explicitly:</w:t>
      </w:r>
      <w:r>
        <w:rPr>
          <w:lang w:val="en-ID"/>
        </w:rPr>
        <w:br/>
        <w:t>list of constract -&gt; so can be turned into checklist per 30/90 plan so quick assessment for planner checker</w:t>
      </w:r>
    </w:p>
    <w:p w14:paraId="245282BF" w14:textId="77777777" w:rsidR="0017242D" w:rsidRDefault="0017242D" w:rsidP="0017242D">
      <w:pPr>
        <w:pStyle w:val="CommentText"/>
        <w:jc w:val="left"/>
      </w:pPr>
    </w:p>
    <w:p w14:paraId="15662748" w14:textId="77777777" w:rsidR="0017242D" w:rsidRDefault="0017242D" w:rsidP="0017242D">
      <w:pPr>
        <w:pStyle w:val="CommentText"/>
        <w:jc w:val="left"/>
      </w:pPr>
      <w:r>
        <w:rPr>
          <w:lang w:val="en-ID"/>
        </w:rPr>
        <w:t>INPUT PER INTEGRATED P&amp;S GUIDELINE</w:t>
      </w:r>
    </w:p>
  </w:comment>
  <w:comment w:id="5066" w:author="Muhamad Ridho Zul Khoiri" w:date="2026-07-10T15:42:00Z" w:initials="MR">
    <w:p w14:paraId="5137385E" w14:textId="77777777" w:rsidR="0017242D" w:rsidRDefault="0017242D" w:rsidP="0017242D">
      <w:pPr>
        <w:pStyle w:val="CommentText"/>
        <w:jc w:val="left"/>
      </w:pPr>
      <w:r>
        <w:rPr>
          <w:rStyle w:val="CommentReference"/>
        </w:rPr>
        <w:annotationRef/>
      </w:r>
      <w:r>
        <w:rPr>
          <w:lang w:val="en-ID"/>
        </w:rPr>
        <w:t>CHECK WITH LATES UPDATE</w:t>
      </w:r>
    </w:p>
  </w:comment>
  <w:comment w:id="6628" w:author="Muhamad Ridho Zul Khoiri" w:date="2026-07-10T15:33:00Z" w:initials="MR">
    <w:p w14:paraId="278F96C2" w14:textId="77777777" w:rsidR="009400CC" w:rsidRDefault="009400CC" w:rsidP="009400CC">
      <w:pPr>
        <w:pStyle w:val="CommentText"/>
        <w:jc w:val="left"/>
      </w:pPr>
      <w:r>
        <w:rPr>
          <w:rStyle w:val="CommentReference"/>
        </w:rPr>
        <w:annotationRef/>
      </w:r>
      <w:r>
        <w:rPr>
          <w:lang w:val="en-ID"/>
        </w:rPr>
        <w:t>Update with latest Lifecycle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79E79C" w15:done="0"/>
  <w15:commentEx w15:paraId="62762967" w15:done="0"/>
  <w15:commentEx w15:paraId="0009148B" w15:paraIdParent="62762967" w15:done="0"/>
  <w15:commentEx w15:paraId="41C54977" w15:paraIdParent="62762967" w15:done="0"/>
  <w15:commentEx w15:paraId="1AA909A9" w15:done="0"/>
  <w15:commentEx w15:paraId="3427790A" w15:paraIdParent="1AA909A9" w15:done="0"/>
  <w15:commentEx w15:paraId="2301810F" w15:paraIdParent="1AA909A9" w15:done="0"/>
  <w15:commentEx w15:paraId="3AFCDCA7" w15:paraIdParent="1AA909A9" w15:done="0"/>
  <w15:commentEx w15:paraId="56F2BE0D" w15:done="0"/>
  <w15:commentEx w15:paraId="63C0805E" w15:done="0"/>
  <w15:commentEx w15:paraId="245F77FF" w15:done="0"/>
  <w15:commentEx w15:paraId="36C53311" w15:done="0"/>
  <w15:commentEx w15:paraId="6A5FB185" w15:done="0"/>
  <w15:commentEx w15:paraId="1B55FF13" w15:done="0"/>
  <w15:commentEx w15:paraId="37562365" w15:done="0"/>
  <w15:commentEx w15:paraId="290EF666" w15:done="0"/>
  <w15:commentEx w15:paraId="7B287FF0" w15:done="0"/>
  <w15:commentEx w15:paraId="6C1ED823" w15:paraIdParent="7B287FF0" w15:done="0"/>
  <w15:commentEx w15:paraId="4FFDD250" w15:done="0"/>
  <w15:commentEx w15:paraId="24A5DB88" w15:done="0"/>
  <w15:commentEx w15:paraId="6378E53F" w15:paraIdParent="24A5DB88" w15:done="0"/>
  <w15:commentEx w15:paraId="51902C62" w15:done="0"/>
  <w15:commentEx w15:paraId="15662748" w15:done="0"/>
  <w15:commentEx w15:paraId="5137385E" w15:done="0"/>
  <w15:commentEx w15:paraId="278F96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5C1BF3" w16cex:dateUtc="2026-06-29T06:59:00Z"/>
  <w16cex:commentExtensible w16cex:durableId="29ABC17B" w16cex:dateUtc="2026-07-03T01:38:00Z"/>
  <w16cex:commentExtensible w16cex:durableId="18633B95" w16cex:dateUtc="2026-07-03T01:40:00Z"/>
  <w16cex:commentExtensible w16cex:durableId="38344E01" w16cex:dateUtc="2026-07-03T01:40:00Z"/>
  <w16cex:commentExtensible w16cex:durableId="5959B130" w16cex:dateUtc="2026-06-29T06:59:00Z"/>
  <w16cex:commentExtensible w16cex:durableId="3E522CBE" w16cex:dateUtc="2026-07-01T02:32:00Z"/>
  <w16cex:commentExtensible w16cex:durableId="48498AD6" w16cex:dateUtc="2026-07-02T07:46:00Z"/>
  <w16cex:commentExtensible w16cex:durableId="7B2A3EDA" w16cex:dateUtc="2026-07-03T01:36:00Z"/>
  <w16cex:commentExtensible w16cex:durableId="1553C1D0" w16cex:dateUtc="2026-06-29T07:00:00Z"/>
  <w16cex:commentExtensible w16cex:durableId="16221F8A" w16cex:dateUtc="2026-06-29T03:42:00Z"/>
  <w16cex:commentExtensible w16cex:durableId="7D2FF29A" w16cex:dateUtc="2026-06-29T03:42:00Z"/>
  <w16cex:commentExtensible w16cex:durableId="72D94B3B" w16cex:dateUtc="2026-07-14T01:18:00Z"/>
  <w16cex:commentExtensible w16cex:durableId="1694FA43" w16cex:dateUtc="2026-07-14T03:15:00Z"/>
  <w16cex:commentExtensible w16cex:durableId="13A33ADB" w16cex:dateUtc="2026-07-14T03:16:00Z"/>
  <w16cex:commentExtensible w16cex:durableId="356E5A4B" w16cex:dateUtc="2026-07-10T08:25:00Z"/>
  <w16cex:commentExtensible w16cex:durableId="3F44BAAE" w16cex:dateUtc="2026-06-29T07:16:00Z"/>
  <w16cex:commentExtensible w16cex:durableId="67885637" w16cex:dateUtc="2026-06-29T07:15:00Z"/>
  <w16cex:commentExtensible w16cex:durableId="6650C703" w16cex:dateUtc="2026-07-10T08:30:00Z"/>
  <w16cex:commentExtensible w16cex:durableId="5172F3E6" w16cex:dateUtc="2026-07-10T08:35:00Z"/>
  <w16cex:commentExtensible w16cex:durableId="4BCB18B1" w16cex:dateUtc="2026-06-29T07:14:00Z"/>
  <w16cex:commentExtensible w16cex:durableId="2E8F6E42" w16cex:dateUtc="2026-07-14T03:25:00Z"/>
  <w16cex:commentExtensible w16cex:durableId="45A31766" w16cex:dateUtc="2026-07-10T08:40:00Z"/>
  <w16cex:commentExtensible w16cex:durableId="12575572" w16cex:dateUtc="2026-07-10T08:41:00Z"/>
  <w16cex:commentExtensible w16cex:durableId="25FF3669" w16cex:dateUtc="2026-07-10T08:42:00Z"/>
  <w16cex:commentExtensible w16cex:durableId="7A88CFCE" w16cex:dateUtc="2026-07-10T08: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79E79C" w16cid:durableId="145C1BF3"/>
  <w16cid:commentId w16cid:paraId="62762967" w16cid:durableId="29ABC17B"/>
  <w16cid:commentId w16cid:paraId="0009148B" w16cid:durableId="18633B95"/>
  <w16cid:commentId w16cid:paraId="41C54977" w16cid:durableId="38344E01"/>
  <w16cid:commentId w16cid:paraId="1AA909A9" w16cid:durableId="5959B130"/>
  <w16cid:commentId w16cid:paraId="3427790A" w16cid:durableId="3E522CBE"/>
  <w16cid:commentId w16cid:paraId="2301810F" w16cid:durableId="48498AD6"/>
  <w16cid:commentId w16cid:paraId="3AFCDCA7" w16cid:durableId="7B2A3EDA"/>
  <w16cid:commentId w16cid:paraId="56F2BE0D" w16cid:durableId="1553C1D0"/>
  <w16cid:commentId w16cid:paraId="63C0805E" w16cid:durableId="16221F8A"/>
  <w16cid:commentId w16cid:paraId="245F77FF" w16cid:durableId="7D2FF29A"/>
  <w16cid:commentId w16cid:paraId="36C53311" w16cid:durableId="72D94B3B"/>
  <w16cid:commentId w16cid:paraId="6A5FB185" w16cid:durableId="1694FA43"/>
  <w16cid:commentId w16cid:paraId="1B55FF13" w16cid:durableId="13A33ADB"/>
  <w16cid:commentId w16cid:paraId="37562365" w16cid:durableId="356E5A4B"/>
  <w16cid:commentId w16cid:paraId="290EF666" w16cid:durableId="3F44BAAE"/>
  <w16cid:commentId w16cid:paraId="7B287FF0" w16cid:durableId="67885637"/>
  <w16cid:commentId w16cid:paraId="6C1ED823" w16cid:durableId="6650C703"/>
  <w16cid:commentId w16cid:paraId="4FFDD250" w16cid:durableId="5172F3E6"/>
  <w16cid:commentId w16cid:paraId="24A5DB88" w16cid:durableId="4BCB18B1"/>
  <w16cid:commentId w16cid:paraId="6378E53F" w16cid:durableId="2E8F6E42"/>
  <w16cid:commentId w16cid:paraId="51902C62" w16cid:durableId="45A31766"/>
  <w16cid:commentId w16cid:paraId="15662748" w16cid:durableId="12575572"/>
  <w16cid:commentId w16cid:paraId="5137385E" w16cid:durableId="25FF3669"/>
  <w16cid:commentId w16cid:paraId="278F96C2" w16cid:durableId="7A88CF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E61F2" w14:textId="77777777" w:rsidR="00332085" w:rsidRDefault="00332085">
      <w:r>
        <w:separator/>
      </w:r>
    </w:p>
  </w:endnote>
  <w:endnote w:type="continuationSeparator" w:id="0">
    <w:p w14:paraId="3E246350" w14:textId="77777777" w:rsidR="00332085" w:rsidRDefault="003320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Bold">
    <w:panose1 w:val="00000000000000000000"/>
    <w:charset w:val="00"/>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D7595" w14:textId="073EDBB5" w:rsidR="00F2379F" w:rsidRDefault="00E33746" w:rsidP="00F2379F">
    <w:pPr>
      <w:pStyle w:val="Footer"/>
      <w:ind w:right="360"/>
    </w:pPr>
    <w:r>
      <w:rPr>
        <w:noProof/>
      </w:rPr>
      <mc:AlternateContent>
        <mc:Choice Requires="wps">
          <w:drawing>
            <wp:anchor distT="0" distB="0" distL="114300" distR="114300" simplePos="0" relativeHeight="251681280" behindDoc="0" locked="0" layoutInCell="1" allowOverlap="1" wp14:anchorId="117F6AB3" wp14:editId="36220F18">
              <wp:simplePos x="0" y="0"/>
              <wp:positionH relativeFrom="column">
                <wp:posOffset>-562708</wp:posOffset>
              </wp:positionH>
              <wp:positionV relativeFrom="paragraph">
                <wp:posOffset>-26182</wp:posOffset>
              </wp:positionV>
              <wp:extent cx="6858000" cy="0"/>
              <wp:effectExtent l="0" t="0" r="0" b="0"/>
              <wp:wrapNone/>
              <wp:docPr id="1644026694" name="Straight Connector 3"/>
              <wp:cNvGraphicFramePr/>
              <a:graphic xmlns:a="http://schemas.openxmlformats.org/drawingml/2006/main">
                <a:graphicData uri="http://schemas.microsoft.com/office/word/2010/wordprocessingShape">
                  <wps:wsp>
                    <wps:cNvCnPr/>
                    <wps:spPr>
                      <a:xfrm>
                        <a:off x="0" y="0"/>
                        <a:ext cx="68580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19322F" id="Straight Connector 3" o:spid="_x0000_s1026" style="position:absolute;z-index:251681280;visibility:visible;mso-wrap-style:square;mso-wrap-distance-left:9pt;mso-wrap-distance-top:0;mso-wrap-distance-right:9pt;mso-wrap-distance-bottom:0;mso-position-horizontal:absolute;mso-position-horizontal-relative:text;mso-position-vertical:absolute;mso-position-vertical-relative:text" from="-44.3pt,-2.05pt" to="495.7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" strokecolor="black [3040]" strokeweight="1pt"/>
          </w:pict>
        </mc:Fallback>
      </mc:AlternateContent>
    </w:r>
  </w:p>
  <w:p w14:paraId="217E1253" w14:textId="77777777" w:rsidR="007C0753" w:rsidRPr="00F2379F" w:rsidRDefault="007C0753" w:rsidP="00F237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4B66D" w14:textId="77777777" w:rsidR="00F2379F" w:rsidRDefault="00F2379F" w:rsidP="00564CBC">
    <w:pPr>
      <w:pStyle w:val="Footer"/>
      <w:ind w:right="360"/>
    </w:pPr>
    <w:r>
      <w:rPr>
        <w:noProof/>
      </w:rPr>
      <mc:AlternateContent>
        <mc:Choice Requires="wps">
          <w:drawing>
            <wp:anchor distT="0" distB="0" distL="114300" distR="114300" simplePos="0" relativeHeight="251680256" behindDoc="0" locked="0" layoutInCell="1" allowOverlap="1" wp14:anchorId="7D5BBD88" wp14:editId="4382F93A">
              <wp:simplePos x="0" y="0"/>
              <wp:positionH relativeFrom="margin">
                <wp:align>left</wp:align>
              </wp:positionH>
              <wp:positionV relativeFrom="paragraph">
                <wp:posOffset>13869</wp:posOffset>
              </wp:positionV>
              <wp:extent cx="9024148" cy="0"/>
              <wp:effectExtent l="0" t="0" r="0" b="0"/>
              <wp:wrapNone/>
              <wp:docPr id="1945134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24148"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4366A4" id="Line 1" o:spid="_x0000_s1026" style="position:absolute;z-index:2516802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1.1pt" to="710.5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" strokeweight="1pt">
              <w10:wrap anchorx="margin"/>
            </v:line>
          </w:pict>
        </mc:Fallback>
      </mc:AlternateContent>
    </w:r>
  </w:p>
  <w:p w14:paraId="5B57202E" w14:textId="77777777" w:rsidR="00F2379F" w:rsidRPr="00564CBC" w:rsidRDefault="00F2379F" w:rsidP="00564C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DFF52" w14:textId="54BD1832" w:rsidR="00B313D2" w:rsidRPr="00564CBC" w:rsidRDefault="00726FD9" w:rsidP="00564CBC">
    <w:pPr>
      <w:pStyle w:val="Footer"/>
    </w:pPr>
    <w:r>
      <w:rPr>
        <w:b/>
        <w:noProof/>
      </w:rPr>
      <mc:AlternateContent>
        <mc:Choice Requires="wps">
          <w:drawing>
            <wp:anchor distT="0" distB="0" distL="114300" distR="114300" simplePos="0" relativeHeight="251671040" behindDoc="0" locked="0" layoutInCell="0" allowOverlap="1" wp14:anchorId="0E9392F7" wp14:editId="4E79C733">
              <wp:simplePos x="0" y="0"/>
              <wp:positionH relativeFrom="margin">
                <wp:align>left</wp:align>
              </wp:positionH>
              <wp:positionV relativeFrom="paragraph">
                <wp:posOffset>-74930</wp:posOffset>
              </wp:positionV>
              <wp:extent cx="5943600" cy="0"/>
              <wp:effectExtent l="0" t="0" r="19050" b="19050"/>
              <wp:wrapNone/>
              <wp:docPr id="1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52E6C5" id="Line 2" o:spid="_x0000_s1026" style="position:absolute;z-index:2516710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5.9pt" to="468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" o:allowincell="f" strokeweight="1pt">
              <w10:wrap anchorx="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2D673" w14:textId="77777777" w:rsidR="00332085" w:rsidRDefault="00332085">
      <w:r>
        <w:separator/>
      </w:r>
    </w:p>
  </w:footnote>
  <w:footnote w:type="continuationSeparator" w:id="0">
    <w:p w14:paraId="28C4835B" w14:textId="77777777" w:rsidR="00332085" w:rsidRDefault="003320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3ED8B" w14:textId="77777777" w:rsidR="004D557A" w:rsidRDefault="004D557A" w:rsidP="00126B10">
    <w:pPr>
      <w:pStyle w:val="Header"/>
      <w:tabs>
        <w:tab w:val="clear" w:pos="8640"/>
        <w:tab w:val="right" w:pos="9356"/>
      </w:tabs>
      <w:rPr>
        <w:b/>
      </w:rPr>
    </w:pPr>
    <w:r w:rsidRPr="005F380D">
      <w:rPr>
        <w:rFonts w:cs="Arial"/>
        <w:b/>
      </w:rPr>
      <w:t>Procedure / Work Instruction / Job Note</w:t>
    </w:r>
    <w:r w:rsidRPr="005F380D">
      <w:rPr>
        <w:b/>
      </w:rPr>
      <w:t xml:space="preserve">: </w:t>
    </w:r>
    <w:r w:rsidRPr="005F380D">
      <w:rPr>
        <w:b/>
      </w:rPr>
      <w:tab/>
    </w:r>
    <w:r w:rsidRPr="005F380D">
      <w:rPr>
        <w:b/>
      </w:rPr>
      <w:tab/>
    </w:r>
    <w:r w:rsidRPr="005F380D">
      <w:rPr>
        <w:rFonts w:cs="Arial"/>
        <w:b/>
      </w:rPr>
      <w:t xml:space="preserve">ID-G-BU-GG0-PRO-GN-00-0053 Rev. </w:t>
    </w:r>
    <w:del w:id="6341" w:author="Muhamad Ridho Zul Khoiri" w:date="2026-07-13T10:50:00Z" w16du:dateUtc="2026-07-13T03:50:00Z">
      <w:r w:rsidRPr="005F380D" w:rsidDel="003D706A">
        <w:rPr>
          <w:rFonts w:cs="Arial"/>
          <w:b/>
        </w:rPr>
        <w:delText>3</w:delText>
      </w:r>
    </w:del>
  </w:p>
  <w:p w14:paraId="55ACAB63" w14:textId="77777777" w:rsidR="004D557A" w:rsidRPr="0054119B" w:rsidRDefault="004D557A" w:rsidP="00355A32">
    <w:pPr>
      <w:pStyle w:val="Header"/>
      <w:tabs>
        <w:tab w:val="clear" w:pos="4320"/>
        <w:tab w:val="clear" w:pos="8640"/>
        <w:tab w:val="right" w:pos="9356"/>
      </w:tabs>
      <w:jc w:val="left"/>
      <w:rPr>
        <w:b/>
      </w:rPr>
    </w:pPr>
    <w:r>
      <w:rPr>
        <w:rFonts w:cs="Arial"/>
        <w:b/>
      </w:rPr>
      <w:t>MEPG</w:t>
    </w:r>
    <w:r w:rsidRPr="0054119B">
      <w:rPr>
        <w:rFonts w:cs="Arial"/>
        <w:b/>
      </w:rPr>
      <w:t xml:space="preserve"> Integrated Planning </w:t>
    </w:r>
    <w:r>
      <w:rPr>
        <w:rFonts w:cs="Arial"/>
        <w:b/>
      </w:rPr>
      <w:t xml:space="preserve">&amp; Scheduling </w:t>
    </w:r>
    <w:r w:rsidRPr="0054119B">
      <w:rPr>
        <w:rFonts w:cs="Arial"/>
        <w:b/>
      </w:rPr>
      <w:t>Guideline</w:t>
    </w:r>
  </w:p>
  <w:p w14:paraId="5C37D027" w14:textId="77777777" w:rsidR="004D557A" w:rsidRDefault="004D557A" w:rsidP="00FB731C">
    <w:pPr>
      <w:pStyle w:val="Header"/>
      <w:tabs>
        <w:tab w:val="clear" w:pos="4320"/>
        <w:tab w:val="clear" w:pos="8640"/>
        <w:tab w:val="right" w:pos="9356"/>
      </w:tabs>
      <w:jc w:val="left"/>
      <w:rPr>
        <w:rStyle w:val="PageNumber"/>
        <w:b/>
      </w:rPr>
    </w:pPr>
    <w:r w:rsidRPr="00C61097">
      <w:rPr>
        <w:b/>
      </w:rPr>
      <w:t>Medco E&amp;P Grissik</w:t>
    </w:r>
    <w:r>
      <w:rPr>
        <w:b/>
      </w:rPr>
      <w:t xml:space="preserve"> Ltd.</w:t>
    </w:r>
    <w:r>
      <w:rPr>
        <w:b/>
      </w:rPr>
      <w:tab/>
    </w:r>
    <w:r w:rsidRPr="00355A32">
      <w:rPr>
        <w:b/>
        <w:snapToGrid w:val="0"/>
      </w:rPr>
      <w:t xml:space="preserve">Page </w:t>
    </w:r>
    <w:r w:rsidRPr="00355A32">
      <w:rPr>
        <w:rStyle w:val="PageNumber"/>
        <w:b/>
      </w:rPr>
      <w:fldChar w:fldCharType="begin"/>
    </w:r>
    <w:r w:rsidRPr="00355A32">
      <w:rPr>
        <w:rStyle w:val="PageNumber"/>
        <w:b/>
      </w:rPr>
      <w:instrText xml:space="preserve"> PAGE </w:instrText>
    </w:r>
    <w:r w:rsidRPr="00355A32">
      <w:rPr>
        <w:rStyle w:val="PageNumber"/>
        <w:b/>
      </w:rPr>
      <w:fldChar w:fldCharType="separate"/>
    </w:r>
    <w:r>
      <w:rPr>
        <w:rStyle w:val="PageNumber"/>
        <w:b/>
        <w:noProof/>
      </w:rPr>
      <w:t>23</w:t>
    </w:r>
    <w:r w:rsidRPr="00355A32">
      <w:rPr>
        <w:rStyle w:val="PageNumber"/>
        <w:b/>
      </w:rPr>
      <w:fldChar w:fldCharType="end"/>
    </w:r>
    <w:r w:rsidRPr="00355A32">
      <w:rPr>
        <w:b/>
        <w:snapToGrid w:val="0"/>
      </w:rPr>
      <w:t xml:space="preserve"> of </w:t>
    </w:r>
    <w:r w:rsidRPr="00355A32">
      <w:rPr>
        <w:b/>
        <w:snapToGrid w:val="0"/>
      </w:rPr>
      <w:fldChar w:fldCharType="begin"/>
    </w:r>
    <w:r w:rsidRPr="00355A32">
      <w:rPr>
        <w:b/>
        <w:snapToGrid w:val="0"/>
      </w:rPr>
      <w:instrText xml:space="preserve"> NUMPAGES </w:instrText>
    </w:r>
    <w:r w:rsidRPr="00355A32">
      <w:rPr>
        <w:b/>
        <w:snapToGrid w:val="0"/>
      </w:rPr>
      <w:fldChar w:fldCharType="separate"/>
    </w:r>
    <w:r>
      <w:rPr>
        <w:b/>
        <w:noProof/>
        <w:snapToGrid w:val="0"/>
      </w:rPr>
      <w:t>43</w:t>
    </w:r>
    <w:r w:rsidRPr="00355A32">
      <w:rPr>
        <w:b/>
        <w:snapToGrid w:val="0"/>
      </w:rPr>
      <w:fldChar w:fldCharType="end"/>
    </w:r>
  </w:p>
  <w:p w14:paraId="6439442E" w14:textId="77777777" w:rsidR="004D557A" w:rsidRPr="00355A32" w:rsidRDefault="004D557A" w:rsidP="00355A32">
    <w:pPr>
      <w:pStyle w:val="Header"/>
      <w:tabs>
        <w:tab w:val="clear" w:pos="4320"/>
        <w:tab w:val="center" w:pos="4678"/>
        <w:tab w:val="center" w:pos="8080"/>
        <w:tab w:val="right" w:pos="9000"/>
      </w:tabs>
    </w:pPr>
    <w:r>
      <w:rPr>
        <w:b/>
        <w:noProof/>
      </w:rPr>
      <mc:AlternateContent>
        <mc:Choice Requires="wps">
          <w:drawing>
            <wp:anchor distT="0" distB="0" distL="114300" distR="114300" simplePos="0" relativeHeight="251683328" behindDoc="0" locked="0" layoutInCell="0" allowOverlap="1" wp14:anchorId="13FCD947" wp14:editId="66282B84">
              <wp:simplePos x="0" y="0"/>
              <wp:positionH relativeFrom="column">
                <wp:posOffset>0</wp:posOffset>
              </wp:positionH>
              <wp:positionV relativeFrom="paragraph">
                <wp:posOffset>65405</wp:posOffset>
              </wp:positionV>
              <wp:extent cx="5939790" cy="0"/>
              <wp:effectExtent l="9525" t="8255" r="13335" b="10795"/>
              <wp:wrapNone/>
              <wp:docPr id="169443016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3F977B" id="Line 2" o:spid="_x0000_s1026" style="position:absolute;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15pt" to="467.7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" o:allowincell="f"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A09B1" w14:textId="18AD83A9" w:rsidR="007C0753" w:rsidRDefault="007C0753" w:rsidP="00126B10">
    <w:pPr>
      <w:pStyle w:val="Header"/>
      <w:tabs>
        <w:tab w:val="clear" w:pos="8640"/>
        <w:tab w:val="right" w:pos="9356"/>
      </w:tabs>
      <w:rPr>
        <w:b/>
      </w:rPr>
    </w:pPr>
    <w:r w:rsidRPr="005F380D">
      <w:rPr>
        <w:rFonts w:cs="Arial"/>
        <w:b/>
      </w:rPr>
      <w:t>Procedure / Work Instruction / Job Note</w:t>
    </w:r>
    <w:r w:rsidRPr="005F380D">
      <w:rPr>
        <w:b/>
      </w:rPr>
      <w:t xml:space="preserve">: </w:t>
    </w:r>
    <w:r w:rsidRPr="005F380D">
      <w:rPr>
        <w:b/>
      </w:rPr>
      <w:tab/>
    </w:r>
    <w:r w:rsidRPr="005F380D">
      <w:rPr>
        <w:b/>
      </w:rPr>
      <w:tab/>
    </w:r>
    <w:r w:rsidRPr="005F380D">
      <w:rPr>
        <w:rFonts w:cs="Arial"/>
        <w:b/>
      </w:rPr>
      <w:t xml:space="preserve">ID-G-BU-GG0-PRO-GN-00-0053 Rev. </w:t>
    </w:r>
    <w:r w:rsidR="005F380D" w:rsidRPr="005F380D">
      <w:rPr>
        <w:rFonts w:cs="Arial"/>
        <w:b/>
      </w:rPr>
      <w:t>3</w:t>
    </w:r>
  </w:p>
  <w:p w14:paraId="2312AECF" w14:textId="50E1C72F" w:rsidR="007C0753" w:rsidRPr="0054119B" w:rsidRDefault="00C61097" w:rsidP="00355A32">
    <w:pPr>
      <w:pStyle w:val="Header"/>
      <w:tabs>
        <w:tab w:val="clear" w:pos="4320"/>
        <w:tab w:val="clear" w:pos="8640"/>
        <w:tab w:val="right" w:pos="9356"/>
      </w:tabs>
      <w:jc w:val="left"/>
      <w:rPr>
        <w:b/>
      </w:rPr>
    </w:pPr>
    <w:r>
      <w:rPr>
        <w:rFonts w:cs="Arial"/>
        <w:b/>
      </w:rPr>
      <w:t>MEPG</w:t>
    </w:r>
    <w:r w:rsidR="007C0753" w:rsidRPr="0054119B">
      <w:rPr>
        <w:rFonts w:cs="Arial"/>
        <w:b/>
      </w:rPr>
      <w:t xml:space="preserve"> Integrated Planning </w:t>
    </w:r>
    <w:r w:rsidR="007C0753">
      <w:rPr>
        <w:rFonts w:cs="Arial"/>
        <w:b/>
      </w:rPr>
      <w:t xml:space="preserve">&amp; Scheduling </w:t>
    </w:r>
    <w:r w:rsidR="007C0753" w:rsidRPr="0054119B">
      <w:rPr>
        <w:rFonts w:cs="Arial"/>
        <w:b/>
      </w:rPr>
      <w:t>Guideline</w:t>
    </w:r>
  </w:p>
  <w:p w14:paraId="1EC8F712" w14:textId="153458FC" w:rsidR="007C0753" w:rsidRDefault="00C61097" w:rsidP="00FB731C">
    <w:pPr>
      <w:pStyle w:val="Header"/>
      <w:tabs>
        <w:tab w:val="clear" w:pos="4320"/>
        <w:tab w:val="clear" w:pos="8640"/>
        <w:tab w:val="right" w:pos="9356"/>
      </w:tabs>
      <w:jc w:val="left"/>
      <w:rPr>
        <w:rStyle w:val="PageNumber"/>
        <w:b/>
      </w:rPr>
    </w:pPr>
    <w:r w:rsidRPr="00C61097">
      <w:rPr>
        <w:b/>
      </w:rPr>
      <w:t>Medco E&amp;P Grissik</w:t>
    </w:r>
    <w:r>
      <w:rPr>
        <w:b/>
      </w:rPr>
      <w:t xml:space="preserve"> Ltd.</w:t>
    </w:r>
    <w:r w:rsidR="00FB731C">
      <w:rPr>
        <w:b/>
      </w:rPr>
      <w:tab/>
    </w:r>
    <w:r w:rsidR="007C0753" w:rsidRPr="00355A32">
      <w:rPr>
        <w:b/>
        <w:snapToGrid w:val="0"/>
      </w:rPr>
      <w:t xml:space="preserve">Page </w:t>
    </w:r>
    <w:r w:rsidR="007C0753" w:rsidRPr="00355A32">
      <w:rPr>
        <w:rStyle w:val="PageNumber"/>
        <w:b/>
      </w:rPr>
      <w:fldChar w:fldCharType="begin"/>
    </w:r>
    <w:r w:rsidR="007C0753" w:rsidRPr="00355A32">
      <w:rPr>
        <w:rStyle w:val="PageNumber"/>
        <w:b/>
      </w:rPr>
      <w:instrText xml:space="preserve"> PAGE </w:instrText>
    </w:r>
    <w:r w:rsidR="007C0753" w:rsidRPr="00355A32">
      <w:rPr>
        <w:rStyle w:val="PageNumber"/>
        <w:b/>
      </w:rPr>
      <w:fldChar w:fldCharType="separate"/>
    </w:r>
    <w:r w:rsidR="00E00935">
      <w:rPr>
        <w:rStyle w:val="PageNumber"/>
        <w:b/>
        <w:noProof/>
      </w:rPr>
      <w:t>23</w:t>
    </w:r>
    <w:r w:rsidR="007C0753" w:rsidRPr="00355A32">
      <w:rPr>
        <w:rStyle w:val="PageNumber"/>
        <w:b/>
      </w:rPr>
      <w:fldChar w:fldCharType="end"/>
    </w:r>
    <w:r w:rsidR="007C0753" w:rsidRPr="00355A32">
      <w:rPr>
        <w:b/>
        <w:snapToGrid w:val="0"/>
      </w:rPr>
      <w:t xml:space="preserve"> of </w:t>
    </w:r>
    <w:r w:rsidR="007C0753" w:rsidRPr="00355A32">
      <w:rPr>
        <w:b/>
        <w:snapToGrid w:val="0"/>
      </w:rPr>
      <w:fldChar w:fldCharType="begin"/>
    </w:r>
    <w:r w:rsidR="007C0753" w:rsidRPr="00355A32">
      <w:rPr>
        <w:b/>
        <w:snapToGrid w:val="0"/>
      </w:rPr>
      <w:instrText xml:space="preserve"> NUMPAGES </w:instrText>
    </w:r>
    <w:r w:rsidR="007C0753" w:rsidRPr="00355A32">
      <w:rPr>
        <w:b/>
        <w:snapToGrid w:val="0"/>
      </w:rPr>
      <w:fldChar w:fldCharType="separate"/>
    </w:r>
    <w:r w:rsidR="00E00935">
      <w:rPr>
        <w:b/>
        <w:noProof/>
        <w:snapToGrid w:val="0"/>
      </w:rPr>
      <w:t>43</w:t>
    </w:r>
    <w:r w:rsidR="007C0753" w:rsidRPr="00355A32">
      <w:rPr>
        <w:b/>
        <w:snapToGrid w:val="0"/>
      </w:rPr>
      <w:fldChar w:fldCharType="end"/>
    </w:r>
  </w:p>
  <w:p w14:paraId="1EBB260A" w14:textId="77777777" w:rsidR="007C0753" w:rsidRPr="00355A32" w:rsidRDefault="007C0753" w:rsidP="00355A32">
    <w:pPr>
      <w:pStyle w:val="Header"/>
      <w:tabs>
        <w:tab w:val="clear" w:pos="4320"/>
        <w:tab w:val="center" w:pos="4678"/>
        <w:tab w:val="center" w:pos="8080"/>
        <w:tab w:val="right" w:pos="9000"/>
      </w:tabs>
    </w:pPr>
    <w:r>
      <w:rPr>
        <w:b/>
        <w:noProof/>
      </w:rPr>
      <mc:AlternateContent>
        <mc:Choice Requires="wps">
          <w:drawing>
            <wp:anchor distT="0" distB="0" distL="114300" distR="114300" simplePos="0" relativeHeight="251657728" behindDoc="0" locked="0" layoutInCell="0" allowOverlap="1" wp14:anchorId="308B23B1" wp14:editId="64E4FE43">
              <wp:simplePos x="0" y="0"/>
              <wp:positionH relativeFrom="column">
                <wp:posOffset>0</wp:posOffset>
              </wp:positionH>
              <wp:positionV relativeFrom="paragraph">
                <wp:posOffset>65405</wp:posOffset>
              </wp:positionV>
              <wp:extent cx="5939790" cy="0"/>
              <wp:effectExtent l="9525" t="8255" r="13335" b="10795"/>
              <wp:wrapNone/>
              <wp:docPr id="5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1436B0"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15pt" to="467.7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" o:allowincell="f" strokeweight="1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7FFA4" w14:textId="77777777" w:rsidR="00F2379F" w:rsidRDefault="00F2379F" w:rsidP="00126B10">
    <w:pPr>
      <w:pStyle w:val="Header"/>
      <w:tabs>
        <w:tab w:val="clear" w:pos="8640"/>
        <w:tab w:val="right" w:pos="9356"/>
      </w:tabs>
      <w:rPr>
        <w:b/>
      </w:rPr>
    </w:pPr>
    <w:r>
      <w:rPr>
        <w:rFonts w:cs="Arial"/>
        <w:b/>
      </w:rPr>
      <w:t>Procedure / Work Instruction / Job Note</w:t>
    </w:r>
    <w:r w:rsidRPr="00866723">
      <w:rPr>
        <w:b/>
      </w:rPr>
      <w:t xml:space="preserve">: </w:t>
    </w:r>
    <w:r>
      <w:rPr>
        <w:b/>
      </w:rPr>
      <w:tab/>
    </w:r>
    <w:r>
      <w:rPr>
        <w:b/>
      </w:rPr>
      <w:tab/>
    </w:r>
    <w:r w:rsidRPr="005117FF">
      <w:rPr>
        <w:rFonts w:cs="Arial"/>
        <w:b/>
      </w:rPr>
      <w:t>ID-G-BU-GG0-PRO-GN-00-0053</w:t>
    </w:r>
    <w:r>
      <w:rPr>
        <w:rFonts w:cs="Arial"/>
        <w:b/>
      </w:rPr>
      <w:t xml:space="preserve"> Rev. 2</w:t>
    </w:r>
  </w:p>
  <w:p w14:paraId="057733B6" w14:textId="77777777" w:rsidR="00F2379F" w:rsidRPr="0054119B" w:rsidRDefault="00F2379F" w:rsidP="003942FC">
    <w:pPr>
      <w:pStyle w:val="Header"/>
      <w:tabs>
        <w:tab w:val="clear" w:pos="4320"/>
        <w:tab w:val="clear" w:pos="8640"/>
        <w:tab w:val="right" w:pos="9356"/>
      </w:tabs>
      <w:jc w:val="left"/>
      <w:rPr>
        <w:b/>
      </w:rPr>
    </w:pPr>
    <w:r>
      <w:rPr>
        <w:rFonts w:cs="Arial"/>
        <w:b/>
      </w:rPr>
      <w:t>MEPG</w:t>
    </w:r>
    <w:r w:rsidRPr="0054119B">
      <w:rPr>
        <w:rFonts w:cs="Arial"/>
        <w:b/>
      </w:rPr>
      <w:t xml:space="preserve"> Integrated Planning </w:t>
    </w:r>
    <w:r>
      <w:rPr>
        <w:rFonts w:cs="Arial"/>
        <w:b/>
      </w:rPr>
      <w:t xml:space="preserve">&amp; Scheduling </w:t>
    </w:r>
    <w:r w:rsidRPr="0054119B">
      <w:rPr>
        <w:rFonts w:cs="Arial"/>
        <w:b/>
      </w:rPr>
      <w:t>Guideline</w:t>
    </w:r>
  </w:p>
  <w:p w14:paraId="49078DC8" w14:textId="77777777" w:rsidR="00F2379F" w:rsidRDefault="00F2379F" w:rsidP="003942FC">
    <w:pPr>
      <w:pStyle w:val="Header"/>
      <w:tabs>
        <w:tab w:val="clear" w:pos="4320"/>
        <w:tab w:val="clear" w:pos="8640"/>
        <w:tab w:val="right" w:pos="9356"/>
      </w:tabs>
      <w:jc w:val="left"/>
      <w:rPr>
        <w:rStyle w:val="PageNumber"/>
        <w:b/>
      </w:rPr>
    </w:pPr>
    <w:r w:rsidRPr="00C61097">
      <w:rPr>
        <w:b/>
      </w:rPr>
      <w:t>Medco E&amp;P Grissik</w:t>
    </w:r>
    <w:r>
      <w:rPr>
        <w:b/>
      </w:rPr>
      <w:t xml:space="preserve"> Ltd.</w:t>
    </w:r>
    <w:r>
      <w:rPr>
        <w:b/>
      </w:rPr>
      <w:tab/>
    </w:r>
    <w:r w:rsidRPr="00355A32">
      <w:rPr>
        <w:b/>
        <w:snapToGrid w:val="0"/>
      </w:rPr>
      <w:t xml:space="preserve">Page </w:t>
    </w:r>
    <w:r w:rsidRPr="00355A32">
      <w:rPr>
        <w:rStyle w:val="PageNumber"/>
        <w:b/>
      </w:rPr>
      <w:fldChar w:fldCharType="begin"/>
    </w:r>
    <w:r w:rsidRPr="00355A32">
      <w:rPr>
        <w:rStyle w:val="PageNumber"/>
        <w:b/>
      </w:rPr>
      <w:instrText xml:space="preserve"> PAGE </w:instrText>
    </w:r>
    <w:r w:rsidRPr="00355A32">
      <w:rPr>
        <w:rStyle w:val="PageNumber"/>
        <w:b/>
      </w:rPr>
      <w:fldChar w:fldCharType="separate"/>
    </w:r>
    <w:r>
      <w:rPr>
        <w:rStyle w:val="PageNumber"/>
        <w:b/>
        <w:noProof/>
      </w:rPr>
      <w:t>30</w:t>
    </w:r>
    <w:r w:rsidRPr="00355A32">
      <w:rPr>
        <w:rStyle w:val="PageNumber"/>
        <w:b/>
      </w:rPr>
      <w:fldChar w:fldCharType="end"/>
    </w:r>
    <w:r w:rsidRPr="00355A32">
      <w:rPr>
        <w:b/>
        <w:snapToGrid w:val="0"/>
      </w:rPr>
      <w:t xml:space="preserve"> of </w:t>
    </w:r>
    <w:r w:rsidRPr="00355A32">
      <w:rPr>
        <w:b/>
        <w:snapToGrid w:val="0"/>
      </w:rPr>
      <w:fldChar w:fldCharType="begin"/>
    </w:r>
    <w:r w:rsidRPr="00355A32">
      <w:rPr>
        <w:b/>
        <w:snapToGrid w:val="0"/>
      </w:rPr>
      <w:instrText xml:space="preserve"> NUMPAGES </w:instrText>
    </w:r>
    <w:r w:rsidRPr="00355A32">
      <w:rPr>
        <w:b/>
        <w:snapToGrid w:val="0"/>
      </w:rPr>
      <w:fldChar w:fldCharType="separate"/>
    </w:r>
    <w:r>
      <w:rPr>
        <w:b/>
        <w:noProof/>
        <w:snapToGrid w:val="0"/>
      </w:rPr>
      <w:t>43</w:t>
    </w:r>
    <w:r w:rsidRPr="00355A32">
      <w:rPr>
        <w:b/>
        <w:snapToGrid w:val="0"/>
      </w:rPr>
      <w:fldChar w:fldCharType="end"/>
    </w:r>
  </w:p>
  <w:p w14:paraId="41D70221" w14:textId="77777777" w:rsidR="00F2379F" w:rsidRPr="00355A32" w:rsidRDefault="00F2379F" w:rsidP="00355A32">
    <w:pPr>
      <w:pStyle w:val="Header"/>
      <w:tabs>
        <w:tab w:val="clear" w:pos="4320"/>
        <w:tab w:val="center" w:pos="4678"/>
        <w:tab w:val="center" w:pos="8080"/>
        <w:tab w:val="right" w:pos="9000"/>
      </w:tabs>
    </w:pPr>
    <w:r>
      <w:rPr>
        <w:b/>
        <w:noProof/>
      </w:rPr>
      <mc:AlternateContent>
        <mc:Choice Requires="wps">
          <w:drawing>
            <wp:anchor distT="0" distB="0" distL="114300" distR="114300" simplePos="0" relativeHeight="251673088" behindDoc="0" locked="0" layoutInCell="0" allowOverlap="1" wp14:anchorId="0188A243" wp14:editId="71C583BB">
              <wp:simplePos x="0" y="0"/>
              <wp:positionH relativeFrom="column">
                <wp:posOffset>0</wp:posOffset>
              </wp:positionH>
              <wp:positionV relativeFrom="paragraph">
                <wp:posOffset>65405</wp:posOffset>
              </wp:positionV>
              <wp:extent cx="5939790" cy="0"/>
              <wp:effectExtent l="9525" t="8255" r="13335" b="10795"/>
              <wp:wrapNone/>
              <wp:docPr id="9737820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EF9ECB" id="Line 2" o:spid="_x0000_s1026" style="position:absolute;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15pt" to="467.7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" o:allowincell="f" strokeweight="1p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92364" w14:textId="77777777" w:rsidR="00F2379F" w:rsidRDefault="00F2379F" w:rsidP="00DC7831">
    <w:pPr>
      <w:pStyle w:val="Header"/>
      <w:tabs>
        <w:tab w:val="clear" w:pos="8640"/>
        <w:tab w:val="right" w:pos="9356"/>
      </w:tabs>
      <w:rPr>
        <w:b/>
      </w:rPr>
    </w:pPr>
    <w:r>
      <w:rPr>
        <w:rFonts w:cs="Arial"/>
        <w:b/>
      </w:rPr>
      <w:t>Procedure / Work Instruction / Job Note</w:t>
    </w:r>
    <w:r w:rsidRPr="00866723">
      <w:rPr>
        <w:b/>
      </w:rPr>
      <w:t xml:space="preserve">: </w:t>
    </w:r>
    <w:r>
      <w:rPr>
        <w:b/>
      </w:rPr>
      <w:tab/>
    </w:r>
    <w:r>
      <w:rPr>
        <w:b/>
      </w:rPr>
      <w:tab/>
    </w:r>
    <w:r>
      <w:rPr>
        <w:b/>
      </w:rPr>
      <w:tab/>
    </w:r>
    <w:r>
      <w:rPr>
        <w:b/>
      </w:rPr>
      <w:tab/>
      <w:t xml:space="preserve">         </w:t>
    </w:r>
    <w:r w:rsidRPr="005117FF">
      <w:rPr>
        <w:rFonts w:cs="Arial"/>
        <w:b/>
      </w:rPr>
      <w:t>ID-G-BU-GG0-PRO-GN-00-0053</w:t>
    </w:r>
    <w:r>
      <w:rPr>
        <w:rFonts w:cs="Arial"/>
        <w:b/>
      </w:rPr>
      <w:t xml:space="preserve"> Rev. 2</w:t>
    </w:r>
  </w:p>
  <w:p w14:paraId="45EF7DA8" w14:textId="77777777" w:rsidR="00F2379F" w:rsidRPr="0054119B" w:rsidRDefault="00F2379F" w:rsidP="00DC7831">
    <w:pPr>
      <w:pStyle w:val="Header"/>
      <w:tabs>
        <w:tab w:val="clear" w:pos="4320"/>
        <w:tab w:val="clear" w:pos="8640"/>
        <w:tab w:val="right" w:pos="9356"/>
      </w:tabs>
      <w:jc w:val="left"/>
      <w:rPr>
        <w:b/>
      </w:rPr>
    </w:pPr>
    <w:r>
      <w:rPr>
        <w:rFonts w:cs="Arial"/>
        <w:b/>
      </w:rPr>
      <w:t>MEPG</w:t>
    </w:r>
    <w:r w:rsidRPr="0054119B">
      <w:rPr>
        <w:rFonts w:cs="Arial"/>
        <w:b/>
      </w:rPr>
      <w:t xml:space="preserve"> Integrated Planning </w:t>
    </w:r>
    <w:r>
      <w:rPr>
        <w:rFonts w:cs="Arial"/>
        <w:b/>
      </w:rPr>
      <w:t xml:space="preserve">&amp; Scheduling </w:t>
    </w:r>
    <w:r w:rsidRPr="0054119B">
      <w:rPr>
        <w:rFonts w:cs="Arial"/>
        <w:b/>
      </w:rPr>
      <w:t>Guideline</w:t>
    </w:r>
  </w:p>
  <w:p w14:paraId="0FB47711" w14:textId="77777777" w:rsidR="00F2379F" w:rsidRDefault="00F2379F" w:rsidP="00DC7831">
    <w:pPr>
      <w:pStyle w:val="Header"/>
      <w:tabs>
        <w:tab w:val="clear" w:pos="4320"/>
        <w:tab w:val="clear" w:pos="8640"/>
        <w:tab w:val="right" w:pos="9356"/>
      </w:tabs>
      <w:jc w:val="left"/>
      <w:rPr>
        <w:rStyle w:val="PageNumber"/>
        <w:b/>
      </w:rPr>
    </w:pPr>
    <w:r w:rsidRPr="00C61097">
      <w:rPr>
        <w:b/>
      </w:rPr>
      <w:t>Medco E&amp;P Grissik</w:t>
    </w:r>
    <w:r>
      <w:rPr>
        <w:b/>
      </w:rPr>
      <w:t xml:space="preserve"> Ltd.</w:t>
    </w:r>
    <w:r>
      <w:rPr>
        <w:b/>
      </w:rPr>
      <w:tab/>
    </w:r>
    <w:r>
      <w:rPr>
        <w:b/>
      </w:rPr>
      <w:tab/>
    </w:r>
    <w:r>
      <w:rPr>
        <w:b/>
      </w:rPr>
      <w:tab/>
    </w:r>
    <w:r>
      <w:rPr>
        <w:b/>
      </w:rPr>
      <w:tab/>
    </w:r>
    <w:r>
      <w:rPr>
        <w:b/>
      </w:rPr>
      <w:tab/>
    </w:r>
    <w:r>
      <w:rPr>
        <w:b/>
      </w:rPr>
      <w:tab/>
    </w:r>
    <w:r>
      <w:rPr>
        <w:b/>
      </w:rPr>
      <w:tab/>
    </w:r>
    <w:r w:rsidRPr="00355A32">
      <w:rPr>
        <w:b/>
        <w:snapToGrid w:val="0"/>
      </w:rPr>
      <w:t xml:space="preserve">Page </w:t>
    </w:r>
    <w:r w:rsidRPr="00355A32">
      <w:rPr>
        <w:rStyle w:val="PageNumber"/>
        <w:b/>
      </w:rPr>
      <w:fldChar w:fldCharType="begin"/>
    </w:r>
    <w:r w:rsidRPr="00355A32">
      <w:rPr>
        <w:rStyle w:val="PageNumber"/>
        <w:b/>
      </w:rPr>
      <w:instrText xml:space="preserve"> PAGE </w:instrText>
    </w:r>
    <w:r w:rsidRPr="00355A32">
      <w:rPr>
        <w:rStyle w:val="PageNumber"/>
        <w:b/>
      </w:rPr>
      <w:fldChar w:fldCharType="separate"/>
    </w:r>
    <w:r>
      <w:rPr>
        <w:rStyle w:val="PageNumber"/>
        <w:b/>
      </w:rPr>
      <w:t>27</w:t>
    </w:r>
    <w:r w:rsidRPr="00355A32">
      <w:rPr>
        <w:rStyle w:val="PageNumber"/>
        <w:b/>
      </w:rPr>
      <w:fldChar w:fldCharType="end"/>
    </w:r>
    <w:r w:rsidRPr="00355A32">
      <w:rPr>
        <w:b/>
        <w:snapToGrid w:val="0"/>
      </w:rPr>
      <w:t xml:space="preserve"> of </w:t>
    </w:r>
    <w:r w:rsidRPr="00355A32">
      <w:rPr>
        <w:b/>
        <w:snapToGrid w:val="0"/>
      </w:rPr>
      <w:fldChar w:fldCharType="begin"/>
    </w:r>
    <w:r w:rsidRPr="00355A32">
      <w:rPr>
        <w:b/>
        <w:snapToGrid w:val="0"/>
      </w:rPr>
      <w:instrText xml:space="preserve"> NUMPAGES </w:instrText>
    </w:r>
    <w:r w:rsidRPr="00355A32">
      <w:rPr>
        <w:b/>
        <w:snapToGrid w:val="0"/>
      </w:rPr>
      <w:fldChar w:fldCharType="separate"/>
    </w:r>
    <w:r>
      <w:rPr>
        <w:b/>
        <w:snapToGrid w:val="0"/>
      </w:rPr>
      <w:t>55</w:t>
    </w:r>
    <w:r w:rsidRPr="00355A32">
      <w:rPr>
        <w:b/>
        <w:snapToGrid w:val="0"/>
      </w:rPr>
      <w:fldChar w:fldCharType="end"/>
    </w:r>
  </w:p>
  <w:p w14:paraId="19488345" w14:textId="77777777" w:rsidR="00F2379F" w:rsidRPr="00DC7831" w:rsidRDefault="00F2379F" w:rsidP="00DC7831">
    <w:pPr>
      <w:pStyle w:val="Header"/>
      <w:tabs>
        <w:tab w:val="clear" w:pos="4320"/>
        <w:tab w:val="center" w:pos="4678"/>
        <w:tab w:val="center" w:pos="8080"/>
        <w:tab w:val="right" w:pos="9000"/>
      </w:tabs>
    </w:pPr>
    <w:r>
      <w:rPr>
        <w:b/>
        <w:noProof/>
      </w:rPr>
      <mc:AlternateContent>
        <mc:Choice Requires="wps">
          <w:drawing>
            <wp:anchor distT="0" distB="0" distL="114300" distR="114300" simplePos="0" relativeHeight="251679232" behindDoc="0" locked="0" layoutInCell="0" allowOverlap="1" wp14:anchorId="49FA3F51" wp14:editId="205BD088">
              <wp:simplePos x="0" y="0"/>
              <wp:positionH relativeFrom="margin">
                <wp:posOffset>0</wp:posOffset>
              </wp:positionH>
              <wp:positionV relativeFrom="paragraph">
                <wp:posOffset>36993</wp:posOffset>
              </wp:positionV>
              <wp:extent cx="9024731" cy="0"/>
              <wp:effectExtent l="0" t="0" r="0" b="0"/>
              <wp:wrapNone/>
              <wp:docPr id="28746574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24731"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53623E" id="Line 2" o:spid="_x0000_s1026" style="position:absolute;z-index:251679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2.9pt" to="710.6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" o:allowincell="f" strokeweight="1pt">
              <w10:wrap anchorx="margin"/>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3BB9B" w14:textId="77777777" w:rsidR="00564CBC" w:rsidRDefault="00564CBC" w:rsidP="00564CBC">
    <w:pPr>
      <w:pStyle w:val="Header"/>
      <w:tabs>
        <w:tab w:val="clear" w:pos="8640"/>
        <w:tab w:val="right" w:pos="9356"/>
      </w:tabs>
      <w:rPr>
        <w:b/>
      </w:rPr>
    </w:pPr>
    <w:r>
      <w:rPr>
        <w:rFonts w:cs="Arial"/>
        <w:b/>
      </w:rPr>
      <w:t>Procedure / Work Instruction / Job Note</w:t>
    </w:r>
    <w:r w:rsidRPr="00866723">
      <w:rPr>
        <w:b/>
      </w:rPr>
      <w:t xml:space="preserve">: </w:t>
    </w:r>
    <w:r>
      <w:rPr>
        <w:b/>
      </w:rPr>
      <w:tab/>
    </w:r>
    <w:r>
      <w:rPr>
        <w:b/>
      </w:rPr>
      <w:tab/>
    </w:r>
    <w:r w:rsidRPr="005117FF">
      <w:rPr>
        <w:rFonts w:cs="Arial"/>
        <w:b/>
      </w:rPr>
      <w:t>ID-G-BU-GG0-PRO-GN-00-0053</w:t>
    </w:r>
    <w:r>
      <w:rPr>
        <w:rFonts w:cs="Arial"/>
        <w:b/>
      </w:rPr>
      <w:t xml:space="preserve"> Rev. 2</w:t>
    </w:r>
  </w:p>
  <w:p w14:paraId="38E0E16E" w14:textId="77777777" w:rsidR="00564CBC" w:rsidRPr="0054119B" w:rsidRDefault="00564CBC" w:rsidP="00564CBC">
    <w:pPr>
      <w:pStyle w:val="Header"/>
      <w:tabs>
        <w:tab w:val="clear" w:pos="4320"/>
        <w:tab w:val="clear" w:pos="8640"/>
        <w:tab w:val="right" w:pos="9356"/>
      </w:tabs>
      <w:jc w:val="left"/>
      <w:rPr>
        <w:b/>
      </w:rPr>
    </w:pPr>
    <w:r>
      <w:rPr>
        <w:rFonts w:cs="Arial"/>
        <w:b/>
      </w:rPr>
      <w:t>MEPG</w:t>
    </w:r>
    <w:r w:rsidRPr="0054119B">
      <w:rPr>
        <w:rFonts w:cs="Arial"/>
        <w:b/>
      </w:rPr>
      <w:t xml:space="preserve"> Integrated Planning </w:t>
    </w:r>
    <w:r>
      <w:rPr>
        <w:rFonts w:cs="Arial"/>
        <w:b/>
      </w:rPr>
      <w:t xml:space="preserve">&amp; Scheduling </w:t>
    </w:r>
    <w:r w:rsidRPr="0054119B">
      <w:rPr>
        <w:rFonts w:cs="Arial"/>
        <w:b/>
      </w:rPr>
      <w:t>Guideline</w:t>
    </w:r>
  </w:p>
  <w:p w14:paraId="263514AD" w14:textId="77777777" w:rsidR="00564CBC" w:rsidRDefault="00564CBC" w:rsidP="00564CBC">
    <w:pPr>
      <w:pStyle w:val="Header"/>
      <w:tabs>
        <w:tab w:val="clear" w:pos="4320"/>
        <w:tab w:val="clear" w:pos="8640"/>
        <w:tab w:val="right" w:pos="9356"/>
      </w:tabs>
      <w:jc w:val="left"/>
      <w:rPr>
        <w:rStyle w:val="PageNumber"/>
        <w:b/>
      </w:rPr>
    </w:pPr>
    <w:r w:rsidRPr="00C61097">
      <w:rPr>
        <w:b/>
      </w:rPr>
      <w:t>Medco E&amp;P Grissik</w:t>
    </w:r>
    <w:r>
      <w:rPr>
        <w:b/>
      </w:rPr>
      <w:t xml:space="preserve"> Ltd.</w:t>
    </w:r>
    <w:r>
      <w:rPr>
        <w:b/>
      </w:rPr>
      <w:tab/>
    </w:r>
    <w:r w:rsidRPr="00355A32">
      <w:rPr>
        <w:b/>
        <w:snapToGrid w:val="0"/>
      </w:rPr>
      <w:t xml:space="preserve">Page </w:t>
    </w:r>
    <w:r w:rsidRPr="00355A32">
      <w:rPr>
        <w:rStyle w:val="PageNumber"/>
        <w:b/>
      </w:rPr>
      <w:fldChar w:fldCharType="begin"/>
    </w:r>
    <w:r w:rsidRPr="00355A32">
      <w:rPr>
        <w:rStyle w:val="PageNumber"/>
        <w:b/>
      </w:rPr>
      <w:instrText xml:space="preserve"> PAGE </w:instrText>
    </w:r>
    <w:r w:rsidRPr="00355A32">
      <w:rPr>
        <w:rStyle w:val="PageNumber"/>
        <w:b/>
      </w:rPr>
      <w:fldChar w:fldCharType="separate"/>
    </w:r>
    <w:r>
      <w:rPr>
        <w:rStyle w:val="PageNumber"/>
        <w:b/>
      </w:rPr>
      <w:t>31</w:t>
    </w:r>
    <w:r w:rsidRPr="00355A32">
      <w:rPr>
        <w:rStyle w:val="PageNumber"/>
        <w:b/>
      </w:rPr>
      <w:fldChar w:fldCharType="end"/>
    </w:r>
    <w:r w:rsidRPr="00355A32">
      <w:rPr>
        <w:b/>
        <w:snapToGrid w:val="0"/>
      </w:rPr>
      <w:t xml:space="preserve"> of </w:t>
    </w:r>
    <w:r w:rsidRPr="00355A32">
      <w:rPr>
        <w:b/>
        <w:snapToGrid w:val="0"/>
      </w:rPr>
      <w:fldChar w:fldCharType="begin"/>
    </w:r>
    <w:r w:rsidRPr="00355A32">
      <w:rPr>
        <w:b/>
        <w:snapToGrid w:val="0"/>
      </w:rPr>
      <w:instrText xml:space="preserve"> NUMPAGES </w:instrText>
    </w:r>
    <w:r w:rsidRPr="00355A32">
      <w:rPr>
        <w:b/>
        <w:snapToGrid w:val="0"/>
      </w:rPr>
      <w:fldChar w:fldCharType="separate"/>
    </w:r>
    <w:r>
      <w:rPr>
        <w:b/>
        <w:snapToGrid w:val="0"/>
      </w:rPr>
      <w:t>52</w:t>
    </w:r>
    <w:r w:rsidRPr="00355A32">
      <w:rPr>
        <w:b/>
        <w:snapToGrid w:val="0"/>
      </w:rPr>
      <w:fldChar w:fldCharType="end"/>
    </w:r>
  </w:p>
  <w:p w14:paraId="00FE82E3" w14:textId="2BD03221" w:rsidR="00564CBC" w:rsidRPr="00564CBC" w:rsidRDefault="00564CBC" w:rsidP="00564CBC">
    <w:pPr>
      <w:pStyle w:val="Header"/>
      <w:tabs>
        <w:tab w:val="clear" w:pos="4320"/>
        <w:tab w:val="center" w:pos="4678"/>
        <w:tab w:val="center" w:pos="8080"/>
        <w:tab w:val="right" w:pos="9000"/>
      </w:tabs>
    </w:pPr>
    <w:r>
      <w:rPr>
        <w:b/>
        <w:noProof/>
      </w:rPr>
      <mc:AlternateContent>
        <mc:Choice Requires="wps">
          <w:drawing>
            <wp:anchor distT="0" distB="0" distL="114300" distR="114300" simplePos="0" relativeHeight="251666944" behindDoc="0" locked="0" layoutInCell="0" allowOverlap="1" wp14:anchorId="51350019" wp14:editId="795196AC">
              <wp:simplePos x="0" y="0"/>
              <wp:positionH relativeFrom="column">
                <wp:posOffset>0</wp:posOffset>
              </wp:positionH>
              <wp:positionV relativeFrom="paragraph">
                <wp:posOffset>65405</wp:posOffset>
              </wp:positionV>
              <wp:extent cx="5939790" cy="0"/>
              <wp:effectExtent l="9525" t="8255" r="13335" b="10795"/>
              <wp:wrapNone/>
              <wp:docPr id="11376913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E3C100" id="Line 2"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15pt" to="467.7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" o:allowincell="f"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7B585538"/>
    <w:lvl w:ilvl="0">
      <w:start w:val="1"/>
      <w:numFmt w:val="decimal"/>
      <w:pStyle w:val="ListNumber3"/>
      <w:lvlText w:val="%1."/>
      <w:lvlJc w:val="left"/>
      <w:pPr>
        <w:tabs>
          <w:tab w:val="num" w:pos="1080"/>
        </w:tabs>
        <w:ind w:left="1080" w:hanging="360"/>
      </w:pPr>
    </w:lvl>
  </w:abstractNum>
  <w:abstractNum w:abstractNumId="1" w15:restartNumberingAfterBreak="0">
    <w:nsid w:val="026A3EAE"/>
    <w:multiLevelType w:val="hybridMultilevel"/>
    <w:tmpl w:val="49AEFAAE"/>
    <w:lvl w:ilvl="0" w:tplc="AA62180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84739B"/>
    <w:multiLevelType w:val="hybridMultilevel"/>
    <w:tmpl w:val="CC1848D8"/>
    <w:lvl w:ilvl="0" w:tplc="30FEEDDC">
      <w:start w:val="1"/>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6D07783"/>
    <w:multiLevelType w:val="hybridMultilevel"/>
    <w:tmpl w:val="71EE24F0"/>
    <w:lvl w:ilvl="0" w:tplc="980A51F6">
      <w:start w:val="1"/>
      <w:numFmt w:val="decimal"/>
      <w:lvlText w:val="%1."/>
      <w:lvlJc w:val="left"/>
      <w:pPr>
        <w:tabs>
          <w:tab w:val="num" w:pos="1437"/>
        </w:tabs>
        <w:ind w:left="1437" w:hanging="360"/>
      </w:pPr>
      <w:rPr>
        <w:rFonts w:ascii="Times New Roman" w:eastAsia="Times New Roman" w:hAnsi="Times New Roman" w:cs="Times New Roman"/>
        <w:b w:val="0"/>
        <w:i w:val="0"/>
        <w:sz w:val="18"/>
      </w:rPr>
    </w:lvl>
    <w:lvl w:ilvl="1" w:tplc="C29C93CC">
      <w:start w:val="1"/>
      <w:numFmt w:val="bullet"/>
      <w:lvlText w:val="–"/>
      <w:lvlJc w:val="left"/>
      <w:pPr>
        <w:tabs>
          <w:tab w:val="num" w:pos="2520"/>
        </w:tabs>
        <w:ind w:left="2520" w:hanging="360"/>
      </w:pPr>
      <w:rPr>
        <w:rFonts w:ascii="Arial" w:eastAsia="Times New Roman" w:hAnsi="Arial" w:cs="Arial"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 w15:restartNumberingAfterBreak="0">
    <w:nsid w:val="099B3A42"/>
    <w:multiLevelType w:val="hybridMultilevel"/>
    <w:tmpl w:val="115C61F0"/>
    <w:lvl w:ilvl="0" w:tplc="AD621C90">
      <w:start w:val="1"/>
      <w:numFmt w:val="lowerLetter"/>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0AAE5F34"/>
    <w:multiLevelType w:val="hybridMultilevel"/>
    <w:tmpl w:val="84DA488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0C496CD9"/>
    <w:multiLevelType w:val="hybridMultilevel"/>
    <w:tmpl w:val="40B260CA"/>
    <w:lvl w:ilvl="0" w:tplc="A0A8C6A2">
      <w:start w:val="1"/>
      <w:numFmt w:val="decimal"/>
      <w:lvlText w:val="%1."/>
      <w:lvlJc w:val="left"/>
      <w:pPr>
        <w:ind w:left="1440" w:hanging="360"/>
      </w:pPr>
      <w:rPr>
        <w:rFonts w:ascii="Times New Roman" w:eastAsia="Times New Roman" w:hAnsi="Times New Roman"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C827B76"/>
    <w:multiLevelType w:val="hybridMultilevel"/>
    <w:tmpl w:val="D688CB7E"/>
    <w:lvl w:ilvl="0" w:tplc="34007342">
      <w:start w:val="1"/>
      <w:numFmt w:val="lowerLetter"/>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0CEF6C36"/>
    <w:multiLevelType w:val="hybridMultilevel"/>
    <w:tmpl w:val="1E608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0D57F8"/>
    <w:multiLevelType w:val="hybridMultilevel"/>
    <w:tmpl w:val="0FF6ABFE"/>
    <w:lvl w:ilvl="0" w:tplc="04090001">
      <w:start w:val="1"/>
      <w:numFmt w:val="bullet"/>
      <w:lvlText w:val=""/>
      <w:lvlJc w:val="left"/>
      <w:pPr>
        <w:ind w:left="1441" w:hanging="360"/>
      </w:pPr>
      <w:rPr>
        <w:rFonts w:ascii="Symbol" w:hAnsi="Symbol" w:hint="default"/>
      </w:rPr>
    </w:lvl>
    <w:lvl w:ilvl="1" w:tplc="04090003" w:tentative="1">
      <w:start w:val="1"/>
      <w:numFmt w:val="bullet"/>
      <w:lvlText w:val="o"/>
      <w:lvlJc w:val="left"/>
      <w:pPr>
        <w:ind w:left="2161" w:hanging="360"/>
      </w:pPr>
      <w:rPr>
        <w:rFonts w:ascii="Courier New" w:hAnsi="Courier New" w:cs="Courier New" w:hint="default"/>
      </w:rPr>
    </w:lvl>
    <w:lvl w:ilvl="2" w:tplc="04090005" w:tentative="1">
      <w:start w:val="1"/>
      <w:numFmt w:val="bullet"/>
      <w:lvlText w:val=""/>
      <w:lvlJc w:val="left"/>
      <w:pPr>
        <w:ind w:left="2881" w:hanging="360"/>
      </w:pPr>
      <w:rPr>
        <w:rFonts w:ascii="Wingdings" w:hAnsi="Wingdings" w:hint="default"/>
      </w:rPr>
    </w:lvl>
    <w:lvl w:ilvl="3" w:tplc="04090001" w:tentative="1">
      <w:start w:val="1"/>
      <w:numFmt w:val="bullet"/>
      <w:lvlText w:val=""/>
      <w:lvlJc w:val="left"/>
      <w:pPr>
        <w:ind w:left="3601" w:hanging="360"/>
      </w:pPr>
      <w:rPr>
        <w:rFonts w:ascii="Symbol" w:hAnsi="Symbol" w:hint="default"/>
      </w:rPr>
    </w:lvl>
    <w:lvl w:ilvl="4" w:tplc="04090003" w:tentative="1">
      <w:start w:val="1"/>
      <w:numFmt w:val="bullet"/>
      <w:lvlText w:val="o"/>
      <w:lvlJc w:val="left"/>
      <w:pPr>
        <w:ind w:left="4321" w:hanging="360"/>
      </w:pPr>
      <w:rPr>
        <w:rFonts w:ascii="Courier New" w:hAnsi="Courier New" w:cs="Courier New" w:hint="default"/>
      </w:rPr>
    </w:lvl>
    <w:lvl w:ilvl="5" w:tplc="04090005" w:tentative="1">
      <w:start w:val="1"/>
      <w:numFmt w:val="bullet"/>
      <w:lvlText w:val=""/>
      <w:lvlJc w:val="left"/>
      <w:pPr>
        <w:ind w:left="5041" w:hanging="360"/>
      </w:pPr>
      <w:rPr>
        <w:rFonts w:ascii="Wingdings" w:hAnsi="Wingdings" w:hint="default"/>
      </w:rPr>
    </w:lvl>
    <w:lvl w:ilvl="6" w:tplc="04090001" w:tentative="1">
      <w:start w:val="1"/>
      <w:numFmt w:val="bullet"/>
      <w:lvlText w:val=""/>
      <w:lvlJc w:val="left"/>
      <w:pPr>
        <w:ind w:left="5761" w:hanging="360"/>
      </w:pPr>
      <w:rPr>
        <w:rFonts w:ascii="Symbol" w:hAnsi="Symbol" w:hint="default"/>
      </w:rPr>
    </w:lvl>
    <w:lvl w:ilvl="7" w:tplc="04090003" w:tentative="1">
      <w:start w:val="1"/>
      <w:numFmt w:val="bullet"/>
      <w:lvlText w:val="o"/>
      <w:lvlJc w:val="left"/>
      <w:pPr>
        <w:ind w:left="6481" w:hanging="360"/>
      </w:pPr>
      <w:rPr>
        <w:rFonts w:ascii="Courier New" w:hAnsi="Courier New" w:cs="Courier New" w:hint="default"/>
      </w:rPr>
    </w:lvl>
    <w:lvl w:ilvl="8" w:tplc="04090005" w:tentative="1">
      <w:start w:val="1"/>
      <w:numFmt w:val="bullet"/>
      <w:lvlText w:val=""/>
      <w:lvlJc w:val="left"/>
      <w:pPr>
        <w:ind w:left="7201" w:hanging="360"/>
      </w:pPr>
      <w:rPr>
        <w:rFonts w:ascii="Wingdings" w:hAnsi="Wingdings" w:hint="default"/>
      </w:rPr>
    </w:lvl>
  </w:abstractNum>
  <w:abstractNum w:abstractNumId="10" w15:restartNumberingAfterBreak="0">
    <w:nsid w:val="0DB055E7"/>
    <w:multiLevelType w:val="hybridMultilevel"/>
    <w:tmpl w:val="381E5D6C"/>
    <w:lvl w:ilvl="0" w:tplc="4030C31E">
      <w:start w:val="1"/>
      <w:numFmt w:val="decimal"/>
      <w:lvlText w:val="%1."/>
      <w:lvlJc w:val="left"/>
      <w:pPr>
        <w:tabs>
          <w:tab w:val="num" w:pos="1260"/>
        </w:tabs>
        <w:ind w:left="1260" w:hanging="360"/>
      </w:pPr>
      <w:rPr>
        <w:rFonts w:ascii="Times New Roman" w:eastAsia="Times New Roman" w:hAnsi="Times New Roman" w:cs="Times New Roman"/>
        <w:b w:val="0"/>
        <w:i w:val="0"/>
        <w:sz w:val="18"/>
      </w:rPr>
    </w:lvl>
    <w:lvl w:ilvl="1" w:tplc="802211BA">
      <w:start w:val="1"/>
      <w:numFmt w:val="lowerLetter"/>
      <w:lvlText w:val="%2."/>
      <w:lvlJc w:val="left"/>
      <w:pPr>
        <w:tabs>
          <w:tab w:val="num" w:pos="1980"/>
        </w:tabs>
        <w:ind w:left="1980" w:hanging="360"/>
      </w:pPr>
      <w:rPr>
        <w:rFonts w:ascii="Times New Roman" w:eastAsia="Times New Roman" w:hAnsi="Times New Roman" w:cs="Times New Roman"/>
      </w:rPr>
    </w:lvl>
    <w:lvl w:ilvl="2" w:tplc="04090005">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1" w15:restartNumberingAfterBreak="0">
    <w:nsid w:val="0F2E7998"/>
    <w:multiLevelType w:val="singleLevel"/>
    <w:tmpl w:val="63F0888E"/>
    <w:lvl w:ilvl="0">
      <w:start w:val="1"/>
      <w:numFmt w:val="lowerLetter"/>
      <w:pStyle w:val="Numbered"/>
      <w:lvlText w:val="(%1)"/>
      <w:lvlJc w:val="left"/>
      <w:pPr>
        <w:tabs>
          <w:tab w:val="num" w:pos="1440"/>
        </w:tabs>
        <w:ind w:left="1440" w:hanging="360"/>
      </w:pPr>
    </w:lvl>
  </w:abstractNum>
  <w:abstractNum w:abstractNumId="12" w15:restartNumberingAfterBreak="0">
    <w:nsid w:val="104D0F5F"/>
    <w:multiLevelType w:val="hybridMultilevel"/>
    <w:tmpl w:val="9106FB8E"/>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29D49D9"/>
    <w:multiLevelType w:val="hybridMultilevel"/>
    <w:tmpl w:val="B1BA9F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4761DC1"/>
    <w:multiLevelType w:val="hybridMultilevel"/>
    <w:tmpl w:val="7DDA939E"/>
    <w:lvl w:ilvl="0" w:tplc="FFFFFFFF">
      <w:start w:val="1"/>
      <w:numFmt w:val="lowerLetter"/>
      <w:lvlText w:val="%1."/>
      <w:lvlJc w:val="left"/>
      <w:pPr>
        <w:ind w:left="1800" w:hanging="360"/>
      </w:pPr>
      <w:rPr>
        <w:rFonts w:hint="default"/>
        <w:b/>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5" w15:restartNumberingAfterBreak="0">
    <w:nsid w:val="14B33A9E"/>
    <w:multiLevelType w:val="hybridMultilevel"/>
    <w:tmpl w:val="8AAC8A98"/>
    <w:lvl w:ilvl="0" w:tplc="686EC38C">
      <w:start w:val="1"/>
      <w:numFmt w:val="decimal"/>
      <w:lvlText w:val="%1."/>
      <w:lvlJc w:val="left"/>
      <w:pPr>
        <w:tabs>
          <w:tab w:val="num" w:pos="1440"/>
        </w:tabs>
        <w:ind w:left="1440" w:hanging="360"/>
      </w:pPr>
      <w:rPr>
        <w:rFonts w:ascii="Times New Roman" w:eastAsia="Times New Roman" w:hAnsi="Times New Roman" w:cs="Times New Roman"/>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16836429"/>
    <w:multiLevelType w:val="hybridMultilevel"/>
    <w:tmpl w:val="A88CB4CE"/>
    <w:lvl w:ilvl="0" w:tplc="B4E8BB10">
      <w:start w:val="1"/>
      <w:numFmt w:val="decimal"/>
      <w:lvlText w:val="%1."/>
      <w:lvlJc w:val="left"/>
      <w:pPr>
        <w:ind w:left="3240" w:hanging="360"/>
      </w:pPr>
      <w:rPr>
        <w:rFonts w:hint="default"/>
      </w:rPr>
    </w:lvl>
    <w:lvl w:ilvl="1" w:tplc="04090019" w:tentative="1">
      <w:start w:val="1"/>
      <w:numFmt w:val="lowerLetter"/>
      <w:lvlText w:val="%2."/>
      <w:lvlJc w:val="left"/>
      <w:pPr>
        <w:ind w:left="3240" w:hanging="360"/>
      </w:pPr>
    </w:lvl>
    <w:lvl w:ilvl="2" w:tplc="0409001B">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7" w15:restartNumberingAfterBreak="0">
    <w:nsid w:val="176E11E8"/>
    <w:multiLevelType w:val="hybridMultilevel"/>
    <w:tmpl w:val="31FC0F78"/>
    <w:lvl w:ilvl="0" w:tplc="CD26C696">
      <w:start w:val="1"/>
      <w:numFmt w:val="decimal"/>
      <w:lvlText w:val="%1."/>
      <w:lvlJc w:val="left"/>
      <w:pPr>
        <w:tabs>
          <w:tab w:val="num" w:pos="1260"/>
        </w:tabs>
        <w:ind w:left="1260" w:hanging="360"/>
      </w:pPr>
      <w:rPr>
        <w:rFonts w:ascii="Times New Roman" w:eastAsia="Times New Roman" w:hAnsi="Times New Roman" w:cs="Times New Roman"/>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18" w15:restartNumberingAfterBreak="0">
    <w:nsid w:val="18AB0395"/>
    <w:multiLevelType w:val="hybridMultilevel"/>
    <w:tmpl w:val="A378CDA2"/>
    <w:lvl w:ilvl="0" w:tplc="6D249592">
      <w:start w:val="1"/>
      <w:numFmt w:val="bullet"/>
      <w:pStyle w:val="ParaBullet1"/>
      <w:lvlText w:val=""/>
      <w:lvlJc w:val="left"/>
      <w:pPr>
        <w:tabs>
          <w:tab w:val="num" w:pos="1800"/>
        </w:tabs>
        <w:ind w:left="1800" w:hanging="360"/>
      </w:pPr>
      <w:rPr>
        <w:rFonts w:ascii="Symbol" w:hAnsi="Symbol" w:hint="default"/>
      </w:rPr>
    </w:lvl>
    <w:lvl w:ilvl="1" w:tplc="4BC2D04E">
      <w:start w:val="1"/>
      <w:numFmt w:val="bullet"/>
      <w:pStyle w:val="ParaBullet2"/>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9" w15:restartNumberingAfterBreak="0">
    <w:nsid w:val="195C108A"/>
    <w:multiLevelType w:val="hybridMultilevel"/>
    <w:tmpl w:val="130E7198"/>
    <w:lvl w:ilvl="0" w:tplc="4F0E4B0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1B6102C0"/>
    <w:multiLevelType w:val="hybridMultilevel"/>
    <w:tmpl w:val="9A4268D4"/>
    <w:lvl w:ilvl="0" w:tplc="0F161CE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1F0413C8"/>
    <w:multiLevelType w:val="hybridMultilevel"/>
    <w:tmpl w:val="257EA820"/>
    <w:lvl w:ilvl="0" w:tplc="467800C0">
      <w:start w:val="1"/>
      <w:numFmt w:val="decimal"/>
      <w:lvlText w:val="%1."/>
      <w:lvlJc w:val="left"/>
      <w:pPr>
        <w:tabs>
          <w:tab w:val="num" w:pos="1800"/>
        </w:tabs>
        <w:ind w:left="1800" w:hanging="360"/>
      </w:pPr>
      <w:rPr>
        <w:rFonts w:ascii="Times New Roman" w:eastAsia="Times New Roman" w:hAnsi="Times New Roman" w:cs="Times New Roman"/>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2" w15:restartNumberingAfterBreak="0">
    <w:nsid w:val="1F3A1F9C"/>
    <w:multiLevelType w:val="hybridMultilevel"/>
    <w:tmpl w:val="1332AF04"/>
    <w:lvl w:ilvl="0" w:tplc="456A6548">
      <w:start w:val="1"/>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1F466923"/>
    <w:multiLevelType w:val="hybridMultilevel"/>
    <w:tmpl w:val="6CD45846"/>
    <w:lvl w:ilvl="0" w:tplc="E596497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1F5125E0"/>
    <w:multiLevelType w:val="hybridMultilevel"/>
    <w:tmpl w:val="6A7EC744"/>
    <w:lvl w:ilvl="0" w:tplc="B4E8BB10">
      <w:start w:val="1"/>
      <w:numFmt w:val="decimal"/>
      <w:lvlText w:val="%1."/>
      <w:lvlJc w:val="left"/>
      <w:pPr>
        <w:ind w:left="2880" w:hanging="360"/>
      </w:pPr>
      <w:rPr>
        <w:rFonts w:hint="default"/>
      </w:rPr>
    </w:lvl>
    <w:lvl w:ilvl="1" w:tplc="04090019" w:tentative="1">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20546386"/>
    <w:multiLevelType w:val="hybridMultilevel"/>
    <w:tmpl w:val="B1967D9E"/>
    <w:lvl w:ilvl="0" w:tplc="C16241C4">
      <w:start w:val="1"/>
      <w:numFmt w:val="bullet"/>
      <w:pStyle w:val="H2Bullet"/>
      <w:lvlText w:val=""/>
      <w:lvlJc w:val="left"/>
      <w:pPr>
        <w:tabs>
          <w:tab w:val="num" w:pos="2160"/>
        </w:tabs>
        <w:ind w:left="2160" w:hanging="360"/>
      </w:pPr>
      <w:rPr>
        <w:rFonts w:ascii="Symbol" w:hAnsi="Symbol" w:hint="default"/>
      </w:rPr>
    </w:lvl>
    <w:lvl w:ilvl="1" w:tplc="6F9E9658">
      <w:start w:val="1"/>
      <w:numFmt w:val="bullet"/>
      <w:lvlText w:val="o"/>
      <w:lvlJc w:val="left"/>
      <w:pPr>
        <w:tabs>
          <w:tab w:val="num" w:pos="1440"/>
        </w:tabs>
        <w:ind w:left="1440" w:hanging="360"/>
      </w:pPr>
      <w:rPr>
        <w:rFonts w:ascii="Courier New" w:hAnsi="Courier New" w:cs="Courier New" w:hint="default"/>
      </w:rPr>
    </w:lvl>
    <w:lvl w:ilvl="2" w:tplc="1B5876F4">
      <w:start w:val="1"/>
      <w:numFmt w:val="bullet"/>
      <w:lvlText w:val=""/>
      <w:lvlJc w:val="left"/>
      <w:pPr>
        <w:tabs>
          <w:tab w:val="num" w:pos="2160"/>
        </w:tabs>
        <w:ind w:left="2160" w:hanging="360"/>
      </w:pPr>
      <w:rPr>
        <w:rFonts w:ascii="Wingdings" w:hAnsi="Wingdings" w:hint="default"/>
      </w:rPr>
    </w:lvl>
    <w:lvl w:ilvl="3" w:tplc="0B74CF88">
      <w:start w:val="1"/>
      <w:numFmt w:val="bullet"/>
      <w:lvlText w:val=""/>
      <w:lvlJc w:val="left"/>
      <w:pPr>
        <w:tabs>
          <w:tab w:val="num" w:pos="2880"/>
        </w:tabs>
        <w:ind w:left="2880" w:hanging="360"/>
      </w:pPr>
      <w:rPr>
        <w:rFonts w:ascii="Symbol" w:hAnsi="Symbol" w:hint="default"/>
      </w:rPr>
    </w:lvl>
    <w:lvl w:ilvl="4" w:tplc="1BEA3B56">
      <w:start w:val="1"/>
      <w:numFmt w:val="bullet"/>
      <w:lvlText w:val="o"/>
      <w:lvlJc w:val="left"/>
      <w:pPr>
        <w:tabs>
          <w:tab w:val="num" w:pos="3600"/>
        </w:tabs>
        <w:ind w:left="3600" w:hanging="360"/>
      </w:pPr>
      <w:rPr>
        <w:rFonts w:ascii="Courier New" w:hAnsi="Courier New" w:cs="Courier New" w:hint="default"/>
      </w:rPr>
    </w:lvl>
    <w:lvl w:ilvl="5" w:tplc="D74AEBDE">
      <w:start w:val="1"/>
      <w:numFmt w:val="bullet"/>
      <w:lvlText w:val=""/>
      <w:lvlJc w:val="left"/>
      <w:pPr>
        <w:tabs>
          <w:tab w:val="num" w:pos="4320"/>
        </w:tabs>
        <w:ind w:left="4320" w:hanging="360"/>
      </w:pPr>
      <w:rPr>
        <w:rFonts w:ascii="Wingdings" w:hAnsi="Wingdings" w:hint="default"/>
      </w:rPr>
    </w:lvl>
    <w:lvl w:ilvl="6" w:tplc="406CE0E6">
      <w:start w:val="1"/>
      <w:numFmt w:val="bullet"/>
      <w:lvlText w:val=""/>
      <w:lvlJc w:val="left"/>
      <w:pPr>
        <w:tabs>
          <w:tab w:val="num" w:pos="5040"/>
        </w:tabs>
        <w:ind w:left="5040" w:hanging="360"/>
      </w:pPr>
      <w:rPr>
        <w:rFonts w:ascii="Symbol" w:hAnsi="Symbol" w:hint="default"/>
      </w:rPr>
    </w:lvl>
    <w:lvl w:ilvl="7" w:tplc="935A4920">
      <w:start w:val="1"/>
      <w:numFmt w:val="bullet"/>
      <w:lvlText w:val="o"/>
      <w:lvlJc w:val="left"/>
      <w:pPr>
        <w:tabs>
          <w:tab w:val="num" w:pos="5760"/>
        </w:tabs>
        <w:ind w:left="5760" w:hanging="360"/>
      </w:pPr>
      <w:rPr>
        <w:rFonts w:ascii="Courier New" w:hAnsi="Courier New" w:cs="Courier New" w:hint="default"/>
      </w:rPr>
    </w:lvl>
    <w:lvl w:ilvl="8" w:tplc="E40051D4">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12C4F96"/>
    <w:multiLevelType w:val="hybridMultilevel"/>
    <w:tmpl w:val="64522284"/>
    <w:lvl w:ilvl="0" w:tplc="A3E64D5A">
      <w:start w:val="1"/>
      <w:numFmt w:val="decimal"/>
      <w:lvlText w:val="%1."/>
      <w:lvlJc w:val="left"/>
      <w:pPr>
        <w:ind w:left="1440" w:hanging="360"/>
      </w:pPr>
      <w:rPr>
        <w:rFonts w:ascii="Times New Roman" w:eastAsia="Times New Roman" w:hAnsi="Times New Roman"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1393E8B"/>
    <w:multiLevelType w:val="hybridMultilevel"/>
    <w:tmpl w:val="F3B889DA"/>
    <w:lvl w:ilvl="0" w:tplc="FDC06868">
      <w:start w:val="1"/>
      <w:numFmt w:val="decimal"/>
      <w:lvlText w:val="%1."/>
      <w:lvlJc w:val="left"/>
      <w:pPr>
        <w:ind w:left="1440" w:hanging="360"/>
      </w:pPr>
      <w:rPr>
        <w:rFonts w:ascii="Times New Roman" w:eastAsia="Times New Roman" w:hAnsi="Times New Roman"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21F3482"/>
    <w:multiLevelType w:val="multilevel"/>
    <w:tmpl w:val="5F94235E"/>
    <w:lvl w:ilvl="0">
      <w:start w:val="1"/>
      <w:numFmt w:val="decimal"/>
      <w:pStyle w:val="Heading1"/>
      <w:lvlText w:val="%1"/>
      <w:lvlJc w:val="left"/>
      <w:pPr>
        <w:tabs>
          <w:tab w:val="num" w:pos="1080"/>
        </w:tabs>
        <w:ind w:left="1080" w:hanging="1080"/>
      </w:pPr>
      <w:rPr>
        <w:rFonts w:hint="default"/>
      </w:rPr>
    </w:lvl>
    <w:lvl w:ilvl="1">
      <w:start w:val="1"/>
      <w:numFmt w:val="decimal"/>
      <w:pStyle w:val="Heading2"/>
      <w:lvlText w:val="%1.%2"/>
      <w:lvlJc w:val="left"/>
      <w:pPr>
        <w:tabs>
          <w:tab w:val="num" w:pos="1080"/>
        </w:tabs>
        <w:ind w:left="1080" w:hanging="1080"/>
      </w:pPr>
      <w:rPr>
        <w:rFonts w:ascii="Arial" w:hAnsi="Arial" w:cs="Arial" w:hint="default"/>
        <w:color w:val="auto"/>
        <w:sz w:val="24"/>
        <w:szCs w:val="24"/>
      </w:rPr>
    </w:lvl>
    <w:lvl w:ilvl="2">
      <w:start w:val="1"/>
      <w:numFmt w:val="decimal"/>
      <w:pStyle w:val="Heading3"/>
      <w:lvlText w:val="%1.%2.%3"/>
      <w:lvlJc w:val="left"/>
      <w:pPr>
        <w:tabs>
          <w:tab w:val="num" w:pos="1080"/>
        </w:tabs>
        <w:ind w:left="1080" w:hanging="1080"/>
      </w:pPr>
      <w:rPr>
        <w:rFonts w:hint="default"/>
      </w:rPr>
    </w:lvl>
    <w:lvl w:ilvl="3">
      <w:start w:val="1"/>
      <w:numFmt w:val="decimal"/>
      <w:pStyle w:val="Heading4"/>
      <w:lvlText w:val="%1.%2.%3.%4"/>
      <w:lvlJc w:val="left"/>
      <w:pPr>
        <w:tabs>
          <w:tab w:val="num" w:pos="1077"/>
        </w:tabs>
        <w:ind w:left="1077" w:hanging="1077"/>
      </w:pPr>
      <w:rPr>
        <w:rFonts w:hint="default"/>
      </w:rPr>
    </w:lvl>
    <w:lvl w:ilvl="4">
      <w:start w:val="1"/>
      <w:numFmt w:val="decimal"/>
      <w:lvlText w:val="%1.%2.%3.%4.%5"/>
      <w:lvlJc w:val="left"/>
      <w:pPr>
        <w:tabs>
          <w:tab w:val="num" w:pos="1440"/>
        </w:tabs>
        <w:ind w:left="1077" w:hanging="1077"/>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9" w15:restartNumberingAfterBreak="0">
    <w:nsid w:val="228F0989"/>
    <w:multiLevelType w:val="hybridMultilevel"/>
    <w:tmpl w:val="1158B850"/>
    <w:lvl w:ilvl="0" w:tplc="49B88852">
      <w:start w:val="1"/>
      <w:numFmt w:val="decimal"/>
      <w:lvlText w:val="%1."/>
      <w:lvlJc w:val="left"/>
      <w:pPr>
        <w:ind w:left="1080" w:hanging="360"/>
      </w:pPr>
      <w:rPr>
        <w:rFonts w:ascii="Times New Roman" w:eastAsia="Times New Roman" w:hAnsi="Times New Roman"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230413F9"/>
    <w:multiLevelType w:val="hybridMultilevel"/>
    <w:tmpl w:val="EC9A57D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243B33CA"/>
    <w:multiLevelType w:val="hybridMultilevel"/>
    <w:tmpl w:val="4A20FA0C"/>
    <w:lvl w:ilvl="0" w:tplc="3BFEEE28">
      <w:start w:val="1"/>
      <w:numFmt w:val="decimal"/>
      <w:lvlText w:val="%1."/>
      <w:lvlJc w:val="left"/>
      <w:pPr>
        <w:ind w:left="360" w:hanging="360"/>
      </w:pPr>
      <w:rPr>
        <w:rFonts w:ascii="Times New Roman" w:eastAsia="Times New Roman" w:hAnsi="Times New Roman" w:cs="Times New Roman"/>
        <w:sz w:val="20"/>
        <w:szCs w:val="20"/>
      </w:rPr>
    </w:lvl>
    <w:lvl w:ilvl="1" w:tplc="15A25C00">
      <w:start w:val="1"/>
      <w:numFmt w:val="lowerLetter"/>
      <w:lvlText w:val="%2."/>
      <w:lvlJc w:val="left"/>
      <w:pPr>
        <w:ind w:left="1080" w:hanging="360"/>
      </w:pPr>
      <w:rPr>
        <w:rFonts w:ascii="Times New Roman" w:eastAsia="Times New Roman" w:hAnsi="Times New Roman" w:cs="Times New Roman"/>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25DF060C"/>
    <w:multiLevelType w:val="hybridMultilevel"/>
    <w:tmpl w:val="6674E7B2"/>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26ED029A"/>
    <w:multiLevelType w:val="hybridMultilevel"/>
    <w:tmpl w:val="D55E2240"/>
    <w:lvl w:ilvl="0" w:tplc="384C32FA">
      <w:start w:val="1"/>
      <w:numFmt w:val="decimal"/>
      <w:lvlText w:val="%1."/>
      <w:lvlJc w:val="left"/>
      <w:pPr>
        <w:ind w:left="1440" w:hanging="360"/>
      </w:pPr>
      <w:rPr>
        <w:rFonts w:hint="default"/>
        <w:b w:val="0"/>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297F3936"/>
    <w:multiLevelType w:val="hybridMultilevel"/>
    <w:tmpl w:val="2850E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ADD1A31"/>
    <w:multiLevelType w:val="hybridMultilevel"/>
    <w:tmpl w:val="5D40DC1C"/>
    <w:lvl w:ilvl="0" w:tplc="99C0E820">
      <w:start w:val="1"/>
      <w:numFmt w:val="decimal"/>
      <w:lvlText w:val="%1."/>
      <w:lvlJc w:val="left"/>
      <w:pPr>
        <w:tabs>
          <w:tab w:val="num" w:pos="1437"/>
        </w:tabs>
        <w:ind w:left="1437" w:hanging="360"/>
      </w:pPr>
      <w:rPr>
        <w:rFonts w:ascii="Times New Roman" w:eastAsia="Times New Roman" w:hAnsi="Times New Roman" w:cs="Times New Roman"/>
      </w:rPr>
    </w:lvl>
    <w:lvl w:ilvl="1" w:tplc="6478EF40">
      <w:numFmt w:val="bullet"/>
      <w:lvlText w:val="-"/>
      <w:lvlJc w:val="left"/>
      <w:pPr>
        <w:ind w:left="2157" w:hanging="360"/>
      </w:pPr>
      <w:rPr>
        <w:rFonts w:ascii="Arial" w:eastAsia="Times New Roman" w:hAnsi="Arial" w:cs="Arial" w:hint="default"/>
      </w:rPr>
    </w:lvl>
    <w:lvl w:ilvl="2" w:tplc="0409001B">
      <w:start w:val="1"/>
      <w:numFmt w:val="lowerRoman"/>
      <w:lvlText w:val="%3."/>
      <w:lvlJc w:val="right"/>
      <w:pPr>
        <w:tabs>
          <w:tab w:val="num" w:pos="2877"/>
        </w:tabs>
        <w:ind w:left="2877" w:hanging="180"/>
      </w:pPr>
    </w:lvl>
    <w:lvl w:ilvl="3" w:tplc="0409000F" w:tentative="1">
      <w:start w:val="1"/>
      <w:numFmt w:val="decimal"/>
      <w:lvlText w:val="%4."/>
      <w:lvlJc w:val="left"/>
      <w:pPr>
        <w:tabs>
          <w:tab w:val="num" w:pos="3597"/>
        </w:tabs>
        <w:ind w:left="3597" w:hanging="360"/>
      </w:pPr>
    </w:lvl>
    <w:lvl w:ilvl="4" w:tplc="04090019" w:tentative="1">
      <w:start w:val="1"/>
      <w:numFmt w:val="lowerLetter"/>
      <w:lvlText w:val="%5."/>
      <w:lvlJc w:val="left"/>
      <w:pPr>
        <w:tabs>
          <w:tab w:val="num" w:pos="4317"/>
        </w:tabs>
        <w:ind w:left="4317" w:hanging="360"/>
      </w:pPr>
    </w:lvl>
    <w:lvl w:ilvl="5" w:tplc="0409001B" w:tentative="1">
      <w:start w:val="1"/>
      <w:numFmt w:val="lowerRoman"/>
      <w:lvlText w:val="%6."/>
      <w:lvlJc w:val="right"/>
      <w:pPr>
        <w:tabs>
          <w:tab w:val="num" w:pos="5037"/>
        </w:tabs>
        <w:ind w:left="5037" w:hanging="180"/>
      </w:pPr>
    </w:lvl>
    <w:lvl w:ilvl="6" w:tplc="0409000F" w:tentative="1">
      <w:start w:val="1"/>
      <w:numFmt w:val="decimal"/>
      <w:lvlText w:val="%7."/>
      <w:lvlJc w:val="left"/>
      <w:pPr>
        <w:tabs>
          <w:tab w:val="num" w:pos="5757"/>
        </w:tabs>
        <w:ind w:left="5757" w:hanging="360"/>
      </w:pPr>
    </w:lvl>
    <w:lvl w:ilvl="7" w:tplc="04090019" w:tentative="1">
      <w:start w:val="1"/>
      <w:numFmt w:val="lowerLetter"/>
      <w:lvlText w:val="%8."/>
      <w:lvlJc w:val="left"/>
      <w:pPr>
        <w:tabs>
          <w:tab w:val="num" w:pos="6477"/>
        </w:tabs>
        <w:ind w:left="6477" w:hanging="360"/>
      </w:pPr>
    </w:lvl>
    <w:lvl w:ilvl="8" w:tplc="0409001B" w:tentative="1">
      <w:start w:val="1"/>
      <w:numFmt w:val="lowerRoman"/>
      <w:lvlText w:val="%9."/>
      <w:lvlJc w:val="right"/>
      <w:pPr>
        <w:tabs>
          <w:tab w:val="num" w:pos="7197"/>
        </w:tabs>
        <w:ind w:left="7197" w:hanging="180"/>
      </w:pPr>
    </w:lvl>
  </w:abstractNum>
  <w:abstractNum w:abstractNumId="36" w15:restartNumberingAfterBreak="0">
    <w:nsid w:val="2BBE500A"/>
    <w:multiLevelType w:val="hybridMultilevel"/>
    <w:tmpl w:val="001C9228"/>
    <w:lvl w:ilvl="0" w:tplc="93F21B26">
      <w:start w:val="1"/>
      <w:numFmt w:val="decimal"/>
      <w:lvlText w:val="%1."/>
      <w:lvlJc w:val="left"/>
      <w:pPr>
        <w:tabs>
          <w:tab w:val="num" w:pos="1440"/>
        </w:tabs>
        <w:ind w:left="1440" w:hanging="360"/>
      </w:pPr>
      <w:rPr>
        <w:rFonts w:ascii="Arial" w:eastAsia="Times New Roman" w:hAnsi="Arial" w:cs="Arial" w:hint="default"/>
        <w:b w:val="0"/>
        <w:i w:val="0"/>
        <w:sz w:val="20"/>
        <w:szCs w:val="22"/>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start w:val="1"/>
      <w:numFmt w:val="lowerLetter"/>
      <w:lvlText w:val="%3)"/>
      <w:lvlJc w:val="left"/>
      <w:pPr>
        <w:ind w:left="2880" w:hanging="360"/>
      </w:pPr>
      <w:rPr>
        <w:rFont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2BF8744C"/>
    <w:multiLevelType w:val="hybridMultilevel"/>
    <w:tmpl w:val="35B27C4E"/>
    <w:lvl w:ilvl="0" w:tplc="FFFFFFFF">
      <w:start w:val="1"/>
      <w:numFmt w:val="decimal"/>
      <w:lvlText w:val="%1."/>
      <w:lvlJc w:val="left"/>
      <w:pPr>
        <w:ind w:left="2520" w:hanging="360"/>
      </w:pPr>
      <w:rPr>
        <w:rFonts w:hint="default"/>
      </w:rPr>
    </w:lvl>
    <w:lvl w:ilvl="1" w:tplc="B4E8BB10">
      <w:start w:val="1"/>
      <w:numFmt w:val="decimal"/>
      <w:lvlText w:val="%2."/>
      <w:lvlJc w:val="left"/>
      <w:pPr>
        <w:ind w:left="1440" w:hanging="360"/>
      </w:pPr>
      <w:rPr>
        <w:rFonts w:hint="default"/>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8" w15:restartNumberingAfterBreak="0">
    <w:nsid w:val="2D2A65A4"/>
    <w:multiLevelType w:val="hybridMultilevel"/>
    <w:tmpl w:val="5442C0CE"/>
    <w:lvl w:ilvl="0" w:tplc="C9A2CD7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2E745AE3"/>
    <w:multiLevelType w:val="hybridMultilevel"/>
    <w:tmpl w:val="4BB85ACA"/>
    <w:lvl w:ilvl="0" w:tplc="7E62FA9E">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0" w15:restartNumberingAfterBreak="0">
    <w:nsid w:val="2FFF7B8A"/>
    <w:multiLevelType w:val="hybridMultilevel"/>
    <w:tmpl w:val="27CE7A22"/>
    <w:lvl w:ilvl="0" w:tplc="C56C3936">
      <w:start w:val="1"/>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321C2269"/>
    <w:multiLevelType w:val="hybridMultilevel"/>
    <w:tmpl w:val="7820F1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335176BF"/>
    <w:multiLevelType w:val="hybridMultilevel"/>
    <w:tmpl w:val="42A8B3FE"/>
    <w:lvl w:ilvl="0" w:tplc="2CF2A3EE">
      <w:start w:val="1"/>
      <w:numFmt w:val="decimal"/>
      <w:lvlText w:val="R.%1"/>
      <w:lvlJc w:val="left"/>
      <w:pPr>
        <w:tabs>
          <w:tab w:val="num" w:pos="1701"/>
        </w:tabs>
        <w:ind w:left="1701" w:hanging="567"/>
      </w:pPr>
      <w:rPr>
        <w:rFonts w:hint="default"/>
      </w:rPr>
    </w:lvl>
    <w:lvl w:ilvl="1" w:tplc="8A06739E">
      <w:start w:val="1"/>
      <w:numFmt w:val="decimal"/>
      <w:pStyle w:val="Recomms"/>
      <w:lvlText w:val="Rec No. %2"/>
      <w:lvlJc w:val="left"/>
      <w:pPr>
        <w:tabs>
          <w:tab w:val="num" w:pos="2268"/>
        </w:tabs>
        <w:ind w:left="2268" w:hanging="1188"/>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336D0A65"/>
    <w:multiLevelType w:val="hybridMultilevel"/>
    <w:tmpl w:val="48322A0A"/>
    <w:lvl w:ilvl="0" w:tplc="0A941B64">
      <w:start w:val="1"/>
      <w:numFmt w:val="decimal"/>
      <w:lvlText w:val="%1."/>
      <w:lvlJc w:val="left"/>
      <w:pPr>
        <w:ind w:left="1800" w:hanging="360"/>
      </w:pPr>
      <w:rPr>
        <w:rFonts w:ascii="Times New Roman" w:eastAsia="Times New Roman" w:hAnsi="Times New Roman" w:cs="Times New Roman"/>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39FB160E"/>
    <w:multiLevelType w:val="hybridMultilevel"/>
    <w:tmpl w:val="8A9AAD38"/>
    <w:lvl w:ilvl="0" w:tplc="0E2AC5AA">
      <w:start w:val="1"/>
      <w:numFmt w:val="decimal"/>
      <w:lvlText w:val="F.%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3BB42044"/>
    <w:multiLevelType w:val="hybridMultilevel"/>
    <w:tmpl w:val="C03A071E"/>
    <w:lvl w:ilvl="0" w:tplc="FFFFFFFF">
      <w:start w:val="1"/>
      <w:numFmt w:val="decimal"/>
      <w:lvlText w:val="%1."/>
      <w:lvlJc w:val="left"/>
      <w:pPr>
        <w:tabs>
          <w:tab w:val="num" w:pos="1440"/>
        </w:tabs>
        <w:ind w:left="1440" w:hanging="360"/>
      </w:pPr>
      <w:rPr>
        <w:rFonts w:ascii="Times New Roman" w:eastAsia="Times New Roman" w:hAnsi="Times New Roman" w:cs="Times New Roman"/>
        <w:b w:val="0"/>
        <w:i w:val="0"/>
        <w:sz w:val="18"/>
      </w:rPr>
    </w:lvl>
    <w:lvl w:ilvl="1" w:tplc="04090017">
      <w:start w:val="1"/>
      <w:numFmt w:val="lowerLetter"/>
      <w:lvlText w:val="%2)"/>
      <w:lvlJc w:val="left"/>
      <w:pPr>
        <w:ind w:left="2160" w:hanging="360"/>
      </w:pPr>
    </w:lvl>
    <w:lvl w:ilvl="2" w:tplc="FFFFFFFF">
      <w:start w:val="1"/>
      <w:numFmt w:val="lowerLetter"/>
      <w:lvlText w:val="%3)"/>
      <w:lvlJc w:val="left"/>
      <w:pPr>
        <w:ind w:left="2880" w:hanging="360"/>
      </w:pPr>
      <w:rPr>
        <w:rFont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46" w15:restartNumberingAfterBreak="0">
    <w:nsid w:val="3CCC0CD6"/>
    <w:multiLevelType w:val="hybridMultilevel"/>
    <w:tmpl w:val="38384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DC57CD7"/>
    <w:multiLevelType w:val="hybridMultilevel"/>
    <w:tmpl w:val="391C4D22"/>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15:restartNumberingAfterBreak="0">
    <w:nsid w:val="417E517E"/>
    <w:multiLevelType w:val="hybridMultilevel"/>
    <w:tmpl w:val="F5D0EFB6"/>
    <w:lvl w:ilvl="0" w:tplc="5DB0877A">
      <w:start w:val="1"/>
      <w:numFmt w:val="decimal"/>
      <w:lvlText w:val="%1."/>
      <w:lvlJc w:val="left"/>
      <w:pPr>
        <w:tabs>
          <w:tab w:val="num" w:pos="1440"/>
        </w:tabs>
        <w:ind w:left="1440" w:hanging="360"/>
      </w:pPr>
      <w:rPr>
        <w:rFonts w:ascii="Times New Roman" w:eastAsia="Times New Roman" w:hAnsi="Times New Roman" w:cs="Times New Roman"/>
        <w:b w:val="0"/>
        <w:i w:val="0"/>
        <w:sz w:val="18"/>
      </w:rPr>
    </w:lvl>
    <w:lvl w:ilvl="1" w:tplc="04090003">
      <w:start w:val="1"/>
      <w:numFmt w:val="bullet"/>
      <w:lvlText w:val="o"/>
      <w:lvlJc w:val="left"/>
      <w:pPr>
        <w:tabs>
          <w:tab w:val="num" w:pos="2160"/>
        </w:tabs>
        <w:ind w:left="2160" w:hanging="360"/>
      </w:pPr>
      <w:rPr>
        <w:rFonts w:ascii="Courier New" w:hAnsi="Courier New" w:cs="Courier New" w:hint="default"/>
      </w:rPr>
    </w:lvl>
    <w:lvl w:ilvl="2" w:tplc="C5CE020E">
      <w:start w:val="1"/>
      <w:numFmt w:val="lowerLetter"/>
      <w:lvlText w:val="%3)"/>
      <w:lvlJc w:val="left"/>
      <w:pPr>
        <w:ind w:left="2880" w:hanging="360"/>
      </w:pPr>
      <w:rPr>
        <w:rFont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9" w15:restartNumberingAfterBreak="0">
    <w:nsid w:val="44360E87"/>
    <w:multiLevelType w:val="hybridMultilevel"/>
    <w:tmpl w:val="5A4EF9EE"/>
    <w:lvl w:ilvl="0" w:tplc="A88ECCAA">
      <w:start w:val="1"/>
      <w:numFmt w:val="decimal"/>
      <w:lvlText w:val="%1."/>
      <w:lvlJc w:val="left"/>
      <w:pPr>
        <w:tabs>
          <w:tab w:val="num" w:pos="1437"/>
        </w:tabs>
        <w:ind w:left="1437" w:hanging="360"/>
      </w:pPr>
      <w:rPr>
        <w:rFonts w:ascii="Times New Roman" w:eastAsia="Times New Roman" w:hAnsi="Times New Roman" w:cs="Times New Roman"/>
        <w:b w:val="0"/>
        <w:i w:val="0"/>
        <w:sz w:val="18"/>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50" w15:restartNumberingAfterBreak="0">
    <w:nsid w:val="47E85EED"/>
    <w:multiLevelType w:val="hybridMultilevel"/>
    <w:tmpl w:val="A0823636"/>
    <w:lvl w:ilvl="0" w:tplc="354AD558">
      <w:start w:val="1"/>
      <w:numFmt w:val="decimal"/>
      <w:lvlText w:val="%1."/>
      <w:lvlJc w:val="left"/>
      <w:pPr>
        <w:tabs>
          <w:tab w:val="num" w:pos="1440"/>
        </w:tabs>
        <w:ind w:left="1440" w:hanging="360"/>
      </w:pPr>
      <w:rPr>
        <w:rFonts w:ascii="Times New Roman" w:eastAsia="Times New Roman" w:hAnsi="Times New Roman" w:cs="Times New Roman"/>
        <w:b w:val="0"/>
        <w:i w:val="0"/>
        <w:sz w:val="18"/>
      </w:rPr>
    </w:lvl>
    <w:lvl w:ilvl="1" w:tplc="2E0016D6">
      <w:start w:val="1"/>
      <w:numFmt w:val="decimal"/>
      <w:lvlText w:val="%2."/>
      <w:lvlJc w:val="left"/>
      <w:pPr>
        <w:ind w:left="2160" w:hanging="360"/>
      </w:pPr>
      <w:rPr>
        <w:rFonts w:ascii="Times New Roman" w:eastAsia="Times New Roman" w:hAnsi="Times New Roman" w:cs="Times New Roman"/>
      </w:r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1" w15:restartNumberingAfterBreak="0">
    <w:nsid w:val="4E1301C4"/>
    <w:multiLevelType w:val="hybridMultilevel"/>
    <w:tmpl w:val="DAB628C2"/>
    <w:lvl w:ilvl="0" w:tplc="0F161CEA">
      <w:start w:val="1"/>
      <w:numFmt w:val="decimal"/>
      <w:lvlText w:val="%1."/>
      <w:lvlJc w:val="left"/>
      <w:pPr>
        <w:ind w:left="252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2" w15:restartNumberingAfterBreak="0">
    <w:nsid w:val="4EAF57EF"/>
    <w:multiLevelType w:val="hybridMultilevel"/>
    <w:tmpl w:val="3698D020"/>
    <w:lvl w:ilvl="0" w:tplc="F802EC1C">
      <w:start w:val="1"/>
      <w:numFmt w:val="decimal"/>
      <w:lvlText w:val="%1."/>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4F720C59"/>
    <w:multiLevelType w:val="hybridMultilevel"/>
    <w:tmpl w:val="C120608A"/>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4" w15:restartNumberingAfterBreak="0">
    <w:nsid w:val="50133429"/>
    <w:multiLevelType w:val="hybridMultilevel"/>
    <w:tmpl w:val="852425B4"/>
    <w:lvl w:ilvl="0" w:tplc="E0DCD254">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50EF1DC6"/>
    <w:multiLevelType w:val="hybridMultilevel"/>
    <w:tmpl w:val="F8488590"/>
    <w:lvl w:ilvl="0" w:tplc="3B5A3BC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51A57C61"/>
    <w:multiLevelType w:val="hybridMultilevel"/>
    <w:tmpl w:val="D43224D2"/>
    <w:lvl w:ilvl="0" w:tplc="F640A758">
      <w:start w:val="1"/>
      <w:numFmt w:val="decimal"/>
      <w:lvlText w:val="%1."/>
      <w:lvlJc w:val="left"/>
      <w:pPr>
        <w:ind w:left="1800" w:hanging="360"/>
      </w:pPr>
      <w:rPr>
        <w:rFonts w:ascii="Times New Roman" w:eastAsia="Times New Roman" w:hAnsi="Times New Roman" w:cs="Times New Roman"/>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7" w15:restartNumberingAfterBreak="0">
    <w:nsid w:val="531F1FF3"/>
    <w:multiLevelType w:val="hybridMultilevel"/>
    <w:tmpl w:val="D502600A"/>
    <w:lvl w:ilvl="0" w:tplc="0409000F">
      <w:start w:val="1"/>
      <w:numFmt w:val="decimal"/>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58" w15:restartNumberingAfterBreak="0">
    <w:nsid w:val="537446EB"/>
    <w:multiLevelType w:val="hybridMultilevel"/>
    <w:tmpl w:val="1BE20D96"/>
    <w:lvl w:ilvl="0" w:tplc="ABD0F268">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 w15:restartNumberingAfterBreak="0">
    <w:nsid w:val="542566E8"/>
    <w:multiLevelType w:val="hybridMultilevel"/>
    <w:tmpl w:val="C9C06FE2"/>
    <w:lvl w:ilvl="0" w:tplc="D3840190">
      <w:start w:val="1"/>
      <w:numFmt w:val="decimal"/>
      <w:lvlText w:val="%1."/>
      <w:lvlJc w:val="left"/>
      <w:pPr>
        <w:ind w:left="1440" w:hanging="360"/>
      </w:pPr>
      <w:rPr>
        <w:rFonts w:ascii="Times New Roman" w:eastAsia="Times New Roman" w:hAnsi="Times New Roman" w:cs="Times New Roman"/>
      </w:rPr>
    </w:lvl>
    <w:lvl w:ilvl="1" w:tplc="CD8C13A2">
      <w:numFmt w:val="bullet"/>
      <w:lvlText w:val="•"/>
      <w:lvlJc w:val="left"/>
      <w:pPr>
        <w:ind w:left="2160" w:hanging="360"/>
      </w:pPr>
      <w:rPr>
        <w:rFonts w:ascii="Arial" w:eastAsia="Times New Roman" w:hAnsi="Arial"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55613150"/>
    <w:multiLevelType w:val="hybridMultilevel"/>
    <w:tmpl w:val="EDA09EF8"/>
    <w:lvl w:ilvl="0" w:tplc="09C2D426">
      <w:start w:val="1"/>
      <w:numFmt w:val="decimal"/>
      <w:lvlText w:val="%1."/>
      <w:lvlJc w:val="left"/>
      <w:pPr>
        <w:tabs>
          <w:tab w:val="num" w:pos="1260"/>
        </w:tabs>
        <w:ind w:left="1260" w:hanging="360"/>
      </w:pPr>
      <w:rPr>
        <w:rFonts w:ascii="Times New Roman" w:eastAsia="Times New Roman" w:hAnsi="Times New Roman" w:cs="Times New Roman"/>
        <w:b w:val="0"/>
        <w:i w:val="0"/>
        <w:sz w:val="18"/>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61" w15:restartNumberingAfterBreak="0">
    <w:nsid w:val="573F536C"/>
    <w:multiLevelType w:val="hybridMultilevel"/>
    <w:tmpl w:val="34202A46"/>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62" w15:restartNumberingAfterBreak="0">
    <w:nsid w:val="576F0D9C"/>
    <w:multiLevelType w:val="hybridMultilevel"/>
    <w:tmpl w:val="EB20D130"/>
    <w:lvl w:ilvl="0" w:tplc="B4E8BB1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15:restartNumberingAfterBreak="0">
    <w:nsid w:val="57981CB4"/>
    <w:multiLevelType w:val="hybridMultilevel"/>
    <w:tmpl w:val="3BB4F77A"/>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4" w15:restartNumberingAfterBreak="0">
    <w:nsid w:val="5B11624E"/>
    <w:multiLevelType w:val="hybridMultilevel"/>
    <w:tmpl w:val="2AFC53FE"/>
    <w:lvl w:ilvl="0" w:tplc="D266246C">
      <w:start w:val="1"/>
      <w:numFmt w:val="decimal"/>
      <w:lvlText w:val="G.%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B18643D"/>
    <w:multiLevelType w:val="hybridMultilevel"/>
    <w:tmpl w:val="F5AC5C02"/>
    <w:lvl w:ilvl="0" w:tplc="528C5A20">
      <w:start w:val="1"/>
      <w:numFmt w:val="decimal"/>
      <w:lvlText w:val="%1."/>
      <w:lvlJc w:val="left"/>
      <w:pPr>
        <w:ind w:left="1800" w:hanging="360"/>
      </w:pPr>
      <w:rPr>
        <w:rFonts w:ascii="Arial" w:eastAsia="Times New Roman" w:hAnsi="Arial" w:cs="Aria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6" w15:restartNumberingAfterBreak="0">
    <w:nsid w:val="5C9056A5"/>
    <w:multiLevelType w:val="hybridMultilevel"/>
    <w:tmpl w:val="90F489EE"/>
    <w:lvl w:ilvl="0" w:tplc="B4E8BB1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7" w15:restartNumberingAfterBreak="0">
    <w:nsid w:val="5CC36356"/>
    <w:multiLevelType w:val="hybridMultilevel"/>
    <w:tmpl w:val="2D708BC2"/>
    <w:lvl w:ilvl="0" w:tplc="B4E8BB1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8" w15:restartNumberingAfterBreak="0">
    <w:nsid w:val="5D4B5A77"/>
    <w:multiLevelType w:val="multilevel"/>
    <w:tmpl w:val="5D90B478"/>
    <w:lvl w:ilvl="0">
      <w:start w:val="1"/>
      <w:numFmt w:val="decimal"/>
      <w:pStyle w:val="IssueHeader"/>
      <w:lvlText w:val="Iss. %1"/>
      <w:lvlJc w:val="left"/>
      <w:pPr>
        <w:tabs>
          <w:tab w:val="num" w:pos="714"/>
        </w:tabs>
        <w:ind w:left="714" w:hanging="714"/>
      </w:pPr>
      <w:rPr>
        <w:rFonts w:ascii="Arial" w:hAnsi="Arial" w:hint="default"/>
        <w:b/>
        <w:i/>
        <w:caps w:val="0"/>
        <w:strike w:val="0"/>
        <w:dstrike w:val="0"/>
        <w:vanish w:val="0"/>
        <w:color w:val="auto"/>
        <w:sz w:val="20"/>
        <w:szCs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9" w15:restartNumberingAfterBreak="0">
    <w:nsid w:val="5F8F43B6"/>
    <w:multiLevelType w:val="hybridMultilevel"/>
    <w:tmpl w:val="3B2A365E"/>
    <w:lvl w:ilvl="0" w:tplc="8A602D2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0" w15:restartNumberingAfterBreak="0">
    <w:nsid w:val="638A736B"/>
    <w:multiLevelType w:val="hybridMultilevel"/>
    <w:tmpl w:val="0D4EC922"/>
    <w:lvl w:ilvl="0" w:tplc="BB4616C8">
      <w:start w:val="1"/>
      <w:numFmt w:val="lowerLetter"/>
      <w:lvlText w:val="%1."/>
      <w:lvlJc w:val="left"/>
      <w:pPr>
        <w:ind w:left="1800" w:hanging="360"/>
      </w:pPr>
      <w:rPr>
        <w:rFonts w:ascii="Times New Roman" w:eastAsia="Times New Roman" w:hAnsi="Times New Roman" w:cs="Times New Roman"/>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1" w15:restartNumberingAfterBreak="0">
    <w:nsid w:val="656D4E8A"/>
    <w:multiLevelType w:val="multilevel"/>
    <w:tmpl w:val="EBBAF908"/>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440" w:hanging="72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72" w15:restartNumberingAfterBreak="0">
    <w:nsid w:val="65E84AEB"/>
    <w:multiLevelType w:val="hybridMultilevel"/>
    <w:tmpl w:val="B8E4A9E8"/>
    <w:lvl w:ilvl="0" w:tplc="62C21CB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 w15:restartNumberingAfterBreak="0">
    <w:nsid w:val="66C2644A"/>
    <w:multiLevelType w:val="hybridMultilevel"/>
    <w:tmpl w:val="3BB4F77A"/>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4" w15:restartNumberingAfterBreak="0">
    <w:nsid w:val="699D6C93"/>
    <w:multiLevelType w:val="hybridMultilevel"/>
    <w:tmpl w:val="7DDA939E"/>
    <w:lvl w:ilvl="0" w:tplc="B1D4A9B8">
      <w:start w:val="1"/>
      <w:numFmt w:val="lowerLetter"/>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5" w15:restartNumberingAfterBreak="0">
    <w:nsid w:val="6AA4558F"/>
    <w:multiLevelType w:val="hybridMultilevel"/>
    <w:tmpl w:val="7626EB12"/>
    <w:lvl w:ilvl="0" w:tplc="23F82608">
      <w:start w:val="1"/>
      <w:numFmt w:val="bullet"/>
      <w:lvlText w:val="-"/>
      <w:lvlJc w:val="left"/>
      <w:pPr>
        <w:ind w:left="679" w:hanging="360"/>
      </w:pPr>
      <w:rPr>
        <w:rFonts w:ascii="Arial" w:eastAsia="Calibri" w:hAnsi="Arial" w:cs="Arial" w:hint="default"/>
      </w:rPr>
    </w:lvl>
    <w:lvl w:ilvl="1" w:tplc="04090003" w:tentative="1">
      <w:start w:val="1"/>
      <w:numFmt w:val="bullet"/>
      <w:lvlText w:val="o"/>
      <w:lvlJc w:val="left"/>
      <w:pPr>
        <w:ind w:left="1399" w:hanging="360"/>
      </w:pPr>
      <w:rPr>
        <w:rFonts w:ascii="Courier New" w:hAnsi="Courier New" w:cs="Courier New" w:hint="default"/>
      </w:rPr>
    </w:lvl>
    <w:lvl w:ilvl="2" w:tplc="04090005" w:tentative="1">
      <w:start w:val="1"/>
      <w:numFmt w:val="bullet"/>
      <w:lvlText w:val=""/>
      <w:lvlJc w:val="left"/>
      <w:pPr>
        <w:ind w:left="2119" w:hanging="360"/>
      </w:pPr>
      <w:rPr>
        <w:rFonts w:ascii="Wingdings" w:hAnsi="Wingdings" w:hint="default"/>
      </w:rPr>
    </w:lvl>
    <w:lvl w:ilvl="3" w:tplc="04090001" w:tentative="1">
      <w:start w:val="1"/>
      <w:numFmt w:val="bullet"/>
      <w:lvlText w:val=""/>
      <w:lvlJc w:val="left"/>
      <w:pPr>
        <w:ind w:left="2839" w:hanging="360"/>
      </w:pPr>
      <w:rPr>
        <w:rFonts w:ascii="Symbol" w:hAnsi="Symbol" w:hint="default"/>
      </w:rPr>
    </w:lvl>
    <w:lvl w:ilvl="4" w:tplc="04090003" w:tentative="1">
      <w:start w:val="1"/>
      <w:numFmt w:val="bullet"/>
      <w:lvlText w:val="o"/>
      <w:lvlJc w:val="left"/>
      <w:pPr>
        <w:ind w:left="3559" w:hanging="360"/>
      </w:pPr>
      <w:rPr>
        <w:rFonts w:ascii="Courier New" w:hAnsi="Courier New" w:cs="Courier New" w:hint="default"/>
      </w:rPr>
    </w:lvl>
    <w:lvl w:ilvl="5" w:tplc="04090005" w:tentative="1">
      <w:start w:val="1"/>
      <w:numFmt w:val="bullet"/>
      <w:lvlText w:val=""/>
      <w:lvlJc w:val="left"/>
      <w:pPr>
        <w:ind w:left="4279" w:hanging="360"/>
      </w:pPr>
      <w:rPr>
        <w:rFonts w:ascii="Wingdings" w:hAnsi="Wingdings" w:hint="default"/>
      </w:rPr>
    </w:lvl>
    <w:lvl w:ilvl="6" w:tplc="04090001" w:tentative="1">
      <w:start w:val="1"/>
      <w:numFmt w:val="bullet"/>
      <w:lvlText w:val=""/>
      <w:lvlJc w:val="left"/>
      <w:pPr>
        <w:ind w:left="4999" w:hanging="360"/>
      </w:pPr>
      <w:rPr>
        <w:rFonts w:ascii="Symbol" w:hAnsi="Symbol" w:hint="default"/>
      </w:rPr>
    </w:lvl>
    <w:lvl w:ilvl="7" w:tplc="04090003" w:tentative="1">
      <w:start w:val="1"/>
      <w:numFmt w:val="bullet"/>
      <w:lvlText w:val="o"/>
      <w:lvlJc w:val="left"/>
      <w:pPr>
        <w:ind w:left="5719" w:hanging="360"/>
      </w:pPr>
      <w:rPr>
        <w:rFonts w:ascii="Courier New" w:hAnsi="Courier New" w:cs="Courier New" w:hint="default"/>
      </w:rPr>
    </w:lvl>
    <w:lvl w:ilvl="8" w:tplc="04090005" w:tentative="1">
      <w:start w:val="1"/>
      <w:numFmt w:val="bullet"/>
      <w:lvlText w:val=""/>
      <w:lvlJc w:val="left"/>
      <w:pPr>
        <w:ind w:left="6439" w:hanging="360"/>
      </w:pPr>
      <w:rPr>
        <w:rFonts w:ascii="Wingdings" w:hAnsi="Wingdings" w:hint="default"/>
      </w:rPr>
    </w:lvl>
  </w:abstractNum>
  <w:abstractNum w:abstractNumId="76" w15:restartNumberingAfterBreak="0">
    <w:nsid w:val="6C60753F"/>
    <w:multiLevelType w:val="singleLevel"/>
    <w:tmpl w:val="1C123648"/>
    <w:lvl w:ilvl="0">
      <w:start w:val="1"/>
      <w:numFmt w:val="bullet"/>
      <w:pStyle w:val="bullet"/>
      <w:lvlText w:val=""/>
      <w:lvlJc w:val="left"/>
      <w:pPr>
        <w:tabs>
          <w:tab w:val="num" w:pos="720"/>
        </w:tabs>
        <w:ind w:left="720" w:hanging="720"/>
      </w:pPr>
      <w:rPr>
        <w:rFonts w:ascii="Symbol" w:hAnsi="Symbol" w:hint="default"/>
      </w:rPr>
    </w:lvl>
  </w:abstractNum>
  <w:abstractNum w:abstractNumId="77" w15:restartNumberingAfterBreak="0">
    <w:nsid w:val="726D0C3D"/>
    <w:multiLevelType w:val="hybridMultilevel"/>
    <w:tmpl w:val="742E6BEC"/>
    <w:lvl w:ilvl="0" w:tplc="A140ADD4">
      <w:start w:val="1"/>
      <w:numFmt w:val="decimal"/>
      <w:lvlText w:val="%1)"/>
      <w:lvlJc w:val="left"/>
      <w:pPr>
        <w:ind w:left="1020" w:hanging="360"/>
      </w:pPr>
    </w:lvl>
    <w:lvl w:ilvl="1" w:tplc="1FD44C68">
      <w:start w:val="1"/>
      <w:numFmt w:val="decimal"/>
      <w:lvlText w:val="%2)"/>
      <w:lvlJc w:val="left"/>
      <w:pPr>
        <w:ind w:left="1020" w:hanging="360"/>
      </w:pPr>
    </w:lvl>
    <w:lvl w:ilvl="2" w:tplc="C1B242AA">
      <w:start w:val="1"/>
      <w:numFmt w:val="decimal"/>
      <w:lvlText w:val="%3)"/>
      <w:lvlJc w:val="left"/>
      <w:pPr>
        <w:ind w:left="1020" w:hanging="360"/>
      </w:pPr>
    </w:lvl>
    <w:lvl w:ilvl="3" w:tplc="C2140EE2">
      <w:start w:val="1"/>
      <w:numFmt w:val="decimal"/>
      <w:lvlText w:val="%4)"/>
      <w:lvlJc w:val="left"/>
      <w:pPr>
        <w:ind w:left="1020" w:hanging="360"/>
      </w:pPr>
    </w:lvl>
    <w:lvl w:ilvl="4" w:tplc="6D9C65AE">
      <w:start w:val="1"/>
      <w:numFmt w:val="decimal"/>
      <w:lvlText w:val="%5)"/>
      <w:lvlJc w:val="left"/>
      <w:pPr>
        <w:ind w:left="1020" w:hanging="360"/>
      </w:pPr>
    </w:lvl>
    <w:lvl w:ilvl="5" w:tplc="5B2CFEEE">
      <w:start w:val="1"/>
      <w:numFmt w:val="decimal"/>
      <w:lvlText w:val="%6)"/>
      <w:lvlJc w:val="left"/>
      <w:pPr>
        <w:ind w:left="1020" w:hanging="360"/>
      </w:pPr>
    </w:lvl>
    <w:lvl w:ilvl="6" w:tplc="96AE23AC">
      <w:start w:val="1"/>
      <w:numFmt w:val="decimal"/>
      <w:lvlText w:val="%7)"/>
      <w:lvlJc w:val="left"/>
      <w:pPr>
        <w:ind w:left="1020" w:hanging="360"/>
      </w:pPr>
    </w:lvl>
    <w:lvl w:ilvl="7" w:tplc="02586328">
      <w:start w:val="1"/>
      <w:numFmt w:val="decimal"/>
      <w:lvlText w:val="%8)"/>
      <w:lvlJc w:val="left"/>
      <w:pPr>
        <w:ind w:left="1020" w:hanging="360"/>
      </w:pPr>
    </w:lvl>
    <w:lvl w:ilvl="8" w:tplc="62DC0176">
      <w:start w:val="1"/>
      <w:numFmt w:val="decimal"/>
      <w:lvlText w:val="%9)"/>
      <w:lvlJc w:val="left"/>
      <w:pPr>
        <w:ind w:left="1020" w:hanging="360"/>
      </w:pPr>
    </w:lvl>
  </w:abstractNum>
  <w:abstractNum w:abstractNumId="78" w15:restartNumberingAfterBreak="0">
    <w:nsid w:val="735678F7"/>
    <w:multiLevelType w:val="hybridMultilevel"/>
    <w:tmpl w:val="722C6F92"/>
    <w:lvl w:ilvl="0" w:tplc="C1268278">
      <w:start w:val="1"/>
      <w:numFmt w:val="decimal"/>
      <w:lvlText w:val="%1."/>
      <w:lvlJc w:val="left"/>
      <w:pPr>
        <w:tabs>
          <w:tab w:val="num" w:pos="1440"/>
        </w:tabs>
        <w:ind w:left="1440" w:hanging="360"/>
      </w:pPr>
      <w:rPr>
        <w:rFonts w:ascii="Times New Roman" w:eastAsia="Times New Roman" w:hAnsi="Times New Roman" w:cs="Times New Roman"/>
        <w:b w:val="0"/>
        <w:i w:val="0"/>
        <w:sz w:val="18"/>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9" w15:restartNumberingAfterBreak="0">
    <w:nsid w:val="749124EE"/>
    <w:multiLevelType w:val="hybridMultilevel"/>
    <w:tmpl w:val="8CDC565E"/>
    <w:lvl w:ilvl="0" w:tplc="BF1A014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0" w15:restartNumberingAfterBreak="0">
    <w:nsid w:val="770D6D73"/>
    <w:multiLevelType w:val="hybridMultilevel"/>
    <w:tmpl w:val="ED44EB22"/>
    <w:lvl w:ilvl="0" w:tplc="5B58C4D6">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1" w15:restartNumberingAfterBreak="0">
    <w:nsid w:val="7745591B"/>
    <w:multiLevelType w:val="hybridMultilevel"/>
    <w:tmpl w:val="758AC3D4"/>
    <w:lvl w:ilvl="0" w:tplc="1974C2DC">
      <w:start w:val="1"/>
      <w:numFmt w:val="lowerLetter"/>
      <w:lvlText w:val="%1."/>
      <w:lvlJc w:val="left"/>
      <w:pPr>
        <w:ind w:left="1800" w:hanging="360"/>
      </w:pPr>
      <w:rPr>
        <w:rFonts w:ascii="Times New Roman" w:eastAsia="Calibri" w:hAnsi="Times New Roman" w:cs="Arial"/>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2" w15:restartNumberingAfterBreak="0">
    <w:nsid w:val="776A5D64"/>
    <w:multiLevelType w:val="hybridMultilevel"/>
    <w:tmpl w:val="84DA4884"/>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3" w15:restartNumberingAfterBreak="0">
    <w:nsid w:val="79E92307"/>
    <w:multiLevelType w:val="hybridMultilevel"/>
    <w:tmpl w:val="3BB4F77A"/>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4" w15:restartNumberingAfterBreak="0">
    <w:nsid w:val="7ABC5F45"/>
    <w:multiLevelType w:val="hybridMultilevel"/>
    <w:tmpl w:val="F5D0EFB6"/>
    <w:lvl w:ilvl="0" w:tplc="FFFFFFFF">
      <w:start w:val="1"/>
      <w:numFmt w:val="decimal"/>
      <w:lvlText w:val="%1."/>
      <w:lvlJc w:val="left"/>
      <w:pPr>
        <w:tabs>
          <w:tab w:val="num" w:pos="1440"/>
        </w:tabs>
        <w:ind w:left="1440" w:hanging="360"/>
      </w:pPr>
      <w:rPr>
        <w:rFonts w:ascii="Times New Roman" w:eastAsia="Times New Roman" w:hAnsi="Times New Roman" w:cs="Times New Roman"/>
        <w:b w:val="0"/>
        <w:i w:val="0"/>
        <w:sz w:val="18"/>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start w:val="1"/>
      <w:numFmt w:val="lowerLetter"/>
      <w:lvlText w:val="%3)"/>
      <w:lvlJc w:val="left"/>
      <w:pPr>
        <w:ind w:left="2880" w:hanging="360"/>
      </w:pPr>
      <w:rPr>
        <w:rFont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85" w15:restartNumberingAfterBreak="0">
    <w:nsid w:val="7C2F657F"/>
    <w:multiLevelType w:val="hybridMultilevel"/>
    <w:tmpl w:val="2E06FB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6" w15:restartNumberingAfterBreak="0">
    <w:nsid w:val="7C9B25CD"/>
    <w:multiLevelType w:val="hybridMultilevel"/>
    <w:tmpl w:val="D72C6FA0"/>
    <w:lvl w:ilvl="0" w:tplc="04090001">
      <w:start w:val="1"/>
      <w:numFmt w:val="bullet"/>
      <w:lvlText w:val=""/>
      <w:lvlJc w:val="left"/>
      <w:pPr>
        <w:tabs>
          <w:tab w:val="num" w:pos="1440"/>
        </w:tabs>
        <w:ind w:left="1440" w:hanging="360"/>
      </w:pPr>
      <w:rPr>
        <w:rFonts w:ascii="Symbol" w:hAnsi="Symbol"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87" w15:restartNumberingAfterBreak="0">
    <w:nsid w:val="7CE3750A"/>
    <w:multiLevelType w:val="hybridMultilevel"/>
    <w:tmpl w:val="1E34F72E"/>
    <w:lvl w:ilvl="0" w:tplc="44E0A014">
      <w:start w:val="1"/>
      <w:numFmt w:val="decimal"/>
      <w:lvlText w:val="%1."/>
      <w:lvlJc w:val="left"/>
      <w:pPr>
        <w:tabs>
          <w:tab w:val="num" w:pos="1440"/>
        </w:tabs>
        <w:ind w:left="1440" w:hanging="360"/>
      </w:pPr>
      <w:rPr>
        <w:rFonts w:ascii="Times New Roman" w:eastAsia="Times New Roman" w:hAnsi="Times New Roman" w:cs="Times New Roman"/>
        <w:b/>
        <w:bCs/>
      </w:rPr>
    </w:lvl>
    <w:lvl w:ilvl="1" w:tplc="76EEEBA4">
      <w:start w:val="3686"/>
      <w:numFmt w:val="bullet"/>
      <w:lvlText w:val="•"/>
      <w:lvlJc w:val="left"/>
      <w:pPr>
        <w:tabs>
          <w:tab w:val="num" w:pos="2160"/>
        </w:tabs>
        <w:ind w:left="2160" w:hanging="360"/>
      </w:pPr>
      <w:rPr>
        <w:rFonts w:ascii="Arial" w:hAnsi="Arial" w:cs="Times New Roman" w:hint="default"/>
      </w:rPr>
    </w:lvl>
    <w:lvl w:ilvl="2" w:tplc="8E0E4BF0">
      <w:start w:val="3686"/>
      <w:numFmt w:val="bullet"/>
      <w:lvlText w:val="•"/>
      <w:lvlJc w:val="left"/>
      <w:pPr>
        <w:tabs>
          <w:tab w:val="num" w:pos="2880"/>
        </w:tabs>
        <w:ind w:left="2880" w:hanging="360"/>
      </w:pPr>
      <w:rPr>
        <w:rFonts w:ascii="Arial" w:hAnsi="Arial" w:cs="Times New Roman" w:hint="default"/>
      </w:rPr>
    </w:lvl>
    <w:lvl w:ilvl="3" w:tplc="8BD4E2AA">
      <w:start w:val="1"/>
      <w:numFmt w:val="bullet"/>
      <w:lvlText w:val="•"/>
      <w:lvlJc w:val="left"/>
      <w:pPr>
        <w:tabs>
          <w:tab w:val="num" w:pos="3600"/>
        </w:tabs>
        <w:ind w:left="3600" w:hanging="360"/>
      </w:pPr>
      <w:rPr>
        <w:rFonts w:ascii="Arial" w:hAnsi="Arial" w:cs="Times New Roman" w:hint="default"/>
      </w:rPr>
    </w:lvl>
    <w:lvl w:ilvl="4" w:tplc="5366DFA6">
      <w:start w:val="1"/>
      <w:numFmt w:val="bullet"/>
      <w:lvlText w:val="•"/>
      <w:lvlJc w:val="left"/>
      <w:pPr>
        <w:tabs>
          <w:tab w:val="num" w:pos="4320"/>
        </w:tabs>
        <w:ind w:left="4320" w:hanging="360"/>
      </w:pPr>
      <w:rPr>
        <w:rFonts w:ascii="Arial" w:hAnsi="Arial" w:cs="Times New Roman" w:hint="default"/>
      </w:rPr>
    </w:lvl>
    <w:lvl w:ilvl="5" w:tplc="7CE6084E">
      <w:start w:val="1"/>
      <w:numFmt w:val="bullet"/>
      <w:lvlText w:val="•"/>
      <w:lvlJc w:val="left"/>
      <w:pPr>
        <w:tabs>
          <w:tab w:val="num" w:pos="5040"/>
        </w:tabs>
        <w:ind w:left="5040" w:hanging="360"/>
      </w:pPr>
      <w:rPr>
        <w:rFonts w:ascii="Arial" w:hAnsi="Arial" w:cs="Times New Roman" w:hint="default"/>
      </w:rPr>
    </w:lvl>
    <w:lvl w:ilvl="6" w:tplc="DB562CE4">
      <w:start w:val="1"/>
      <w:numFmt w:val="bullet"/>
      <w:lvlText w:val="•"/>
      <w:lvlJc w:val="left"/>
      <w:pPr>
        <w:tabs>
          <w:tab w:val="num" w:pos="5760"/>
        </w:tabs>
        <w:ind w:left="5760" w:hanging="360"/>
      </w:pPr>
      <w:rPr>
        <w:rFonts w:ascii="Arial" w:hAnsi="Arial" w:cs="Times New Roman" w:hint="default"/>
      </w:rPr>
    </w:lvl>
    <w:lvl w:ilvl="7" w:tplc="8DDCB5B8">
      <w:start w:val="1"/>
      <w:numFmt w:val="bullet"/>
      <w:lvlText w:val="•"/>
      <w:lvlJc w:val="left"/>
      <w:pPr>
        <w:tabs>
          <w:tab w:val="num" w:pos="6480"/>
        </w:tabs>
        <w:ind w:left="6480" w:hanging="360"/>
      </w:pPr>
      <w:rPr>
        <w:rFonts w:ascii="Arial" w:hAnsi="Arial" w:cs="Times New Roman" w:hint="default"/>
      </w:rPr>
    </w:lvl>
    <w:lvl w:ilvl="8" w:tplc="E4C28F32">
      <w:start w:val="1"/>
      <w:numFmt w:val="bullet"/>
      <w:lvlText w:val="•"/>
      <w:lvlJc w:val="left"/>
      <w:pPr>
        <w:tabs>
          <w:tab w:val="num" w:pos="7200"/>
        </w:tabs>
        <w:ind w:left="7200" w:hanging="360"/>
      </w:pPr>
      <w:rPr>
        <w:rFonts w:ascii="Arial" w:hAnsi="Arial" w:cs="Times New Roman" w:hint="default"/>
      </w:rPr>
    </w:lvl>
  </w:abstractNum>
  <w:num w:numId="1" w16cid:durableId="639186559">
    <w:abstractNumId w:val="28"/>
  </w:num>
  <w:num w:numId="2" w16cid:durableId="2065834471">
    <w:abstractNumId w:val="11"/>
  </w:num>
  <w:num w:numId="3" w16cid:durableId="1270770626">
    <w:abstractNumId w:val="68"/>
  </w:num>
  <w:num w:numId="4" w16cid:durableId="1989506855">
    <w:abstractNumId w:val="42"/>
  </w:num>
  <w:num w:numId="5" w16cid:durableId="391739100">
    <w:abstractNumId w:val="76"/>
  </w:num>
  <w:num w:numId="6" w16cid:durableId="244190048">
    <w:abstractNumId w:val="0"/>
  </w:num>
  <w:num w:numId="7" w16cid:durableId="929125687">
    <w:abstractNumId w:val="18"/>
  </w:num>
  <w:num w:numId="8" w16cid:durableId="248780086">
    <w:abstractNumId w:val="57"/>
  </w:num>
  <w:num w:numId="9" w16cid:durableId="535043863">
    <w:abstractNumId w:val="21"/>
  </w:num>
  <w:num w:numId="10" w16cid:durableId="1275941168">
    <w:abstractNumId w:val="61"/>
  </w:num>
  <w:num w:numId="11" w16cid:durableId="1183058356">
    <w:abstractNumId w:val="25"/>
  </w:num>
  <w:num w:numId="12" w16cid:durableId="1395395883">
    <w:abstractNumId w:val="15"/>
  </w:num>
  <w:num w:numId="13" w16cid:durableId="1389065168">
    <w:abstractNumId w:val="17"/>
  </w:num>
  <w:num w:numId="14" w16cid:durableId="1540165523">
    <w:abstractNumId w:val="10"/>
  </w:num>
  <w:num w:numId="15" w16cid:durableId="1712265399">
    <w:abstractNumId w:val="60"/>
  </w:num>
  <w:num w:numId="16" w16cid:durableId="274096726">
    <w:abstractNumId w:val="48"/>
  </w:num>
  <w:num w:numId="17" w16cid:durableId="675183969">
    <w:abstractNumId w:val="78"/>
  </w:num>
  <w:num w:numId="18" w16cid:durableId="66852172">
    <w:abstractNumId w:val="49"/>
  </w:num>
  <w:num w:numId="19" w16cid:durableId="367729254">
    <w:abstractNumId w:val="3"/>
  </w:num>
  <w:num w:numId="20" w16cid:durableId="1222013492">
    <w:abstractNumId w:val="59"/>
  </w:num>
  <w:num w:numId="21" w16cid:durableId="1116564818">
    <w:abstractNumId w:val="26"/>
  </w:num>
  <w:num w:numId="22" w16cid:durableId="1070033869">
    <w:abstractNumId w:val="29"/>
  </w:num>
  <w:num w:numId="23" w16cid:durableId="826626551">
    <w:abstractNumId w:val="27"/>
  </w:num>
  <w:num w:numId="24" w16cid:durableId="385448971">
    <w:abstractNumId w:val="6"/>
  </w:num>
  <w:num w:numId="25" w16cid:durableId="1755011403">
    <w:abstractNumId w:val="50"/>
  </w:num>
  <w:num w:numId="26" w16cid:durableId="497617571">
    <w:abstractNumId w:val="87"/>
  </w:num>
  <w:num w:numId="27" w16cid:durableId="1921789343">
    <w:abstractNumId w:val="52"/>
  </w:num>
  <w:num w:numId="28" w16cid:durableId="750273734">
    <w:abstractNumId w:val="9"/>
  </w:num>
  <w:num w:numId="29" w16cid:durableId="1812944802">
    <w:abstractNumId w:val="13"/>
  </w:num>
  <w:num w:numId="30" w16cid:durableId="1468234698">
    <w:abstractNumId w:val="86"/>
  </w:num>
  <w:num w:numId="31" w16cid:durableId="747574522">
    <w:abstractNumId w:val="41"/>
  </w:num>
  <w:num w:numId="32" w16cid:durableId="104933697">
    <w:abstractNumId w:val="35"/>
  </w:num>
  <w:num w:numId="33" w16cid:durableId="743184477">
    <w:abstractNumId w:val="31"/>
  </w:num>
  <w:num w:numId="34" w16cid:durableId="667639372">
    <w:abstractNumId w:val="70"/>
  </w:num>
  <w:num w:numId="35" w16cid:durableId="1629899211">
    <w:abstractNumId w:val="81"/>
  </w:num>
  <w:num w:numId="36" w16cid:durableId="1110736716">
    <w:abstractNumId w:val="40"/>
  </w:num>
  <w:num w:numId="37" w16cid:durableId="346178125">
    <w:abstractNumId w:val="74"/>
  </w:num>
  <w:num w:numId="38" w16cid:durableId="508520377">
    <w:abstractNumId w:val="14"/>
  </w:num>
  <w:num w:numId="39" w16cid:durableId="1238176815">
    <w:abstractNumId w:val="4"/>
  </w:num>
  <w:num w:numId="40" w16cid:durableId="1850876326">
    <w:abstractNumId w:val="7"/>
  </w:num>
  <w:num w:numId="41" w16cid:durableId="1687293737">
    <w:abstractNumId w:val="65"/>
  </w:num>
  <w:num w:numId="42" w16cid:durableId="2134402995">
    <w:abstractNumId w:val="83"/>
  </w:num>
  <w:num w:numId="43" w16cid:durableId="1345207147">
    <w:abstractNumId w:val="82"/>
  </w:num>
  <w:num w:numId="44" w16cid:durableId="1746684446">
    <w:abstractNumId w:val="19"/>
  </w:num>
  <w:num w:numId="45" w16cid:durableId="1413308894">
    <w:abstractNumId w:val="12"/>
  </w:num>
  <w:num w:numId="46" w16cid:durableId="1069156081">
    <w:abstractNumId w:val="43"/>
  </w:num>
  <w:num w:numId="47" w16cid:durableId="2057267881">
    <w:abstractNumId w:val="2"/>
  </w:num>
  <w:num w:numId="48" w16cid:durableId="1801221145">
    <w:abstractNumId w:val="22"/>
  </w:num>
  <w:num w:numId="49" w16cid:durableId="2017607329">
    <w:abstractNumId w:val="56"/>
  </w:num>
  <w:num w:numId="50" w16cid:durableId="502285334">
    <w:abstractNumId w:val="33"/>
  </w:num>
  <w:num w:numId="51" w16cid:durableId="82066861">
    <w:abstractNumId w:val="38"/>
  </w:num>
  <w:num w:numId="52" w16cid:durableId="1813667543">
    <w:abstractNumId w:val="72"/>
  </w:num>
  <w:num w:numId="53" w16cid:durableId="399325784">
    <w:abstractNumId w:val="71"/>
  </w:num>
  <w:num w:numId="54" w16cid:durableId="963388829">
    <w:abstractNumId w:val="30"/>
  </w:num>
  <w:num w:numId="55" w16cid:durableId="1248424209">
    <w:abstractNumId w:val="85"/>
  </w:num>
  <w:num w:numId="56" w16cid:durableId="1504471271">
    <w:abstractNumId w:val="44"/>
  </w:num>
  <w:num w:numId="57" w16cid:durableId="866527526">
    <w:abstractNumId w:val="64"/>
  </w:num>
  <w:num w:numId="58" w16cid:durableId="1215696854">
    <w:abstractNumId w:val="34"/>
  </w:num>
  <w:num w:numId="59" w16cid:durableId="280497572">
    <w:abstractNumId w:val="8"/>
  </w:num>
  <w:num w:numId="60" w16cid:durableId="1536038096">
    <w:abstractNumId w:val="75"/>
  </w:num>
  <w:num w:numId="61" w16cid:durableId="1355762827">
    <w:abstractNumId w:val="46"/>
  </w:num>
  <w:num w:numId="62" w16cid:durableId="829949641">
    <w:abstractNumId w:val="77"/>
  </w:num>
  <w:num w:numId="63" w16cid:durableId="1722174224">
    <w:abstractNumId w:val="23"/>
  </w:num>
  <w:num w:numId="64" w16cid:durableId="1876771315">
    <w:abstractNumId w:val="39"/>
  </w:num>
  <w:num w:numId="65" w16cid:durableId="77874861">
    <w:abstractNumId w:val="55"/>
  </w:num>
  <w:num w:numId="66" w16cid:durableId="808744966">
    <w:abstractNumId w:val="84"/>
  </w:num>
  <w:num w:numId="67" w16cid:durableId="1391004767">
    <w:abstractNumId w:val="1"/>
  </w:num>
  <w:num w:numId="68" w16cid:durableId="1441023269">
    <w:abstractNumId w:val="58"/>
  </w:num>
  <w:num w:numId="69" w16cid:durableId="798379530">
    <w:abstractNumId w:val="80"/>
  </w:num>
  <w:num w:numId="70" w16cid:durableId="96760534">
    <w:abstractNumId w:val="79"/>
  </w:num>
  <w:num w:numId="71" w16cid:durableId="984090239">
    <w:abstractNumId w:val="54"/>
  </w:num>
  <w:num w:numId="72" w16cid:durableId="1849246195">
    <w:abstractNumId w:val="69"/>
  </w:num>
  <w:num w:numId="73" w16cid:durableId="254293381">
    <w:abstractNumId w:val="62"/>
  </w:num>
  <w:num w:numId="74" w16cid:durableId="1813475395">
    <w:abstractNumId w:val="16"/>
  </w:num>
  <w:num w:numId="75" w16cid:durableId="1939940745">
    <w:abstractNumId w:val="24"/>
  </w:num>
  <w:num w:numId="76" w16cid:durableId="144205045">
    <w:abstractNumId w:val="45"/>
  </w:num>
  <w:num w:numId="77" w16cid:durableId="1518353663">
    <w:abstractNumId w:val="36"/>
  </w:num>
  <w:num w:numId="78" w16cid:durableId="810638882">
    <w:abstractNumId w:val="20"/>
  </w:num>
  <w:num w:numId="79" w16cid:durableId="545991504">
    <w:abstractNumId w:val="51"/>
  </w:num>
  <w:num w:numId="80" w16cid:durableId="1570112458">
    <w:abstractNumId w:val="37"/>
  </w:num>
  <w:num w:numId="81" w16cid:durableId="1238906281">
    <w:abstractNumId w:val="67"/>
  </w:num>
  <w:num w:numId="82" w16cid:durableId="1874492196">
    <w:abstractNumId w:val="66"/>
  </w:num>
  <w:num w:numId="83" w16cid:durableId="1831872819">
    <w:abstractNumId w:val="63"/>
  </w:num>
  <w:num w:numId="84" w16cid:durableId="622079942">
    <w:abstractNumId w:val="73"/>
  </w:num>
  <w:num w:numId="85" w16cid:durableId="406651604">
    <w:abstractNumId w:val="5"/>
  </w:num>
  <w:num w:numId="86" w16cid:durableId="1168911367">
    <w:abstractNumId w:val="53"/>
  </w:num>
  <w:num w:numId="87" w16cid:durableId="198513031">
    <w:abstractNumId w:val="32"/>
  </w:num>
  <w:num w:numId="88" w16cid:durableId="774402033">
    <w:abstractNumId w:val="47"/>
  </w:num>
  <w:numIdMacAtCleanup w:val="8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hamad Ridho Zul Khoiri">
    <w15:presenceInfo w15:providerId="AD" w15:userId="S::Muhamad.Khoiri@medcoenergi.com::50d4d805-d280-48a3-9875-acd6211665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US" w:vendorID="64" w:dllVersion="6" w:nlCheck="1" w:checkStyle="0"/>
  <w:activeWritingStyle w:appName="MSWord" w:lang="en-GB" w:vendorID="64" w:dllVersion="6" w:nlCheck="1" w:checkStyle="0"/>
  <w:activeWritingStyle w:appName="MSWord" w:lang="en-US" w:vendorID="64" w:dllVersion="0" w:nlCheck="1" w:checkStyle="0"/>
  <w:activeWritingStyle w:appName="MSWord" w:lang="en-GB" w:vendorID="64" w:dllVersion="0" w:nlCheck="1" w:checkStyle="0"/>
  <w:activeWritingStyle w:appName="MSWord" w:lang="en-AU" w:vendorID="64" w:dllVersion="0" w:nlCheck="1" w:checkStyle="0"/>
  <w:activeWritingStyle w:appName="MSWord" w:lang="fr-FR" w:vendorID="64" w:dllVersion="0" w:nlCheck="1" w:checkStyle="0"/>
  <w:activeWritingStyle w:appName="MSWord" w:lang="en-ID" w:vendorID="64" w:dllVersion="0" w:nlCheck="1" w:checkStyle="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A32"/>
    <w:rsid w:val="00000642"/>
    <w:rsid w:val="0000207D"/>
    <w:rsid w:val="0000262E"/>
    <w:rsid w:val="0000404D"/>
    <w:rsid w:val="0000542E"/>
    <w:rsid w:val="0000762E"/>
    <w:rsid w:val="00014F4D"/>
    <w:rsid w:val="00020956"/>
    <w:rsid w:val="00020C3C"/>
    <w:rsid w:val="00021C7E"/>
    <w:rsid w:val="00024691"/>
    <w:rsid w:val="000277F4"/>
    <w:rsid w:val="000308A7"/>
    <w:rsid w:val="00033BC6"/>
    <w:rsid w:val="00033D1A"/>
    <w:rsid w:val="00034B7B"/>
    <w:rsid w:val="00034D53"/>
    <w:rsid w:val="00037049"/>
    <w:rsid w:val="000420F1"/>
    <w:rsid w:val="000504E5"/>
    <w:rsid w:val="00051B89"/>
    <w:rsid w:val="000527CD"/>
    <w:rsid w:val="00053978"/>
    <w:rsid w:val="00055C2E"/>
    <w:rsid w:val="00055C84"/>
    <w:rsid w:val="00056B95"/>
    <w:rsid w:val="00060F6A"/>
    <w:rsid w:val="00061F6F"/>
    <w:rsid w:val="0006427A"/>
    <w:rsid w:val="00065544"/>
    <w:rsid w:val="000658AD"/>
    <w:rsid w:val="00066350"/>
    <w:rsid w:val="00066F81"/>
    <w:rsid w:val="00067088"/>
    <w:rsid w:val="0007029D"/>
    <w:rsid w:val="00071E02"/>
    <w:rsid w:val="00075C87"/>
    <w:rsid w:val="000769CA"/>
    <w:rsid w:val="000772F2"/>
    <w:rsid w:val="0008117D"/>
    <w:rsid w:val="000852A2"/>
    <w:rsid w:val="00087165"/>
    <w:rsid w:val="00087D59"/>
    <w:rsid w:val="00090726"/>
    <w:rsid w:val="000914FD"/>
    <w:rsid w:val="0009345A"/>
    <w:rsid w:val="00095C6F"/>
    <w:rsid w:val="00096A5B"/>
    <w:rsid w:val="00096EEC"/>
    <w:rsid w:val="0009719D"/>
    <w:rsid w:val="000A1163"/>
    <w:rsid w:val="000A15CD"/>
    <w:rsid w:val="000A22DF"/>
    <w:rsid w:val="000A31DE"/>
    <w:rsid w:val="000A4032"/>
    <w:rsid w:val="000A47DA"/>
    <w:rsid w:val="000B1BD6"/>
    <w:rsid w:val="000B2AD8"/>
    <w:rsid w:val="000B434B"/>
    <w:rsid w:val="000B46F5"/>
    <w:rsid w:val="000B51B9"/>
    <w:rsid w:val="000B7C02"/>
    <w:rsid w:val="000C0B24"/>
    <w:rsid w:val="000C0DAB"/>
    <w:rsid w:val="000C162B"/>
    <w:rsid w:val="000C7026"/>
    <w:rsid w:val="000D07E0"/>
    <w:rsid w:val="000D0806"/>
    <w:rsid w:val="000D0CBF"/>
    <w:rsid w:val="000D1A26"/>
    <w:rsid w:val="000D1B1A"/>
    <w:rsid w:val="000D67B5"/>
    <w:rsid w:val="000E006B"/>
    <w:rsid w:val="000E1BCB"/>
    <w:rsid w:val="000E221C"/>
    <w:rsid w:val="000E3DFB"/>
    <w:rsid w:val="000E4197"/>
    <w:rsid w:val="000E4496"/>
    <w:rsid w:val="000E45A2"/>
    <w:rsid w:val="000E5631"/>
    <w:rsid w:val="000F15EE"/>
    <w:rsid w:val="000F1CA8"/>
    <w:rsid w:val="000F37C3"/>
    <w:rsid w:val="000F42BD"/>
    <w:rsid w:val="000F6D27"/>
    <w:rsid w:val="000F7809"/>
    <w:rsid w:val="00105A2C"/>
    <w:rsid w:val="00106579"/>
    <w:rsid w:val="00107A01"/>
    <w:rsid w:val="001131E2"/>
    <w:rsid w:val="001148FC"/>
    <w:rsid w:val="00115A76"/>
    <w:rsid w:val="001161EC"/>
    <w:rsid w:val="0011763A"/>
    <w:rsid w:val="001203D7"/>
    <w:rsid w:val="001213CE"/>
    <w:rsid w:val="001230E8"/>
    <w:rsid w:val="001249CE"/>
    <w:rsid w:val="00124B99"/>
    <w:rsid w:val="00124CFE"/>
    <w:rsid w:val="00124EDE"/>
    <w:rsid w:val="00124FEA"/>
    <w:rsid w:val="00126B10"/>
    <w:rsid w:val="001272A1"/>
    <w:rsid w:val="00132765"/>
    <w:rsid w:val="00132EEB"/>
    <w:rsid w:val="0013488E"/>
    <w:rsid w:val="00135703"/>
    <w:rsid w:val="0014199B"/>
    <w:rsid w:val="00144029"/>
    <w:rsid w:val="0014442C"/>
    <w:rsid w:val="0015206A"/>
    <w:rsid w:val="00152EA6"/>
    <w:rsid w:val="001551BD"/>
    <w:rsid w:val="00155576"/>
    <w:rsid w:val="00156E6E"/>
    <w:rsid w:val="00156EDB"/>
    <w:rsid w:val="00161765"/>
    <w:rsid w:val="00161C6E"/>
    <w:rsid w:val="00162DEB"/>
    <w:rsid w:val="001645FE"/>
    <w:rsid w:val="00167F1D"/>
    <w:rsid w:val="001701C3"/>
    <w:rsid w:val="001707BC"/>
    <w:rsid w:val="00170C4C"/>
    <w:rsid w:val="00170D35"/>
    <w:rsid w:val="00171095"/>
    <w:rsid w:val="00171359"/>
    <w:rsid w:val="0017242D"/>
    <w:rsid w:val="001727E7"/>
    <w:rsid w:val="00172DE2"/>
    <w:rsid w:val="00173AED"/>
    <w:rsid w:val="00174C76"/>
    <w:rsid w:val="001751F8"/>
    <w:rsid w:val="00177303"/>
    <w:rsid w:val="001775C8"/>
    <w:rsid w:val="00181CB5"/>
    <w:rsid w:val="001857AB"/>
    <w:rsid w:val="001918CD"/>
    <w:rsid w:val="001932A6"/>
    <w:rsid w:val="0019339C"/>
    <w:rsid w:val="001953FE"/>
    <w:rsid w:val="00195799"/>
    <w:rsid w:val="001979A4"/>
    <w:rsid w:val="001A1370"/>
    <w:rsid w:val="001A2FB7"/>
    <w:rsid w:val="001A3771"/>
    <w:rsid w:val="001A3D01"/>
    <w:rsid w:val="001A3D6D"/>
    <w:rsid w:val="001A4C6D"/>
    <w:rsid w:val="001A76E8"/>
    <w:rsid w:val="001B1377"/>
    <w:rsid w:val="001B302A"/>
    <w:rsid w:val="001C2754"/>
    <w:rsid w:val="001C4F34"/>
    <w:rsid w:val="001D0781"/>
    <w:rsid w:val="001D5C9C"/>
    <w:rsid w:val="001D5E28"/>
    <w:rsid w:val="001D7B90"/>
    <w:rsid w:val="001E15EC"/>
    <w:rsid w:val="001E23F7"/>
    <w:rsid w:val="001E2446"/>
    <w:rsid w:val="001E2ED6"/>
    <w:rsid w:val="001E3C63"/>
    <w:rsid w:val="001E462F"/>
    <w:rsid w:val="001E5954"/>
    <w:rsid w:val="001E64B0"/>
    <w:rsid w:val="001E6611"/>
    <w:rsid w:val="001F3096"/>
    <w:rsid w:val="001F3FF3"/>
    <w:rsid w:val="001F4806"/>
    <w:rsid w:val="001F4F13"/>
    <w:rsid w:val="001F57DE"/>
    <w:rsid w:val="001F7490"/>
    <w:rsid w:val="0020319D"/>
    <w:rsid w:val="002033C9"/>
    <w:rsid w:val="00205E54"/>
    <w:rsid w:val="0020721D"/>
    <w:rsid w:val="0020787B"/>
    <w:rsid w:val="002110FB"/>
    <w:rsid w:val="002125EF"/>
    <w:rsid w:val="00212E7E"/>
    <w:rsid w:val="00215CD1"/>
    <w:rsid w:val="002232D8"/>
    <w:rsid w:val="00230220"/>
    <w:rsid w:val="00231DEB"/>
    <w:rsid w:val="0023290B"/>
    <w:rsid w:val="00233D3E"/>
    <w:rsid w:val="002366BF"/>
    <w:rsid w:val="002366D7"/>
    <w:rsid w:val="00236AE0"/>
    <w:rsid w:val="002422E7"/>
    <w:rsid w:val="0024242E"/>
    <w:rsid w:val="00244E19"/>
    <w:rsid w:val="002451C7"/>
    <w:rsid w:val="00246B73"/>
    <w:rsid w:val="00253BB7"/>
    <w:rsid w:val="00257D19"/>
    <w:rsid w:val="00262D52"/>
    <w:rsid w:val="00263A39"/>
    <w:rsid w:val="00264BD0"/>
    <w:rsid w:val="00265E43"/>
    <w:rsid w:val="0026600E"/>
    <w:rsid w:val="00266CEE"/>
    <w:rsid w:val="00266EFB"/>
    <w:rsid w:val="002741EA"/>
    <w:rsid w:val="00274A71"/>
    <w:rsid w:val="002762B6"/>
    <w:rsid w:val="00277919"/>
    <w:rsid w:val="00277F9F"/>
    <w:rsid w:val="00281A55"/>
    <w:rsid w:val="00281AB1"/>
    <w:rsid w:val="00284CBE"/>
    <w:rsid w:val="002852A5"/>
    <w:rsid w:val="00286086"/>
    <w:rsid w:val="00286A65"/>
    <w:rsid w:val="00286D83"/>
    <w:rsid w:val="00287F3F"/>
    <w:rsid w:val="002927BC"/>
    <w:rsid w:val="00292C0D"/>
    <w:rsid w:val="0029494E"/>
    <w:rsid w:val="00295EFC"/>
    <w:rsid w:val="00295F00"/>
    <w:rsid w:val="00296577"/>
    <w:rsid w:val="00296FE0"/>
    <w:rsid w:val="00297BC9"/>
    <w:rsid w:val="002A18BA"/>
    <w:rsid w:val="002A3DC1"/>
    <w:rsid w:val="002A49ED"/>
    <w:rsid w:val="002A5515"/>
    <w:rsid w:val="002A7E30"/>
    <w:rsid w:val="002B06F2"/>
    <w:rsid w:val="002B21A7"/>
    <w:rsid w:val="002B22B5"/>
    <w:rsid w:val="002B2875"/>
    <w:rsid w:val="002B52AD"/>
    <w:rsid w:val="002B5E34"/>
    <w:rsid w:val="002B70F9"/>
    <w:rsid w:val="002C1D29"/>
    <w:rsid w:val="002C4122"/>
    <w:rsid w:val="002C6B4A"/>
    <w:rsid w:val="002D0FC7"/>
    <w:rsid w:val="002D152A"/>
    <w:rsid w:val="002D18A2"/>
    <w:rsid w:val="002D2227"/>
    <w:rsid w:val="002D29F0"/>
    <w:rsid w:val="002D3B2A"/>
    <w:rsid w:val="002D489D"/>
    <w:rsid w:val="002D5979"/>
    <w:rsid w:val="002D5C35"/>
    <w:rsid w:val="002D6A9E"/>
    <w:rsid w:val="002D6FAD"/>
    <w:rsid w:val="002D71A7"/>
    <w:rsid w:val="002D7565"/>
    <w:rsid w:val="002D7FAF"/>
    <w:rsid w:val="002E0030"/>
    <w:rsid w:val="002E063E"/>
    <w:rsid w:val="002E09E2"/>
    <w:rsid w:val="002E11CC"/>
    <w:rsid w:val="002E1294"/>
    <w:rsid w:val="002E38FB"/>
    <w:rsid w:val="002E47F2"/>
    <w:rsid w:val="002E5026"/>
    <w:rsid w:val="002E5C92"/>
    <w:rsid w:val="002E60B2"/>
    <w:rsid w:val="002E6CF7"/>
    <w:rsid w:val="002E7002"/>
    <w:rsid w:val="002E7161"/>
    <w:rsid w:val="002F0DCC"/>
    <w:rsid w:val="002F1723"/>
    <w:rsid w:val="002F2CB4"/>
    <w:rsid w:val="002F6B3B"/>
    <w:rsid w:val="002F778F"/>
    <w:rsid w:val="002F7F15"/>
    <w:rsid w:val="00301168"/>
    <w:rsid w:val="0030180E"/>
    <w:rsid w:val="003032EE"/>
    <w:rsid w:val="003059F9"/>
    <w:rsid w:val="0030687D"/>
    <w:rsid w:val="00306F6B"/>
    <w:rsid w:val="00306F8C"/>
    <w:rsid w:val="00311F5D"/>
    <w:rsid w:val="003129BE"/>
    <w:rsid w:val="00313F84"/>
    <w:rsid w:val="0031528B"/>
    <w:rsid w:val="003162AF"/>
    <w:rsid w:val="003169F2"/>
    <w:rsid w:val="00316D84"/>
    <w:rsid w:val="0031737C"/>
    <w:rsid w:val="00317D6D"/>
    <w:rsid w:val="00321F2D"/>
    <w:rsid w:val="00324312"/>
    <w:rsid w:val="003243CE"/>
    <w:rsid w:val="00326C5E"/>
    <w:rsid w:val="0032771D"/>
    <w:rsid w:val="00327D27"/>
    <w:rsid w:val="00330CA3"/>
    <w:rsid w:val="00332085"/>
    <w:rsid w:val="0033422D"/>
    <w:rsid w:val="00334304"/>
    <w:rsid w:val="003362B3"/>
    <w:rsid w:val="003365CC"/>
    <w:rsid w:val="00336FDB"/>
    <w:rsid w:val="00343168"/>
    <w:rsid w:val="0034358C"/>
    <w:rsid w:val="00343A75"/>
    <w:rsid w:val="00344989"/>
    <w:rsid w:val="00344A21"/>
    <w:rsid w:val="00344DAD"/>
    <w:rsid w:val="00344E93"/>
    <w:rsid w:val="00350298"/>
    <w:rsid w:val="003505CE"/>
    <w:rsid w:val="00351C0B"/>
    <w:rsid w:val="00352E13"/>
    <w:rsid w:val="00353850"/>
    <w:rsid w:val="00353AD1"/>
    <w:rsid w:val="00354019"/>
    <w:rsid w:val="003557CA"/>
    <w:rsid w:val="00355A32"/>
    <w:rsid w:val="00356C36"/>
    <w:rsid w:val="00357EE7"/>
    <w:rsid w:val="00357F34"/>
    <w:rsid w:val="00360E27"/>
    <w:rsid w:val="003611E5"/>
    <w:rsid w:val="00361AE1"/>
    <w:rsid w:val="00363224"/>
    <w:rsid w:val="00366259"/>
    <w:rsid w:val="003722E4"/>
    <w:rsid w:val="00372B99"/>
    <w:rsid w:val="003763A6"/>
    <w:rsid w:val="003778A5"/>
    <w:rsid w:val="003806F5"/>
    <w:rsid w:val="003835ED"/>
    <w:rsid w:val="0039193D"/>
    <w:rsid w:val="00392597"/>
    <w:rsid w:val="00392838"/>
    <w:rsid w:val="003942FC"/>
    <w:rsid w:val="0039531D"/>
    <w:rsid w:val="00396BDD"/>
    <w:rsid w:val="003A38BA"/>
    <w:rsid w:val="003A4997"/>
    <w:rsid w:val="003A5A2A"/>
    <w:rsid w:val="003A6D42"/>
    <w:rsid w:val="003A7699"/>
    <w:rsid w:val="003A7C67"/>
    <w:rsid w:val="003A7FA5"/>
    <w:rsid w:val="003B1A2F"/>
    <w:rsid w:val="003B2491"/>
    <w:rsid w:val="003B2500"/>
    <w:rsid w:val="003B4BB5"/>
    <w:rsid w:val="003B4BEE"/>
    <w:rsid w:val="003B5046"/>
    <w:rsid w:val="003C27CE"/>
    <w:rsid w:val="003C2DA6"/>
    <w:rsid w:val="003C329C"/>
    <w:rsid w:val="003C6B85"/>
    <w:rsid w:val="003D08B2"/>
    <w:rsid w:val="003D1A62"/>
    <w:rsid w:val="003D36EE"/>
    <w:rsid w:val="003D60B3"/>
    <w:rsid w:val="003D706A"/>
    <w:rsid w:val="003D7B13"/>
    <w:rsid w:val="003D7DCF"/>
    <w:rsid w:val="003E0FF3"/>
    <w:rsid w:val="003E15EF"/>
    <w:rsid w:val="003E2625"/>
    <w:rsid w:val="003E2D8D"/>
    <w:rsid w:val="003E31FC"/>
    <w:rsid w:val="003E3D50"/>
    <w:rsid w:val="003E58E0"/>
    <w:rsid w:val="003E6AD6"/>
    <w:rsid w:val="003E6C01"/>
    <w:rsid w:val="003F2998"/>
    <w:rsid w:val="003F3455"/>
    <w:rsid w:val="003F4BEE"/>
    <w:rsid w:val="003F56FF"/>
    <w:rsid w:val="003F72A2"/>
    <w:rsid w:val="003F7C3A"/>
    <w:rsid w:val="0040088E"/>
    <w:rsid w:val="0040278C"/>
    <w:rsid w:val="00403B7A"/>
    <w:rsid w:val="0040557E"/>
    <w:rsid w:val="0040629A"/>
    <w:rsid w:val="0040647A"/>
    <w:rsid w:val="004065E6"/>
    <w:rsid w:val="00406FE4"/>
    <w:rsid w:val="00407A60"/>
    <w:rsid w:val="00407DF5"/>
    <w:rsid w:val="004101C1"/>
    <w:rsid w:val="00410A88"/>
    <w:rsid w:val="00410F73"/>
    <w:rsid w:val="004125B8"/>
    <w:rsid w:val="00412681"/>
    <w:rsid w:val="00413CAB"/>
    <w:rsid w:val="00413F41"/>
    <w:rsid w:val="00414663"/>
    <w:rsid w:val="0041547E"/>
    <w:rsid w:val="00416AC6"/>
    <w:rsid w:val="00417F1C"/>
    <w:rsid w:val="00420241"/>
    <w:rsid w:val="004202BA"/>
    <w:rsid w:val="004203E4"/>
    <w:rsid w:val="00423795"/>
    <w:rsid w:val="00423869"/>
    <w:rsid w:val="004258DA"/>
    <w:rsid w:val="004279AB"/>
    <w:rsid w:val="00430AE4"/>
    <w:rsid w:val="004345C8"/>
    <w:rsid w:val="00434D8E"/>
    <w:rsid w:val="004357E2"/>
    <w:rsid w:val="00436D1B"/>
    <w:rsid w:val="00437074"/>
    <w:rsid w:val="004435AC"/>
    <w:rsid w:val="00445764"/>
    <w:rsid w:val="00445D48"/>
    <w:rsid w:val="004476D9"/>
    <w:rsid w:val="0045086D"/>
    <w:rsid w:val="00450ADA"/>
    <w:rsid w:val="0045123C"/>
    <w:rsid w:val="004512A3"/>
    <w:rsid w:val="00451B38"/>
    <w:rsid w:val="00452E55"/>
    <w:rsid w:val="004536A6"/>
    <w:rsid w:val="00455304"/>
    <w:rsid w:val="00457310"/>
    <w:rsid w:val="004578F4"/>
    <w:rsid w:val="004607FE"/>
    <w:rsid w:val="00461417"/>
    <w:rsid w:val="00461A81"/>
    <w:rsid w:val="00462800"/>
    <w:rsid w:val="004644AB"/>
    <w:rsid w:val="00466744"/>
    <w:rsid w:val="00472C97"/>
    <w:rsid w:val="00472CC8"/>
    <w:rsid w:val="004763FB"/>
    <w:rsid w:val="00476632"/>
    <w:rsid w:val="00480F73"/>
    <w:rsid w:val="004815D6"/>
    <w:rsid w:val="00482CF0"/>
    <w:rsid w:val="00483775"/>
    <w:rsid w:val="00485257"/>
    <w:rsid w:val="00486080"/>
    <w:rsid w:val="00486BC9"/>
    <w:rsid w:val="00491E10"/>
    <w:rsid w:val="00492246"/>
    <w:rsid w:val="004925AF"/>
    <w:rsid w:val="00492D81"/>
    <w:rsid w:val="004933F6"/>
    <w:rsid w:val="00494622"/>
    <w:rsid w:val="00494CE4"/>
    <w:rsid w:val="00494E1C"/>
    <w:rsid w:val="00495FAC"/>
    <w:rsid w:val="004A1004"/>
    <w:rsid w:val="004A1742"/>
    <w:rsid w:val="004A1EA4"/>
    <w:rsid w:val="004A24DA"/>
    <w:rsid w:val="004A2658"/>
    <w:rsid w:val="004A2A87"/>
    <w:rsid w:val="004A2FB4"/>
    <w:rsid w:val="004A40F9"/>
    <w:rsid w:val="004A5E99"/>
    <w:rsid w:val="004B0626"/>
    <w:rsid w:val="004B5321"/>
    <w:rsid w:val="004B5910"/>
    <w:rsid w:val="004B6FB0"/>
    <w:rsid w:val="004B7C62"/>
    <w:rsid w:val="004C1C63"/>
    <w:rsid w:val="004C3728"/>
    <w:rsid w:val="004C4DE7"/>
    <w:rsid w:val="004C5827"/>
    <w:rsid w:val="004D229F"/>
    <w:rsid w:val="004D482C"/>
    <w:rsid w:val="004D557A"/>
    <w:rsid w:val="004D595F"/>
    <w:rsid w:val="004D6154"/>
    <w:rsid w:val="004D738F"/>
    <w:rsid w:val="004D7FAC"/>
    <w:rsid w:val="004E0D22"/>
    <w:rsid w:val="004E0FEF"/>
    <w:rsid w:val="004E19F2"/>
    <w:rsid w:val="004E215A"/>
    <w:rsid w:val="004E4003"/>
    <w:rsid w:val="004E696E"/>
    <w:rsid w:val="004E6C50"/>
    <w:rsid w:val="004F06CE"/>
    <w:rsid w:val="004F2DC5"/>
    <w:rsid w:val="004F2E72"/>
    <w:rsid w:val="004F4762"/>
    <w:rsid w:val="004F5073"/>
    <w:rsid w:val="0050034D"/>
    <w:rsid w:val="005039E3"/>
    <w:rsid w:val="0050528C"/>
    <w:rsid w:val="00506931"/>
    <w:rsid w:val="00506F69"/>
    <w:rsid w:val="00507604"/>
    <w:rsid w:val="00510609"/>
    <w:rsid w:val="0051122F"/>
    <w:rsid w:val="005117FF"/>
    <w:rsid w:val="00511BDC"/>
    <w:rsid w:val="00513BDB"/>
    <w:rsid w:val="00513E2A"/>
    <w:rsid w:val="005148B4"/>
    <w:rsid w:val="005153E1"/>
    <w:rsid w:val="005161BA"/>
    <w:rsid w:val="00516F36"/>
    <w:rsid w:val="005174C0"/>
    <w:rsid w:val="005176A4"/>
    <w:rsid w:val="005217C0"/>
    <w:rsid w:val="00523B61"/>
    <w:rsid w:val="00524702"/>
    <w:rsid w:val="00526387"/>
    <w:rsid w:val="00526DF0"/>
    <w:rsid w:val="005273D4"/>
    <w:rsid w:val="00527613"/>
    <w:rsid w:val="00530A68"/>
    <w:rsid w:val="0053189E"/>
    <w:rsid w:val="005327ED"/>
    <w:rsid w:val="00532BC0"/>
    <w:rsid w:val="005334D8"/>
    <w:rsid w:val="0053483B"/>
    <w:rsid w:val="00536962"/>
    <w:rsid w:val="00536A40"/>
    <w:rsid w:val="00536A90"/>
    <w:rsid w:val="00536BC0"/>
    <w:rsid w:val="00540233"/>
    <w:rsid w:val="0054056C"/>
    <w:rsid w:val="00541130"/>
    <w:rsid w:val="0054119B"/>
    <w:rsid w:val="005414E7"/>
    <w:rsid w:val="00544491"/>
    <w:rsid w:val="005447B8"/>
    <w:rsid w:val="00547653"/>
    <w:rsid w:val="00551E5F"/>
    <w:rsid w:val="005521C8"/>
    <w:rsid w:val="00552A79"/>
    <w:rsid w:val="0055432B"/>
    <w:rsid w:val="005561CC"/>
    <w:rsid w:val="00557CAE"/>
    <w:rsid w:val="005619ED"/>
    <w:rsid w:val="00561DBA"/>
    <w:rsid w:val="00562F45"/>
    <w:rsid w:val="0056312A"/>
    <w:rsid w:val="0056323C"/>
    <w:rsid w:val="00564486"/>
    <w:rsid w:val="00564CBC"/>
    <w:rsid w:val="00564CE6"/>
    <w:rsid w:val="00564DB0"/>
    <w:rsid w:val="00567440"/>
    <w:rsid w:val="00570093"/>
    <w:rsid w:val="00570944"/>
    <w:rsid w:val="00570BFB"/>
    <w:rsid w:val="005720D3"/>
    <w:rsid w:val="00572375"/>
    <w:rsid w:val="0057326D"/>
    <w:rsid w:val="0057493D"/>
    <w:rsid w:val="0057527F"/>
    <w:rsid w:val="005805BB"/>
    <w:rsid w:val="00580865"/>
    <w:rsid w:val="00582382"/>
    <w:rsid w:val="00583807"/>
    <w:rsid w:val="00584222"/>
    <w:rsid w:val="00584585"/>
    <w:rsid w:val="00584889"/>
    <w:rsid w:val="00584E8E"/>
    <w:rsid w:val="00586413"/>
    <w:rsid w:val="00586E52"/>
    <w:rsid w:val="00587194"/>
    <w:rsid w:val="005931B8"/>
    <w:rsid w:val="00596FFB"/>
    <w:rsid w:val="005972A1"/>
    <w:rsid w:val="005A029F"/>
    <w:rsid w:val="005A45F5"/>
    <w:rsid w:val="005A5CE4"/>
    <w:rsid w:val="005A6AF9"/>
    <w:rsid w:val="005A75F6"/>
    <w:rsid w:val="005B045A"/>
    <w:rsid w:val="005B07CC"/>
    <w:rsid w:val="005B148B"/>
    <w:rsid w:val="005B1DF5"/>
    <w:rsid w:val="005B1E05"/>
    <w:rsid w:val="005C0495"/>
    <w:rsid w:val="005C1D72"/>
    <w:rsid w:val="005C1F2B"/>
    <w:rsid w:val="005C200E"/>
    <w:rsid w:val="005C2B29"/>
    <w:rsid w:val="005C2CBC"/>
    <w:rsid w:val="005C2DFB"/>
    <w:rsid w:val="005C780F"/>
    <w:rsid w:val="005D11E7"/>
    <w:rsid w:val="005D1920"/>
    <w:rsid w:val="005D1D9E"/>
    <w:rsid w:val="005D43F2"/>
    <w:rsid w:val="005D5018"/>
    <w:rsid w:val="005D7B56"/>
    <w:rsid w:val="005E0B9F"/>
    <w:rsid w:val="005E302B"/>
    <w:rsid w:val="005E516D"/>
    <w:rsid w:val="005E5D40"/>
    <w:rsid w:val="005E6503"/>
    <w:rsid w:val="005F12CB"/>
    <w:rsid w:val="005F1F4F"/>
    <w:rsid w:val="005F2D31"/>
    <w:rsid w:val="005F380D"/>
    <w:rsid w:val="005F5610"/>
    <w:rsid w:val="006008C0"/>
    <w:rsid w:val="00603D0C"/>
    <w:rsid w:val="00607F9C"/>
    <w:rsid w:val="00611995"/>
    <w:rsid w:val="00612758"/>
    <w:rsid w:val="00613044"/>
    <w:rsid w:val="00613913"/>
    <w:rsid w:val="0061450A"/>
    <w:rsid w:val="0061486F"/>
    <w:rsid w:val="00615891"/>
    <w:rsid w:val="0062116C"/>
    <w:rsid w:val="00621CDF"/>
    <w:rsid w:val="006250F9"/>
    <w:rsid w:val="00626122"/>
    <w:rsid w:val="0063172C"/>
    <w:rsid w:val="006324DB"/>
    <w:rsid w:val="0063368F"/>
    <w:rsid w:val="00633C68"/>
    <w:rsid w:val="00636128"/>
    <w:rsid w:val="0063653D"/>
    <w:rsid w:val="006402D9"/>
    <w:rsid w:val="00641134"/>
    <w:rsid w:val="006433F9"/>
    <w:rsid w:val="006439EF"/>
    <w:rsid w:val="006477F5"/>
    <w:rsid w:val="00647F46"/>
    <w:rsid w:val="00650920"/>
    <w:rsid w:val="00650EA0"/>
    <w:rsid w:val="006528A6"/>
    <w:rsid w:val="00652C1B"/>
    <w:rsid w:val="00652ED1"/>
    <w:rsid w:val="006533C7"/>
    <w:rsid w:val="0065343F"/>
    <w:rsid w:val="00653E39"/>
    <w:rsid w:val="006561FD"/>
    <w:rsid w:val="006568EC"/>
    <w:rsid w:val="006572A3"/>
    <w:rsid w:val="0066421F"/>
    <w:rsid w:val="006724FF"/>
    <w:rsid w:val="00673390"/>
    <w:rsid w:val="00674725"/>
    <w:rsid w:val="00674E81"/>
    <w:rsid w:val="006755BA"/>
    <w:rsid w:val="0067562D"/>
    <w:rsid w:val="00675A46"/>
    <w:rsid w:val="00676CF9"/>
    <w:rsid w:val="00676D36"/>
    <w:rsid w:val="006776B0"/>
    <w:rsid w:val="006777DD"/>
    <w:rsid w:val="00681E49"/>
    <w:rsid w:val="006835DA"/>
    <w:rsid w:val="0068498C"/>
    <w:rsid w:val="00684D92"/>
    <w:rsid w:val="00685DBB"/>
    <w:rsid w:val="006864A5"/>
    <w:rsid w:val="00691567"/>
    <w:rsid w:val="00694961"/>
    <w:rsid w:val="00697CA2"/>
    <w:rsid w:val="006A0A81"/>
    <w:rsid w:val="006A1716"/>
    <w:rsid w:val="006A1E58"/>
    <w:rsid w:val="006A2F1D"/>
    <w:rsid w:val="006A5AB9"/>
    <w:rsid w:val="006A6981"/>
    <w:rsid w:val="006A71C5"/>
    <w:rsid w:val="006A7B77"/>
    <w:rsid w:val="006B2B19"/>
    <w:rsid w:val="006B5F33"/>
    <w:rsid w:val="006B7756"/>
    <w:rsid w:val="006C0706"/>
    <w:rsid w:val="006C2762"/>
    <w:rsid w:val="006C57BE"/>
    <w:rsid w:val="006C614A"/>
    <w:rsid w:val="006D243A"/>
    <w:rsid w:val="006D5C8D"/>
    <w:rsid w:val="006D6406"/>
    <w:rsid w:val="006D65BF"/>
    <w:rsid w:val="006D764A"/>
    <w:rsid w:val="006E0492"/>
    <w:rsid w:val="006E1A32"/>
    <w:rsid w:val="006E3A31"/>
    <w:rsid w:val="006E7F67"/>
    <w:rsid w:val="006F08AE"/>
    <w:rsid w:val="006F0DC1"/>
    <w:rsid w:val="006F11E7"/>
    <w:rsid w:val="006F19EF"/>
    <w:rsid w:val="006F3168"/>
    <w:rsid w:val="006F4603"/>
    <w:rsid w:val="006F50A4"/>
    <w:rsid w:val="007003BB"/>
    <w:rsid w:val="00705897"/>
    <w:rsid w:val="0070791D"/>
    <w:rsid w:val="00710A10"/>
    <w:rsid w:val="00710C0E"/>
    <w:rsid w:val="00717484"/>
    <w:rsid w:val="007176AA"/>
    <w:rsid w:val="0072067C"/>
    <w:rsid w:val="00720E26"/>
    <w:rsid w:val="007210CE"/>
    <w:rsid w:val="00721A3F"/>
    <w:rsid w:val="00722579"/>
    <w:rsid w:val="00723921"/>
    <w:rsid w:val="00724F90"/>
    <w:rsid w:val="007263C3"/>
    <w:rsid w:val="00726600"/>
    <w:rsid w:val="00726FD9"/>
    <w:rsid w:val="00727B2A"/>
    <w:rsid w:val="00730ED9"/>
    <w:rsid w:val="0073168B"/>
    <w:rsid w:val="00734CE0"/>
    <w:rsid w:val="00735884"/>
    <w:rsid w:val="00735936"/>
    <w:rsid w:val="00741D9D"/>
    <w:rsid w:val="00742DB0"/>
    <w:rsid w:val="0074556F"/>
    <w:rsid w:val="00745701"/>
    <w:rsid w:val="007474AB"/>
    <w:rsid w:val="00747EF7"/>
    <w:rsid w:val="00752C30"/>
    <w:rsid w:val="0075380E"/>
    <w:rsid w:val="00753A2A"/>
    <w:rsid w:val="0075562E"/>
    <w:rsid w:val="00756825"/>
    <w:rsid w:val="00760738"/>
    <w:rsid w:val="0076107A"/>
    <w:rsid w:val="00761941"/>
    <w:rsid w:val="00762255"/>
    <w:rsid w:val="00763991"/>
    <w:rsid w:val="007655D7"/>
    <w:rsid w:val="00765609"/>
    <w:rsid w:val="00765891"/>
    <w:rsid w:val="00765962"/>
    <w:rsid w:val="00766629"/>
    <w:rsid w:val="007678C2"/>
    <w:rsid w:val="0077034B"/>
    <w:rsid w:val="00770E6F"/>
    <w:rsid w:val="0077182F"/>
    <w:rsid w:val="007723F6"/>
    <w:rsid w:val="0077418C"/>
    <w:rsid w:val="00775593"/>
    <w:rsid w:val="00775AA8"/>
    <w:rsid w:val="00777DF6"/>
    <w:rsid w:val="00782189"/>
    <w:rsid w:val="0078243A"/>
    <w:rsid w:val="007910E7"/>
    <w:rsid w:val="007922D7"/>
    <w:rsid w:val="007943D9"/>
    <w:rsid w:val="007948BE"/>
    <w:rsid w:val="00794D66"/>
    <w:rsid w:val="00795642"/>
    <w:rsid w:val="007A22DE"/>
    <w:rsid w:val="007A38A2"/>
    <w:rsid w:val="007A3B27"/>
    <w:rsid w:val="007A44BD"/>
    <w:rsid w:val="007A5D6E"/>
    <w:rsid w:val="007A5F15"/>
    <w:rsid w:val="007A7280"/>
    <w:rsid w:val="007B2275"/>
    <w:rsid w:val="007B255C"/>
    <w:rsid w:val="007B2FD7"/>
    <w:rsid w:val="007B38B4"/>
    <w:rsid w:val="007C036D"/>
    <w:rsid w:val="007C03F8"/>
    <w:rsid w:val="007C0753"/>
    <w:rsid w:val="007C2C79"/>
    <w:rsid w:val="007C35B9"/>
    <w:rsid w:val="007C437E"/>
    <w:rsid w:val="007C5290"/>
    <w:rsid w:val="007C5292"/>
    <w:rsid w:val="007C60EE"/>
    <w:rsid w:val="007D14DF"/>
    <w:rsid w:val="007D1E02"/>
    <w:rsid w:val="007D23CF"/>
    <w:rsid w:val="007D24B1"/>
    <w:rsid w:val="007D2CC8"/>
    <w:rsid w:val="007D35B1"/>
    <w:rsid w:val="007D3982"/>
    <w:rsid w:val="007D3E3D"/>
    <w:rsid w:val="007D4D48"/>
    <w:rsid w:val="007D6EAB"/>
    <w:rsid w:val="007E07BF"/>
    <w:rsid w:val="007E1D26"/>
    <w:rsid w:val="007E2AB5"/>
    <w:rsid w:val="007E3054"/>
    <w:rsid w:val="007E348B"/>
    <w:rsid w:val="007E3E8E"/>
    <w:rsid w:val="007E435D"/>
    <w:rsid w:val="007E54CC"/>
    <w:rsid w:val="007E7D04"/>
    <w:rsid w:val="007F09BC"/>
    <w:rsid w:val="007F0DD3"/>
    <w:rsid w:val="007F5C7B"/>
    <w:rsid w:val="00801BBA"/>
    <w:rsid w:val="008028EC"/>
    <w:rsid w:val="00805420"/>
    <w:rsid w:val="008061E0"/>
    <w:rsid w:val="008063FA"/>
    <w:rsid w:val="00806C8E"/>
    <w:rsid w:val="00810F1A"/>
    <w:rsid w:val="008111E6"/>
    <w:rsid w:val="00815BE0"/>
    <w:rsid w:val="00815D82"/>
    <w:rsid w:val="008243B7"/>
    <w:rsid w:val="0082479B"/>
    <w:rsid w:val="008249DB"/>
    <w:rsid w:val="00826317"/>
    <w:rsid w:val="00826CED"/>
    <w:rsid w:val="00826CFB"/>
    <w:rsid w:val="0082752C"/>
    <w:rsid w:val="008276FE"/>
    <w:rsid w:val="00832BB8"/>
    <w:rsid w:val="00834EE3"/>
    <w:rsid w:val="0083517A"/>
    <w:rsid w:val="00835C84"/>
    <w:rsid w:val="00836E33"/>
    <w:rsid w:val="0083798D"/>
    <w:rsid w:val="00841B69"/>
    <w:rsid w:val="008421BB"/>
    <w:rsid w:val="008448D4"/>
    <w:rsid w:val="00844B66"/>
    <w:rsid w:val="00844F80"/>
    <w:rsid w:val="00845B1D"/>
    <w:rsid w:val="0084687B"/>
    <w:rsid w:val="00846D6E"/>
    <w:rsid w:val="00846FB5"/>
    <w:rsid w:val="008511D9"/>
    <w:rsid w:val="008525B1"/>
    <w:rsid w:val="00853367"/>
    <w:rsid w:val="008544FD"/>
    <w:rsid w:val="008572A4"/>
    <w:rsid w:val="00857FDB"/>
    <w:rsid w:val="008631DC"/>
    <w:rsid w:val="008639DD"/>
    <w:rsid w:val="008655B5"/>
    <w:rsid w:val="0087108E"/>
    <w:rsid w:val="00871A76"/>
    <w:rsid w:val="00871B00"/>
    <w:rsid w:val="00871DB9"/>
    <w:rsid w:val="00872AA8"/>
    <w:rsid w:val="00874EE5"/>
    <w:rsid w:val="00876A12"/>
    <w:rsid w:val="008775D4"/>
    <w:rsid w:val="008809C7"/>
    <w:rsid w:val="00880E3D"/>
    <w:rsid w:val="00881C63"/>
    <w:rsid w:val="00881D1C"/>
    <w:rsid w:val="008828AF"/>
    <w:rsid w:val="0088427A"/>
    <w:rsid w:val="00885F38"/>
    <w:rsid w:val="00886B02"/>
    <w:rsid w:val="00886D3F"/>
    <w:rsid w:val="00887264"/>
    <w:rsid w:val="008872AE"/>
    <w:rsid w:val="008903D7"/>
    <w:rsid w:val="00895AC4"/>
    <w:rsid w:val="00895B9D"/>
    <w:rsid w:val="00896872"/>
    <w:rsid w:val="008A0211"/>
    <w:rsid w:val="008A05E4"/>
    <w:rsid w:val="008A174F"/>
    <w:rsid w:val="008A2433"/>
    <w:rsid w:val="008A4029"/>
    <w:rsid w:val="008A5B6F"/>
    <w:rsid w:val="008A6BD8"/>
    <w:rsid w:val="008A7479"/>
    <w:rsid w:val="008B1639"/>
    <w:rsid w:val="008B2B21"/>
    <w:rsid w:val="008B311B"/>
    <w:rsid w:val="008B4D5B"/>
    <w:rsid w:val="008B7FEE"/>
    <w:rsid w:val="008C2ED6"/>
    <w:rsid w:val="008C3359"/>
    <w:rsid w:val="008C4290"/>
    <w:rsid w:val="008C51DD"/>
    <w:rsid w:val="008C5F71"/>
    <w:rsid w:val="008C6660"/>
    <w:rsid w:val="008D07DE"/>
    <w:rsid w:val="008D14BA"/>
    <w:rsid w:val="008D3EFC"/>
    <w:rsid w:val="008D4582"/>
    <w:rsid w:val="008D7B29"/>
    <w:rsid w:val="008D7D8F"/>
    <w:rsid w:val="008E3386"/>
    <w:rsid w:val="008E3708"/>
    <w:rsid w:val="008E6F22"/>
    <w:rsid w:val="008F04F4"/>
    <w:rsid w:val="008F17F6"/>
    <w:rsid w:val="008F1C4B"/>
    <w:rsid w:val="008F1FE9"/>
    <w:rsid w:val="008F252E"/>
    <w:rsid w:val="008F3819"/>
    <w:rsid w:val="008F5051"/>
    <w:rsid w:val="008F635F"/>
    <w:rsid w:val="009003EB"/>
    <w:rsid w:val="00900F3B"/>
    <w:rsid w:val="00901DB3"/>
    <w:rsid w:val="0090331F"/>
    <w:rsid w:val="00903CD4"/>
    <w:rsid w:val="00904548"/>
    <w:rsid w:val="0090502D"/>
    <w:rsid w:val="00911300"/>
    <w:rsid w:val="00913481"/>
    <w:rsid w:val="00913B86"/>
    <w:rsid w:val="00915512"/>
    <w:rsid w:val="00915862"/>
    <w:rsid w:val="00916FFE"/>
    <w:rsid w:val="00917AF9"/>
    <w:rsid w:val="009203AE"/>
    <w:rsid w:val="009210DA"/>
    <w:rsid w:val="00921B98"/>
    <w:rsid w:val="00922892"/>
    <w:rsid w:val="00922EB1"/>
    <w:rsid w:val="0092341D"/>
    <w:rsid w:val="00923C80"/>
    <w:rsid w:val="00923E5E"/>
    <w:rsid w:val="00926C55"/>
    <w:rsid w:val="009300A6"/>
    <w:rsid w:val="0093183C"/>
    <w:rsid w:val="00932C0A"/>
    <w:rsid w:val="00934976"/>
    <w:rsid w:val="00937E96"/>
    <w:rsid w:val="009400CC"/>
    <w:rsid w:val="00940BF4"/>
    <w:rsid w:val="00940F7C"/>
    <w:rsid w:val="009412BE"/>
    <w:rsid w:val="00941785"/>
    <w:rsid w:val="00942533"/>
    <w:rsid w:val="0094400B"/>
    <w:rsid w:val="00946345"/>
    <w:rsid w:val="009477F5"/>
    <w:rsid w:val="0095335A"/>
    <w:rsid w:val="00954C0F"/>
    <w:rsid w:val="00956B40"/>
    <w:rsid w:val="009619CA"/>
    <w:rsid w:val="00961BC3"/>
    <w:rsid w:val="00961CF4"/>
    <w:rsid w:val="00962012"/>
    <w:rsid w:val="00963039"/>
    <w:rsid w:val="009652DF"/>
    <w:rsid w:val="00971C78"/>
    <w:rsid w:val="00973379"/>
    <w:rsid w:val="00974837"/>
    <w:rsid w:val="009750F0"/>
    <w:rsid w:val="00981308"/>
    <w:rsid w:val="00987FCB"/>
    <w:rsid w:val="0099561F"/>
    <w:rsid w:val="00996283"/>
    <w:rsid w:val="009964A4"/>
    <w:rsid w:val="0099716B"/>
    <w:rsid w:val="009A3782"/>
    <w:rsid w:val="009A647B"/>
    <w:rsid w:val="009A6EDD"/>
    <w:rsid w:val="009B0664"/>
    <w:rsid w:val="009B4CDA"/>
    <w:rsid w:val="009B5146"/>
    <w:rsid w:val="009B5898"/>
    <w:rsid w:val="009B5D2E"/>
    <w:rsid w:val="009B6A39"/>
    <w:rsid w:val="009C03B9"/>
    <w:rsid w:val="009C0717"/>
    <w:rsid w:val="009C1F21"/>
    <w:rsid w:val="009C2F38"/>
    <w:rsid w:val="009C369C"/>
    <w:rsid w:val="009C3A6B"/>
    <w:rsid w:val="009C3B12"/>
    <w:rsid w:val="009C40D0"/>
    <w:rsid w:val="009D1078"/>
    <w:rsid w:val="009D3230"/>
    <w:rsid w:val="009D46C3"/>
    <w:rsid w:val="009D5467"/>
    <w:rsid w:val="009D5FAC"/>
    <w:rsid w:val="009D674B"/>
    <w:rsid w:val="009D6808"/>
    <w:rsid w:val="009E1702"/>
    <w:rsid w:val="009E1928"/>
    <w:rsid w:val="009E3407"/>
    <w:rsid w:val="009E4880"/>
    <w:rsid w:val="009E5B00"/>
    <w:rsid w:val="009E5C75"/>
    <w:rsid w:val="009E79C3"/>
    <w:rsid w:val="009F1AB8"/>
    <w:rsid w:val="009F2256"/>
    <w:rsid w:val="009F3351"/>
    <w:rsid w:val="009F5C00"/>
    <w:rsid w:val="009F5CBC"/>
    <w:rsid w:val="009F731D"/>
    <w:rsid w:val="00A01C7E"/>
    <w:rsid w:val="00A031ED"/>
    <w:rsid w:val="00A03576"/>
    <w:rsid w:val="00A04960"/>
    <w:rsid w:val="00A0538B"/>
    <w:rsid w:val="00A11C3A"/>
    <w:rsid w:val="00A128D3"/>
    <w:rsid w:val="00A12BAA"/>
    <w:rsid w:val="00A13B2B"/>
    <w:rsid w:val="00A14AE5"/>
    <w:rsid w:val="00A15454"/>
    <w:rsid w:val="00A15CFF"/>
    <w:rsid w:val="00A20520"/>
    <w:rsid w:val="00A20F34"/>
    <w:rsid w:val="00A210DA"/>
    <w:rsid w:val="00A22328"/>
    <w:rsid w:val="00A2266B"/>
    <w:rsid w:val="00A23051"/>
    <w:rsid w:val="00A2489C"/>
    <w:rsid w:val="00A24CB6"/>
    <w:rsid w:val="00A2627D"/>
    <w:rsid w:val="00A31E9E"/>
    <w:rsid w:val="00A32C35"/>
    <w:rsid w:val="00A343DF"/>
    <w:rsid w:val="00A354AD"/>
    <w:rsid w:val="00A362DB"/>
    <w:rsid w:val="00A370B3"/>
    <w:rsid w:val="00A374C2"/>
    <w:rsid w:val="00A37D21"/>
    <w:rsid w:val="00A402E0"/>
    <w:rsid w:val="00A41464"/>
    <w:rsid w:val="00A4204A"/>
    <w:rsid w:val="00A420D1"/>
    <w:rsid w:val="00A422DB"/>
    <w:rsid w:val="00A422FB"/>
    <w:rsid w:val="00A42B37"/>
    <w:rsid w:val="00A43052"/>
    <w:rsid w:val="00A43F38"/>
    <w:rsid w:val="00A455EE"/>
    <w:rsid w:val="00A46A11"/>
    <w:rsid w:val="00A53832"/>
    <w:rsid w:val="00A543AA"/>
    <w:rsid w:val="00A552C9"/>
    <w:rsid w:val="00A56540"/>
    <w:rsid w:val="00A56602"/>
    <w:rsid w:val="00A6157F"/>
    <w:rsid w:val="00A64D38"/>
    <w:rsid w:val="00A65663"/>
    <w:rsid w:val="00A67361"/>
    <w:rsid w:val="00A715DA"/>
    <w:rsid w:val="00A71B8B"/>
    <w:rsid w:val="00A74B43"/>
    <w:rsid w:val="00A751F3"/>
    <w:rsid w:val="00A76925"/>
    <w:rsid w:val="00A81EE5"/>
    <w:rsid w:val="00A8246B"/>
    <w:rsid w:val="00A85AD1"/>
    <w:rsid w:val="00A86606"/>
    <w:rsid w:val="00A92CA1"/>
    <w:rsid w:val="00A931EE"/>
    <w:rsid w:val="00A93434"/>
    <w:rsid w:val="00A945B1"/>
    <w:rsid w:val="00A95E22"/>
    <w:rsid w:val="00A96953"/>
    <w:rsid w:val="00AA2CD5"/>
    <w:rsid w:val="00AA2E6A"/>
    <w:rsid w:val="00AA393B"/>
    <w:rsid w:val="00AA3BE2"/>
    <w:rsid w:val="00AA444F"/>
    <w:rsid w:val="00AA4C36"/>
    <w:rsid w:val="00AA5DA0"/>
    <w:rsid w:val="00AA612A"/>
    <w:rsid w:val="00AA6ACC"/>
    <w:rsid w:val="00AB0B85"/>
    <w:rsid w:val="00AB0E88"/>
    <w:rsid w:val="00AB1AF1"/>
    <w:rsid w:val="00AB1C50"/>
    <w:rsid w:val="00AB206A"/>
    <w:rsid w:val="00AB3746"/>
    <w:rsid w:val="00AB3921"/>
    <w:rsid w:val="00AB4110"/>
    <w:rsid w:val="00AB78F6"/>
    <w:rsid w:val="00AC0049"/>
    <w:rsid w:val="00AC041D"/>
    <w:rsid w:val="00AC08BC"/>
    <w:rsid w:val="00AC0DFC"/>
    <w:rsid w:val="00AC1C6C"/>
    <w:rsid w:val="00AC250A"/>
    <w:rsid w:val="00AC69C5"/>
    <w:rsid w:val="00AD16EC"/>
    <w:rsid w:val="00AD206D"/>
    <w:rsid w:val="00AD38B9"/>
    <w:rsid w:val="00AD39AB"/>
    <w:rsid w:val="00AD6B01"/>
    <w:rsid w:val="00AD7111"/>
    <w:rsid w:val="00AE0C52"/>
    <w:rsid w:val="00AE1C35"/>
    <w:rsid w:val="00AE25B4"/>
    <w:rsid w:val="00AE35E4"/>
    <w:rsid w:val="00AE37E4"/>
    <w:rsid w:val="00AE5399"/>
    <w:rsid w:val="00AE5C2E"/>
    <w:rsid w:val="00AE625C"/>
    <w:rsid w:val="00AE6E25"/>
    <w:rsid w:val="00AF0910"/>
    <w:rsid w:val="00AF0BF6"/>
    <w:rsid w:val="00AF2BEC"/>
    <w:rsid w:val="00AF4AE2"/>
    <w:rsid w:val="00AF5327"/>
    <w:rsid w:val="00AF7126"/>
    <w:rsid w:val="00B005E4"/>
    <w:rsid w:val="00B00E3D"/>
    <w:rsid w:val="00B01F50"/>
    <w:rsid w:val="00B02547"/>
    <w:rsid w:val="00B0549D"/>
    <w:rsid w:val="00B05CE8"/>
    <w:rsid w:val="00B103C7"/>
    <w:rsid w:val="00B13641"/>
    <w:rsid w:val="00B14226"/>
    <w:rsid w:val="00B163F5"/>
    <w:rsid w:val="00B1718B"/>
    <w:rsid w:val="00B20776"/>
    <w:rsid w:val="00B226C4"/>
    <w:rsid w:val="00B22B1F"/>
    <w:rsid w:val="00B23EC7"/>
    <w:rsid w:val="00B24A45"/>
    <w:rsid w:val="00B26515"/>
    <w:rsid w:val="00B276EC"/>
    <w:rsid w:val="00B313D2"/>
    <w:rsid w:val="00B32190"/>
    <w:rsid w:val="00B32853"/>
    <w:rsid w:val="00B33024"/>
    <w:rsid w:val="00B36FDC"/>
    <w:rsid w:val="00B40FA2"/>
    <w:rsid w:val="00B41BB9"/>
    <w:rsid w:val="00B4354F"/>
    <w:rsid w:val="00B43E47"/>
    <w:rsid w:val="00B45E4C"/>
    <w:rsid w:val="00B462E5"/>
    <w:rsid w:val="00B50B55"/>
    <w:rsid w:val="00B534B9"/>
    <w:rsid w:val="00B538D3"/>
    <w:rsid w:val="00B6392C"/>
    <w:rsid w:val="00B65AAF"/>
    <w:rsid w:val="00B65C6C"/>
    <w:rsid w:val="00B65FBF"/>
    <w:rsid w:val="00B6645D"/>
    <w:rsid w:val="00B66C50"/>
    <w:rsid w:val="00B66D62"/>
    <w:rsid w:val="00B66DE6"/>
    <w:rsid w:val="00B672C3"/>
    <w:rsid w:val="00B757DA"/>
    <w:rsid w:val="00B76D41"/>
    <w:rsid w:val="00B80199"/>
    <w:rsid w:val="00B81652"/>
    <w:rsid w:val="00B81673"/>
    <w:rsid w:val="00B81EB9"/>
    <w:rsid w:val="00B825C7"/>
    <w:rsid w:val="00B840F9"/>
    <w:rsid w:val="00B84999"/>
    <w:rsid w:val="00B909F6"/>
    <w:rsid w:val="00B93935"/>
    <w:rsid w:val="00B94B20"/>
    <w:rsid w:val="00B950F3"/>
    <w:rsid w:val="00B95572"/>
    <w:rsid w:val="00B975AF"/>
    <w:rsid w:val="00BA2ABC"/>
    <w:rsid w:val="00BA7239"/>
    <w:rsid w:val="00BB10CE"/>
    <w:rsid w:val="00BB10EB"/>
    <w:rsid w:val="00BB17AF"/>
    <w:rsid w:val="00BB2292"/>
    <w:rsid w:val="00BB416F"/>
    <w:rsid w:val="00BB42DC"/>
    <w:rsid w:val="00BB6852"/>
    <w:rsid w:val="00BC0DF8"/>
    <w:rsid w:val="00BC1DFD"/>
    <w:rsid w:val="00BC1F7E"/>
    <w:rsid w:val="00BC2590"/>
    <w:rsid w:val="00BC360F"/>
    <w:rsid w:val="00BC3A70"/>
    <w:rsid w:val="00BC4486"/>
    <w:rsid w:val="00BC7EC3"/>
    <w:rsid w:val="00BD1078"/>
    <w:rsid w:val="00BD2789"/>
    <w:rsid w:val="00BD290E"/>
    <w:rsid w:val="00BD2CC4"/>
    <w:rsid w:val="00BD36C0"/>
    <w:rsid w:val="00BD3F3A"/>
    <w:rsid w:val="00BD4E6E"/>
    <w:rsid w:val="00BD6D4F"/>
    <w:rsid w:val="00BD7ADE"/>
    <w:rsid w:val="00BE02AF"/>
    <w:rsid w:val="00BE1934"/>
    <w:rsid w:val="00BE39EC"/>
    <w:rsid w:val="00BE3DBB"/>
    <w:rsid w:val="00BE42CB"/>
    <w:rsid w:val="00BE5384"/>
    <w:rsid w:val="00BE5C62"/>
    <w:rsid w:val="00BE714D"/>
    <w:rsid w:val="00BE764D"/>
    <w:rsid w:val="00BF00C0"/>
    <w:rsid w:val="00BF22B0"/>
    <w:rsid w:val="00BF6005"/>
    <w:rsid w:val="00BF7366"/>
    <w:rsid w:val="00C0230C"/>
    <w:rsid w:val="00C025B3"/>
    <w:rsid w:val="00C02AD0"/>
    <w:rsid w:val="00C02BB9"/>
    <w:rsid w:val="00C0627D"/>
    <w:rsid w:val="00C10AED"/>
    <w:rsid w:val="00C138BF"/>
    <w:rsid w:val="00C160C8"/>
    <w:rsid w:val="00C16660"/>
    <w:rsid w:val="00C20F5D"/>
    <w:rsid w:val="00C22E0D"/>
    <w:rsid w:val="00C249A7"/>
    <w:rsid w:val="00C251CB"/>
    <w:rsid w:val="00C25DF1"/>
    <w:rsid w:val="00C3126A"/>
    <w:rsid w:val="00C31A4F"/>
    <w:rsid w:val="00C32D9B"/>
    <w:rsid w:val="00C37845"/>
    <w:rsid w:val="00C37EDF"/>
    <w:rsid w:val="00C404D6"/>
    <w:rsid w:val="00C4070A"/>
    <w:rsid w:val="00C4472F"/>
    <w:rsid w:val="00C451A7"/>
    <w:rsid w:val="00C459F5"/>
    <w:rsid w:val="00C46BA4"/>
    <w:rsid w:val="00C474BD"/>
    <w:rsid w:val="00C5196B"/>
    <w:rsid w:val="00C51EAA"/>
    <w:rsid w:val="00C57679"/>
    <w:rsid w:val="00C6064C"/>
    <w:rsid w:val="00C61097"/>
    <w:rsid w:val="00C64D06"/>
    <w:rsid w:val="00C657F6"/>
    <w:rsid w:val="00C669AD"/>
    <w:rsid w:val="00C67CCD"/>
    <w:rsid w:val="00C7076A"/>
    <w:rsid w:val="00C71167"/>
    <w:rsid w:val="00C716C4"/>
    <w:rsid w:val="00C72E4B"/>
    <w:rsid w:val="00C754A7"/>
    <w:rsid w:val="00C805D2"/>
    <w:rsid w:val="00C80BB8"/>
    <w:rsid w:val="00C84835"/>
    <w:rsid w:val="00C859D2"/>
    <w:rsid w:val="00C8768A"/>
    <w:rsid w:val="00C87E77"/>
    <w:rsid w:val="00C90FED"/>
    <w:rsid w:val="00C911DA"/>
    <w:rsid w:val="00C92C3B"/>
    <w:rsid w:val="00C93469"/>
    <w:rsid w:val="00C96E41"/>
    <w:rsid w:val="00C978F7"/>
    <w:rsid w:val="00CA0D79"/>
    <w:rsid w:val="00CA28F3"/>
    <w:rsid w:val="00CA2E56"/>
    <w:rsid w:val="00CA38D8"/>
    <w:rsid w:val="00CA43B6"/>
    <w:rsid w:val="00CA471C"/>
    <w:rsid w:val="00CA492C"/>
    <w:rsid w:val="00CA5ABD"/>
    <w:rsid w:val="00CA666B"/>
    <w:rsid w:val="00CA6B09"/>
    <w:rsid w:val="00CA6C11"/>
    <w:rsid w:val="00CA78A3"/>
    <w:rsid w:val="00CB1E2B"/>
    <w:rsid w:val="00CB3BCE"/>
    <w:rsid w:val="00CB493F"/>
    <w:rsid w:val="00CB603C"/>
    <w:rsid w:val="00CB61A3"/>
    <w:rsid w:val="00CB79A1"/>
    <w:rsid w:val="00CC06D1"/>
    <w:rsid w:val="00CC449B"/>
    <w:rsid w:val="00CC4A47"/>
    <w:rsid w:val="00CC7912"/>
    <w:rsid w:val="00CD0A28"/>
    <w:rsid w:val="00CD1E68"/>
    <w:rsid w:val="00CD234A"/>
    <w:rsid w:val="00CD55A6"/>
    <w:rsid w:val="00CD6ACF"/>
    <w:rsid w:val="00CD6BA8"/>
    <w:rsid w:val="00CD73D4"/>
    <w:rsid w:val="00CE31C7"/>
    <w:rsid w:val="00CE6B6D"/>
    <w:rsid w:val="00CF1D86"/>
    <w:rsid w:val="00CF42A6"/>
    <w:rsid w:val="00CF43D8"/>
    <w:rsid w:val="00CF442C"/>
    <w:rsid w:val="00D01769"/>
    <w:rsid w:val="00D033B4"/>
    <w:rsid w:val="00D0340F"/>
    <w:rsid w:val="00D0383D"/>
    <w:rsid w:val="00D04554"/>
    <w:rsid w:val="00D05C2B"/>
    <w:rsid w:val="00D061C5"/>
    <w:rsid w:val="00D070DE"/>
    <w:rsid w:val="00D125B8"/>
    <w:rsid w:val="00D12F25"/>
    <w:rsid w:val="00D13FC4"/>
    <w:rsid w:val="00D14EB2"/>
    <w:rsid w:val="00D15141"/>
    <w:rsid w:val="00D172EB"/>
    <w:rsid w:val="00D2306D"/>
    <w:rsid w:val="00D238ED"/>
    <w:rsid w:val="00D24FC9"/>
    <w:rsid w:val="00D330D5"/>
    <w:rsid w:val="00D331A8"/>
    <w:rsid w:val="00D3328A"/>
    <w:rsid w:val="00D36980"/>
    <w:rsid w:val="00D370B6"/>
    <w:rsid w:val="00D3715E"/>
    <w:rsid w:val="00D377FE"/>
    <w:rsid w:val="00D40696"/>
    <w:rsid w:val="00D44712"/>
    <w:rsid w:val="00D44BFF"/>
    <w:rsid w:val="00D45A2C"/>
    <w:rsid w:val="00D51FC6"/>
    <w:rsid w:val="00D5401D"/>
    <w:rsid w:val="00D5432B"/>
    <w:rsid w:val="00D54A80"/>
    <w:rsid w:val="00D54F3D"/>
    <w:rsid w:val="00D553B9"/>
    <w:rsid w:val="00D61BF3"/>
    <w:rsid w:val="00D62C8D"/>
    <w:rsid w:val="00D64E82"/>
    <w:rsid w:val="00D66784"/>
    <w:rsid w:val="00D67B55"/>
    <w:rsid w:val="00D71A3C"/>
    <w:rsid w:val="00D7563F"/>
    <w:rsid w:val="00D77EAC"/>
    <w:rsid w:val="00D8093D"/>
    <w:rsid w:val="00D80A2B"/>
    <w:rsid w:val="00D80CB9"/>
    <w:rsid w:val="00D81F4C"/>
    <w:rsid w:val="00D851D2"/>
    <w:rsid w:val="00D86109"/>
    <w:rsid w:val="00D86922"/>
    <w:rsid w:val="00D8736D"/>
    <w:rsid w:val="00D90BC5"/>
    <w:rsid w:val="00D90F6D"/>
    <w:rsid w:val="00D9156E"/>
    <w:rsid w:val="00D9303E"/>
    <w:rsid w:val="00D93056"/>
    <w:rsid w:val="00D9322E"/>
    <w:rsid w:val="00D95AD9"/>
    <w:rsid w:val="00D97BB8"/>
    <w:rsid w:val="00DA01EE"/>
    <w:rsid w:val="00DA02C1"/>
    <w:rsid w:val="00DA11EF"/>
    <w:rsid w:val="00DA4FC1"/>
    <w:rsid w:val="00DA6549"/>
    <w:rsid w:val="00DA707C"/>
    <w:rsid w:val="00DA725C"/>
    <w:rsid w:val="00DA78E8"/>
    <w:rsid w:val="00DB0C4C"/>
    <w:rsid w:val="00DB3CD1"/>
    <w:rsid w:val="00DB47B1"/>
    <w:rsid w:val="00DB58FA"/>
    <w:rsid w:val="00DB6FE8"/>
    <w:rsid w:val="00DB731E"/>
    <w:rsid w:val="00DC0503"/>
    <w:rsid w:val="00DC0D2A"/>
    <w:rsid w:val="00DC1BE1"/>
    <w:rsid w:val="00DC263E"/>
    <w:rsid w:val="00DC30CD"/>
    <w:rsid w:val="00DC379A"/>
    <w:rsid w:val="00DC3B51"/>
    <w:rsid w:val="00DC4E46"/>
    <w:rsid w:val="00DC6A3A"/>
    <w:rsid w:val="00DC7831"/>
    <w:rsid w:val="00DD1166"/>
    <w:rsid w:val="00DD12DC"/>
    <w:rsid w:val="00DD3EBB"/>
    <w:rsid w:val="00DD7A6F"/>
    <w:rsid w:val="00DE06DF"/>
    <w:rsid w:val="00DE08A0"/>
    <w:rsid w:val="00DE222A"/>
    <w:rsid w:val="00DE24D4"/>
    <w:rsid w:val="00DE29B7"/>
    <w:rsid w:val="00DE2E61"/>
    <w:rsid w:val="00DE4E58"/>
    <w:rsid w:val="00DE592B"/>
    <w:rsid w:val="00DE5B4F"/>
    <w:rsid w:val="00DE7A25"/>
    <w:rsid w:val="00DE7CC2"/>
    <w:rsid w:val="00DF0361"/>
    <w:rsid w:val="00DF1BF0"/>
    <w:rsid w:val="00DF2468"/>
    <w:rsid w:val="00DF2C98"/>
    <w:rsid w:val="00DF2ED3"/>
    <w:rsid w:val="00DF3F3A"/>
    <w:rsid w:val="00DF4E29"/>
    <w:rsid w:val="00DF4EEF"/>
    <w:rsid w:val="00DF5523"/>
    <w:rsid w:val="00DF5B3F"/>
    <w:rsid w:val="00DF7B7F"/>
    <w:rsid w:val="00E0081C"/>
    <w:rsid w:val="00E00935"/>
    <w:rsid w:val="00E01AC3"/>
    <w:rsid w:val="00E01ADF"/>
    <w:rsid w:val="00E01B42"/>
    <w:rsid w:val="00E0217F"/>
    <w:rsid w:val="00E038D1"/>
    <w:rsid w:val="00E03C86"/>
    <w:rsid w:val="00E07AE3"/>
    <w:rsid w:val="00E12B94"/>
    <w:rsid w:val="00E14720"/>
    <w:rsid w:val="00E14AC2"/>
    <w:rsid w:val="00E16562"/>
    <w:rsid w:val="00E16566"/>
    <w:rsid w:val="00E16BAC"/>
    <w:rsid w:val="00E201AC"/>
    <w:rsid w:val="00E22B85"/>
    <w:rsid w:val="00E23FA1"/>
    <w:rsid w:val="00E257D6"/>
    <w:rsid w:val="00E258DD"/>
    <w:rsid w:val="00E27892"/>
    <w:rsid w:val="00E30A39"/>
    <w:rsid w:val="00E30F0F"/>
    <w:rsid w:val="00E31EE1"/>
    <w:rsid w:val="00E3346E"/>
    <w:rsid w:val="00E3367A"/>
    <w:rsid w:val="00E33746"/>
    <w:rsid w:val="00E33E53"/>
    <w:rsid w:val="00E343DC"/>
    <w:rsid w:val="00E34F3D"/>
    <w:rsid w:val="00E37F5E"/>
    <w:rsid w:val="00E40020"/>
    <w:rsid w:val="00E4237D"/>
    <w:rsid w:val="00E4293C"/>
    <w:rsid w:val="00E429BB"/>
    <w:rsid w:val="00E42F7E"/>
    <w:rsid w:val="00E45CB7"/>
    <w:rsid w:val="00E46DC2"/>
    <w:rsid w:val="00E47FAF"/>
    <w:rsid w:val="00E50790"/>
    <w:rsid w:val="00E52EA5"/>
    <w:rsid w:val="00E54011"/>
    <w:rsid w:val="00E55886"/>
    <w:rsid w:val="00E56D3C"/>
    <w:rsid w:val="00E6124C"/>
    <w:rsid w:val="00E61B20"/>
    <w:rsid w:val="00E6264F"/>
    <w:rsid w:val="00E62DEA"/>
    <w:rsid w:val="00E651D9"/>
    <w:rsid w:val="00E70235"/>
    <w:rsid w:val="00E7144A"/>
    <w:rsid w:val="00E71ED6"/>
    <w:rsid w:val="00E739C8"/>
    <w:rsid w:val="00E763C9"/>
    <w:rsid w:val="00E76AF1"/>
    <w:rsid w:val="00E80636"/>
    <w:rsid w:val="00E81A36"/>
    <w:rsid w:val="00E83252"/>
    <w:rsid w:val="00E8581A"/>
    <w:rsid w:val="00E866A6"/>
    <w:rsid w:val="00E866E4"/>
    <w:rsid w:val="00E9004F"/>
    <w:rsid w:val="00E90AD0"/>
    <w:rsid w:val="00E91B0B"/>
    <w:rsid w:val="00E9771B"/>
    <w:rsid w:val="00EB0283"/>
    <w:rsid w:val="00EB1319"/>
    <w:rsid w:val="00EB2DF3"/>
    <w:rsid w:val="00EB416A"/>
    <w:rsid w:val="00EB4E58"/>
    <w:rsid w:val="00EB5D60"/>
    <w:rsid w:val="00EB7A9E"/>
    <w:rsid w:val="00EC09A3"/>
    <w:rsid w:val="00EC127F"/>
    <w:rsid w:val="00EC1FCE"/>
    <w:rsid w:val="00EC57F4"/>
    <w:rsid w:val="00EC58B6"/>
    <w:rsid w:val="00EC5BCE"/>
    <w:rsid w:val="00EC634D"/>
    <w:rsid w:val="00EC6F1B"/>
    <w:rsid w:val="00ED14AE"/>
    <w:rsid w:val="00ED2429"/>
    <w:rsid w:val="00ED2B5B"/>
    <w:rsid w:val="00ED2FE4"/>
    <w:rsid w:val="00ED4D73"/>
    <w:rsid w:val="00ED5817"/>
    <w:rsid w:val="00ED6319"/>
    <w:rsid w:val="00EE1B26"/>
    <w:rsid w:val="00EE36ED"/>
    <w:rsid w:val="00EE4692"/>
    <w:rsid w:val="00EE558A"/>
    <w:rsid w:val="00EE5FDD"/>
    <w:rsid w:val="00EF0596"/>
    <w:rsid w:val="00EF13DC"/>
    <w:rsid w:val="00EF333C"/>
    <w:rsid w:val="00EF5E5F"/>
    <w:rsid w:val="00F00438"/>
    <w:rsid w:val="00F02391"/>
    <w:rsid w:val="00F03001"/>
    <w:rsid w:val="00F04600"/>
    <w:rsid w:val="00F0583D"/>
    <w:rsid w:val="00F06602"/>
    <w:rsid w:val="00F07DBE"/>
    <w:rsid w:val="00F10048"/>
    <w:rsid w:val="00F1152D"/>
    <w:rsid w:val="00F12621"/>
    <w:rsid w:val="00F127EE"/>
    <w:rsid w:val="00F14997"/>
    <w:rsid w:val="00F1540D"/>
    <w:rsid w:val="00F174B4"/>
    <w:rsid w:val="00F212F4"/>
    <w:rsid w:val="00F2177A"/>
    <w:rsid w:val="00F228AC"/>
    <w:rsid w:val="00F2379F"/>
    <w:rsid w:val="00F23832"/>
    <w:rsid w:val="00F23CBC"/>
    <w:rsid w:val="00F24447"/>
    <w:rsid w:val="00F25F42"/>
    <w:rsid w:val="00F267D6"/>
    <w:rsid w:val="00F30B25"/>
    <w:rsid w:val="00F31FA6"/>
    <w:rsid w:val="00F33835"/>
    <w:rsid w:val="00F346A5"/>
    <w:rsid w:val="00F353B5"/>
    <w:rsid w:val="00F35725"/>
    <w:rsid w:val="00F35B52"/>
    <w:rsid w:val="00F37C80"/>
    <w:rsid w:val="00F45767"/>
    <w:rsid w:val="00F5138A"/>
    <w:rsid w:val="00F51BD1"/>
    <w:rsid w:val="00F55A74"/>
    <w:rsid w:val="00F56927"/>
    <w:rsid w:val="00F56E50"/>
    <w:rsid w:val="00F617AF"/>
    <w:rsid w:val="00F6184E"/>
    <w:rsid w:val="00F61D5C"/>
    <w:rsid w:val="00F62D7B"/>
    <w:rsid w:val="00F6405D"/>
    <w:rsid w:val="00F66514"/>
    <w:rsid w:val="00F673B4"/>
    <w:rsid w:val="00F67584"/>
    <w:rsid w:val="00F71ED2"/>
    <w:rsid w:val="00F7398B"/>
    <w:rsid w:val="00F8094B"/>
    <w:rsid w:val="00F80F12"/>
    <w:rsid w:val="00F821CA"/>
    <w:rsid w:val="00F823AB"/>
    <w:rsid w:val="00F823EE"/>
    <w:rsid w:val="00F83695"/>
    <w:rsid w:val="00F837F2"/>
    <w:rsid w:val="00F84BB2"/>
    <w:rsid w:val="00F85B83"/>
    <w:rsid w:val="00F85C8E"/>
    <w:rsid w:val="00F85F98"/>
    <w:rsid w:val="00F8677E"/>
    <w:rsid w:val="00F915C4"/>
    <w:rsid w:val="00F91BC7"/>
    <w:rsid w:val="00F929C3"/>
    <w:rsid w:val="00F92F40"/>
    <w:rsid w:val="00F934A2"/>
    <w:rsid w:val="00F93B18"/>
    <w:rsid w:val="00F94B44"/>
    <w:rsid w:val="00F94DAF"/>
    <w:rsid w:val="00F9740E"/>
    <w:rsid w:val="00FA07E6"/>
    <w:rsid w:val="00FA0C85"/>
    <w:rsid w:val="00FA1BA0"/>
    <w:rsid w:val="00FA206D"/>
    <w:rsid w:val="00FA2187"/>
    <w:rsid w:val="00FA24ED"/>
    <w:rsid w:val="00FA2788"/>
    <w:rsid w:val="00FA2C46"/>
    <w:rsid w:val="00FA35FA"/>
    <w:rsid w:val="00FA414B"/>
    <w:rsid w:val="00FA466F"/>
    <w:rsid w:val="00FA48BF"/>
    <w:rsid w:val="00FA52D1"/>
    <w:rsid w:val="00FB0583"/>
    <w:rsid w:val="00FB0C40"/>
    <w:rsid w:val="00FB5070"/>
    <w:rsid w:val="00FB6037"/>
    <w:rsid w:val="00FB731C"/>
    <w:rsid w:val="00FC0D89"/>
    <w:rsid w:val="00FC5814"/>
    <w:rsid w:val="00FC5D1E"/>
    <w:rsid w:val="00FC746C"/>
    <w:rsid w:val="00FD0197"/>
    <w:rsid w:val="00FD0355"/>
    <w:rsid w:val="00FD18B7"/>
    <w:rsid w:val="00FD19A0"/>
    <w:rsid w:val="00FD4E45"/>
    <w:rsid w:val="00FE1072"/>
    <w:rsid w:val="00FE13F3"/>
    <w:rsid w:val="00FE1B49"/>
    <w:rsid w:val="00FE31D3"/>
    <w:rsid w:val="00FE3F4C"/>
    <w:rsid w:val="00FE7166"/>
    <w:rsid w:val="00FE7884"/>
    <w:rsid w:val="00FF13EB"/>
    <w:rsid w:val="00FF1605"/>
    <w:rsid w:val="00FF3031"/>
    <w:rsid w:val="00FF44D7"/>
    <w:rsid w:val="00FF5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217E05F1"/>
  <w15:docId w15:val="{9D764938-3593-4814-BA86-67E5649DF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5A32"/>
    <w:pPr>
      <w:jc w:val="both"/>
    </w:pPr>
    <w:rPr>
      <w:rFonts w:ascii="Arial" w:hAnsi="Arial"/>
    </w:rPr>
  </w:style>
  <w:style w:type="paragraph" w:styleId="Heading1">
    <w:name w:val="heading 1"/>
    <w:basedOn w:val="Normal"/>
    <w:next w:val="Normal"/>
    <w:link w:val="Heading1Char"/>
    <w:qFormat/>
    <w:rsid w:val="00D45A2C"/>
    <w:pPr>
      <w:keepNext/>
      <w:numPr>
        <w:numId w:val="1"/>
      </w:numPr>
      <w:spacing w:before="240" w:after="60"/>
      <w:outlineLvl w:val="0"/>
    </w:pPr>
    <w:rPr>
      <w:b/>
      <w:kern w:val="28"/>
      <w:sz w:val="28"/>
    </w:rPr>
  </w:style>
  <w:style w:type="paragraph" w:styleId="Heading2">
    <w:name w:val="heading 2"/>
    <w:basedOn w:val="Normal"/>
    <w:next w:val="Normal"/>
    <w:link w:val="Heading2Char"/>
    <w:qFormat/>
    <w:rsid w:val="00355A32"/>
    <w:pPr>
      <w:keepNext/>
      <w:numPr>
        <w:ilvl w:val="1"/>
        <w:numId w:val="1"/>
      </w:numPr>
      <w:spacing w:before="120" w:after="60"/>
      <w:outlineLvl w:val="1"/>
    </w:pPr>
    <w:rPr>
      <w:b/>
      <w:sz w:val="24"/>
    </w:rPr>
  </w:style>
  <w:style w:type="paragraph" w:styleId="Heading3">
    <w:name w:val="heading 3"/>
    <w:basedOn w:val="Normal"/>
    <w:next w:val="Normal"/>
    <w:link w:val="Heading3Char"/>
    <w:qFormat/>
    <w:rsid w:val="00355A32"/>
    <w:pPr>
      <w:keepNext/>
      <w:numPr>
        <w:ilvl w:val="2"/>
        <w:numId w:val="1"/>
      </w:numPr>
      <w:spacing w:before="120" w:after="60"/>
      <w:outlineLvl w:val="2"/>
    </w:pPr>
    <w:rPr>
      <w:b/>
      <w:u w:val="single"/>
    </w:rPr>
  </w:style>
  <w:style w:type="paragraph" w:styleId="Heading4">
    <w:name w:val="heading 4"/>
    <w:basedOn w:val="Normal"/>
    <w:next w:val="Normal"/>
    <w:qFormat/>
    <w:rsid w:val="00355A32"/>
    <w:pPr>
      <w:keepNext/>
      <w:numPr>
        <w:ilvl w:val="3"/>
        <w:numId w:val="1"/>
      </w:numPr>
      <w:spacing w:before="120" w:after="60"/>
      <w:outlineLvl w:val="3"/>
    </w:pPr>
    <w:rPr>
      <w:b/>
      <w:bCs/>
      <w:i/>
    </w:rPr>
  </w:style>
  <w:style w:type="paragraph" w:styleId="Heading5">
    <w:name w:val="heading 5"/>
    <w:basedOn w:val="Normal"/>
    <w:next w:val="Normal"/>
    <w:qFormat/>
    <w:rsid w:val="00D45A2C"/>
    <w:pPr>
      <w:keepNext/>
      <w:tabs>
        <w:tab w:val="num" w:pos="1440"/>
      </w:tabs>
      <w:spacing w:before="120" w:after="60"/>
      <w:ind w:left="1077" w:hanging="1077"/>
      <w:outlineLvl w:val="4"/>
    </w:pPr>
    <w:rPr>
      <w:i/>
      <w:iCs/>
      <w:szCs w:val="26"/>
    </w:rPr>
  </w:style>
  <w:style w:type="paragraph" w:styleId="Heading6">
    <w:name w:val="heading 6"/>
    <w:basedOn w:val="Normal"/>
    <w:next w:val="Normal"/>
    <w:qFormat/>
    <w:rsid w:val="00D45A2C"/>
    <w:pPr>
      <w:spacing w:before="240" w:after="60"/>
      <w:outlineLvl w:val="5"/>
    </w:pPr>
    <w:rPr>
      <w:rFonts w:ascii="Times New Roman" w:hAnsi="Times New Roman"/>
      <w:b/>
      <w:bCs/>
      <w:sz w:val="22"/>
      <w:szCs w:val="22"/>
    </w:rPr>
  </w:style>
  <w:style w:type="paragraph" w:styleId="Heading7">
    <w:name w:val="heading 7"/>
    <w:basedOn w:val="Normal"/>
    <w:next w:val="Normal"/>
    <w:qFormat/>
    <w:rsid w:val="00D45A2C"/>
    <w:pPr>
      <w:tabs>
        <w:tab w:val="num" w:pos="1296"/>
      </w:tabs>
      <w:spacing w:before="240" w:after="60"/>
      <w:ind w:left="1296" w:hanging="1296"/>
      <w:outlineLvl w:val="6"/>
    </w:pPr>
    <w:rPr>
      <w:rFonts w:ascii="Times New Roman" w:hAnsi="Times New Roman"/>
      <w:sz w:val="24"/>
      <w:szCs w:val="24"/>
    </w:rPr>
  </w:style>
  <w:style w:type="paragraph" w:styleId="Heading8">
    <w:name w:val="heading 8"/>
    <w:basedOn w:val="Normal"/>
    <w:next w:val="Normal"/>
    <w:qFormat/>
    <w:rsid w:val="00D45A2C"/>
    <w:pPr>
      <w:spacing w:before="240" w:after="60"/>
      <w:outlineLvl w:val="7"/>
    </w:pPr>
    <w:rPr>
      <w:rFonts w:ascii="Times New Roman" w:hAnsi="Times New Roman"/>
      <w:i/>
      <w:iCs/>
      <w:sz w:val="24"/>
      <w:szCs w:val="24"/>
    </w:rPr>
  </w:style>
  <w:style w:type="paragraph" w:styleId="Heading9">
    <w:name w:val="heading 9"/>
    <w:basedOn w:val="Normal"/>
    <w:next w:val="Normal"/>
    <w:qFormat/>
    <w:rsid w:val="00D45A2C"/>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
    <w:name w:val="Appendix"/>
    <w:basedOn w:val="Normal"/>
    <w:rsid w:val="00355A32"/>
    <w:pPr>
      <w:spacing w:after="120"/>
      <w:jc w:val="left"/>
    </w:pPr>
    <w:rPr>
      <w:b/>
      <w:bCs/>
      <w:sz w:val="24"/>
    </w:rPr>
  </w:style>
  <w:style w:type="paragraph" w:customStyle="1" w:styleId="TableBody">
    <w:name w:val="Table Body"/>
    <w:basedOn w:val="Normal"/>
    <w:rsid w:val="00D45A2C"/>
    <w:pPr>
      <w:spacing w:before="60" w:after="60"/>
      <w:jc w:val="left"/>
    </w:pPr>
    <w:rPr>
      <w:sz w:val="16"/>
      <w:szCs w:val="16"/>
    </w:rPr>
  </w:style>
  <w:style w:type="paragraph" w:customStyle="1" w:styleId="ParaBullet1">
    <w:name w:val="Para Bullet1"/>
    <w:basedOn w:val="Paragraph"/>
    <w:rsid w:val="00E91B0B"/>
    <w:pPr>
      <w:numPr>
        <w:numId w:val="7"/>
      </w:numPr>
    </w:pPr>
  </w:style>
  <w:style w:type="paragraph" w:customStyle="1" w:styleId="Paragraph">
    <w:name w:val="Paragraph"/>
    <w:basedOn w:val="Normal"/>
    <w:link w:val="ParagraphChar"/>
    <w:rsid w:val="00D45A2C"/>
    <w:pPr>
      <w:spacing w:after="120"/>
      <w:ind w:left="1080"/>
    </w:pPr>
  </w:style>
  <w:style w:type="paragraph" w:customStyle="1" w:styleId="TableHeader">
    <w:name w:val="Table Header"/>
    <w:basedOn w:val="Normal"/>
    <w:rsid w:val="00D45A2C"/>
    <w:pPr>
      <w:spacing w:before="60" w:after="60"/>
      <w:jc w:val="center"/>
    </w:pPr>
    <w:rPr>
      <w:b/>
      <w:sz w:val="16"/>
      <w:szCs w:val="16"/>
    </w:rPr>
  </w:style>
  <w:style w:type="paragraph" w:styleId="Title">
    <w:name w:val="Title"/>
    <w:basedOn w:val="Normal"/>
    <w:qFormat/>
    <w:rsid w:val="00355A32"/>
    <w:pPr>
      <w:spacing w:before="240" w:after="60"/>
      <w:jc w:val="center"/>
      <w:outlineLvl w:val="0"/>
    </w:pPr>
    <w:rPr>
      <w:b/>
      <w:kern w:val="28"/>
      <w:sz w:val="32"/>
    </w:rPr>
  </w:style>
  <w:style w:type="paragraph" w:styleId="TOC1">
    <w:name w:val="toc 1"/>
    <w:basedOn w:val="Normal"/>
    <w:next w:val="Normal"/>
    <w:autoRedefine/>
    <w:uiPriority w:val="39"/>
    <w:rsid w:val="00355A32"/>
    <w:rPr>
      <w:b/>
    </w:rPr>
  </w:style>
  <w:style w:type="paragraph" w:styleId="TOC2">
    <w:name w:val="toc 2"/>
    <w:basedOn w:val="Normal"/>
    <w:next w:val="Normal"/>
    <w:autoRedefine/>
    <w:uiPriority w:val="39"/>
    <w:rsid w:val="000A22DF"/>
    <w:pPr>
      <w:tabs>
        <w:tab w:val="left" w:pos="1123"/>
        <w:tab w:val="right" w:leader="dot" w:pos="9350"/>
      </w:tabs>
      <w:spacing w:after="60"/>
      <w:ind w:left="202"/>
    </w:pPr>
  </w:style>
  <w:style w:type="paragraph" w:styleId="TOC3">
    <w:name w:val="toc 3"/>
    <w:basedOn w:val="Normal"/>
    <w:next w:val="Normal"/>
    <w:autoRedefine/>
    <w:semiHidden/>
    <w:rsid w:val="00355A32"/>
    <w:pPr>
      <w:ind w:left="1123" w:hanging="720"/>
    </w:pPr>
  </w:style>
  <w:style w:type="paragraph" w:styleId="TOC4">
    <w:name w:val="toc 4"/>
    <w:basedOn w:val="Normal"/>
    <w:next w:val="Normal"/>
    <w:autoRedefine/>
    <w:semiHidden/>
    <w:rsid w:val="00355A32"/>
    <w:pPr>
      <w:ind w:left="600"/>
    </w:pPr>
  </w:style>
  <w:style w:type="paragraph" w:customStyle="1" w:styleId="TOCPageNumberTextStyle">
    <w:name w:val="TOC Page Number Text Style"/>
    <w:basedOn w:val="Normal"/>
    <w:next w:val="Normal"/>
    <w:rsid w:val="00355A32"/>
    <w:pPr>
      <w:autoSpaceDE w:val="0"/>
      <w:autoSpaceDN w:val="0"/>
      <w:adjustRightInd w:val="0"/>
      <w:jc w:val="left"/>
    </w:pPr>
    <w:rPr>
      <w:rFonts w:ascii="TimesNewRoman" w:hAnsi="TimesNewRoman"/>
      <w:sz w:val="24"/>
      <w:szCs w:val="24"/>
      <w:lang w:val="en-GB" w:eastAsia="en-GB"/>
    </w:rPr>
  </w:style>
  <w:style w:type="paragraph" w:styleId="Header">
    <w:name w:val="header"/>
    <w:basedOn w:val="Normal"/>
    <w:rsid w:val="00355A32"/>
    <w:pPr>
      <w:tabs>
        <w:tab w:val="center" w:pos="4320"/>
        <w:tab w:val="right" w:pos="8640"/>
      </w:tabs>
    </w:pPr>
  </w:style>
  <w:style w:type="paragraph" w:styleId="Footer">
    <w:name w:val="footer"/>
    <w:basedOn w:val="Normal"/>
    <w:rsid w:val="00355A32"/>
    <w:pPr>
      <w:tabs>
        <w:tab w:val="center" w:pos="4320"/>
        <w:tab w:val="right" w:pos="8640"/>
      </w:tabs>
    </w:pPr>
  </w:style>
  <w:style w:type="character" w:styleId="PageNumber">
    <w:name w:val="page number"/>
    <w:basedOn w:val="DefaultParagraphFont"/>
    <w:rsid w:val="00355A32"/>
  </w:style>
  <w:style w:type="paragraph" w:customStyle="1" w:styleId="Numbered">
    <w:name w:val="Numbered"/>
    <w:basedOn w:val="Normal"/>
    <w:rsid w:val="00D45A2C"/>
    <w:pPr>
      <w:numPr>
        <w:numId w:val="2"/>
      </w:numPr>
      <w:spacing w:after="120"/>
    </w:pPr>
    <w:rPr>
      <w:snapToGrid w:val="0"/>
    </w:rPr>
  </w:style>
  <w:style w:type="paragraph" w:customStyle="1" w:styleId="Indent">
    <w:name w:val="Indent"/>
    <w:basedOn w:val="Numbered"/>
    <w:rsid w:val="00D45A2C"/>
    <w:pPr>
      <w:numPr>
        <w:numId w:val="0"/>
      </w:numPr>
      <w:ind w:left="1797"/>
    </w:pPr>
  </w:style>
  <w:style w:type="paragraph" w:styleId="DocumentMap">
    <w:name w:val="Document Map"/>
    <w:basedOn w:val="Normal"/>
    <w:semiHidden/>
    <w:rsid w:val="00D45A2C"/>
    <w:pPr>
      <w:shd w:val="clear" w:color="auto" w:fill="000080"/>
    </w:pPr>
    <w:rPr>
      <w:rFonts w:ascii="Tahoma" w:hAnsi="Tahoma"/>
    </w:rPr>
  </w:style>
  <w:style w:type="paragraph" w:styleId="BodyTextIndent">
    <w:name w:val="Body Text Indent"/>
    <w:aliases w:val="Body Text Indent Char"/>
    <w:basedOn w:val="Normal"/>
    <w:rsid w:val="00D45A2C"/>
    <w:pPr>
      <w:ind w:left="720" w:hanging="720"/>
      <w:jc w:val="left"/>
    </w:pPr>
    <w:rPr>
      <w:rFonts w:ascii="Times New Roman" w:hAnsi="Times New Roman"/>
    </w:rPr>
  </w:style>
  <w:style w:type="character" w:styleId="Emphasis">
    <w:name w:val="Emphasis"/>
    <w:qFormat/>
    <w:rsid w:val="00D45A2C"/>
    <w:rPr>
      <w:i/>
    </w:rPr>
  </w:style>
  <w:style w:type="paragraph" w:styleId="Caption">
    <w:name w:val="caption"/>
    <w:basedOn w:val="Normal"/>
    <w:next w:val="Normal"/>
    <w:qFormat/>
    <w:rsid w:val="00D45A2C"/>
    <w:pPr>
      <w:spacing w:before="120" w:after="120"/>
    </w:pPr>
    <w:rPr>
      <w:b/>
    </w:rPr>
  </w:style>
  <w:style w:type="paragraph" w:styleId="BodyTextIndent2">
    <w:name w:val="Body Text Indent 2"/>
    <w:basedOn w:val="Normal"/>
    <w:rsid w:val="00D45A2C"/>
    <w:pPr>
      <w:ind w:left="720"/>
    </w:pPr>
    <w:rPr>
      <w:color w:val="000000"/>
    </w:rPr>
  </w:style>
  <w:style w:type="paragraph" w:styleId="BodyText">
    <w:name w:val="Body Text"/>
    <w:basedOn w:val="Normal"/>
    <w:link w:val="BodyTextChar"/>
    <w:rsid w:val="00D45A2C"/>
    <w:pPr>
      <w:ind w:left="720"/>
      <w:jc w:val="left"/>
    </w:pPr>
    <w:rPr>
      <w:sz w:val="22"/>
      <w:lang w:val="en-GB"/>
    </w:rPr>
  </w:style>
  <w:style w:type="paragraph" w:customStyle="1" w:styleId="xl26">
    <w:name w:val="xl26"/>
    <w:basedOn w:val="Normal"/>
    <w:rsid w:val="00D45A2C"/>
    <w:pPr>
      <w:spacing w:before="100" w:beforeAutospacing="1" w:after="100" w:afterAutospacing="1"/>
      <w:jc w:val="left"/>
    </w:pPr>
    <w:rPr>
      <w:rFonts w:eastAsia="Arial Unicode MS" w:cs="Arial"/>
      <w:b/>
      <w:bCs/>
      <w:sz w:val="24"/>
      <w:szCs w:val="24"/>
      <w:u w:val="single"/>
    </w:rPr>
  </w:style>
  <w:style w:type="paragraph" w:customStyle="1" w:styleId="xl32">
    <w:name w:val="xl32"/>
    <w:basedOn w:val="Normal"/>
    <w:rsid w:val="00D45A2C"/>
    <w:pPr>
      <w:spacing w:before="100" w:beforeAutospacing="1" w:after="100" w:afterAutospacing="1"/>
      <w:jc w:val="left"/>
    </w:pPr>
    <w:rPr>
      <w:rFonts w:ascii="Arial Unicode MS" w:eastAsia="Arial Unicode MS" w:hAnsi="Arial Unicode MS" w:cs="Arial Unicode MS"/>
      <w:sz w:val="24"/>
      <w:szCs w:val="24"/>
    </w:rPr>
  </w:style>
  <w:style w:type="paragraph" w:styleId="TOC5">
    <w:name w:val="toc 5"/>
    <w:basedOn w:val="Normal"/>
    <w:next w:val="Normal"/>
    <w:autoRedefine/>
    <w:semiHidden/>
    <w:rsid w:val="00D45A2C"/>
    <w:pPr>
      <w:ind w:left="800"/>
    </w:pPr>
  </w:style>
  <w:style w:type="paragraph" w:styleId="TOC6">
    <w:name w:val="toc 6"/>
    <w:basedOn w:val="Normal"/>
    <w:next w:val="Normal"/>
    <w:autoRedefine/>
    <w:semiHidden/>
    <w:rsid w:val="00D45A2C"/>
    <w:pPr>
      <w:ind w:left="1000"/>
    </w:pPr>
  </w:style>
  <w:style w:type="paragraph" w:styleId="TOC7">
    <w:name w:val="toc 7"/>
    <w:basedOn w:val="Normal"/>
    <w:next w:val="Normal"/>
    <w:autoRedefine/>
    <w:semiHidden/>
    <w:rsid w:val="00D45A2C"/>
    <w:pPr>
      <w:ind w:left="1200"/>
    </w:pPr>
  </w:style>
  <w:style w:type="paragraph" w:styleId="TOC8">
    <w:name w:val="toc 8"/>
    <w:basedOn w:val="Normal"/>
    <w:next w:val="Normal"/>
    <w:autoRedefine/>
    <w:semiHidden/>
    <w:rsid w:val="00D45A2C"/>
    <w:pPr>
      <w:ind w:left="1400"/>
    </w:pPr>
  </w:style>
  <w:style w:type="paragraph" w:styleId="TOC9">
    <w:name w:val="toc 9"/>
    <w:basedOn w:val="Normal"/>
    <w:next w:val="Normal"/>
    <w:autoRedefine/>
    <w:semiHidden/>
    <w:rsid w:val="00D45A2C"/>
    <w:pPr>
      <w:ind w:left="1600"/>
    </w:pPr>
  </w:style>
  <w:style w:type="character" w:styleId="Hyperlink">
    <w:name w:val="Hyperlink"/>
    <w:uiPriority w:val="99"/>
    <w:rsid w:val="00D45A2C"/>
    <w:rPr>
      <w:color w:val="0000FF"/>
      <w:u w:val="single"/>
    </w:rPr>
  </w:style>
  <w:style w:type="paragraph" w:customStyle="1" w:styleId="Recomms">
    <w:name w:val="Recomms"/>
    <w:basedOn w:val="Normal"/>
    <w:rsid w:val="00D45A2C"/>
    <w:pPr>
      <w:numPr>
        <w:ilvl w:val="1"/>
        <w:numId w:val="4"/>
      </w:numPr>
      <w:tabs>
        <w:tab w:val="clear" w:pos="2268"/>
        <w:tab w:val="num" w:pos="2160"/>
      </w:tabs>
      <w:spacing w:after="120"/>
      <w:ind w:left="2160" w:hanging="360"/>
    </w:pPr>
  </w:style>
  <w:style w:type="paragraph" w:styleId="BalloonText">
    <w:name w:val="Balloon Text"/>
    <w:basedOn w:val="Normal"/>
    <w:semiHidden/>
    <w:rsid w:val="00D45A2C"/>
    <w:rPr>
      <w:rFonts w:ascii="Tahoma" w:hAnsi="Tahoma" w:cs="Tahoma"/>
      <w:sz w:val="16"/>
      <w:szCs w:val="16"/>
    </w:rPr>
  </w:style>
  <w:style w:type="paragraph" w:styleId="CommentText">
    <w:name w:val="annotation text"/>
    <w:basedOn w:val="Normal"/>
    <w:semiHidden/>
    <w:rsid w:val="00D45A2C"/>
  </w:style>
  <w:style w:type="paragraph" w:styleId="CommentSubject">
    <w:name w:val="annotation subject"/>
    <w:basedOn w:val="CommentText"/>
    <w:next w:val="CommentText"/>
    <w:semiHidden/>
    <w:rsid w:val="00D45A2C"/>
    <w:rPr>
      <w:b/>
      <w:bCs/>
    </w:rPr>
  </w:style>
  <w:style w:type="paragraph" w:customStyle="1" w:styleId="ExecSummary">
    <w:name w:val="Exec Summary"/>
    <w:basedOn w:val="Title"/>
    <w:rsid w:val="00D45A2C"/>
  </w:style>
  <w:style w:type="paragraph" w:customStyle="1" w:styleId="IssueHeader">
    <w:name w:val="Issue Header"/>
    <w:basedOn w:val="Normal"/>
    <w:next w:val="Normal"/>
    <w:rsid w:val="00D45A2C"/>
    <w:pPr>
      <w:keepNext/>
      <w:numPr>
        <w:numId w:val="3"/>
      </w:numPr>
      <w:tabs>
        <w:tab w:val="clear" w:pos="714"/>
        <w:tab w:val="num" w:pos="1440"/>
      </w:tabs>
      <w:spacing w:before="240"/>
      <w:ind w:left="1440" w:hanging="360"/>
    </w:pPr>
    <w:rPr>
      <w:b/>
      <w:i/>
    </w:rPr>
  </w:style>
  <w:style w:type="paragraph" w:styleId="TableofFigures">
    <w:name w:val="table of figures"/>
    <w:basedOn w:val="Normal"/>
    <w:next w:val="Normal"/>
    <w:uiPriority w:val="99"/>
    <w:rsid w:val="00D45A2C"/>
    <w:pPr>
      <w:ind w:left="400" w:hanging="400"/>
    </w:pPr>
  </w:style>
  <w:style w:type="paragraph" w:customStyle="1" w:styleId="bullet15">
    <w:name w:val="bullet15"/>
    <w:basedOn w:val="Normal"/>
    <w:rsid w:val="00D45A2C"/>
    <w:pPr>
      <w:ind w:left="2160" w:hanging="720"/>
      <w:jc w:val="left"/>
    </w:pPr>
    <w:rPr>
      <w:rFonts w:ascii="Times New Roman" w:hAnsi="Times New Roman"/>
      <w:sz w:val="22"/>
      <w:szCs w:val="22"/>
      <w:lang w:val="en-GB" w:eastAsia="en-GB"/>
    </w:rPr>
  </w:style>
  <w:style w:type="paragraph" w:customStyle="1" w:styleId="Default">
    <w:name w:val="Default"/>
    <w:rsid w:val="00D45A2C"/>
    <w:pPr>
      <w:autoSpaceDE w:val="0"/>
      <w:autoSpaceDN w:val="0"/>
      <w:adjustRightInd w:val="0"/>
    </w:pPr>
    <w:rPr>
      <w:rFonts w:ascii="Arial" w:hAnsi="Arial" w:cs="Arial"/>
      <w:lang w:val="en-GB" w:eastAsia="en-GB"/>
    </w:rPr>
  </w:style>
  <w:style w:type="paragraph" w:customStyle="1" w:styleId="Tabelltekst">
    <w:name w:val="Tabelltekst"/>
    <w:basedOn w:val="Default"/>
    <w:next w:val="Default"/>
    <w:rsid w:val="00D45A2C"/>
    <w:rPr>
      <w:rFonts w:ascii="Arial,Bold" w:hAnsi="Arial,Bold" w:cs="Times New Roman"/>
      <w:sz w:val="24"/>
      <w:szCs w:val="24"/>
    </w:rPr>
  </w:style>
  <w:style w:type="paragraph" w:customStyle="1" w:styleId="bullet-simplelist">
    <w:name w:val="bullet-simple list"/>
    <w:basedOn w:val="Default"/>
    <w:next w:val="Default"/>
    <w:rsid w:val="00D45A2C"/>
    <w:rPr>
      <w:rFonts w:cs="Times New Roman"/>
      <w:sz w:val="24"/>
      <w:szCs w:val="24"/>
    </w:rPr>
  </w:style>
  <w:style w:type="paragraph" w:customStyle="1" w:styleId="DefaultText">
    <w:name w:val="Default Text"/>
    <w:basedOn w:val="Default"/>
    <w:next w:val="Default"/>
    <w:rsid w:val="00D45A2C"/>
    <w:rPr>
      <w:rFonts w:ascii="Arial,Bold" w:hAnsi="Arial,Bold" w:cs="Times New Roman"/>
      <w:sz w:val="24"/>
      <w:szCs w:val="24"/>
    </w:rPr>
  </w:style>
  <w:style w:type="paragraph" w:styleId="Date">
    <w:name w:val="Date"/>
    <w:basedOn w:val="Default"/>
    <w:next w:val="Default"/>
    <w:rsid w:val="00D45A2C"/>
    <w:rPr>
      <w:rFonts w:ascii="Arial,Bold" w:hAnsi="Arial,Bold" w:cs="Times New Roman"/>
      <w:sz w:val="24"/>
      <w:szCs w:val="24"/>
    </w:rPr>
  </w:style>
  <w:style w:type="paragraph" w:customStyle="1" w:styleId="bullet">
    <w:name w:val="bullet"/>
    <w:basedOn w:val="Normal"/>
    <w:rsid w:val="00D45A2C"/>
    <w:pPr>
      <w:numPr>
        <w:numId w:val="5"/>
      </w:numPr>
      <w:suppressAutoHyphens/>
      <w:spacing w:before="40" w:after="40"/>
      <w:jc w:val="left"/>
    </w:pPr>
    <w:rPr>
      <w:rFonts w:ascii="Times New Roman" w:hAnsi="Times New Roman"/>
      <w:spacing w:val="-3"/>
      <w:sz w:val="22"/>
    </w:rPr>
  </w:style>
  <w:style w:type="paragraph" w:customStyle="1" w:styleId="Number">
    <w:name w:val="Number"/>
    <w:basedOn w:val="BodyTextIndent2"/>
    <w:rsid w:val="00D45A2C"/>
    <w:pPr>
      <w:widowControl w:val="0"/>
      <w:suppressAutoHyphens/>
      <w:spacing w:before="40" w:after="40"/>
      <w:ind w:left="1440" w:hanging="720"/>
      <w:jc w:val="left"/>
    </w:pPr>
    <w:rPr>
      <w:rFonts w:ascii="Times New Roman" w:hAnsi="Times New Roman"/>
      <w:snapToGrid w:val="0"/>
      <w:sz w:val="22"/>
    </w:rPr>
  </w:style>
  <w:style w:type="paragraph" w:styleId="ListNumber3">
    <w:name w:val="List Number 3"/>
    <w:basedOn w:val="Normal"/>
    <w:rsid w:val="00D45A2C"/>
    <w:pPr>
      <w:numPr>
        <w:numId w:val="6"/>
      </w:numPr>
      <w:jc w:val="left"/>
    </w:pPr>
  </w:style>
  <w:style w:type="paragraph" w:customStyle="1" w:styleId="HeadingA1">
    <w:name w:val="Heading A1"/>
    <w:basedOn w:val="Heading1"/>
    <w:rsid w:val="00D45A2C"/>
    <w:pPr>
      <w:numPr>
        <w:numId w:val="0"/>
      </w:numPr>
      <w:tabs>
        <w:tab w:val="num" w:pos="1080"/>
      </w:tabs>
      <w:ind w:left="1080" w:hanging="1080"/>
    </w:pPr>
    <w:rPr>
      <w:lang w:val="en-GB"/>
    </w:rPr>
  </w:style>
  <w:style w:type="paragraph" w:customStyle="1" w:styleId="HeadingA2">
    <w:name w:val="Heading A2"/>
    <w:basedOn w:val="Heading2"/>
    <w:next w:val="Normal"/>
    <w:rsid w:val="00D45A2C"/>
    <w:pPr>
      <w:numPr>
        <w:ilvl w:val="0"/>
        <w:numId w:val="0"/>
      </w:numPr>
      <w:tabs>
        <w:tab w:val="num" w:pos="1080"/>
      </w:tabs>
      <w:spacing w:before="240"/>
      <w:ind w:left="1080" w:hanging="1080"/>
    </w:pPr>
    <w:rPr>
      <w:lang w:val="en-GB"/>
    </w:rPr>
  </w:style>
  <w:style w:type="paragraph" w:styleId="ListContinue4">
    <w:name w:val="List Continue 4"/>
    <w:basedOn w:val="Normal"/>
    <w:rsid w:val="00D45A2C"/>
    <w:pPr>
      <w:spacing w:after="120"/>
      <w:ind w:left="1440"/>
    </w:pPr>
  </w:style>
  <w:style w:type="paragraph" w:customStyle="1" w:styleId="InstructionText">
    <w:name w:val="Instruction Text"/>
    <w:basedOn w:val="Normal"/>
    <w:rsid w:val="00D45A2C"/>
    <w:pPr>
      <w:spacing w:before="60" w:after="60"/>
    </w:pPr>
    <w:rPr>
      <w:sz w:val="18"/>
      <w:lang w:val="en-AU"/>
    </w:rPr>
  </w:style>
  <w:style w:type="paragraph" w:customStyle="1" w:styleId="ParaBullet2">
    <w:name w:val="Para Bullet2"/>
    <w:basedOn w:val="ParaBullet1"/>
    <w:rsid w:val="00E91B0B"/>
    <w:pPr>
      <w:numPr>
        <w:ilvl w:val="1"/>
      </w:numPr>
    </w:pPr>
  </w:style>
  <w:style w:type="paragraph" w:customStyle="1" w:styleId="TableTitles">
    <w:name w:val="Table Titles"/>
    <w:basedOn w:val="TableBody"/>
    <w:rsid w:val="00E91B0B"/>
    <w:pPr>
      <w:jc w:val="center"/>
    </w:pPr>
    <w:rPr>
      <w:b/>
      <w:bCs/>
    </w:rPr>
  </w:style>
  <w:style w:type="character" w:customStyle="1" w:styleId="ParagraphChar">
    <w:name w:val="Paragraph Char"/>
    <w:link w:val="Paragraph"/>
    <w:rsid w:val="005D43F2"/>
    <w:rPr>
      <w:rFonts w:ascii="Arial" w:hAnsi="Arial"/>
      <w:lang w:val="en-US" w:eastAsia="en-US" w:bidi="ar-SA"/>
    </w:rPr>
  </w:style>
  <w:style w:type="paragraph" w:customStyle="1" w:styleId="X0Title">
    <w:name w:val="X.0  Title"/>
    <w:link w:val="X0TitleChar"/>
    <w:rsid w:val="002E11CC"/>
    <w:pPr>
      <w:tabs>
        <w:tab w:val="left" w:pos="850"/>
      </w:tabs>
      <w:spacing w:before="1" w:after="227"/>
      <w:ind w:left="851" w:right="1" w:hanging="851"/>
    </w:pPr>
    <w:rPr>
      <w:rFonts w:ascii="Arial Black" w:hAnsi="Arial Black"/>
      <w:caps/>
      <w:color w:val="000000"/>
      <w:sz w:val="23"/>
      <w:lang w:val="en-GB"/>
    </w:rPr>
  </w:style>
  <w:style w:type="paragraph" w:customStyle="1" w:styleId="Bodyendpara">
    <w:name w:val="Body (end para)"/>
    <w:rsid w:val="002E11CC"/>
    <w:pPr>
      <w:spacing w:before="1" w:after="454" w:line="300" w:lineRule="atLeast"/>
      <w:ind w:left="851" w:right="1" w:hanging="1"/>
    </w:pPr>
    <w:rPr>
      <w:rFonts w:ascii="Arial" w:hAnsi="Arial"/>
      <w:lang w:val="en-GB"/>
    </w:rPr>
  </w:style>
  <w:style w:type="paragraph" w:customStyle="1" w:styleId="Body">
    <w:name w:val="Body"/>
    <w:rsid w:val="002E11CC"/>
    <w:pPr>
      <w:spacing w:before="1" w:after="142" w:line="300" w:lineRule="atLeast"/>
      <w:ind w:left="851" w:right="1" w:hanging="1"/>
    </w:pPr>
    <w:rPr>
      <w:rFonts w:ascii="Arial" w:hAnsi="Arial"/>
      <w:lang w:val="en-GB"/>
    </w:rPr>
  </w:style>
  <w:style w:type="paragraph" w:customStyle="1" w:styleId="XXTitle">
    <w:name w:val="X.X  Title"/>
    <w:rsid w:val="002E11CC"/>
    <w:pPr>
      <w:tabs>
        <w:tab w:val="left" w:pos="850"/>
      </w:tabs>
      <w:spacing w:before="1" w:after="227"/>
      <w:ind w:left="851" w:right="1" w:hanging="851"/>
    </w:pPr>
    <w:rPr>
      <w:rFonts w:ascii="Arial" w:hAnsi="Arial"/>
      <w:b/>
      <w:caps/>
      <w:sz w:val="22"/>
      <w:lang w:val="en-GB"/>
    </w:rPr>
  </w:style>
  <w:style w:type="paragraph" w:customStyle="1" w:styleId="StyleBodyTextLeft0cm">
    <w:name w:val="Style Body Text + Left:  0 cm"/>
    <w:basedOn w:val="BodyText"/>
    <w:rsid w:val="002E11CC"/>
    <w:pPr>
      <w:keepLines/>
      <w:widowControl w:val="0"/>
      <w:spacing w:after="240"/>
      <w:ind w:left="0"/>
    </w:pPr>
    <w:rPr>
      <w:rFonts w:ascii="Times New Roman" w:hAnsi="Times New Roman"/>
      <w:snapToGrid w:val="0"/>
      <w:sz w:val="24"/>
    </w:rPr>
  </w:style>
  <w:style w:type="paragraph" w:customStyle="1" w:styleId="Exhibitlist">
    <w:name w:val="Exhibit list"/>
    <w:rsid w:val="002E11CC"/>
    <w:pPr>
      <w:tabs>
        <w:tab w:val="left" w:pos="2268"/>
        <w:tab w:val="left" w:pos="2494"/>
      </w:tabs>
      <w:spacing w:before="1" w:after="227" w:line="300" w:lineRule="atLeast"/>
      <w:ind w:left="2495" w:right="1" w:hanging="1645"/>
    </w:pPr>
    <w:rPr>
      <w:rFonts w:ascii="Arial" w:hAnsi="Arial"/>
      <w:b/>
      <w:lang w:val="en-GB"/>
    </w:rPr>
  </w:style>
  <w:style w:type="character" w:customStyle="1" w:styleId="Heading3Char">
    <w:name w:val="Heading 3 Char"/>
    <w:link w:val="Heading3"/>
    <w:rsid w:val="00AD6B01"/>
    <w:rPr>
      <w:rFonts w:ascii="Arial" w:hAnsi="Arial"/>
      <w:b/>
      <w:u w:val="single"/>
    </w:rPr>
  </w:style>
  <w:style w:type="paragraph" w:customStyle="1" w:styleId="Heading20">
    <w:name w:val="Heading2"/>
    <w:basedOn w:val="X0Title"/>
    <w:link w:val="Heading2Char0"/>
    <w:rsid w:val="00F14997"/>
    <w:pPr>
      <w:spacing w:line="240" w:lineRule="atLeast"/>
      <w:jc w:val="both"/>
    </w:pPr>
    <w:rPr>
      <w:rFonts w:ascii="Arial" w:hAnsi="Arial" w:cs="Arial"/>
      <w:b/>
      <w:bCs/>
      <w:color w:val="auto"/>
      <w:sz w:val="20"/>
    </w:rPr>
  </w:style>
  <w:style w:type="character" w:customStyle="1" w:styleId="X0TitleChar">
    <w:name w:val="X.0  Title Char"/>
    <w:link w:val="X0Title"/>
    <w:rsid w:val="00F14997"/>
    <w:rPr>
      <w:rFonts w:ascii="Arial Black" w:hAnsi="Arial Black"/>
      <w:caps/>
      <w:color w:val="000000"/>
      <w:sz w:val="23"/>
      <w:lang w:val="en-GB" w:eastAsia="en-US" w:bidi="ar-SA"/>
    </w:rPr>
  </w:style>
  <w:style w:type="character" w:customStyle="1" w:styleId="Heading2Char0">
    <w:name w:val="Heading2 Char"/>
    <w:link w:val="Heading20"/>
    <w:rsid w:val="00F14997"/>
    <w:rPr>
      <w:rFonts w:ascii="Arial" w:hAnsi="Arial" w:cs="Arial"/>
      <w:b/>
      <w:bCs/>
      <w:caps/>
      <w:color w:val="000000"/>
      <w:sz w:val="23"/>
      <w:lang w:val="en-GB" w:eastAsia="en-US" w:bidi="ar-SA"/>
    </w:rPr>
  </w:style>
  <w:style w:type="character" w:customStyle="1" w:styleId="Heading2Char">
    <w:name w:val="Heading 2 Char"/>
    <w:link w:val="Heading2"/>
    <w:rsid w:val="00F14997"/>
    <w:rPr>
      <w:rFonts w:ascii="Arial" w:hAnsi="Arial"/>
      <w:b/>
      <w:sz w:val="24"/>
    </w:rPr>
  </w:style>
  <w:style w:type="paragraph" w:customStyle="1" w:styleId="FigureTitle">
    <w:name w:val="Figure Title"/>
    <w:rsid w:val="002D152A"/>
    <w:pPr>
      <w:spacing w:before="1" w:after="142" w:line="300" w:lineRule="atLeast"/>
      <w:ind w:right="1" w:firstLine="1"/>
      <w:jc w:val="center"/>
    </w:pPr>
    <w:rPr>
      <w:rFonts w:ascii="Arial" w:hAnsi="Arial"/>
      <w:b/>
      <w:lang w:val="en-GB"/>
    </w:rPr>
  </w:style>
  <w:style w:type="paragraph" w:customStyle="1" w:styleId="Appendices">
    <w:name w:val="Appendices"/>
    <w:basedOn w:val="Heading1"/>
    <w:rsid w:val="002D152A"/>
    <w:pPr>
      <w:numPr>
        <w:numId w:val="0"/>
      </w:numPr>
    </w:pPr>
    <w:rPr>
      <w:sz w:val="20"/>
    </w:rPr>
  </w:style>
  <w:style w:type="table" w:styleId="TableGrid">
    <w:name w:val="Table Grid"/>
    <w:basedOn w:val="TableNormal"/>
    <w:uiPriority w:val="59"/>
    <w:rsid w:val="00DC30CD"/>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2Bullet">
    <w:name w:val="H2:Bullet"/>
    <w:basedOn w:val="Normal"/>
    <w:rsid w:val="004F5073"/>
    <w:pPr>
      <w:numPr>
        <w:numId w:val="11"/>
      </w:numPr>
      <w:spacing w:after="120"/>
      <w:jc w:val="left"/>
    </w:pPr>
    <w:rPr>
      <w:rFonts w:cs="Arial"/>
      <w:sz w:val="22"/>
      <w:szCs w:val="22"/>
    </w:rPr>
  </w:style>
  <w:style w:type="paragraph" w:styleId="ListParagraph">
    <w:name w:val="List Paragraph"/>
    <w:basedOn w:val="Normal"/>
    <w:uiPriority w:val="34"/>
    <w:qFormat/>
    <w:rsid w:val="005F2D31"/>
    <w:pPr>
      <w:ind w:left="720"/>
    </w:pPr>
    <w:rPr>
      <w:rFonts w:eastAsia="Calibri" w:cs="Arial"/>
    </w:rPr>
  </w:style>
  <w:style w:type="paragraph" w:styleId="NormalWeb">
    <w:name w:val="Normal (Web)"/>
    <w:basedOn w:val="Normal"/>
    <w:uiPriority w:val="99"/>
    <w:unhideWhenUsed/>
    <w:rsid w:val="002E09E2"/>
    <w:pPr>
      <w:spacing w:before="100" w:beforeAutospacing="1" w:after="100" w:afterAutospacing="1"/>
      <w:jc w:val="left"/>
    </w:pPr>
    <w:rPr>
      <w:rFonts w:ascii="Times New Roman" w:hAnsi="Times New Roman"/>
      <w:sz w:val="24"/>
      <w:szCs w:val="24"/>
    </w:rPr>
  </w:style>
  <w:style w:type="character" w:customStyle="1" w:styleId="Heading1Char">
    <w:name w:val="Heading 1 Char"/>
    <w:link w:val="Heading1"/>
    <w:rsid w:val="00B32853"/>
    <w:rPr>
      <w:rFonts w:ascii="Arial" w:hAnsi="Arial"/>
      <w:b/>
      <w:kern w:val="28"/>
      <w:sz w:val="28"/>
    </w:rPr>
  </w:style>
  <w:style w:type="paragraph" w:styleId="FootnoteText">
    <w:name w:val="footnote text"/>
    <w:basedOn w:val="Normal"/>
    <w:link w:val="FootnoteTextChar"/>
    <w:rsid w:val="00B005E4"/>
  </w:style>
  <w:style w:type="character" w:customStyle="1" w:styleId="FootnoteTextChar">
    <w:name w:val="Footnote Text Char"/>
    <w:basedOn w:val="DefaultParagraphFont"/>
    <w:link w:val="FootnoteText"/>
    <w:rsid w:val="00B005E4"/>
    <w:rPr>
      <w:rFonts w:ascii="Arial" w:hAnsi="Arial"/>
    </w:rPr>
  </w:style>
  <w:style w:type="character" w:styleId="FootnoteReference">
    <w:name w:val="footnote reference"/>
    <w:basedOn w:val="DefaultParagraphFont"/>
    <w:rsid w:val="00B005E4"/>
    <w:rPr>
      <w:vertAlign w:val="superscript"/>
    </w:rPr>
  </w:style>
  <w:style w:type="table" w:styleId="MediumGrid3-Accent5">
    <w:name w:val="Medium Grid 3 Accent 5"/>
    <w:basedOn w:val="TableNormal"/>
    <w:uiPriority w:val="69"/>
    <w:rsid w:val="00F45767"/>
    <w:rPr>
      <w:rFonts w:asciiTheme="minorHAnsi" w:eastAsiaTheme="minorHAnsi"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Shading2-Accent1">
    <w:name w:val="Medium Shading 2 Accent 1"/>
    <w:basedOn w:val="TableNormal"/>
    <w:uiPriority w:val="64"/>
    <w:rsid w:val="005148B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3-Accent1">
    <w:name w:val="Medium Grid 3 Accent 1"/>
    <w:basedOn w:val="TableNormal"/>
    <w:uiPriority w:val="69"/>
    <w:rsid w:val="00F71ED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character" w:styleId="FollowedHyperlink">
    <w:name w:val="FollowedHyperlink"/>
    <w:basedOn w:val="DefaultParagraphFont"/>
    <w:semiHidden/>
    <w:unhideWhenUsed/>
    <w:rsid w:val="00E12B94"/>
    <w:rPr>
      <w:color w:val="800080" w:themeColor="followedHyperlink"/>
      <w:u w:val="single"/>
    </w:rPr>
  </w:style>
  <w:style w:type="paragraph" w:styleId="EndnoteText">
    <w:name w:val="endnote text"/>
    <w:basedOn w:val="Normal"/>
    <w:link w:val="EndnoteTextChar"/>
    <w:semiHidden/>
    <w:unhideWhenUsed/>
    <w:rsid w:val="00AA612A"/>
  </w:style>
  <w:style w:type="character" w:customStyle="1" w:styleId="EndnoteTextChar">
    <w:name w:val="Endnote Text Char"/>
    <w:basedOn w:val="DefaultParagraphFont"/>
    <w:link w:val="EndnoteText"/>
    <w:semiHidden/>
    <w:rsid w:val="00AA612A"/>
    <w:rPr>
      <w:rFonts w:ascii="Arial" w:hAnsi="Arial"/>
    </w:rPr>
  </w:style>
  <w:style w:type="character" w:styleId="EndnoteReference">
    <w:name w:val="endnote reference"/>
    <w:basedOn w:val="DefaultParagraphFont"/>
    <w:semiHidden/>
    <w:unhideWhenUsed/>
    <w:rsid w:val="00AA612A"/>
    <w:rPr>
      <w:vertAlign w:val="superscript"/>
    </w:rPr>
  </w:style>
  <w:style w:type="character" w:customStyle="1" w:styleId="BodyTextChar">
    <w:name w:val="Body Text Char"/>
    <w:basedOn w:val="DefaultParagraphFont"/>
    <w:link w:val="BodyText"/>
    <w:rsid w:val="00923E5E"/>
    <w:rPr>
      <w:rFonts w:ascii="Arial" w:hAnsi="Arial"/>
      <w:sz w:val="22"/>
      <w:lang w:val="en-GB"/>
    </w:rPr>
  </w:style>
  <w:style w:type="character" w:styleId="UnresolvedMention">
    <w:name w:val="Unresolved Mention"/>
    <w:basedOn w:val="DefaultParagraphFont"/>
    <w:uiPriority w:val="99"/>
    <w:semiHidden/>
    <w:unhideWhenUsed/>
    <w:rsid w:val="001F57DE"/>
    <w:rPr>
      <w:color w:val="605E5C"/>
      <w:shd w:val="clear" w:color="auto" w:fill="E1DFDD"/>
    </w:rPr>
  </w:style>
  <w:style w:type="character" w:styleId="CommentReference">
    <w:name w:val="annotation reference"/>
    <w:basedOn w:val="DefaultParagraphFont"/>
    <w:semiHidden/>
    <w:unhideWhenUsed/>
    <w:rsid w:val="00053978"/>
    <w:rPr>
      <w:sz w:val="16"/>
      <w:szCs w:val="16"/>
    </w:rPr>
  </w:style>
  <w:style w:type="paragraph" w:styleId="Revision">
    <w:name w:val="Revision"/>
    <w:hidden/>
    <w:uiPriority w:val="99"/>
    <w:semiHidden/>
    <w:rsid w:val="008061E0"/>
    <w:rPr>
      <w:rFonts w:ascii="Arial" w:hAnsi="Arial"/>
    </w:rPr>
  </w:style>
  <w:style w:type="table" w:styleId="TableGridLight">
    <w:name w:val="Grid Table Light"/>
    <w:basedOn w:val="TableNormal"/>
    <w:uiPriority w:val="40"/>
    <w:rsid w:val="0032431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132EEB"/>
    <w:rPr>
      <w:b/>
      <w:bCs/>
    </w:rPr>
  </w:style>
  <w:style w:type="paragraph" w:customStyle="1" w:styleId="pdq2pgselectionanchorcontainer">
    <w:name w:val="pdq2pg_selectionanchorcontainer"/>
    <w:basedOn w:val="Normal"/>
    <w:rsid w:val="00D3715E"/>
    <w:pPr>
      <w:spacing w:before="100" w:beforeAutospacing="1" w:after="100" w:afterAutospacing="1"/>
      <w:jc w:val="left"/>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71650">
      <w:bodyDiv w:val="1"/>
      <w:marLeft w:val="0"/>
      <w:marRight w:val="0"/>
      <w:marTop w:val="0"/>
      <w:marBottom w:val="0"/>
      <w:divBdr>
        <w:top w:val="none" w:sz="0" w:space="0" w:color="auto"/>
        <w:left w:val="none" w:sz="0" w:space="0" w:color="auto"/>
        <w:bottom w:val="none" w:sz="0" w:space="0" w:color="auto"/>
        <w:right w:val="none" w:sz="0" w:space="0" w:color="auto"/>
      </w:divBdr>
      <w:divsChild>
        <w:div w:id="5138276">
          <w:marLeft w:val="0"/>
          <w:marRight w:val="0"/>
          <w:marTop w:val="0"/>
          <w:marBottom w:val="0"/>
          <w:divBdr>
            <w:top w:val="none" w:sz="0" w:space="0" w:color="auto"/>
            <w:left w:val="none" w:sz="0" w:space="0" w:color="auto"/>
            <w:bottom w:val="none" w:sz="0" w:space="0" w:color="auto"/>
            <w:right w:val="none" w:sz="0" w:space="0" w:color="auto"/>
          </w:divBdr>
          <w:divsChild>
            <w:div w:id="135686875">
              <w:marLeft w:val="0"/>
              <w:marRight w:val="0"/>
              <w:marTop w:val="0"/>
              <w:marBottom w:val="0"/>
              <w:divBdr>
                <w:top w:val="none" w:sz="0" w:space="0" w:color="auto"/>
                <w:left w:val="none" w:sz="0" w:space="0" w:color="auto"/>
                <w:bottom w:val="none" w:sz="0" w:space="0" w:color="auto"/>
                <w:right w:val="none" w:sz="0" w:space="0" w:color="auto"/>
              </w:divBdr>
              <w:divsChild>
                <w:div w:id="40445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205754">
      <w:bodyDiv w:val="1"/>
      <w:marLeft w:val="0"/>
      <w:marRight w:val="0"/>
      <w:marTop w:val="0"/>
      <w:marBottom w:val="0"/>
      <w:divBdr>
        <w:top w:val="none" w:sz="0" w:space="0" w:color="auto"/>
        <w:left w:val="none" w:sz="0" w:space="0" w:color="auto"/>
        <w:bottom w:val="none" w:sz="0" w:space="0" w:color="auto"/>
        <w:right w:val="none" w:sz="0" w:space="0" w:color="auto"/>
      </w:divBdr>
      <w:divsChild>
        <w:div w:id="18625727">
          <w:marLeft w:val="0"/>
          <w:marRight w:val="0"/>
          <w:marTop w:val="0"/>
          <w:marBottom w:val="0"/>
          <w:divBdr>
            <w:top w:val="none" w:sz="0" w:space="0" w:color="auto"/>
            <w:left w:val="none" w:sz="0" w:space="0" w:color="auto"/>
            <w:bottom w:val="none" w:sz="0" w:space="0" w:color="auto"/>
            <w:right w:val="none" w:sz="0" w:space="0" w:color="auto"/>
          </w:divBdr>
          <w:divsChild>
            <w:div w:id="1078091139">
              <w:marLeft w:val="0"/>
              <w:marRight w:val="0"/>
              <w:marTop w:val="0"/>
              <w:marBottom w:val="0"/>
              <w:divBdr>
                <w:top w:val="none" w:sz="0" w:space="0" w:color="auto"/>
                <w:left w:val="none" w:sz="0" w:space="0" w:color="auto"/>
                <w:bottom w:val="none" w:sz="0" w:space="0" w:color="auto"/>
                <w:right w:val="none" w:sz="0" w:space="0" w:color="auto"/>
              </w:divBdr>
              <w:divsChild>
                <w:div w:id="182002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324149">
      <w:bodyDiv w:val="1"/>
      <w:marLeft w:val="0"/>
      <w:marRight w:val="0"/>
      <w:marTop w:val="0"/>
      <w:marBottom w:val="0"/>
      <w:divBdr>
        <w:top w:val="none" w:sz="0" w:space="0" w:color="auto"/>
        <w:left w:val="none" w:sz="0" w:space="0" w:color="auto"/>
        <w:bottom w:val="none" w:sz="0" w:space="0" w:color="auto"/>
        <w:right w:val="none" w:sz="0" w:space="0" w:color="auto"/>
      </w:divBdr>
      <w:divsChild>
        <w:div w:id="1248464994">
          <w:marLeft w:val="0"/>
          <w:marRight w:val="0"/>
          <w:marTop w:val="0"/>
          <w:marBottom w:val="0"/>
          <w:divBdr>
            <w:top w:val="none" w:sz="0" w:space="0" w:color="auto"/>
            <w:left w:val="none" w:sz="0" w:space="0" w:color="auto"/>
            <w:bottom w:val="none" w:sz="0" w:space="0" w:color="auto"/>
            <w:right w:val="none" w:sz="0" w:space="0" w:color="auto"/>
          </w:divBdr>
          <w:divsChild>
            <w:div w:id="317926391">
              <w:marLeft w:val="0"/>
              <w:marRight w:val="0"/>
              <w:marTop w:val="0"/>
              <w:marBottom w:val="0"/>
              <w:divBdr>
                <w:top w:val="none" w:sz="0" w:space="0" w:color="auto"/>
                <w:left w:val="none" w:sz="0" w:space="0" w:color="auto"/>
                <w:bottom w:val="none" w:sz="0" w:space="0" w:color="auto"/>
                <w:right w:val="none" w:sz="0" w:space="0" w:color="auto"/>
              </w:divBdr>
              <w:divsChild>
                <w:div w:id="103986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287404">
      <w:bodyDiv w:val="1"/>
      <w:marLeft w:val="0"/>
      <w:marRight w:val="0"/>
      <w:marTop w:val="0"/>
      <w:marBottom w:val="0"/>
      <w:divBdr>
        <w:top w:val="none" w:sz="0" w:space="0" w:color="auto"/>
        <w:left w:val="none" w:sz="0" w:space="0" w:color="auto"/>
        <w:bottom w:val="none" w:sz="0" w:space="0" w:color="auto"/>
        <w:right w:val="none" w:sz="0" w:space="0" w:color="auto"/>
      </w:divBdr>
      <w:divsChild>
        <w:div w:id="366032380">
          <w:marLeft w:val="0"/>
          <w:marRight w:val="0"/>
          <w:marTop w:val="0"/>
          <w:marBottom w:val="0"/>
          <w:divBdr>
            <w:top w:val="none" w:sz="0" w:space="0" w:color="auto"/>
            <w:left w:val="none" w:sz="0" w:space="0" w:color="auto"/>
            <w:bottom w:val="none" w:sz="0" w:space="0" w:color="auto"/>
            <w:right w:val="none" w:sz="0" w:space="0" w:color="auto"/>
          </w:divBdr>
          <w:divsChild>
            <w:div w:id="2018800615">
              <w:marLeft w:val="0"/>
              <w:marRight w:val="0"/>
              <w:marTop w:val="0"/>
              <w:marBottom w:val="0"/>
              <w:divBdr>
                <w:top w:val="none" w:sz="0" w:space="0" w:color="auto"/>
                <w:left w:val="none" w:sz="0" w:space="0" w:color="auto"/>
                <w:bottom w:val="none" w:sz="0" w:space="0" w:color="auto"/>
                <w:right w:val="none" w:sz="0" w:space="0" w:color="auto"/>
              </w:divBdr>
              <w:divsChild>
                <w:div w:id="199317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583839">
      <w:bodyDiv w:val="1"/>
      <w:marLeft w:val="0"/>
      <w:marRight w:val="0"/>
      <w:marTop w:val="0"/>
      <w:marBottom w:val="0"/>
      <w:divBdr>
        <w:top w:val="none" w:sz="0" w:space="0" w:color="auto"/>
        <w:left w:val="none" w:sz="0" w:space="0" w:color="auto"/>
        <w:bottom w:val="none" w:sz="0" w:space="0" w:color="auto"/>
        <w:right w:val="none" w:sz="0" w:space="0" w:color="auto"/>
      </w:divBdr>
      <w:divsChild>
        <w:div w:id="1855729017">
          <w:marLeft w:val="0"/>
          <w:marRight w:val="0"/>
          <w:marTop w:val="0"/>
          <w:marBottom w:val="0"/>
          <w:divBdr>
            <w:top w:val="none" w:sz="0" w:space="0" w:color="auto"/>
            <w:left w:val="none" w:sz="0" w:space="0" w:color="auto"/>
            <w:bottom w:val="none" w:sz="0" w:space="0" w:color="auto"/>
            <w:right w:val="none" w:sz="0" w:space="0" w:color="auto"/>
          </w:divBdr>
          <w:divsChild>
            <w:div w:id="323125213">
              <w:marLeft w:val="0"/>
              <w:marRight w:val="0"/>
              <w:marTop w:val="0"/>
              <w:marBottom w:val="0"/>
              <w:divBdr>
                <w:top w:val="none" w:sz="0" w:space="0" w:color="auto"/>
                <w:left w:val="none" w:sz="0" w:space="0" w:color="auto"/>
                <w:bottom w:val="none" w:sz="0" w:space="0" w:color="auto"/>
                <w:right w:val="none" w:sz="0" w:space="0" w:color="auto"/>
              </w:divBdr>
              <w:divsChild>
                <w:div w:id="10917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685856">
      <w:bodyDiv w:val="1"/>
      <w:marLeft w:val="0"/>
      <w:marRight w:val="0"/>
      <w:marTop w:val="0"/>
      <w:marBottom w:val="0"/>
      <w:divBdr>
        <w:top w:val="none" w:sz="0" w:space="0" w:color="auto"/>
        <w:left w:val="none" w:sz="0" w:space="0" w:color="auto"/>
        <w:bottom w:val="none" w:sz="0" w:space="0" w:color="auto"/>
        <w:right w:val="none" w:sz="0" w:space="0" w:color="auto"/>
      </w:divBdr>
      <w:divsChild>
        <w:div w:id="1437628245">
          <w:marLeft w:val="0"/>
          <w:marRight w:val="0"/>
          <w:marTop w:val="0"/>
          <w:marBottom w:val="0"/>
          <w:divBdr>
            <w:top w:val="none" w:sz="0" w:space="0" w:color="auto"/>
            <w:left w:val="none" w:sz="0" w:space="0" w:color="auto"/>
            <w:bottom w:val="none" w:sz="0" w:space="0" w:color="auto"/>
            <w:right w:val="none" w:sz="0" w:space="0" w:color="auto"/>
          </w:divBdr>
          <w:divsChild>
            <w:div w:id="307636970">
              <w:marLeft w:val="0"/>
              <w:marRight w:val="0"/>
              <w:marTop w:val="0"/>
              <w:marBottom w:val="0"/>
              <w:divBdr>
                <w:top w:val="none" w:sz="0" w:space="0" w:color="auto"/>
                <w:left w:val="none" w:sz="0" w:space="0" w:color="auto"/>
                <w:bottom w:val="none" w:sz="0" w:space="0" w:color="auto"/>
                <w:right w:val="none" w:sz="0" w:space="0" w:color="auto"/>
              </w:divBdr>
              <w:divsChild>
                <w:div w:id="187206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814510">
      <w:bodyDiv w:val="1"/>
      <w:marLeft w:val="0"/>
      <w:marRight w:val="0"/>
      <w:marTop w:val="0"/>
      <w:marBottom w:val="0"/>
      <w:divBdr>
        <w:top w:val="none" w:sz="0" w:space="0" w:color="auto"/>
        <w:left w:val="none" w:sz="0" w:space="0" w:color="auto"/>
        <w:bottom w:val="none" w:sz="0" w:space="0" w:color="auto"/>
        <w:right w:val="none" w:sz="0" w:space="0" w:color="auto"/>
      </w:divBdr>
      <w:divsChild>
        <w:div w:id="2012415234">
          <w:marLeft w:val="0"/>
          <w:marRight w:val="0"/>
          <w:marTop w:val="0"/>
          <w:marBottom w:val="0"/>
          <w:divBdr>
            <w:top w:val="none" w:sz="0" w:space="0" w:color="auto"/>
            <w:left w:val="none" w:sz="0" w:space="0" w:color="auto"/>
            <w:bottom w:val="none" w:sz="0" w:space="0" w:color="auto"/>
            <w:right w:val="none" w:sz="0" w:space="0" w:color="auto"/>
          </w:divBdr>
          <w:divsChild>
            <w:div w:id="452360784">
              <w:marLeft w:val="0"/>
              <w:marRight w:val="0"/>
              <w:marTop w:val="0"/>
              <w:marBottom w:val="0"/>
              <w:divBdr>
                <w:top w:val="none" w:sz="0" w:space="0" w:color="auto"/>
                <w:left w:val="none" w:sz="0" w:space="0" w:color="auto"/>
                <w:bottom w:val="none" w:sz="0" w:space="0" w:color="auto"/>
                <w:right w:val="none" w:sz="0" w:space="0" w:color="auto"/>
              </w:divBdr>
              <w:divsChild>
                <w:div w:id="72301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267985">
      <w:bodyDiv w:val="1"/>
      <w:marLeft w:val="0"/>
      <w:marRight w:val="0"/>
      <w:marTop w:val="0"/>
      <w:marBottom w:val="0"/>
      <w:divBdr>
        <w:top w:val="none" w:sz="0" w:space="0" w:color="auto"/>
        <w:left w:val="none" w:sz="0" w:space="0" w:color="auto"/>
        <w:bottom w:val="none" w:sz="0" w:space="0" w:color="auto"/>
        <w:right w:val="none" w:sz="0" w:space="0" w:color="auto"/>
      </w:divBdr>
    </w:div>
    <w:div w:id="384523340">
      <w:bodyDiv w:val="1"/>
      <w:marLeft w:val="0"/>
      <w:marRight w:val="0"/>
      <w:marTop w:val="0"/>
      <w:marBottom w:val="0"/>
      <w:divBdr>
        <w:top w:val="none" w:sz="0" w:space="0" w:color="auto"/>
        <w:left w:val="none" w:sz="0" w:space="0" w:color="auto"/>
        <w:bottom w:val="none" w:sz="0" w:space="0" w:color="auto"/>
        <w:right w:val="none" w:sz="0" w:space="0" w:color="auto"/>
      </w:divBdr>
      <w:divsChild>
        <w:div w:id="1102798501">
          <w:marLeft w:val="0"/>
          <w:marRight w:val="0"/>
          <w:marTop w:val="0"/>
          <w:marBottom w:val="0"/>
          <w:divBdr>
            <w:top w:val="none" w:sz="0" w:space="0" w:color="auto"/>
            <w:left w:val="none" w:sz="0" w:space="0" w:color="auto"/>
            <w:bottom w:val="none" w:sz="0" w:space="0" w:color="auto"/>
            <w:right w:val="none" w:sz="0" w:space="0" w:color="auto"/>
          </w:divBdr>
          <w:divsChild>
            <w:div w:id="494032540">
              <w:marLeft w:val="0"/>
              <w:marRight w:val="0"/>
              <w:marTop w:val="0"/>
              <w:marBottom w:val="0"/>
              <w:divBdr>
                <w:top w:val="none" w:sz="0" w:space="0" w:color="auto"/>
                <w:left w:val="none" w:sz="0" w:space="0" w:color="auto"/>
                <w:bottom w:val="none" w:sz="0" w:space="0" w:color="auto"/>
                <w:right w:val="none" w:sz="0" w:space="0" w:color="auto"/>
              </w:divBdr>
              <w:divsChild>
                <w:div w:id="1803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655683">
      <w:bodyDiv w:val="1"/>
      <w:marLeft w:val="0"/>
      <w:marRight w:val="0"/>
      <w:marTop w:val="0"/>
      <w:marBottom w:val="0"/>
      <w:divBdr>
        <w:top w:val="none" w:sz="0" w:space="0" w:color="auto"/>
        <w:left w:val="none" w:sz="0" w:space="0" w:color="auto"/>
        <w:bottom w:val="none" w:sz="0" w:space="0" w:color="auto"/>
        <w:right w:val="none" w:sz="0" w:space="0" w:color="auto"/>
      </w:divBdr>
    </w:div>
    <w:div w:id="398484303">
      <w:bodyDiv w:val="1"/>
      <w:marLeft w:val="0"/>
      <w:marRight w:val="0"/>
      <w:marTop w:val="0"/>
      <w:marBottom w:val="0"/>
      <w:divBdr>
        <w:top w:val="none" w:sz="0" w:space="0" w:color="auto"/>
        <w:left w:val="none" w:sz="0" w:space="0" w:color="auto"/>
        <w:bottom w:val="none" w:sz="0" w:space="0" w:color="auto"/>
        <w:right w:val="none" w:sz="0" w:space="0" w:color="auto"/>
      </w:divBdr>
      <w:divsChild>
        <w:div w:id="1803383066">
          <w:marLeft w:val="0"/>
          <w:marRight w:val="0"/>
          <w:marTop w:val="0"/>
          <w:marBottom w:val="0"/>
          <w:divBdr>
            <w:top w:val="none" w:sz="0" w:space="0" w:color="auto"/>
            <w:left w:val="none" w:sz="0" w:space="0" w:color="auto"/>
            <w:bottom w:val="none" w:sz="0" w:space="0" w:color="auto"/>
            <w:right w:val="none" w:sz="0" w:space="0" w:color="auto"/>
          </w:divBdr>
          <w:divsChild>
            <w:div w:id="247544162">
              <w:marLeft w:val="0"/>
              <w:marRight w:val="0"/>
              <w:marTop w:val="0"/>
              <w:marBottom w:val="0"/>
              <w:divBdr>
                <w:top w:val="none" w:sz="0" w:space="0" w:color="auto"/>
                <w:left w:val="none" w:sz="0" w:space="0" w:color="auto"/>
                <w:bottom w:val="none" w:sz="0" w:space="0" w:color="auto"/>
                <w:right w:val="none" w:sz="0" w:space="0" w:color="auto"/>
              </w:divBdr>
              <w:divsChild>
                <w:div w:id="1312559719">
                  <w:marLeft w:val="0"/>
                  <w:marRight w:val="0"/>
                  <w:marTop w:val="0"/>
                  <w:marBottom w:val="0"/>
                  <w:divBdr>
                    <w:top w:val="none" w:sz="0" w:space="0" w:color="auto"/>
                    <w:left w:val="none" w:sz="0" w:space="0" w:color="auto"/>
                    <w:bottom w:val="none" w:sz="0" w:space="0" w:color="auto"/>
                    <w:right w:val="none" w:sz="0" w:space="0" w:color="auto"/>
                  </w:divBdr>
                  <w:divsChild>
                    <w:div w:id="1180392036">
                      <w:marLeft w:val="0"/>
                      <w:marRight w:val="0"/>
                      <w:marTop w:val="0"/>
                      <w:marBottom w:val="0"/>
                      <w:divBdr>
                        <w:top w:val="none" w:sz="0" w:space="0" w:color="auto"/>
                        <w:left w:val="none" w:sz="0" w:space="0" w:color="auto"/>
                        <w:bottom w:val="none" w:sz="0" w:space="0" w:color="auto"/>
                        <w:right w:val="none" w:sz="0" w:space="0" w:color="auto"/>
                      </w:divBdr>
                      <w:divsChild>
                        <w:div w:id="1957055041">
                          <w:marLeft w:val="0"/>
                          <w:marRight w:val="0"/>
                          <w:marTop w:val="0"/>
                          <w:marBottom w:val="0"/>
                          <w:divBdr>
                            <w:top w:val="none" w:sz="0" w:space="0" w:color="auto"/>
                            <w:left w:val="none" w:sz="0" w:space="0" w:color="auto"/>
                            <w:bottom w:val="none" w:sz="0" w:space="0" w:color="auto"/>
                            <w:right w:val="none" w:sz="0" w:space="0" w:color="auto"/>
                          </w:divBdr>
                          <w:divsChild>
                            <w:div w:id="771902933">
                              <w:marLeft w:val="0"/>
                              <w:marRight w:val="0"/>
                              <w:marTop w:val="0"/>
                              <w:marBottom w:val="0"/>
                              <w:divBdr>
                                <w:top w:val="none" w:sz="0" w:space="0" w:color="auto"/>
                                <w:left w:val="none" w:sz="0" w:space="0" w:color="auto"/>
                                <w:bottom w:val="none" w:sz="0" w:space="0" w:color="auto"/>
                                <w:right w:val="none" w:sz="0" w:space="0" w:color="auto"/>
                              </w:divBdr>
                              <w:divsChild>
                                <w:div w:id="771556013">
                                  <w:marLeft w:val="0"/>
                                  <w:marRight w:val="0"/>
                                  <w:marTop w:val="0"/>
                                  <w:marBottom w:val="0"/>
                                  <w:divBdr>
                                    <w:top w:val="none" w:sz="0" w:space="0" w:color="auto"/>
                                    <w:left w:val="none" w:sz="0" w:space="0" w:color="auto"/>
                                    <w:bottom w:val="none" w:sz="0" w:space="0" w:color="auto"/>
                                    <w:right w:val="none" w:sz="0" w:space="0" w:color="auto"/>
                                  </w:divBdr>
                                  <w:divsChild>
                                    <w:div w:id="390350387">
                                      <w:marLeft w:val="0"/>
                                      <w:marRight w:val="0"/>
                                      <w:marTop w:val="75"/>
                                      <w:marBottom w:val="75"/>
                                      <w:divBdr>
                                        <w:top w:val="none" w:sz="0" w:space="0" w:color="auto"/>
                                        <w:left w:val="none" w:sz="0" w:space="0" w:color="auto"/>
                                        <w:bottom w:val="none" w:sz="0" w:space="0" w:color="auto"/>
                                        <w:right w:val="none" w:sz="0" w:space="0" w:color="auto"/>
                                      </w:divBdr>
                                      <w:divsChild>
                                        <w:div w:id="265692383">
                                          <w:marLeft w:val="0"/>
                                          <w:marRight w:val="0"/>
                                          <w:marTop w:val="0"/>
                                          <w:marBottom w:val="0"/>
                                          <w:divBdr>
                                            <w:top w:val="none" w:sz="0" w:space="0" w:color="auto"/>
                                            <w:left w:val="none" w:sz="0" w:space="0" w:color="auto"/>
                                            <w:bottom w:val="none" w:sz="0" w:space="0" w:color="auto"/>
                                            <w:right w:val="none" w:sz="0" w:space="0" w:color="auto"/>
                                          </w:divBdr>
                                          <w:divsChild>
                                            <w:div w:id="292180408">
                                              <w:marLeft w:val="0"/>
                                              <w:marRight w:val="0"/>
                                              <w:marTop w:val="0"/>
                                              <w:marBottom w:val="0"/>
                                              <w:divBdr>
                                                <w:top w:val="none" w:sz="0" w:space="0" w:color="auto"/>
                                                <w:left w:val="none" w:sz="0" w:space="0" w:color="auto"/>
                                                <w:bottom w:val="none" w:sz="0" w:space="0" w:color="auto"/>
                                                <w:right w:val="none" w:sz="0" w:space="0" w:color="auto"/>
                                              </w:divBdr>
                                              <w:divsChild>
                                                <w:div w:id="2145925414">
                                                  <w:marLeft w:val="0"/>
                                                  <w:marRight w:val="0"/>
                                                  <w:marTop w:val="0"/>
                                                  <w:marBottom w:val="0"/>
                                                  <w:divBdr>
                                                    <w:top w:val="none" w:sz="0" w:space="0" w:color="auto"/>
                                                    <w:left w:val="none" w:sz="0" w:space="0" w:color="auto"/>
                                                    <w:bottom w:val="none" w:sz="0" w:space="0" w:color="auto"/>
                                                    <w:right w:val="none" w:sz="0" w:space="0" w:color="auto"/>
                                                  </w:divBdr>
                                                  <w:divsChild>
                                                    <w:div w:id="782382407">
                                                      <w:marLeft w:val="0"/>
                                                      <w:marRight w:val="0"/>
                                                      <w:marTop w:val="0"/>
                                                      <w:marBottom w:val="0"/>
                                                      <w:divBdr>
                                                        <w:top w:val="none" w:sz="0" w:space="0" w:color="auto"/>
                                                        <w:left w:val="none" w:sz="0" w:space="0" w:color="auto"/>
                                                        <w:bottom w:val="none" w:sz="0" w:space="0" w:color="auto"/>
                                                        <w:right w:val="none" w:sz="0" w:space="0" w:color="auto"/>
                                                      </w:divBdr>
                                                      <w:divsChild>
                                                        <w:div w:id="12257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8620935">
      <w:bodyDiv w:val="1"/>
      <w:marLeft w:val="0"/>
      <w:marRight w:val="0"/>
      <w:marTop w:val="0"/>
      <w:marBottom w:val="0"/>
      <w:divBdr>
        <w:top w:val="none" w:sz="0" w:space="0" w:color="auto"/>
        <w:left w:val="none" w:sz="0" w:space="0" w:color="auto"/>
        <w:bottom w:val="none" w:sz="0" w:space="0" w:color="auto"/>
        <w:right w:val="none" w:sz="0" w:space="0" w:color="auto"/>
      </w:divBdr>
      <w:divsChild>
        <w:div w:id="139662892">
          <w:marLeft w:val="0"/>
          <w:marRight w:val="0"/>
          <w:marTop w:val="0"/>
          <w:marBottom w:val="0"/>
          <w:divBdr>
            <w:top w:val="none" w:sz="0" w:space="0" w:color="auto"/>
            <w:left w:val="none" w:sz="0" w:space="0" w:color="auto"/>
            <w:bottom w:val="none" w:sz="0" w:space="0" w:color="auto"/>
            <w:right w:val="none" w:sz="0" w:space="0" w:color="auto"/>
          </w:divBdr>
          <w:divsChild>
            <w:div w:id="1226994649">
              <w:marLeft w:val="0"/>
              <w:marRight w:val="0"/>
              <w:marTop w:val="0"/>
              <w:marBottom w:val="0"/>
              <w:divBdr>
                <w:top w:val="none" w:sz="0" w:space="0" w:color="auto"/>
                <w:left w:val="none" w:sz="0" w:space="0" w:color="auto"/>
                <w:bottom w:val="none" w:sz="0" w:space="0" w:color="auto"/>
                <w:right w:val="none" w:sz="0" w:space="0" w:color="auto"/>
              </w:divBdr>
              <w:divsChild>
                <w:div w:id="149090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059697">
      <w:bodyDiv w:val="1"/>
      <w:marLeft w:val="0"/>
      <w:marRight w:val="0"/>
      <w:marTop w:val="0"/>
      <w:marBottom w:val="0"/>
      <w:divBdr>
        <w:top w:val="none" w:sz="0" w:space="0" w:color="auto"/>
        <w:left w:val="none" w:sz="0" w:space="0" w:color="auto"/>
        <w:bottom w:val="none" w:sz="0" w:space="0" w:color="auto"/>
        <w:right w:val="none" w:sz="0" w:space="0" w:color="auto"/>
      </w:divBdr>
      <w:divsChild>
        <w:div w:id="351567461">
          <w:marLeft w:val="0"/>
          <w:marRight w:val="0"/>
          <w:marTop w:val="0"/>
          <w:marBottom w:val="0"/>
          <w:divBdr>
            <w:top w:val="none" w:sz="0" w:space="0" w:color="auto"/>
            <w:left w:val="none" w:sz="0" w:space="0" w:color="auto"/>
            <w:bottom w:val="none" w:sz="0" w:space="0" w:color="auto"/>
            <w:right w:val="none" w:sz="0" w:space="0" w:color="auto"/>
          </w:divBdr>
          <w:divsChild>
            <w:div w:id="44911602">
              <w:marLeft w:val="0"/>
              <w:marRight w:val="0"/>
              <w:marTop w:val="0"/>
              <w:marBottom w:val="0"/>
              <w:divBdr>
                <w:top w:val="none" w:sz="0" w:space="0" w:color="auto"/>
                <w:left w:val="none" w:sz="0" w:space="0" w:color="auto"/>
                <w:bottom w:val="none" w:sz="0" w:space="0" w:color="auto"/>
                <w:right w:val="none" w:sz="0" w:space="0" w:color="auto"/>
              </w:divBdr>
              <w:divsChild>
                <w:div w:id="295645811">
                  <w:marLeft w:val="0"/>
                  <w:marRight w:val="0"/>
                  <w:marTop w:val="0"/>
                  <w:marBottom w:val="0"/>
                  <w:divBdr>
                    <w:top w:val="none" w:sz="0" w:space="0" w:color="auto"/>
                    <w:left w:val="none" w:sz="0" w:space="0" w:color="auto"/>
                    <w:bottom w:val="none" w:sz="0" w:space="0" w:color="auto"/>
                    <w:right w:val="none" w:sz="0" w:space="0" w:color="auto"/>
                  </w:divBdr>
                  <w:divsChild>
                    <w:div w:id="1530605171">
                      <w:marLeft w:val="0"/>
                      <w:marRight w:val="0"/>
                      <w:marTop w:val="0"/>
                      <w:marBottom w:val="0"/>
                      <w:divBdr>
                        <w:top w:val="none" w:sz="0" w:space="0" w:color="auto"/>
                        <w:left w:val="none" w:sz="0" w:space="0" w:color="auto"/>
                        <w:bottom w:val="none" w:sz="0" w:space="0" w:color="auto"/>
                        <w:right w:val="none" w:sz="0" w:space="0" w:color="auto"/>
                      </w:divBdr>
                      <w:divsChild>
                        <w:div w:id="744574917">
                          <w:marLeft w:val="0"/>
                          <w:marRight w:val="0"/>
                          <w:marTop w:val="0"/>
                          <w:marBottom w:val="0"/>
                          <w:divBdr>
                            <w:top w:val="none" w:sz="0" w:space="0" w:color="auto"/>
                            <w:left w:val="none" w:sz="0" w:space="0" w:color="auto"/>
                            <w:bottom w:val="none" w:sz="0" w:space="0" w:color="auto"/>
                            <w:right w:val="none" w:sz="0" w:space="0" w:color="auto"/>
                          </w:divBdr>
                          <w:divsChild>
                            <w:div w:id="2029676969">
                              <w:marLeft w:val="0"/>
                              <w:marRight w:val="0"/>
                              <w:marTop w:val="0"/>
                              <w:marBottom w:val="0"/>
                              <w:divBdr>
                                <w:top w:val="none" w:sz="0" w:space="0" w:color="auto"/>
                                <w:left w:val="none" w:sz="0" w:space="0" w:color="auto"/>
                                <w:bottom w:val="none" w:sz="0" w:space="0" w:color="auto"/>
                                <w:right w:val="none" w:sz="0" w:space="0" w:color="auto"/>
                              </w:divBdr>
                              <w:divsChild>
                                <w:div w:id="1159467846">
                                  <w:marLeft w:val="0"/>
                                  <w:marRight w:val="0"/>
                                  <w:marTop w:val="0"/>
                                  <w:marBottom w:val="0"/>
                                  <w:divBdr>
                                    <w:top w:val="none" w:sz="0" w:space="0" w:color="auto"/>
                                    <w:left w:val="none" w:sz="0" w:space="0" w:color="auto"/>
                                    <w:bottom w:val="none" w:sz="0" w:space="0" w:color="auto"/>
                                    <w:right w:val="none" w:sz="0" w:space="0" w:color="auto"/>
                                  </w:divBdr>
                                  <w:divsChild>
                                    <w:div w:id="500854510">
                                      <w:marLeft w:val="0"/>
                                      <w:marRight w:val="0"/>
                                      <w:marTop w:val="75"/>
                                      <w:marBottom w:val="75"/>
                                      <w:divBdr>
                                        <w:top w:val="none" w:sz="0" w:space="0" w:color="auto"/>
                                        <w:left w:val="none" w:sz="0" w:space="0" w:color="auto"/>
                                        <w:bottom w:val="none" w:sz="0" w:space="0" w:color="auto"/>
                                        <w:right w:val="none" w:sz="0" w:space="0" w:color="auto"/>
                                      </w:divBdr>
                                      <w:divsChild>
                                        <w:div w:id="837428297">
                                          <w:marLeft w:val="0"/>
                                          <w:marRight w:val="0"/>
                                          <w:marTop w:val="0"/>
                                          <w:marBottom w:val="0"/>
                                          <w:divBdr>
                                            <w:top w:val="none" w:sz="0" w:space="0" w:color="auto"/>
                                            <w:left w:val="none" w:sz="0" w:space="0" w:color="auto"/>
                                            <w:bottom w:val="none" w:sz="0" w:space="0" w:color="auto"/>
                                            <w:right w:val="none" w:sz="0" w:space="0" w:color="auto"/>
                                          </w:divBdr>
                                          <w:divsChild>
                                            <w:div w:id="1670595396">
                                              <w:marLeft w:val="0"/>
                                              <w:marRight w:val="0"/>
                                              <w:marTop w:val="0"/>
                                              <w:marBottom w:val="0"/>
                                              <w:divBdr>
                                                <w:top w:val="none" w:sz="0" w:space="0" w:color="auto"/>
                                                <w:left w:val="none" w:sz="0" w:space="0" w:color="auto"/>
                                                <w:bottom w:val="none" w:sz="0" w:space="0" w:color="auto"/>
                                                <w:right w:val="none" w:sz="0" w:space="0" w:color="auto"/>
                                              </w:divBdr>
                                              <w:divsChild>
                                                <w:div w:id="2121563761">
                                                  <w:marLeft w:val="0"/>
                                                  <w:marRight w:val="0"/>
                                                  <w:marTop w:val="0"/>
                                                  <w:marBottom w:val="0"/>
                                                  <w:divBdr>
                                                    <w:top w:val="none" w:sz="0" w:space="0" w:color="auto"/>
                                                    <w:left w:val="none" w:sz="0" w:space="0" w:color="auto"/>
                                                    <w:bottom w:val="none" w:sz="0" w:space="0" w:color="auto"/>
                                                    <w:right w:val="none" w:sz="0" w:space="0" w:color="auto"/>
                                                  </w:divBdr>
                                                  <w:divsChild>
                                                    <w:div w:id="1358193978">
                                                      <w:marLeft w:val="0"/>
                                                      <w:marRight w:val="0"/>
                                                      <w:marTop w:val="0"/>
                                                      <w:marBottom w:val="0"/>
                                                      <w:divBdr>
                                                        <w:top w:val="none" w:sz="0" w:space="0" w:color="auto"/>
                                                        <w:left w:val="none" w:sz="0" w:space="0" w:color="auto"/>
                                                        <w:bottom w:val="none" w:sz="0" w:space="0" w:color="auto"/>
                                                        <w:right w:val="none" w:sz="0" w:space="0" w:color="auto"/>
                                                      </w:divBdr>
                                                      <w:divsChild>
                                                        <w:div w:id="6862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3830790">
      <w:bodyDiv w:val="1"/>
      <w:marLeft w:val="0"/>
      <w:marRight w:val="0"/>
      <w:marTop w:val="0"/>
      <w:marBottom w:val="0"/>
      <w:divBdr>
        <w:top w:val="none" w:sz="0" w:space="0" w:color="auto"/>
        <w:left w:val="none" w:sz="0" w:space="0" w:color="auto"/>
        <w:bottom w:val="none" w:sz="0" w:space="0" w:color="auto"/>
        <w:right w:val="none" w:sz="0" w:space="0" w:color="auto"/>
      </w:divBdr>
      <w:divsChild>
        <w:div w:id="1999453916">
          <w:marLeft w:val="0"/>
          <w:marRight w:val="0"/>
          <w:marTop w:val="0"/>
          <w:marBottom w:val="0"/>
          <w:divBdr>
            <w:top w:val="none" w:sz="0" w:space="0" w:color="auto"/>
            <w:left w:val="none" w:sz="0" w:space="0" w:color="auto"/>
            <w:bottom w:val="none" w:sz="0" w:space="0" w:color="auto"/>
            <w:right w:val="none" w:sz="0" w:space="0" w:color="auto"/>
          </w:divBdr>
          <w:divsChild>
            <w:div w:id="991762573">
              <w:marLeft w:val="0"/>
              <w:marRight w:val="0"/>
              <w:marTop w:val="0"/>
              <w:marBottom w:val="0"/>
              <w:divBdr>
                <w:top w:val="none" w:sz="0" w:space="0" w:color="auto"/>
                <w:left w:val="none" w:sz="0" w:space="0" w:color="auto"/>
                <w:bottom w:val="none" w:sz="0" w:space="0" w:color="auto"/>
                <w:right w:val="none" w:sz="0" w:space="0" w:color="auto"/>
              </w:divBdr>
              <w:divsChild>
                <w:div w:id="996110265">
                  <w:marLeft w:val="0"/>
                  <w:marRight w:val="0"/>
                  <w:marTop w:val="0"/>
                  <w:marBottom w:val="0"/>
                  <w:divBdr>
                    <w:top w:val="none" w:sz="0" w:space="0" w:color="auto"/>
                    <w:left w:val="none" w:sz="0" w:space="0" w:color="auto"/>
                    <w:bottom w:val="none" w:sz="0" w:space="0" w:color="auto"/>
                    <w:right w:val="none" w:sz="0" w:space="0" w:color="auto"/>
                  </w:divBdr>
                  <w:divsChild>
                    <w:div w:id="35354811">
                      <w:marLeft w:val="0"/>
                      <w:marRight w:val="0"/>
                      <w:marTop w:val="0"/>
                      <w:marBottom w:val="0"/>
                      <w:divBdr>
                        <w:top w:val="none" w:sz="0" w:space="0" w:color="auto"/>
                        <w:left w:val="none" w:sz="0" w:space="0" w:color="auto"/>
                        <w:bottom w:val="none" w:sz="0" w:space="0" w:color="auto"/>
                        <w:right w:val="none" w:sz="0" w:space="0" w:color="auto"/>
                      </w:divBdr>
                      <w:divsChild>
                        <w:div w:id="49158376">
                          <w:marLeft w:val="0"/>
                          <w:marRight w:val="0"/>
                          <w:marTop w:val="0"/>
                          <w:marBottom w:val="0"/>
                          <w:divBdr>
                            <w:top w:val="none" w:sz="0" w:space="0" w:color="auto"/>
                            <w:left w:val="none" w:sz="0" w:space="0" w:color="auto"/>
                            <w:bottom w:val="none" w:sz="0" w:space="0" w:color="auto"/>
                            <w:right w:val="none" w:sz="0" w:space="0" w:color="auto"/>
                          </w:divBdr>
                          <w:divsChild>
                            <w:div w:id="1495024711">
                              <w:marLeft w:val="0"/>
                              <w:marRight w:val="0"/>
                              <w:marTop w:val="0"/>
                              <w:marBottom w:val="0"/>
                              <w:divBdr>
                                <w:top w:val="none" w:sz="0" w:space="0" w:color="auto"/>
                                <w:left w:val="none" w:sz="0" w:space="0" w:color="auto"/>
                                <w:bottom w:val="none" w:sz="0" w:space="0" w:color="auto"/>
                                <w:right w:val="none" w:sz="0" w:space="0" w:color="auto"/>
                              </w:divBdr>
                              <w:divsChild>
                                <w:div w:id="1344744870">
                                  <w:marLeft w:val="0"/>
                                  <w:marRight w:val="0"/>
                                  <w:marTop w:val="0"/>
                                  <w:marBottom w:val="0"/>
                                  <w:divBdr>
                                    <w:top w:val="none" w:sz="0" w:space="0" w:color="auto"/>
                                    <w:left w:val="none" w:sz="0" w:space="0" w:color="auto"/>
                                    <w:bottom w:val="none" w:sz="0" w:space="0" w:color="auto"/>
                                    <w:right w:val="none" w:sz="0" w:space="0" w:color="auto"/>
                                  </w:divBdr>
                                  <w:divsChild>
                                    <w:div w:id="408969211">
                                      <w:marLeft w:val="0"/>
                                      <w:marRight w:val="0"/>
                                      <w:marTop w:val="75"/>
                                      <w:marBottom w:val="75"/>
                                      <w:divBdr>
                                        <w:top w:val="none" w:sz="0" w:space="0" w:color="auto"/>
                                        <w:left w:val="none" w:sz="0" w:space="0" w:color="auto"/>
                                        <w:bottom w:val="none" w:sz="0" w:space="0" w:color="auto"/>
                                        <w:right w:val="none" w:sz="0" w:space="0" w:color="auto"/>
                                      </w:divBdr>
                                      <w:divsChild>
                                        <w:div w:id="1239558488">
                                          <w:marLeft w:val="0"/>
                                          <w:marRight w:val="0"/>
                                          <w:marTop w:val="0"/>
                                          <w:marBottom w:val="0"/>
                                          <w:divBdr>
                                            <w:top w:val="none" w:sz="0" w:space="0" w:color="auto"/>
                                            <w:left w:val="none" w:sz="0" w:space="0" w:color="auto"/>
                                            <w:bottom w:val="none" w:sz="0" w:space="0" w:color="auto"/>
                                            <w:right w:val="none" w:sz="0" w:space="0" w:color="auto"/>
                                          </w:divBdr>
                                          <w:divsChild>
                                            <w:div w:id="1522164725">
                                              <w:marLeft w:val="0"/>
                                              <w:marRight w:val="0"/>
                                              <w:marTop w:val="0"/>
                                              <w:marBottom w:val="0"/>
                                              <w:divBdr>
                                                <w:top w:val="none" w:sz="0" w:space="0" w:color="auto"/>
                                                <w:left w:val="none" w:sz="0" w:space="0" w:color="auto"/>
                                                <w:bottom w:val="none" w:sz="0" w:space="0" w:color="auto"/>
                                                <w:right w:val="none" w:sz="0" w:space="0" w:color="auto"/>
                                              </w:divBdr>
                                              <w:divsChild>
                                                <w:div w:id="1751348988">
                                                  <w:marLeft w:val="0"/>
                                                  <w:marRight w:val="0"/>
                                                  <w:marTop w:val="0"/>
                                                  <w:marBottom w:val="0"/>
                                                  <w:divBdr>
                                                    <w:top w:val="none" w:sz="0" w:space="0" w:color="auto"/>
                                                    <w:left w:val="none" w:sz="0" w:space="0" w:color="auto"/>
                                                    <w:bottom w:val="none" w:sz="0" w:space="0" w:color="auto"/>
                                                    <w:right w:val="none" w:sz="0" w:space="0" w:color="auto"/>
                                                  </w:divBdr>
                                                  <w:divsChild>
                                                    <w:div w:id="205794516">
                                                      <w:marLeft w:val="0"/>
                                                      <w:marRight w:val="0"/>
                                                      <w:marTop w:val="0"/>
                                                      <w:marBottom w:val="0"/>
                                                      <w:divBdr>
                                                        <w:top w:val="none" w:sz="0" w:space="0" w:color="auto"/>
                                                        <w:left w:val="none" w:sz="0" w:space="0" w:color="auto"/>
                                                        <w:bottom w:val="none" w:sz="0" w:space="0" w:color="auto"/>
                                                        <w:right w:val="none" w:sz="0" w:space="0" w:color="auto"/>
                                                      </w:divBdr>
                                                      <w:divsChild>
                                                        <w:div w:id="110403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8930800">
      <w:bodyDiv w:val="1"/>
      <w:marLeft w:val="0"/>
      <w:marRight w:val="0"/>
      <w:marTop w:val="0"/>
      <w:marBottom w:val="0"/>
      <w:divBdr>
        <w:top w:val="none" w:sz="0" w:space="0" w:color="auto"/>
        <w:left w:val="none" w:sz="0" w:space="0" w:color="auto"/>
        <w:bottom w:val="none" w:sz="0" w:space="0" w:color="auto"/>
        <w:right w:val="none" w:sz="0" w:space="0" w:color="auto"/>
      </w:divBdr>
    </w:div>
    <w:div w:id="605579859">
      <w:bodyDiv w:val="1"/>
      <w:marLeft w:val="0"/>
      <w:marRight w:val="0"/>
      <w:marTop w:val="0"/>
      <w:marBottom w:val="0"/>
      <w:divBdr>
        <w:top w:val="none" w:sz="0" w:space="0" w:color="auto"/>
        <w:left w:val="none" w:sz="0" w:space="0" w:color="auto"/>
        <w:bottom w:val="none" w:sz="0" w:space="0" w:color="auto"/>
        <w:right w:val="none" w:sz="0" w:space="0" w:color="auto"/>
      </w:divBdr>
      <w:divsChild>
        <w:div w:id="218370147">
          <w:marLeft w:val="0"/>
          <w:marRight w:val="0"/>
          <w:marTop w:val="0"/>
          <w:marBottom w:val="0"/>
          <w:divBdr>
            <w:top w:val="none" w:sz="0" w:space="0" w:color="auto"/>
            <w:left w:val="none" w:sz="0" w:space="0" w:color="auto"/>
            <w:bottom w:val="none" w:sz="0" w:space="0" w:color="auto"/>
            <w:right w:val="none" w:sz="0" w:space="0" w:color="auto"/>
          </w:divBdr>
          <w:divsChild>
            <w:div w:id="1849369116">
              <w:marLeft w:val="0"/>
              <w:marRight w:val="0"/>
              <w:marTop w:val="0"/>
              <w:marBottom w:val="0"/>
              <w:divBdr>
                <w:top w:val="none" w:sz="0" w:space="0" w:color="auto"/>
                <w:left w:val="none" w:sz="0" w:space="0" w:color="auto"/>
                <w:bottom w:val="none" w:sz="0" w:space="0" w:color="auto"/>
                <w:right w:val="none" w:sz="0" w:space="0" w:color="auto"/>
              </w:divBdr>
              <w:divsChild>
                <w:div w:id="3094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181642">
      <w:bodyDiv w:val="1"/>
      <w:marLeft w:val="0"/>
      <w:marRight w:val="0"/>
      <w:marTop w:val="0"/>
      <w:marBottom w:val="0"/>
      <w:divBdr>
        <w:top w:val="none" w:sz="0" w:space="0" w:color="auto"/>
        <w:left w:val="none" w:sz="0" w:space="0" w:color="auto"/>
        <w:bottom w:val="none" w:sz="0" w:space="0" w:color="auto"/>
        <w:right w:val="none" w:sz="0" w:space="0" w:color="auto"/>
      </w:divBdr>
      <w:divsChild>
        <w:div w:id="150827490">
          <w:marLeft w:val="0"/>
          <w:marRight w:val="0"/>
          <w:marTop w:val="0"/>
          <w:marBottom w:val="0"/>
          <w:divBdr>
            <w:top w:val="none" w:sz="0" w:space="0" w:color="auto"/>
            <w:left w:val="none" w:sz="0" w:space="0" w:color="auto"/>
            <w:bottom w:val="none" w:sz="0" w:space="0" w:color="auto"/>
            <w:right w:val="none" w:sz="0" w:space="0" w:color="auto"/>
          </w:divBdr>
          <w:divsChild>
            <w:div w:id="1877355503">
              <w:marLeft w:val="0"/>
              <w:marRight w:val="0"/>
              <w:marTop w:val="0"/>
              <w:marBottom w:val="0"/>
              <w:divBdr>
                <w:top w:val="none" w:sz="0" w:space="0" w:color="auto"/>
                <w:left w:val="none" w:sz="0" w:space="0" w:color="auto"/>
                <w:bottom w:val="none" w:sz="0" w:space="0" w:color="auto"/>
                <w:right w:val="none" w:sz="0" w:space="0" w:color="auto"/>
              </w:divBdr>
              <w:divsChild>
                <w:div w:id="90776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212703">
      <w:bodyDiv w:val="1"/>
      <w:marLeft w:val="0"/>
      <w:marRight w:val="0"/>
      <w:marTop w:val="0"/>
      <w:marBottom w:val="0"/>
      <w:divBdr>
        <w:top w:val="none" w:sz="0" w:space="0" w:color="auto"/>
        <w:left w:val="none" w:sz="0" w:space="0" w:color="auto"/>
        <w:bottom w:val="none" w:sz="0" w:space="0" w:color="auto"/>
        <w:right w:val="none" w:sz="0" w:space="0" w:color="auto"/>
      </w:divBdr>
    </w:div>
    <w:div w:id="646860950">
      <w:bodyDiv w:val="1"/>
      <w:marLeft w:val="0"/>
      <w:marRight w:val="0"/>
      <w:marTop w:val="0"/>
      <w:marBottom w:val="0"/>
      <w:divBdr>
        <w:top w:val="none" w:sz="0" w:space="0" w:color="auto"/>
        <w:left w:val="none" w:sz="0" w:space="0" w:color="auto"/>
        <w:bottom w:val="none" w:sz="0" w:space="0" w:color="auto"/>
        <w:right w:val="none" w:sz="0" w:space="0" w:color="auto"/>
      </w:divBdr>
    </w:div>
    <w:div w:id="729621561">
      <w:bodyDiv w:val="1"/>
      <w:marLeft w:val="0"/>
      <w:marRight w:val="0"/>
      <w:marTop w:val="0"/>
      <w:marBottom w:val="0"/>
      <w:divBdr>
        <w:top w:val="none" w:sz="0" w:space="0" w:color="auto"/>
        <w:left w:val="none" w:sz="0" w:space="0" w:color="auto"/>
        <w:bottom w:val="none" w:sz="0" w:space="0" w:color="auto"/>
        <w:right w:val="none" w:sz="0" w:space="0" w:color="auto"/>
      </w:divBdr>
      <w:divsChild>
        <w:div w:id="1979262733">
          <w:marLeft w:val="0"/>
          <w:marRight w:val="0"/>
          <w:marTop w:val="0"/>
          <w:marBottom w:val="0"/>
          <w:divBdr>
            <w:top w:val="none" w:sz="0" w:space="0" w:color="auto"/>
            <w:left w:val="none" w:sz="0" w:space="0" w:color="auto"/>
            <w:bottom w:val="none" w:sz="0" w:space="0" w:color="auto"/>
            <w:right w:val="none" w:sz="0" w:space="0" w:color="auto"/>
          </w:divBdr>
          <w:divsChild>
            <w:div w:id="1832941196">
              <w:marLeft w:val="0"/>
              <w:marRight w:val="0"/>
              <w:marTop w:val="0"/>
              <w:marBottom w:val="0"/>
              <w:divBdr>
                <w:top w:val="none" w:sz="0" w:space="0" w:color="auto"/>
                <w:left w:val="none" w:sz="0" w:space="0" w:color="auto"/>
                <w:bottom w:val="none" w:sz="0" w:space="0" w:color="auto"/>
                <w:right w:val="none" w:sz="0" w:space="0" w:color="auto"/>
              </w:divBdr>
              <w:divsChild>
                <w:div w:id="129964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368388">
      <w:bodyDiv w:val="1"/>
      <w:marLeft w:val="0"/>
      <w:marRight w:val="0"/>
      <w:marTop w:val="0"/>
      <w:marBottom w:val="0"/>
      <w:divBdr>
        <w:top w:val="none" w:sz="0" w:space="0" w:color="auto"/>
        <w:left w:val="none" w:sz="0" w:space="0" w:color="auto"/>
        <w:bottom w:val="none" w:sz="0" w:space="0" w:color="auto"/>
        <w:right w:val="none" w:sz="0" w:space="0" w:color="auto"/>
      </w:divBdr>
      <w:divsChild>
        <w:div w:id="2042901902">
          <w:marLeft w:val="0"/>
          <w:marRight w:val="0"/>
          <w:marTop w:val="0"/>
          <w:marBottom w:val="0"/>
          <w:divBdr>
            <w:top w:val="none" w:sz="0" w:space="0" w:color="auto"/>
            <w:left w:val="none" w:sz="0" w:space="0" w:color="auto"/>
            <w:bottom w:val="none" w:sz="0" w:space="0" w:color="auto"/>
            <w:right w:val="none" w:sz="0" w:space="0" w:color="auto"/>
          </w:divBdr>
          <w:divsChild>
            <w:div w:id="195196849">
              <w:marLeft w:val="0"/>
              <w:marRight w:val="0"/>
              <w:marTop w:val="0"/>
              <w:marBottom w:val="0"/>
              <w:divBdr>
                <w:top w:val="none" w:sz="0" w:space="0" w:color="auto"/>
                <w:left w:val="none" w:sz="0" w:space="0" w:color="auto"/>
                <w:bottom w:val="none" w:sz="0" w:space="0" w:color="auto"/>
                <w:right w:val="none" w:sz="0" w:space="0" w:color="auto"/>
              </w:divBdr>
              <w:divsChild>
                <w:div w:id="37689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635815">
      <w:bodyDiv w:val="1"/>
      <w:marLeft w:val="0"/>
      <w:marRight w:val="0"/>
      <w:marTop w:val="0"/>
      <w:marBottom w:val="0"/>
      <w:divBdr>
        <w:top w:val="none" w:sz="0" w:space="0" w:color="auto"/>
        <w:left w:val="none" w:sz="0" w:space="0" w:color="auto"/>
        <w:bottom w:val="none" w:sz="0" w:space="0" w:color="auto"/>
        <w:right w:val="none" w:sz="0" w:space="0" w:color="auto"/>
      </w:divBdr>
      <w:divsChild>
        <w:div w:id="2102866889">
          <w:marLeft w:val="0"/>
          <w:marRight w:val="0"/>
          <w:marTop w:val="0"/>
          <w:marBottom w:val="0"/>
          <w:divBdr>
            <w:top w:val="none" w:sz="0" w:space="0" w:color="auto"/>
            <w:left w:val="none" w:sz="0" w:space="0" w:color="auto"/>
            <w:bottom w:val="none" w:sz="0" w:space="0" w:color="auto"/>
            <w:right w:val="none" w:sz="0" w:space="0" w:color="auto"/>
          </w:divBdr>
          <w:divsChild>
            <w:div w:id="991758400">
              <w:marLeft w:val="0"/>
              <w:marRight w:val="0"/>
              <w:marTop w:val="0"/>
              <w:marBottom w:val="0"/>
              <w:divBdr>
                <w:top w:val="none" w:sz="0" w:space="0" w:color="auto"/>
                <w:left w:val="none" w:sz="0" w:space="0" w:color="auto"/>
                <w:bottom w:val="none" w:sz="0" w:space="0" w:color="auto"/>
                <w:right w:val="none" w:sz="0" w:space="0" w:color="auto"/>
              </w:divBdr>
              <w:divsChild>
                <w:div w:id="181733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202953">
      <w:bodyDiv w:val="1"/>
      <w:marLeft w:val="0"/>
      <w:marRight w:val="0"/>
      <w:marTop w:val="0"/>
      <w:marBottom w:val="0"/>
      <w:divBdr>
        <w:top w:val="none" w:sz="0" w:space="0" w:color="auto"/>
        <w:left w:val="none" w:sz="0" w:space="0" w:color="auto"/>
        <w:bottom w:val="none" w:sz="0" w:space="0" w:color="auto"/>
        <w:right w:val="none" w:sz="0" w:space="0" w:color="auto"/>
      </w:divBdr>
    </w:div>
    <w:div w:id="932860416">
      <w:bodyDiv w:val="1"/>
      <w:marLeft w:val="0"/>
      <w:marRight w:val="0"/>
      <w:marTop w:val="0"/>
      <w:marBottom w:val="0"/>
      <w:divBdr>
        <w:top w:val="none" w:sz="0" w:space="0" w:color="auto"/>
        <w:left w:val="none" w:sz="0" w:space="0" w:color="auto"/>
        <w:bottom w:val="none" w:sz="0" w:space="0" w:color="auto"/>
        <w:right w:val="none" w:sz="0" w:space="0" w:color="auto"/>
      </w:divBdr>
    </w:div>
    <w:div w:id="958486813">
      <w:bodyDiv w:val="1"/>
      <w:marLeft w:val="0"/>
      <w:marRight w:val="0"/>
      <w:marTop w:val="0"/>
      <w:marBottom w:val="0"/>
      <w:divBdr>
        <w:top w:val="none" w:sz="0" w:space="0" w:color="auto"/>
        <w:left w:val="none" w:sz="0" w:space="0" w:color="auto"/>
        <w:bottom w:val="none" w:sz="0" w:space="0" w:color="auto"/>
        <w:right w:val="none" w:sz="0" w:space="0" w:color="auto"/>
      </w:divBdr>
      <w:divsChild>
        <w:div w:id="320623330">
          <w:marLeft w:val="0"/>
          <w:marRight w:val="0"/>
          <w:marTop w:val="0"/>
          <w:marBottom w:val="0"/>
          <w:divBdr>
            <w:top w:val="none" w:sz="0" w:space="0" w:color="auto"/>
            <w:left w:val="none" w:sz="0" w:space="0" w:color="auto"/>
            <w:bottom w:val="none" w:sz="0" w:space="0" w:color="auto"/>
            <w:right w:val="none" w:sz="0" w:space="0" w:color="auto"/>
          </w:divBdr>
          <w:divsChild>
            <w:div w:id="1866282619">
              <w:marLeft w:val="0"/>
              <w:marRight w:val="0"/>
              <w:marTop w:val="0"/>
              <w:marBottom w:val="0"/>
              <w:divBdr>
                <w:top w:val="none" w:sz="0" w:space="0" w:color="auto"/>
                <w:left w:val="none" w:sz="0" w:space="0" w:color="auto"/>
                <w:bottom w:val="none" w:sz="0" w:space="0" w:color="auto"/>
                <w:right w:val="none" w:sz="0" w:space="0" w:color="auto"/>
              </w:divBdr>
              <w:divsChild>
                <w:div w:id="47410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092732">
      <w:bodyDiv w:val="1"/>
      <w:marLeft w:val="0"/>
      <w:marRight w:val="0"/>
      <w:marTop w:val="0"/>
      <w:marBottom w:val="0"/>
      <w:divBdr>
        <w:top w:val="none" w:sz="0" w:space="0" w:color="auto"/>
        <w:left w:val="none" w:sz="0" w:space="0" w:color="auto"/>
        <w:bottom w:val="none" w:sz="0" w:space="0" w:color="auto"/>
        <w:right w:val="none" w:sz="0" w:space="0" w:color="auto"/>
      </w:divBdr>
    </w:div>
    <w:div w:id="1003974320">
      <w:bodyDiv w:val="1"/>
      <w:marLeft w:val="0"/>
      <w:marRight w:val="0"/>
      <w:marTop w:val="0"/>
      <w:marBottom w:val="0"/>
      <w:divBdr>
        <w:top w:val="none" w:sz="0" w:space="0" w:color="auto"/>
        <w:left w:val="none" w:sz="0" w:space="0" w:color="auto"/>
        <w:bottom w:val="none" w:sz="0" w:space="0" w:color="auto"/>
        <w:right w:val="none" w:sz="0" w:space="0" w:color="auto"/>
      </w:divBdr>
    </w:div>
    <w:div w:id="1019548595">
      <w:bodyDiv w:val="1"/>
      <w:marLeft w:val="0"/>
      <w:marRight w:val="0"/>
      <w:marTop w:val="0"/>
      <w:marBottom w:val="0"/>
      <w:divBdr>
        <w:top w:val="none" w:sz="0" w:space="0" w:color="auto"/>
        <w:left w:val="none" w:sz="0" w:space="0" w:color="auto"/>
        <w:bottom w:val="none" w:sz="0" w:space="0" w:color="auto"/>
        <w:right w:val="none" w:sz="0" w:space="0" w:color="auto"/>
      </w:divBdr>
      <w:divsChild>
        <w:div w:id="1710953118">
          <w:marLeft w:val="0"/>
          <w:marRight w:val="0"/>
          <w:marTop w:val="0"/>
          <w:marBottom w:val="0"/>
          <w:divBdr>
            <w:top w:val="none" w:sz="0" w:space="0" w:color="auto"/>
            <w:left w:val="none" w:sz="0" w:space="0" w:color="auto"/>
            <w:bottom w:val="none" w:sz="0" w:space="0" w:color="auto"/>
            <w:right w:val="none" w:sz="0" w:space="0" w:color="auto"/>
          </w:divBdr>
          <w:divsChild>
            <w:div w:id="1877348366">
              <w:marLeft w:val="0"/>
              <w:marRight w:val="0"/>
              <w:marTop w:val="0"/>
              <w:marBottom w:val="0"/>
              <w:divBdr>
                <w:top w:val="none" w:sz="0" w:space="0" w:color="auto"/>
                <w:left w:val="none" w:sz="0" w:space="0" w:color="auto"/>
                <w:bottom w:val="none" w:sz="0" w:space="0" w:color="auto"/>
                <w:right w:val="none" w:sz="0" w:space="0" w:color="auto"/>
              </w:divBdr>
              <w:divsChild>
                <w:div w:id="160113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533006">
      <w:bodyDiv w:val="1"/>
      <w:marLeft w:val="0"/>
      <w:marRight w:val="0"/>
      <w:marTop w:val="0"/>
      <w:marBottom w:val="0"/>
      <w:divBdr>
        <w:top w:val="none" w:sz="0" w:space="0" w:color="auto"/>
        <w:left w:val="none" w:sz="0" w:space="0" w:color="auto"/>
        <w:bottom w:val="none" w:sz="0" w:space="0" w:color="auto"/>
        <w:right w:val="none" w:sz="0" w:space="0" w:color="auto"/>
      </w:divBdr>
    </w:div>
    <w:div w:id="1116872631">
      <w:bodyDiv w:val="1"/>
      <w:marLeft w:val="0"/>
      <w:marRight w:val="0"/>
      <w:marTop w:val="0"/>
      <w:marBottom w:val="0"/>
      <w:divBdr>
        <w:top w:val="none" w:sz="0" w:space="0" w:color="auto"/>
        <w:left w:val="none" w:sz="0" w:space="0" w:color="auto"/>
        <w:bottom w:val="none" w:sz="0" w:space="0" w:color="auto"/>
        <w:right w:val="none" w:sz="0" w:space="0" w:color="auto"/>
      </w:divBdr>
      <w:divsChild>
        <w:div w:id="512887026">
          <w:marLeft w:val="0"/>
          <w:marRight w:val="0"/>
          <w:marTop w:val="0"/>
          <w:marBottom w:val="0"/>
          <w:divBdr>
            <w:top w:val="none" w:sz="0" w:space="0" w:color="auto"/>
            <w:left w:val="none" w:sz="0" w:space="0" w:color="auto"/>
            <w:bottom w:val="none" w:sz="0" w:space="0" w:color="auto"/>
            <w:right w:val="none" w:sz="0" w:space="0" w:color="auto"/>
          </w:divBdr>
          <w:divsChild>
            <w:div w:id="404686382">
              <w:marLeft w:val="0"/>
              <w:marRight w:val="0"/>
              <w:marTop w:val="0"/>
              <w:marBottom w:val="0"/>
              <w:divBdr>
                <w:top w:val="none" w:sz="0" w:space="0" w:color="auto"/>
                <w:left w:val="none" w:sz="0" w:space="0" w:color="auto"/>
                <w:bottom w:val="none" w:sz="0" w:space="0" w:color="auto"/>
                <w:right w:val="none" w:sz="0" w:space="0" w:color="auto"/>
              </w:divBdr>
              <w:divsChild>
                <w:div w:id="105357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481618">
      <w:bodyDiv w:val="1"/>
      <w:marLeft w:val="0"/>
      <w:marRight w:val="0"/>
      <w:marTop w:val="0"/>
      <w:marBottom w:val="0"/>
      <w:divBdr>
        <w:top w:val="none" w:sz="0" w:space="0" w:color="auto"/>
        <w:left w:val="none" w:sz="0" w:space="0" w:color="auto"/>
        <w:bottom w:val="none" w:sz="0" w:space="0" w:color="auto"/>
        <w:right w:val="none" w:sz="0" w:space="0" w:color="auto"/>
      </w:divBdr>
      <w:divsChild>
        <w:div w:id="184565896">
          <w:marLeft w:val="0"/>
          <w:marRight w:val="0"/>
          <w:marTop w:val="0"/>
          <w:marBottom w:val="0"/>
          <w:divBdr>
            <w:top w:val="none" w:sz="0" w:space="0" w:color="auto"/>
            <w:left w:val="none" w:sz="0" w:space="0" w:color="auto"/>
            <w:bottom w:val="none" w:sz="0" w:space="0" w:color="auto"/>
            <w:right w:val="none" w:sz="0" w:space="0" w:color="auto"/>
          </w:divBdr>
          <w:divsChild>
            <w:div w:id="653681481">
              <w:marLeft w:val="0"/>
              <w:marRight w:val="0"/>
              <w:marTop w:val="0"/>
              <w:marBottom w:val="0"/>
              <w:divBdr>
                <w:top w:val="none" w:sz="0" w:space="0" w:color="auto"/>
                <w:left w:val="none" w:sz="0" w:space="0" w:color="auto"/>
                <w:bottom w:val="none" w:sz="0" w:space="0" w:color="auto"/>
                <w:right w:val="none" w:sz="0" w:space="0" w:color="auto"/>
              </w:divBdr>
              <w:divsChild>
                <w:div w:id="188389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058335">
      <w:bodyDiv w:val="1"/>
      <w:marLeft w:val="0"/>
      <w:marRight w:val="0"/>
      <w:marTop w:val="0"/>
      <w:marBottom w:val="0"/>
      <w:divBdr>
        <w:top w:val="none" w:sz="0" w:space="0" w:color="auto"/>
        <w:left w:val="none" w:sz="0" w:space="0" w:color="auto"/>
        <w:bottom w:val="none" w:sz="0" w:space="0" w:color="auto"/>
        <w:right w:val="none" w:sz="0" w:space="0" w:color="auto"/>
      </w:divBdr>
      <w:divsChild>
        <w:div w:id="887454217">
          <w:marLeft w:val="0"/>
          <w:marRight w:val="0"/>
          <w:marTop w:val="0"/>
          <w:marBottom w:val="0"/>
          <w:divBdr>
            <w:top w:val="none" w:sz="0" w:space="0" w:color="auto"/>
            <w:left w:val="none" w:sz="0" w:space="0" w:color="auto"/>
            <w:bottom w:val="none" w:sz="0" w:space="0" w:color="auto"/>
            <w:right w:val="none" w:sz="0" w:space="0" w:color="auto"/>
          </w:divBdr>
          <w:divsChild>
            <w:div w:id="2029788230">
              <w:marLeft w:val="0"/>
              <w:marRight w:val="0"/>
              <w:marTop w:val="0"/>
              <w:marBottom w:val="0"/>
              <w:divBdr>
                <w:top w:val="none" w:sz="0" w:space="0" w:color="auto"/>
                <w:left w:val="none" w:sz="0" w:space="0" w:color="auto"/>
                <w:bottom w:val="none" w:sz="0" w:space="0" w:color="auto"/>
                <w:right w:val="none" w:sz="0" w:space="0" w:color="auto"/>
              </w:divBdr>
              <w:divsChild>
                <w:div w:id="52818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908614">
      <w:bodyDiv w:val="1"/>
      <w:marLeft w:val="0"/>
      <w:marRight w:val="0"/>
      <w:marTop w:val="0"/>
      <w:marBottom w:val="0"/>
      <w:divBdr>
        <w:top w:val="none" w:sz="0" w:space="0" w:color="auto"/>
        <w:left w:val="none" w:sz="0" w:space="0" w:color="auto"/>
        <w:bottom w:val="none" w:sz="0" w:space="0" w:color="auto"/>
        <w:right w:val="none" w:sz="0" w:space="0" w:color="auto"/>
      </w:divBdr>
      <w:divsChild>
        <w:div w:id="172762050">
          <w:marLeft w:val="0"/>
          <w:marRight w:val="0"/>
          <w:marTop w:val="0"/>
          <w:marBottom w:val="0"/>
          <w:divBdr>
            <w:top w:val="none" w:sz="0" w:space="0" w:color="auto"/>
            <w:left w:val="none" w:sz="0" w:space="0" w:color="auto"/>
            <w:bottom w:val="none" w:sz="0" w:space="0" w:color="auto"/>
            <w:right w:val="none" w:sz="0" w:space="0" w:color="auto"/>
          </w:divBdr>
          <w:divsChild>
            <w:div w:id="1665157776">
              <w:marLeft w:val="0"/>
              <w:marRight w:val="0"/>
              <w:marTop w:val="0"/>
              <w:marBottom w:val="0"/>
              <w:divBdr>
                <w:top w:val="none" w:sz="0" w:space="0" w:color="auto"/>
                <w:left w:val="none" w:sz="0" w:space="0" w:color="auto"/>
                <w:bottom w:val="none" w:sz="0" w:space="0" w:color="auto"/>
                <w:right w:val="none" w:sz="0" w:space="0" w:color="auto"/>
              </w:divBdr>
              <w:divsChild>
                <w:div w:id="397367014">
                  <w:marLeft w:val="0"/>
                  <w:marRight w:val="0"/>
                  <w:marTop w:val="0"/>
                  <w:marBottom w:val="0"/>
                  <w:divBdr>
                    <w:top w:val="none" w:sz="0" w:space="0" w:color="auto"/>
                    <w:left w:val="none" w:sz="0" w:space="0" w:color="auto"/>
                    <w:bottom w:val="none" w:sz="0" w:space="0" w:color="auto"/>
                    <w:right w:val="none" w:sz="0" w:space="0" w:color="auto"/>
                  </w:divBdr>
                  <w:divsChild>
                    <w:div w:id="620847458">
                      <w:marLeft w:val="0"/>
                      <w:marRight w:val="0"/>
                      <w:marTop w:val="0"/>
                      <w:marBottom w:val="0"/>
                      <w:divBdr>
                        <w:top w:val="none" w:sz="0" w:space="0" w:color="auto"/>
                        <w:left w:val="none" w:sz="0" w:space="0" w:color="auto"/>
                        <w:bottom w:val="none" w:sz="0" w:space="0" w:color="auto"/>
                        <w:right w:val="none" w:sz="0" w:space="0" w:color="auto"/>
                      </w:divBdr>
                      <w:divsChild>
                        <w:div w:id="128789321">
                          <w:marLeft w:val="0"/>
                          <w:marRight w:val="0"/>
                          <w:marTop w:val="0"/>
                          <w:marBottom w:val="0"/>
                          <w:divBdr>
                            <w:top w:val="none" w:sz="0" w:space="0" w:color="auto"/>
                            <w:left w:val="none" w:sz="0" w:space="0" w:color="auto"/>
                            <w:bottom w:val="none" w:sz="0" w:space="0" w:color="auto"/>
                            <w:right w:val="none" w:sz="0" w:space="0" w:color="auto"/>
                          </w:divBdr>
                          <w:divsChild>
                            <w:div w:id="86535926">
                              <w:marLeft w:val="0"/>
                              <w:marRight w:val="0"/>
                              <w:marTop w:val="0"/>
                              <w:marBottom w:val="0"/>
                              <w:divBdr>
                                <w:top w:val="none" w:sz="0" w:space="0" w:color="auto"/>
                                <w:left w:val="none" w:sz="0" w:space="0" w:color="auto"/>
                                <w:bottom w:val="none" w:sz="0" w:space="0" w:color="auto"/>
                                <w:right w:val="none" w:sz="0" w:space="0" w:color="auto"/>
                              </w:divBdr>
                              <w:divsChild>
                                <w:div w:id="1317299757">
                                  <w:marLeft w:val="0"/>
                                  <w:marRight w:val="0"/>
                                  <w:marTop w:val="0"/>
                                  <w:marBottom w:val="0"/>
                                  <w:divBdr>
                                    <w:top w:val="none" w:sz="0" w:space="0" w:color="auto"/>
                                    <w:left w:val="none" w:sz="0" w:space="0" w:color="auto"/>
                                    <w:bottom w:val="none" w:sz="0" w:space="0" w:color="auto"/>
                                    <w:right w:val="none" w:sz="0" w:space="0" w:color="auto"/>
                                  </w:divBdr>
                                  <w:divsChild>
                                    <w:div w:id="272788900">
                                      <w:marLeft w:val="0"/>
                                      <w:marRight w:val="0"/>
                                      <w:marTop w:val="75"/>
                                      <w:marBottom w:val="75"/>
                                      <w:divBdr>
                                        <w:top w:val="none" w:sz="0" w:space="0" w:color="auto"/>
                                        <w:left w:val="none" w:sz="0" w:space="0" w:color="auto"/>
                                        <w:bottom w:val="none" w:sz="0" w:space="0" w:color="auto"/>
                                        <w:right w:val="none" w:sz="0" w:space="0" w:color="auto"/>
                                      </w:divBdr>
                                      <w:divsChild>
                                        <w:div w:id="266498416">
                                          <w:marLeft w:val="0"/>
                                          <w:marRight w:val="0"/>
                                          <w:marTop w:val="0"/>
                                          <w:marBottom w:val="0"/>
                                          <w:divBdr>
                                            <w:top w:val="none" w:sz="0" w:space="0" w:color="auto"/>
                                            <w:left w:val="none" w:sz="0" w:space="0" w:color="auto"/>
                                            <w:bottom w:val="none" w:sz="0" w:space="0" w:color="auto"/>
                                            <w:right w:val="none" w:sz="0" w:space="0" w:color="auto"/>
                                          </w:divBdr>
                                          <w:divsChild>
                                            <w:div w:id="2050648238">
                                              <w:marLeft w:val="0"/>
                                              <w:marRight w:val="0"/>
                                              <w:marTop w:val="0"/>
                                              <w:marBottom w:val="0"/>
                                              <w:divBdr>
                                                <w:top w:val="none" w:sz="0" w:space="0" w:color="auto"/>
                                                <w:left w:val="none" w:sz="0" w:space="0" w:color="auto"/>
                                                <w:bottom w:val="none" w:sz="0" w:space="0" w:color="auto"/>
                                                <w:right w:val="none" w:sz="0" w:space="0" w:color="auto"/>
                                              </w:divBdr>
                                              <w:divsChild>
                                                <w:div w:id="1264218250">
                                                  <w:marLeft w:val="0"/>
                                                  <w:marRight w:val="0"/>
                                                  <w:marTop w:val="0"/>
                                                  <w:marBottom w:val="0"/>
                                                  <w:divBdr>
                                                    <w:top w:val="none" w:sz="0" w:space="0" w:color="auto"/>
                                                    <w:left w:val="none" w:sz="0" w:space="0" w:color="auto"/>
                                                    <w:bottom w:val="none" w:sz="0" w:space="0" w:color="auto"/>
                                                    <w:right w:val="none" w:sz="0" w:space="0" w:color="auto"/>
                                                  </w:divBdr>
                                                  <w:divsChild>
                                                    <w:div w:id="1085497906">
                                                      <w:marLeft w:val="0"/>
                                                      <w:marRight w:val="0"/>
                                                      <w:marTop w:val="0"/>
                                                      <w:marBottom w:val="0"/>
                                                      <w:divBdr>
                                                        <w:top w:val="none" w:sz="0" w:space="0" w:color="auto"/>
                                                        <w:left w:val="none" w:sz="0" w:space="0" w:color="auto"/>
                                                        <w:bottom w:val="none" w:sz="0" w:space="0" w:color="auto"/>
                                                        <w:right w:val="none" w:sz="0" w:space="0" w:color="auto"/>
                                                      </w:divBdr>
                                                      <w:divsChild>
                                                        <w:div w:id="206676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5804060">
      <w:bodyDiv w:val="1"/>
      <w:marLeft w:val="0"/>
      <w:marRight w:val="0"/>
      <w:marTop w:val="0"/>
      <w:marBottom w:val="0"/>
      <w:divBdr>
        <w:top w:val="none" w:sz="0" w:space="0" w:color="auto"/>
        <w:left w:val="none" w:sz="0" w:space="0" w:color="auto"/>
        <w:bottom w:val="none" w:sz="0" w:space="0" w:color="auto"/>
        <w:right w:val="none" w:sz="0" w:space="0" w:color="auto"/>
      </w:divBdr>
      <w:divsChild>
        <w:div w:id="1191532712">
          <w:marLeft w:val="0"/>
          <w:marRight w:val="0"/>
          <w:marTop w:val="0"/>
          <w:marBottom w:val="0"/>
          <w:divBdr>
            <w:top w:val="none" w:sz="0" w:space="0" w:color="auto"/>
            <w:left w:val="none" w:sz="0" w:space="0" w:color="auto"/>
            <w:bottom w:val="none" w:sz="0" w:space="0" w:color="auto"/>
            <w:right w:val="none" w:sz="0" w:space="0" w:color="auto"/>
          </w:divBdr>
          <w:divsChild>
            <w:div w:id="364713620">
              <w:marLeft w:val="0"/>
              <w:marRight w:val="0"/>
              <w:marTop w:val="0"/>
              <w:marBottom w:val="0"/>
              <w:divBdr>
                <w:top w:val="none" w:sz="0" w:space="0" w:color="auto"/>
                <w:left w:val="none" w:sz="0" w:space="0" w:color="auto"/>
                <w:bottom w:val="none" w:sz="0" w:space="0" w:color="auto"/>
                <w:right w:val="none" w:sz="0" w:space="0" w:color="auto"/>
              </w:divBdr>
              <w:divsChild>
                <w:div w:id="208248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929284">
      <w:bodyDiv w:val="1"/>
      <w:marLeft w:val="0"/>
      <w:marRight w:val="0"/>
      <w:marTop w:val="0"/>
      <w:marBottom w:val="0"/>
      <w:divBdr>
        <w:top w:val="none" w:sz="0" w:space="0" w:color="auto"/>
        <w:left w:val="none" w:sz="0" w:space="0" w:color="auto"/>
        <w:bottom w:val="none" w:sz="0" w:space="0" w:color="auto"/>
        <w:right w:val="none" w:sz="0" w:space="0" w:color="auto"/>
      </w:divBdr>
      <w:divsChild>
        <w:div w:id="38630082">
          <w:marLeft w:val="446"/>
          <w:marRight w:val="0"/>
          <w:marTop w:val="0"/>
          <w:marBottom w:val="0"/>
          <w:divBdr>
            <w:top w:val="none" w:sz="0" w:space="0" w:color="auto"/>
            <w:left w:val="none" w:sz="0" w:space="0" w:color="auto"/>
            <w:bottom w:val="none" w:sz="0" w:space="0" w:color="auto"/>
            <w:right w:val="none" w:sz="0" w:space="0" w:color="auto"/>
          </w:divBdr>
        </w:div>
        <w:div w:id="103160149">
          <w:marLeft w:val="446"/>
          <w:marRight w:val="0"/>
          <w:marTop w:val="0"/>
          <w:marBottom w:val="0"/>
          <w:divBdr>
            <w:top w:val="none" w:sz="0" w:space="0" w:color="auto"/>
            <w:left w:val="none" w:sz="0" w:space="0" w:color="auto"/>
            <w:bottom w:val="none" w:sz="0" w:space="0" w:color="auto"/>
            <w:right w:val="none" w:sz="0" w:space="0" w:color="auto"/>
          </w:divBdr>
        </w:div>
        <w:div w:id="168328074">
          <w:marLeft w:val="446"/>
          <w:marRight w:val="0"/>
          <w:marTop w:val="0"/>
          <w:marBottom w:val="0"/>
          <w:divBdr>
            <w:top w:val="none" w:sz="0" w:space="0" w:color="auto"/>
            <w:left w:val="none" w:sz="0" w:space="0" w:color="auto"/>
            <w:bottom w:val="none" w:sz="0" w:space="0" w:color="auto"/>
            <w:right w:val="none" w:sz="0" w:space="0" w:color="auto"/>
          </w:divBdr>
        </w:div>
        <w:div w:id="202133401">
          <w:marLeft w:val="446"/>
          <w:marRight w:val="0"/>
          <w:marTop w:val="0"/>
          <w:marBottom w:val="0"/>
          <w:divBdr>
            <w:top w:val="none" w:sz="0" w:space="0" w:color="auto"/>
            <w:left w:val="none" w:sz="0" w:space="0" w:color="auto"/>
            <w:bottom w:val="none" w:sz="0" w:space="0" w:color="auto"/>
            <w:right w:val="none" w:sz="0" w:space="0" w:color="auto"/>
          </w:divBdr>
        </w:div>
        <w:div w:id="242643965">
          <w:marLeft w:val="446"/>
          <w:marRight w:val="0"/>
          <w:marTop w:val="0"/>
          <w:marBottom w:val="0"/>
          <w:divBdr>
            <w:top w:val="none" w:sz="0" w:space="0" w:color="auto"/>
            <w:left w:val="none" w:sz="0" w:space="0" w:color="auto"/>
            <w:bottom w:val="none" w:sz="0" w:space="0" w:color="auto"/>
            <w:right w:val="none" w:sz="0" w:space="0" w:color="auto"/>
          </w:divBdr>
        </w:div>
        <w:div w:id="296685048">
          <w:marLeft w:val="446"/>
          <w:marRight w:val="0"/>
          <w:marTop w:val="0"/>
          <w:marBottom w:val="0"/>
          <w:divBdr>
            <w:top w:val="none" w:sz="0" w:space="0" w:color="auto"/>
            <w:left w:val="none" w:sz="0" w:space="0" w:color="auto"/>
            <w:bottom w:val="none" w:sz="0" w:space="0" w:color="auto"/>
            <w:right w:val="none" w:sz="0" w:space="0" w:color="auto"/>
          </w:divBdr>
        </w:div>
        <w:div w:id="313411813">
          <w:marLeft w:val="446"/>
          <w:marRight w:val="0"/>
          <w:marTop w:val="0"/>
          <w:marBottom w:val="0"/>
          <w:divBdr>
            <w:top w:val="none" w:sz="0" w:space="0" w:color="auto"/>
            <w:left w:val="none" w:sz="0" w:space="0" w:color="auto"/>
            <w:bottom w:val="none" w:sz="0" w:space="0" w:color="auto"/>
            <w:right w:val="none" w:sz="0" w:space="0" w:color="auto"/>
          </w:divBdr>
        </w:div>
        <w:div w:id="326327859">
          <w:marLeft w:val="446"/>
          <w:marRight w:val="0"/>
          <w:marTop w:val="0"/>
          <w:marBottom w:val="0"/>
          <w:divBdr>
            <w:top w:val="none" w:sz="0" w:space="0" w:color="auto"/>
            <w:left w:val="none" w:sz="0" w:space="0" w:color="auto"/>
            <w:bottom w:val="none" w:sz="0" w:space="0" w:color="auto"/>
            <w:right w:val="none" w:sz="0" w:space="0" w:color="auto"/>
          </w:divBdr>
        </w:div>
        <w:div w:id="333647922">
          <w:marLeft w:val="446"/>
          <w:marRight w:val="0"/>
          <w:marTop w:val="0"/>
          <w:marBottom w:val="0"/>
          <w:divBdr>
            <w:top w:val="none" w:sz="0" w:space="0" w:color="auto"/>
            <w:left w:val="none" w:sz="0" w:space="0" w:color="auto"/>
            <w:bottom w:val="none" w:sz="0" w:space="0" w:color="auto"/>
            <w:right w:val="none" w:sz="0" w:space="0" w:color="auto"/>
          </w:divBdr>
        </w:div>
        <w:div w:id="338505951">
          <w:marLeft w:val="446"/>
          <w:marRight w:val="0"/>
          <w:marTop w:val="0"/>
          <w:marBottom w:val="0"/>
          <w:divBdr>
            <w:top w:val="none" w:sz="0" w:space="0" w:color="auto"/>
            <w:left w:val="none" w:sz="0" w:space="0" w:color="auto"/>
            <w:bottom w:val="none" w:sz="0" w:space="0" w:color="auto"/>
            <w:right w:val="none" w:sz="0" w:space="0" w:color="auto"/>
          </w:divBdr>
        </w:div>
        <w:div w:id="404883335">
          <w:marLeft w:val="446"/>
          <w:marRight w:val="0"/>
          <w:marTop w:val="0"/>
          <w:marBottom w:val="0"/>
          <w:divBdr>
            <w:top w:val="none" w:sz="0" w:space="0" w:color="auto"/>
            <w:left w:val="none" w:sz="0" w:space="0" w:color="auto"/>
            <w:bottom w:val="none" w:sz="0" w:space="0" w:color="auto"/>
            <w:right w:val="none" w:sz="0" w:space="0" w:color="auto"/>
          </w:divBdr>
        </w:div>
        <w:div w:id="473522380">
          <w:marLeft w:val="446"/>
          <w:marRight w:val="0"/>
          <w:marTop w:val="0"/>
          <w:marBottom w:val="0"/>
          <w:divBdr>
            <w:top w:val="none" w:sz="0" w:space="0" w:color="auto"/>
            <w:left w:val="none" w:sz="0" w:space="0" w:color="auto"/>
            <w:bottom w:val="none" w:sz="0" w:space="0" w:color="auto"/>
            <w:right w:val="none" w:sz="0" w:space="0" w:color="auto"/>
          </w:divBdr>
        </w:div>
        <w:div w:id="496456532">
          <w:marLeft w:val="446"/>
          <w:marRight w:val="0"/>
          <w:marTop w:val="0"/>
          <w:marBottom w:val="0"/>
          <w:divBdr>
            <w:top w:val="none" w:sz="0" w:space="0" w:color="auto"/>
            <w:left w:val="none" w:sz="0" w:space="0" w:color="auto"/>
            <w:bottom w:val="none" w:sz="0" w:space="0" w:color="auto"/>
            <w:right w:val="none" w:sz="0" w:space="0" w:color="auto"/>
          </w:divBdr>
        </w:div>
        <w:div w:id="515314364">
          <w:marLeft w:val="446"/>
          <w:marRight w:val="0"/>
          <w:marTop w:val="0"/>
          <w:marBottom w:val="0"/>
          <w:divBdr>
            <w:top w:val="none" w:sz="0" w:space="0" w:color="auto"/>
            <w:left w:val="none" w:sz="0" w:space="0" w:color="auto"/>
            <w:bottom w:val="none" w:sz="0" w:space="0" w:color="auto"/>
            <w:right w:val="none" w:sz="0" w:space="0" w:color="auto"/>
          </w:divBdr>
        </w:div>
        <w:div w:id="667365596">
          <w:marLeft w:val="446"/>
          <w:marRight w:val="0"/>
          <w:marTop w:val="0"/>
          <w:marBottom w:val="0"/>
          <w:divBdr>
            <w:top w:val="none" w:sz="0" w:space="0" w:color="auto"/>
            <w:left w:val="none" w:sz="0" w:space="0" w:color="auto"/>
            <w:bottom w:val="none" w:sz="0" w:space="0" w:color="auto"/>
            <w:right w:val="none" w:sz="0" w:space="0" w:color="auto"/>
          </w:divBdr>
        </w:div>
        <w:div w:id="680862629">
          <w:marLeft w:val="446"/>
          <w:marRight w:val="0"/>
          <w:marTop w:val="0"/>
          <w:marBottom w:val="0"/>
          <w:divBdr>
            <w:top w:val="none" w:sz="0" w:space="0" w:color="auto"/>
            <w:left w:val="none" w:sz="0" w:space="0" w:color="auto"/>
            <w:bottom w:val="none" w:sz="0" w:space="0" w:color="auto"/>
            <w:right w:val="none" w:sz="0" w:space="0" w:color="auto"/>
          </w:divBdr>
        </w:div>
        <w:div w:id="754060048">
          <w:marLeft w:val="446"/>
          <w:marRight w:val="0"/>
          <w:marTop w:val="0"/>
          <w:marBottom w:val="0"/>
          <w:divBdr>
            <w:top w:val="none" w:sz="0" w:space="0" w:color="auto"/>
            <w:left w:val="none" w:sz="0" w:space="0" w:color="auto"/>
            <w:bottom w:val="none" w:sz="0" w:space="0" w:color="auto"/>
            <w:right w:val="none" w:sz="0" w:space="0" w:color="auto"/>
          </w:divBdr>
        </w:div>
        <w:div w:id="779493849">
          <w:marLeft w:val="446"/>
          <w:marRight w:val="0"/>
          <w:marTop w:val="0"/>
          <w:marBottom w:val="0"/>
          <w:divBdr>
            <w:top w:val="none" w:sz="0" w:space="0" w:color="auto"/>
            <w:left w:val="none" w:sz="0" w:space="0" w:color="auto"/>
            <w:bottom w:val="none" w:sz="0" w:space="0" w:color="auto"/>
            <w:right w:val="none" w:sz="0" w:space="0" w:color="auto"/>
          </w:divBdr>
        </w:div>
        <w:div w:id="802962093">
          <w:marLeft w:val="446"/>
          <w:marRight w:val="0"/>
          <w:marTop w:val="0"/>
          <w:marBottom w:val="0"/>
          <w:divBdr>
            <w:top w:val="none" w:sz="0" w:space="0" w:color="auto"/>
            <w:left w:val="none" w:sz="0" w:space="0" w:color="auto"/>
            <w:bottom w:val="none" w:sz="0" w:space="0" w:color="auto"/>
            <w:right w:val="none" w:sz="0" w:space="0" w:color="auto"/>
          </w:divBdr>
        </w:div>
        <w:div w:id="852303717">
          <w:marLeft w:val="446"/>
          <w:marRight w:val="0"/>
          <w:marTop w:val="0"/>
          <w:marBottom w:val="0"/>
          <w:divBdr>
            <w:top w:val="none" w:sz="0" w:space="0" w:color="auto"/>
            <w:left w:val="none" w:sz="0" w:space="0" w:color="auto"/>
            <w:bottom w:val="none" w:sz="0" w:space="0" w:color="auto"/>
            <w:right w:val="none" w:sz="0" w:space="0" w:color="auto"/>
          </w:divBdr>
        </w:div>
        <w:div w:id="936790255">
          <w:marLeft w:val="446"/>
          <w:marRight w:val="0"/>
          <w:marTop w:val="0"/>
          <w:marBottom w:val="0"/>
          <w:divBdr>
            <w:top w:val="none" w:sz="0" w:space="0" w:color="auto"/>
            <w:left w:val="none" w:sz="0" w:space="0" w:color="auto"/>
            <w:bottom w:val="none" w:sz="0" w:space="0" w:color="auto"/>
            <w:right w:val="none" w:sz="0" w:space="0" w:color="auto"/>
          </w:divBdr>
        </w:div>
        <w:div w:id="959411391">
          <w:marLeft w:val="446"/>
          <w:marRight w:val="0"/>
          <w:marTop w:val="0"/>
          <w:marBottom w:val="0"/>
          <w:divBdr>
            <w:top w:val="none" w:sz="0" w:space="0" w:color="auto"/>
            <w:left w:val="none" w:sz="0" w:space="0" w:color="auto"/>
            <w:bottom w:val="none" w:sz="0" w:space="0" w:color="auto"/>
            <w:right w:val="none" w:sz="0" w:space="0" w:color="auto"/>
          </w:divBdr>
        </w:div>
        <w:div w:id="972446845">
          <w:marLeft w:val="446"/>
          <w:marRight w:val="0"/>
          <w:marTop w:val="0"/>
          <w:marBottom w:val="0"/>
          <w:divBdr>
            <w:top w:val="none" w:sz="0" w:space="0" w:color="auto"/>
            <w:left w:val="none" w:sz="0" w:space="0" w:color="auto"/>
            <w:bottom w:val="none" w:sz="0" w:space="0" w:color="auto"/>
            <w:right w:val="none" w:sz="0" w:space="0" w:color="auto"/>
          </w:divBdr>
        </w:div>
        <w:div w:id="1000044546">
          <w:marLeft w:val="446"/>
          <w:marRight w:val="0"/>
          <w:marTop w:val="0"/>
          <w:marBottom w:val="0"/>
          <w:divBdr>
            <w:top w:val="none" w:sz="0" w:space="0" w:color="auto"/>
            <w:left w:val="none" w:sz="0" w:space="0" w:color="auto"/>
            <w:bottom w:val="none" w:sz="0" w:space="0" w:color="auto"/>
            <w:right w:val="none" w:sz="0" w:space="0" w:color="auto"/>
          </w:divBdr>
        </w:div>
        <w:div w:id="1106804531">
          <w:marLeft w:val="446"/>
          <w:marRight w:val="0"/>
          <w:marTop w:val="0"/>
          <w:marBottom w:val="0"/>
          <w:divBdr>
            <w:top w:val="none" w:sz="0" w:space="0" w:color="auto"/>
            <w:left w:val="none" w:sz="0" w:space="0" w:color="auto"/>
            <w:bottom w:val="none" w:sz="0" w:space="0" w:color="auto"/>
            <w:right w:val="none" w:sz="0" w:space="0" w:color="auto"/>
          </w:divBdr>
        </w:div>
        <w:div w:id="1167550894">
          <w:marLeft w:val="446"/>
          <w:marRight w:val="0"/>
          <w:marTop w:val="0"/>
          <w:marBottom w:val="0"/>
          <w:divBdr>
            <w:top w:val="none" w:sz="0" w:space="0" w:color="auto"/>
            <w:left w:val="none" w:sz="0" w:space="0" w:color="auto"/>
            <w:bottom w:val="none" w:sz="0" w:space="0" w:color="auto"/>
            <w:right w:val="none" w:sz="0" w:space="0" w:color="auto"/>
          </w:divBdr>
        </w:div>
        <w:div w:id="1237545232">
          <w:marLeft w:val="446"/>
          <w:marRight w:val="0"/>
          <w:marTop w:val="0"/>
          <w:marBottom w:val="0"/>
          <w:divBdr>
            <w:top w:val="none" w:sz="0" w:space="0" w:color="auto"/>
            <w:left w:val="none" w:sz="0" w:space="0" w:color="auto"/>
            <w:bottom w:val="none" w:sz="0" w:space="0" w:color="auto"/>
            <w:right w:val="none" w:sz="0" w:space="0" w:color="auto"/>
          </w:divBdr>
        </w:div>
        <w:div w:id="1249922294">
          <w:marLeft w:val="446"/>
          <w:marRight w:val="0"/>
          <w:marTop w:val="0"/>
          <w:marBottom w:val="0"/>
          <w:divBdr>
            <w:top w:val="none" w:sz="0" w:space="0" w:color="auto"/>
            <w:left w:val="none" w:sz="0" w:space="0" w:color="auto"/>
            <w:bottom w:val="none" w:sz="0" w:space="0" w:color="auto"/>
            <w:right w:val="none" w:sz="0" w:space="0" w:color="auto"/>
          </w:divBdr>
        </w:div>
        <w:div w:id="1271088105">
          <w:marLeft w:val="446"/>
          <w:marRight w:val="0"/>
          <w:marTop w:val="0"/>
          <w:marBottom w:val="0"/>
          <w:divBdr>
            <w:top w:val="none" w:sz="0" w:space="0" w:color="auto"/>
            <w:left w:val="none" w:sz="0" w:space="0" w:color="auto"/>
            <w:bottom w:val="none" w:sz="0" w:space="0" w:color="auto"/>
            <w:right w:val="none" w:sz="0" w:space="0" w:color="auto"/>
          </w:divBdr>
        </w:div>
        <w:div w:id="1332684094">
          <w:marLeft w:val="446"/>
          <w:marRight w:val="0"/>
          <w:marTop w:val="0"/>
          <w:marBottom w:val="0"/>
          <w:divBdr>
            <w:top w:val="none" w:sz="0" w:space="0" w:color="auto"/>
            <w:left w:val="none" w:sz="0" w:space="0" w:color="auto"/>
            <w:bottom w:val="none" w:sz="0" w:space="0" w:color="auto"/>
            <w:right w:val="none" w:sz="0" w:space="0" w:color="auto"/>
          </w:divBdr>
        </w:div>
        <w:div w:id="1478717866">
          <w:marLeft w:val="446"/>
          <w:marRight w:val="0"/>
          <w:marTop w:val="0"/>
          <w:marBottom w:val="0"/>
          <w:divBdr>
            <w:top w:val="none" w:sz="0" w:space="0" w:color="auto"/>
            <w:left w:val="none" w:sz="0" w:space="0" w:color="auto"/>
            <w:bottom w:val="none" w:sz="0" w:space="0" w:color="auto"/>
            <w:right w:val="none" w:sz="0" w:space="0" w:color="auto"/>
          </w:divBdr>
        </w:div>
        <w:div w:id="1523014650">
          <w:marLeft w:val="446"/>
          <w:marRight w:val="0"/>
          <w:marTop w:val="0"/>
          <w:marBottom w:val="0"/>
          <w:divBdr>
            <w:top w:val="none" w:sz="0" w:space="0" w:color="auto"/>
            <w:left w:val="none" w:sz="0" w:space="0" w:color="auto"/>
            <w:bottom w:val="none" w:sz="0" w:space="0" w:color="auto"/>
            <w:right w:val="none" w:sz="0" w:space="0" w:color="auto"/>
          </w:divBdr>
        </w:div>
        <w:div w:id="1544176383">
          <w:marLeft w:val="446"/>
          <w:marRight w:val="0"/>
          <w:marTop w:val="0"/>
          <w:marBottom w:val="0"/>
          <w:divBdr>
            <w:top w:val="none" w:sz="0" w:space="0" w:color="auto"/>
            <w:left w:val="none" w:sz="0" w:space="0" w:color="auto"/>
            <w:bottom w:val="none" w:sz="0" w:space="0" w:color="auto"/>
            <w:right w:val="none" w:sz="0" w:space="0" w:color="auto"/>
          </w:divBdr>
        </w:div>
        <w:div w:id="1715932449">
          <w:marLeft w:val="446"/>
          <w:marRight w:val="0"/>
          <w:marTop w:val="0"/>
          <w:marBottom w:val="0"/>
          <w:divBdr>
            <w:top w:val="none" w:sz="0" w:space="0" w:color="auto"/>
            <w:left w:val="none" w:sz="0" w:space="0" w:color="auto"/>
            <w:bottom w:val="none" w:sz="0" w:space="0" w:color="auto"/>
            <w:right w:val="none" w:sz="0" w:space="0" w:color="auto"/>
          </w:divBdr>
        </w:div>
        <w:div w:id="1726683496">
          <w:marLeft w:val="446"/>
          <w:marRight w:val="0"/>
          <w:marTop w:val="0"/>
          <w:marBottom w:val="0"/>
          <w:divBdr>
            <w:top w:val="none" w:sz="0" w:space="0" w:color="auto"/>
            <w:left w:val="none" w:sz="0" w:space="0" w:color="auto"/>
            <w:bottom w:val="none" w:sz="0" w:space="0" w:color="auto"/>
            <w:right w:val="none" w:sz="0" w:space="0" w:color="auto"/>
          </w:divBdr>
        </w:div>
        <w:div w:id="1791512397">
          <w:marLeft w:val="446"/>
          <w:marRight w:val="0"/>
          <w:marTop w:val="0"/>
          <w:marBottom w:val="0"/>
          <w:divBdr>
            <w:top w:val="none" w:sz="0" w:space="0" w:color="auto"/>
            <w:left w:val="none" w:sz="0" w:space="0" w:color="auto"/>
            <w:bottom w:val="none" w:sz="0" w:space="0" w:color="auto"/>
            <w:right w:val="none" w:sz="0" w:space="0" w:color="auto"/>
          </w:divBdr>
        </w:div>
        <w:div w:id="1807971806">
          <w:marLeft w:val="446"/>
          <w:marRight w:val="0"/>
          <w:marTop w:val="0"/>
          <w:marBottom w:val="0"/>
          <w:divBdr>
            <w:top w:val="none" w:sz="0" w:space="0" w:color="auto"/>
            <w:left w:val="none" w:sz="0" w:space="0" w:color="auto"/>
            <w:bottom w:val="none" w:sz="0" w:space="0" w:color="auto"/>
            <w:right w:val="none" w:sz="0" w:space="0" w:color="auto"/>
          </w:divBdr>
        </w:div>
        <w:div w:id="2031107250">
          <w:marLeft w:val="446"/>
          <w:marRight w:val="0"/>
          <w:marTop w:val="0"/>
          <w:marBottom w:val="0"/>
          <w:divBdr>
            <w:top w:val="none" w:sz="0" w:space="0" w:color="auto"/>
            <w:left w:val="none" w:sz="0" w:space="0" w:color="auto"/>
            <w:bottom w:val="none" w:sz="0" w:space="0" w:color="auto"/>
            <w:right w:val="none" w:sz="0" w:space="0" w:color="auto"/>
          </w:divBdr>
        </w:div>
      </w:divsChild>
    </w:div>
    <w:div w:id="1614945815">
      <w:bodyDiv w:val="1"/>
      <w:marLeft w:val="0"/>
      <w:marRight w:val="0"/>
      <w:marTop w:val="0"/>
      <w:marBottom w:val="0"/>
      <w:divBdr>
        <w:top w:val="none" w:sz="0" w:space="0" w:color="auto"/>
        <w:left w:val="none" w:sz="0" w:space="0" w:color="auto"/>
        <w:bottom w:val="none" w:sz="0" w:space="0" w:color="auto"/>
        <w:right w:val="none" w:sz="0" w:space="0" w:color="auto"/>
      </w:divBdr>
    </w:div>
    <w:div w:id="1629778753">
      <w:bodyDiv w:val="1"/>
      <w:marLeft w:val="0"/>
      <w:marRight w:val="0"/>
      <w:marTop w:val="0"/>
      <w:marBottom w:val="0"/>
      <w:divBdr>
        <w:top w:val="none" w:sz="0" w:space="0" w:color="auto"/>
        <w:left w:val="none" w:sz="0" w:space="0" w:color="auto"/>
        <w:bottom w:val="none" w:sz="0" w:space="0" w:color="auto"/>
        <w:right w:val="none" w:sz="0" w:space="0" w:color="auto"/>
      </w:divBdr>
      <w:divsChild>
        <w:div w:id="612828666">
          <w:marLeft w:val="0"/>
          <w:marRight w:val="0"/>
          <w:marTop w:val="0"/>
          <w:marBottom w:val="0"/>
          <w:divBdr>
            <w:top w:val="none" w:sz="0" w:space="0" w:color="auto"/>
            <w:left w:val="none" w:sz="0" w:space="0" w:color="auto"/>
            <w:bottom w:val="none" w:sz="0" w:space="0" w:color="auto"/>
            <w:right w:val="none" w:sz="0" w:space="0" w:color="auto"/>
          </w:divBdr>
          <w:divsChild>
            <w:div w:id="1481771853">
              <w:marLeft w:val="0"/>
              <w:marRight w:val="0"/>
              <w:marTop w:val="0"/>
              <w:marBottom w:val="0"/>
              <w:divBdr>
                <w:top w:val="none" w:sz="0" w:space="0" w:color="auto"/>
                <w:left w:val="none" w:sz="0" w:space="0" w:color="auto"/>
                <w:bottom w:val="none" w:sz="0" w:space="0" w:color="auto"/>
                <w:right w:val="none" w:sz="0" w:space="0" w:color="auto"/>
              </w:divBdr>
              <w:divsChild>
                <w:div w:id="8084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749513">
      <w:bodyDiv w:val="1"/>
      <w:marLeft w:val="0"/>
      <w:marRight w:val="0"/>
      <w:marTop w:val="0"/>
      <w:marBottom w:val="0"/>
      <w:divBdr>
        <w:top w:val="none" w:sz="0" w:space="0" w:color="auto"/>
        <w:left w:val="none" w:sz="0" w:space="0" w:color="auto"/>
        <w:bottom w:val="none" w:sz="0" w:space="0" w:color="auto"/>
        <w:right w:val="none" w:sz="0" w:space="0" w:color="auto"/>
      </w:divBdr>
      <w:divsChild>
        <w:div w:id="779647788">
          <w:marLeft w:val="0"/>
          <w:marRight w:val="0"/>
          <w:marTop w:val="0"/>
          <w:marBottom w:val="0"/>
          <w:divBdr>
            <w:top w:val="none" w:sz="0" w:space="0" w:color="auto"/>
            <w:left w:val="none" w:sz="0" w:space="0" w:color="auto"/>
            <w:bottom w:val="none" w:sz="0" w:space="0" w:color="auto"/>
            <w:right w:val="none" w:sz="0" w:space="0" w:color="auto"/>
          </w:divBdr>
          <w:divsChild>
            <w:div w:id="182284257">
              <w:marLeft w:val="0"/>
              <w:marRight w:val="0"/>
              <w:marTop w:val="0"/>
              <w:marBottom w:val="0"/>
              <w:divBdr>
                <w:top w:val="none" w:sz="0" w:space="0" w:color="auto"/>
                <w:left w:val="none" w:sz="0" w:space="0" w:color="auto"/>
                <w:bottom w:val="none" w:sz="0" w:space="0" w:color="auto"/>
                <w:right w:val="none" w:sz="0" w:space="0" w:color="auto"/>
              </w:divBdr>
              <w:divsChild>
                <w:div w:id="134493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864970">
      <w:bodyDiv w:val="1"/>
      <w:marLeft w:val="0"/>
      <w:marRight w:val="0"/>
      <w:marTop w:val="0"/>
      <w:marBottom w:val="0"/>
      <w:divBdr>
        <w:top w:val="none" w:sz="0" w:space="0" w:color="auto"/>
        <w:left w:val="none" w:sz="0" w:space="0" w:color="auto"/>
        <w:bottom w:val="none" w:sz="0" w:space="0" w:color="auto"/>
        <w:right w:val="none" w:sz="0" w:space="0" w:color="auto"/>
      </w:divBdr>
    </w:div>
    <w:div w:id="1653483841">
      <w:bodyDiv w:val="1"/>
      <w:marLeft w:val="0"/>
      <w:marRight w:val="0"/>
      <w:marTop w:val="0"/>
      <w:marBottom w:val="0"/>
      <w:divBdr>
        <w:top w:val="none" w:sz="0" w:space="0" w:color="auto"/>
        <w:left w:val="none" w:sz="0" w:space="0" w:color="auto"/>
        <w:bottom w:val="none" w:sz="0" w:space="0" w:color="auto"/>
        <w:right w:val="none" w:sz="0" w:space="0" w:color="auto"/>
      </w:divBdr>
      <w:divsChild>
        <w:div w:id="159933453">
          <w:marLeft w:val="0"/>
          <w:marRight w:val="0"/>
          <w:marTop w:val="0"/>
          <w:marBottom w:val="0"/>
          <w:divBdr>
            <w:top w:val="none" w:sz="0" w:space="0" w:color="auto"/>
            <w:left w:val="none" w:sz="0" w:space="0" w:color="auto"/>
            <w:bottom w:val="none" w:sz="0" w:space="0" w:color="auto"/>
            <w:right w:val="none" w:sz="0" w:space="0" w:color="auto"/>
          </w:divBdr>
          <w:divsChild>
            <w:div w:id="1766682445">
              <w:marLeft w:val="0"/>
              <w:marRight w:val="0"/>
              <w:marTop w:val="0"/>
              <w:marBottom w:val="0"/>
              <w:divBdr>
                <w:top w:val="none" w:sz="0" w:space="0" w:color="auto"/>
                <w:left w:val="none" w:sz="0" w:space="0" w:color="auto"/>
                <w:bottom w:val="none" w:sz="0" w:space="0" w:color="auto"/>
                <w:right w:val="none" w:sz="0" w:space="0" w:color="auto"/>
              </w:divBdr>
              <w:divsChild>
                <w:div w:id="58997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749390">
      <w:bodyDiv w:val="1"/>
      <w:marLeft w:val="0"/>
      <w:marRight w:val="0"/>
      <w:marTop w:val="0"/>
      <w:marBottom w:val="0"/>
      <w:divBdr>
        <w:top w:val="none" w:sz="0" w:space="0" w:color="auto"/>
        <w:left w:val="none" w:sz="0" w:space="0" w:color="auto"/>
        <w:bottom w:val="none" w:sz="0" w:space="0" w:color="auto"/>
        <w:right w:val="none" w:sz="0" w:space="0" w:color="auto"/>
      </w:divBdr>
      <w:divsChild>
        <w:div w:id="1606159223">
          <w:marLeft w:val="0"/>
          <w:marRight w:val="0"/>
          <w:marTop w:val="0"/>
          <w:marBottom w:val="0"/>
          <w:divBdr>
            <w:top w:val="none" w:sz="0" w:space="0" w:color="auto"/>
            <w:left w:val="none" w:sz="0" w:space="0" w:color="auto"/>
            <w:bottom w:val="none" w:sz="0" w:space="0" w:color="auto"/>
            <w:right w:val="none" w:sz="0" w:space="0" w:color="auto"/>
          </w:divBdr>
          <w:divsChild>
            <w:div w:id="501120321">
              <w:marLeft w:val="0"/>
              <w:marRight w:val="0"/>
              <w:marTop w:val="0"/>
              <w:marBottom w:val="0"/>
              <w:divBdr>
                <w:top w:val="none" w:sz="0" w:space="0" w:color="auto"/>
                <w:left w:val="none" w:sz="0" w:space="0" w:color="auto"/>
                <w:bottom w:val="none" w:sz="0" w:space="0" w:color="auto"/>
                <w:right w:val="none" w:sz="0" w:space="0" w:color="auto"/>
              </w:divBdr>
              <w:divsChild>
                <w:div w:id="91339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852424">
      <w:bodyDiv w:val="1"/>
      <w:marLeft w:val="0"/>
      <w:marRight w:val="0"/>
      <w:marTop w:val="0"/>
      <w:marBottom w:val="0"/>
      <w:divBdr>
        <w:top w:val="none" w:sz="0" w:space="0" w:color="auto"/>
        <w:left w:val="none" w:sz="0" w:space="0" w:color="auto"/>
        <w:bottom w:val="none" w:sz="0" w:space="0" w:color="auto"/>
        <w:right w:val="none" w:sz="0" w:space="0" w:color="auto"/>
      </w:divBdr>
    </w:div>
    <w:div w:id="1774863022">
      <w:bodyDiv w:val="1"/>
      <w:marLeft w:val="0"/>
      <w:marRight w:val="0"/>
      <w:marTop w:val="0"/>
      <w:marBottom w:val="0"/>
      <w:divBdr>
        <w:top w:val="none" w:sz="0" w:space="0" w:color="auto"/>
        <w:left w:val="none" w:sz="0" w:space="0" w:color="auto"/>
        <w:bottom w:val="none" w:sz="0" w:space="0" w:color="auto"/>
        <w:right w:val="none" w:sz="0" w:space="0" w:color="auto"/>
      </w:divBdr>
      <w:divsChild>
        <w:div w:id="1719087404">
          <w:marLeft w:val="0"/>
          <w:marRight w:val="0"/>
          <w:marTop w:val="0"/>
          <w:marBottom w:val="0"/>
          <w:divBdr>
            <w:top w:val="none" w:sz="0" w:space="0" w:color="auto"/>
            <w:left w:val="none" w:sz="0" w:space="0" w:color="auto"/>
            <w:bottom w:val="none" w:sz="0" w:space="0" w:color="auto"/>
            <w:right w:val="none" w:sz="0" w:space="0" w:color="auto"/>
          </w:divBdr>
          <w:divsChild>
            <w:div w:id="1135608905">
              <w:marLeft w:val="0"/>
              <w:marRight w:val="0"/>
              <w:marTop w:val="0"/>
              <w:marBottom w:val="0"/>
              <w:divBdr>
                <w:top w:val="none" w:sz="0" w:space="0" w:color="auto"/>
                <w:left w:val="none" w:sz="0" w:space="0" w:color="auto"/>
                <w:bottom w:val="none" w:sz="0" w:space="0" w:color="auto"/>
                <w:right w:val="none" w:sz="0" w:space="0" w:color="auto"/>
              </w:divBdr>
              <w:divsChild>
                <w:div w:id="73061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600064">
      <w:bodyDiv w:val="1"/>
      <w:marLeft w:val="0"/>
      <w:marRight w:val="0"/>
      <w:marTop w:val="0"/>
      <w:marBottom w:val="0"/>
      <w:divBdr>
        <w:top w:val="none" w:sz="0" w:space="0" w:color="auto"/>
        <w:left w:val="none" w:sz="0" w:space="0" w:color="auto"/>
        <w:bottom w:val="none" w:sz="0" w:space="0" w:color="auto"/>
        <w:right w:val="none" w:sz="0" w:space="0" w:color="auto"/>
      </w:divBdr>
      <w:divsChild>
        <w:div w:id="2072193046">
          <w:marLeft w:val="0"/>
          <w:marRight w:val="0"/>
          <w:marTop w:val="0"/>
          <w:marBottom w:val="0"/>
          <w:divBdr>
            <w:top w:val="none" w:sz="0" w:space="0" w:color="auto"/>
            <w:left w:val="none" w:sz="0" w:space="0" w:color="auto"/>
            <w:bottom w:val="none" w:sz="0" w:space="0" w:color="auto"/>
            <w:right w:val="none" w:sz="0" w:space="0" w:color="auto"/>
          </w:divBdr>
          <w:divsChild>
            <w:div w:id="574972358">
              <w:marLeft w:val="0"/>
              <w:marRight w:val="0"/>
              <w:marTop w:val="0"/>
              <w:marBottom w:val="0"/>
              <w:divBdr>
                <w:top w:val="none" w:sz="0" w:space="0" w:color="auto"/>
                <w:left w:val="none" w:sz="0" w:space="0" w:color="auto"/>
                <w:bottom w:val="none" w:sz="0" w:space="0" w:color="auto"/>
                <w:right w:val="none" w:sz="0" w:space="0" w:color="auto"/>
              </w:divBdr>
              <w:divsChild>
                <w:div w:id="87870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412421">
      <w:bodyDiv w:val="1"/>
      <w:marLeft w:val="0"/>
      <w:marRight w:val="0"/>
      <w:marTop w:val="0"/>
      <w:marBottom w:val="0"/>
      <w:divBdr>
        <w:top w:val="none" w:sz="0" w:space="0" w:color="auto"/>
        <w:left w:val="none" w:sz="0" w:space="0" w:color="auto"/>
        <w:bottom w:val="none" w:sz="0" w:space="0" w:color="auto"/>
        <w:right w:val="none" w:sz="0" w:space="0" w:color="auto"/>
      </w:divBdr>
      <w:divsChild>
        <w:div w:id="1634947577">
          <w:marLeft w:val="0"/>
          <w:marRight w:val="0"/>
          <w:marTop w:val="0"/>
          <w:marBottom w:val="0"/>
          <w:divBdr>
            <w:top w:val="none" w:sz="0" w:space="0" w:color="auto"/>
            <w:left w:val="none" w:sz="0" w:space="0" w:color="auto"/>
            <w:bottom w:val="none" w:sz="0" w:space="0" w:color="auto"/>
            <w:right w:val="none" w:sz="0" w:space="0" w:color="auto"/>
          </w:divBdr>
          <w:divsChild>
            <w:div w:id="1836140591">
              <w:marLeft w:val="0"/>
              <w:marRight w:val="0"/>
              <w:marTop w:val="0"/>
              <w:marBottom w:val="0"/>
              <w:divBdr>
                <w:top w:val="none" w:sz="0" w:space="0" w:color="auto"/>
                <w:left w:val="none" w:sz="0" w:space="0" w:color="auto"/>
                <w:bottom w:val="none" w:sz="0" w:space="0" w:color="auto"/>
                <w:right w:val="none" w:sz="0" w:space="0" w:color="auto"/>
              </w:divBdr>
              <w:divsChild>
                <w:div w:id="132346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261912">
      <w:bodyDiv w:val="1"/>
      <w:marLeft w:val="0"/>
      <w:marRight w:val="0"/>
      <w:marTop w:val="0"/>
      <w:marBottom w:val="0"/>
      <w:divBdr>
        <w:top w:val="none" w:sz="0" w:space="0" w:color="auto"/>
        <w:left w:val="none" w:sz="0" w:space="0" w:color="auto"/>
        <w:bottom w:val="none" w:sz="0" w:space="0" w:color="auto"/>
        <w:right w:val="none" w:sz="0" w:space="0" w:color="auto"/>
      </w:divBdr>
      <w:divsChild>
        <w:div w:id="1555235740">
          <w:marLeft w:val="0"/>
          <w:marRight w:val="0"/>
          <w:marTop w:val="0"/>
          <w:marBottom w:val="0"/>
          <w:divBdr>
            <w:top w:val="none" w:sz="0" w:space="0" w:color="auto"/>
            <w:left w:val="none" w:sz="0" w:space="0" w:color="auto"/>
            <w:bottom w:val="none" w:sz="0" w:space="0" w:color="auto"/>
            <w:right w:val="none" w:sz="0" w:space="0" w:color="auto"/>
          </w:divBdr>
          <w:divsChild>
            <w:div w:id="1902130075">
              <w:marLeft w:val="0"/>
              <w:marRight w:val="0"/>
              <w:marTop w:val="0"/>
              <w:marBottom w:val="0"/>
              <w:divBdr>
                <w:top w:val="none" w:sz="0" w:space="0" w:color="auto"/>
                <w:left w:val="none" w:sz="0" w:space="0" w:color="auto"/>
                <w:bottom w:val="none" w:sz="0" w:space="0" w:color="auto"/>
                <w:right w:val="none" w:sz="0" w:space="0" w:color="auto"/>
              </w:divBdr>
              <w:divsChild>
                <w:div w:id="29406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607091">
      <w:bodyDiv w:val="1"/>
      <w:marLeft w:val="0"/>
      <w:marRight w:val="0"/>
      <w:marTop w:val="0"/>
      <w:marBottom w:val="0"/>
      <w:divBdr>
        <w:top w:val="none" w:sz="0" w:space="0" w:color="auto"/>
        <w:left w:val="none" w:sz="0" w:space="0" w:color="auto"/>
        <w:bottom w:val="none" w:sz="0" w:space="0" w:color="auto"/>
        <w:right w:val="none" w:sz="0" w:space="0" w:color="auto"/>
      </w:divBdr>
      <w:divsChild>
        <w:div w:id="1208106952">
          <w:marLeft w:val="0"/>
          <w:marRight w:val="0"/>
          <w:marTop w:val="0"/>
          <w:marBottom w:val="0"/>
          <w:divBdr>
            <w:top w:val="none" w:sz="0" w:space="0" w:color="auto"/>
            <w:left w:val="none" w:sz="0" w:space="0" w:color="auto"/>
            <w:bottom w:val="none" w:sz="0" w:space="0" w:color="auto"/>
            <w:right w:val="none" w:sz="0" w:space="0" w:color="auto"/>
          </w:divBdr>
          <w:divsChild>
            <w:div w:id="585306625">
              <w:marLeft w:val="0"/>
              <w:marRight w:val="0"/>
              <w:marTop w:val="0"/>
              <w:marBottom w:val="0"/>
              <w:divBdr>
                <w:top w:val="none" w:sz="0" w:space="0" w:color="auto"/>
                <w:left w:val="none" w:sz="0" w:space="0" w:color="auto"/>
                <w:bottom w:val="none" w:sz="0" w:space="0" w:color="auto"/>
                <w:right w:val="none" w:sz="0" w:space="0" w:color="auto"/>
              </w:divBdr>
              <w:divsChild>
                <w:div w:id="96962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303002">
      <w:bodyDiv w:val="1"/>
      <w:marLeft w:val="0"/>
      <w:marRight w:val="0"/>
      <w:marTop w:val="0"/>
      <w:marBottom w:val="0"/>
      <w:divBdr>
        <w:top w:val="none" w:sz="0" w:space="0" w:color="auto"/>
        <w:left w:val="none" w:sz="0" w:space="0" w:color="auto"/>
        <w:bottom w:val="none" w:sz="0" w:space="0" w:color="auto"/>
        <w:right w:val="none" w:sz="0" w:space="0" w:color="auto"/>
      </w:divBdr>
      <w:divsChild>
        <w:div w:id="402601333">
          <w:marLeft w:val="0"/>
          <w:marRight w:val="0"/>
          <w:marTop w:val="0"/>
          <w:marBottom w:val="0"/>
          <w:divBdr>
            <w:top w:val="none" w:sz="0" w:space="0" w:color="auto"/>
            <w:left w:val="none" w:sz="0" w:space="0" w:color="auto"/>
            <w:bottom w:val="none" w:sz="0" w:space="0" w:color="auto"/>
            <w:right w:val="none" w:sz="0" w:space="0" w:color="auto"/>
          </w:divBdr>
          <w:divsChild>
            <w:div w:id="1960792063">
              <w:marLeft w:val="0"/>
              <w:marRight w:val="0"/>
              <w:marTop w:val="0"/>
              <w:marBottom w:val="0"/>
              <w:divBdr>
                <w:top w:val="none" w:sz="0" w:space="0" w:color="auto"/>
                <w:left w:val="none" w:sz="0" w:space="0" w:color="auto"/>
                <w:bottom w:val="none" w:sz="0" w:space="0" w:color="auto"/>
                <w:right w:val="none" w:sz="0" w:space="0" w:color="auto"/>
              </w:divBdr>
              <w:divsChild>
                <w:div w:id="142063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953479">
      <w:bodyDiv w:val="1"/>
      <w:marLeft w:val="0"/>
      <w:marRight w:val="0"/>
      <w:marTop w:val="0"/>
      <w:marBottom w:val="0"/>
      <w:divBdr>
        <w:top w:val="none" w:sz="0" w:space="0" w:color="auto"/>
        <w:left w:val="none" w:sz="0" w:space="0" w:color="auto"/>
        <w:bottom w:val="none" w:sz="0" w:space="0" w:color="auto"/>
        <w:right w:val="none" w:sz="0" w:space="0" w:color="auto"/>
      </w:divBdr>
      <w:divsChild>
        <w:div w:id="193812939">
          <w:marLeft w:val="0"/>
          <w:marRight w:val="0"/>
          <w:marTop w:val="0"/>
          <w:marBottom w:val="0"/>
          <w:divBdr>
            <w:top w:val="none" w:sz="0" w:space="0" w:color="auto"/>
            <w:left w:val="none" w:sz="0" w:space="0" w:color="auto"/>
            <w:bottom w:val="none" w:sz="0" w:space="0" w:color="auto"/>
            <w:right w:val="none" w:sz="0" w:space="0" w:color="auto"/>
          </w:divBdr>
          <w:divsChild>
            <w:div w:id="1568418349">
              <w:marLeft w:val="0"/>
              <w:marRight w:val="0"/>
              <w:marTop w:val="0"/>
              <w:marBottom w:val="0"/>
              <w:divBdr>
                <w:top w:val="none" w:sz="0" w:space="0" w:color="auto"/>
                <w:left w:val="none" w:sz="0" w:space="0" w:color="auto"/>
                <w:bottom w:val="none" w:sz="0" w:space="0" w:color="auto"/>
                <w:right w:val="none" w:sz="0" w:space="0" w:color="auto"/>
              </w:divBdr>
              <w:divsChild>
                <w:div w:id="509761314">
                  <w:marLeft w:val="0"/>
                  <w:marRight w:val="0"/>
                  <w:marTop w:val="0"/>
                  <w:marBottom w:val="0"/>
                  <w:divBdr>
                    <w:top w:val="none" w:sz="0" w:space="0" w:color="auto"/>
                    <w:left w:val="none" w:sz="0" w:space="0" w:color="auto"/>
                    <w:bottom w:val="none" w:sz="0" w:space="0" w:color="auto"/>
                    <w:right w:val="none" w:sz="0" w:space="0" w:color="auto"/>
                  </w:divBdr>
                  <w:divsChild>
                    <w:div w:id="1589076833">
                      <w:marLeft w:val="0"/>
                      <w:marRight w:val="0"/>
                      <w:marTop w:val="0"/>
                      <w:marBottom w:val="0"/>
                      <w:divBdr>
                        <w:top w:val="none" w:sz="0" w:space="0" w:color="auto"/>
                        <w:left w:val="none" w:sz="0" w:space="0" w:color="auto"/>
                        <w:bottom w:val="none" w:sz="0" w:space="0" w:color="auto"/>
                        <w:right w:val="none" w:sz="0" w:space="0" w:color="auto"/>
                      </w:divBdr>
                      <w:divsChild>
                        <w:div w:id="54403093">
                          <w:marLeft w:val="0"/>
                          <w:marRight w:val="0"/>
                          <w:marTop w:val="0"/>
                          <w:marBottom w:val="0"/>
                          <w:divBdr>
                            <w:top w:val="none" w:sz="0" w:space="0" w:color="auto"/>
                            <w:left w:val="none" w:sz="0" w:space="0" w:color="auto"/>
                            <w:bottom w:val="none" w:sz="0" w:space="0" w:color="auto"/>
                            <w:right w:val="none" w:sz="0" w:space="0" w:color="auto"/>
                          </w:divBdr>
                          <w:divsChild>
                            <w:div w:id="245112334">
                              <w:marLeft w:val="0"/>
                              <w:marRight w:val="0"/>
                              <w:marTop w:val="0"/>
                              <w:marBottom w:val="0"/>
                              <w:divBdr>
                                <w:top w:val="none" w:sz="0" w:space="0" w:color="auto"/>
                                <w:left w:val="none" w:sz="0" w:space="0" w:color="auto"/>
                                <w:bottom w:val="none" w:sz="0" w:space="0" w:color="auto"/>
                                <w:right w:val="none" w:sz="0" w:space="0" w:color="auto"/>
                              </w:divBdr>
                              <w:divsChild>
                                <w:div w:id="373165494">
                                  <w:marLeft w:val="0"/>
                                  <w:marRight w:val="0"/>
                                  <w:marTop w:val="0"/>
                                  <w:marBottom w:val="0"/>
                                  <w:divBdr>
                                    <w:top w:val="none" w:sz="0" w:space="0" w:color="auto"/>
                                    <w:left w:val="none" w:sz="0" w:space="0" w:color="auto"/>
                                    <w:bottom w:val="none" w:sz="0" w:space="0" w:color="auto"/>
                                    <w:right w:val="none" w:sz="0" w:space="0" w:color="auto"/>
                                  </w:divBdr>
                                  <w:divsChild>
                                    <w:div w:id="1213808041">
                                      <w:marLeft w:val="0"/>
                                      <w:marRight w:val="0"/>
                                      <w:marTop w:val="75"/>
                                      <w:marBottom w:val="75"/>
                                      <w:divBdr>
                                        <w:top w:val="none" w:sz="0" w:space="0" w:color="auto"/>
                                        <w:left w:val="none" w:sz="0" w:space="0" w:color="auto"/>
                                        <w:bottom w:val="none" w:sz="0" w:space="0" w:color="auto"/>
                                        <w:right w:val="none" w:sz="0" w:space="0" w:color="auto"/>
                                      </w:divBdr>
                                      <w:divsChild>
                                        <w:div w:id="1416785880">
                                          <w:marLeft w:val="0"/>
                                          <w:marRight w:val="0"/>
                                          <w:marTop w:val="0"/>
                                          <w:marBottom w:val="0"/>
                                          <w:divBdr>
                                            <w:top w:val="none" w:sz="0" w:space="0" w:color="auto"/>
                                            <w:left w:val="none" w:sz="0" w:space="0" w:color="auto"/>
                                            <w:bottom w:val="none" w:sz="0" w:space="0" w:color="auto"/>
                                            <w:right w:val="none" w:sz="0" w:space="0" w:color="auto"/>
                                          </w:divBdr>
                                          <w:divsChild>
                                            <w:div w:id="1204320490">
                                              <w:marLeft w:val="0"/>
                                              <w:marRight w:val="0"/>
                                              <w:marTop w:val="0"/>
                                              <w:marBottom w:val="0"/>
                                              <w:divBdr>
                                                <w:top w:val="none" w:sz="0" w:space="0" w:color="auto"/>
                                                <w:left w:val="none" w:sz="0" w:space="0" w:color="auto"/>
                                                <w:bottom w:val="none" w:sz="0" w:space="0" w:color="auto"/>
                                                <w:right w:val="none" w:sz="0" w:space="0" w:color="auto"/>
                                              </w:divBdr>
                                              <w:divsChild>
                                                <w:div w:id="1068721378">
                                                  <w:marLeft w:val="0"/>
                                                  <w:marRight w:val="0"/>
                                                  <w:marTop w:val="0"/>
                                                  <w:marBottom w:val="0"/>
                                                  <w:divBdr>
                                                    <w:top w:val="none" w:sz="0" w:space="0" w:color="auto"/>
                                                    <w:left w:val="none" w:sz="0" w:space="0" w:color="auto"/>
                                                    <w:bottom w:val="none" w:sz="0" w:space="0" w:color="auto"/>
                                                    <w:right w:val="none" w:sz="0" w:space="0" w:color="auto"/>
                                                  </w:divBdr>
                                                  <w:divsChild>
                                                    <w:div w:id="167599399">
                                                      <w:marLeft w:val="0"/>
                                                      <w:marRight w:val="0"/>
                                                      <w:marTop w:val="0"/>
                                                      <w:marBottom w:val="0"/>
                                                      <w:divBdr>
                                                        <w:top w:val="none" w:sz="0" w:space="0" w:color="auto"/>
                                                        <w:left w:val="none" w:sz="0" w:space="0" w:color="auto"/>
                                                        <w:bottom w:val="none" w:sz="0" w:space="0" w:color="auto"/>
                                                        <w:right w:val="none" w:sz="0" w:space="0" w:color="auto"/>
                                                      </w:divBdr>
                                                      <w:divsChild>
                                                        <w:div w:id="31491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6102458">
      <w:bodyDiv w:val="1"/>
      <w:marLeft w:val="0"/>
      <w:marRight w:val="0"/>
      <w:marTop w:val="0"/>
      <w:marBottom w:val="0"/>
      <w:divBdr>
        <w:top w:val="none" w:sz="0" w:space="0" w:color="auto"/>
        <w:left w:val="none" w:sz="0" w:space="0" w:color="auto"/>
        <w:bottom w:val="none" w:sz="0" w:space="0" w:color="auto"/>
        <w:right w:val="none" w:sz="0" w:space="0" w:color="auto"/>
      </w:divBdr>
    </w:div>
    <w:div w:id="2119715113">
      <w:bodyDiv w:val="1"/>
      <w:marLeft w:val="0"/>
      <w:marRight w:val="0"/>
      <w:marTop w:val="0"/>
      <w:marBottom w:val="0"/>
      <w:divBdr>
        <w:top w:val="none" w:sz="0" w:space="0" w:color="auto"/>
        <w:left w:val="none" w:sz="0" w:space="0" w:color="auto"/>
        <w:bottom w:val="none" w:sz="0" w:space="0" w:color="auto"/>
        <w:right w:val="none" w:sz="0" w:space="0" w:color="auto"/>
      </w:divBdr>
      <w:divsChild>
        <w:div w:id="1676498022">
          <w:marLeft w:val="0"/>
          <w:marRight w:val="0"/>
          <w:marTop w:val="0"/>
          <w:marBottom w:val="0"/>
          <w:divBdr>
            <w:top w:val="none" w:sz="0" w:space="0" w:color="auto"/>
            <w:left w:val="none" w:sz="0" w:space="0" w:color="auto"/>
            <w:bottom w:val="none" w:sz="0" w:space="0" w:color="auto"/>
            <w:right w:val="none" w:sz="0" w:space="0" w:color="auto"/>
          </w:divBdr>
          <w:divsChild>
            <w:div w:id="461773391">
              <w:marLeft w:val="0"/>
              <w:marRight w:val="0"/>
              <w:marTop w:val="0"/>
              <w:marBottom w:val="0"/>
              <w:divBdr>
                <w:top w:val="none" w:sz="0" w:space="0" w:color="auto"/>
                <w:left w:val="none" w:sz="0" w:space="0" w:color="auto"/>
                <w:bottom w:val="none" w:sz="0" w:space="0" w:color="auto"/>
                <w:right w:val="none" w:sz="0" w:space="0" w:color="auto"/>
              </w:divBdr>
              <w:divsChild>
                <w:div w:id="588972193">
                  <w:marLeft w:val="0"/>
                  <w:marRight w:val="0"/>
                  <w:marTop w:val="0"/>
                  <w:marBottom w:val="0"/>
                  <w:divBdr>
                    <w:top w:val="none" w:sz="0" w:space="0" w:color="auto"/>
                    <w:left w:val="none" w:sz="0" w:space="0" w:color="auto"/>
                    <w:bottom w:val="none" w:sz="0" w:space="0" w:color="auto"/>
                    <w:right w:val="none" w:sz="0" w:space="0" w:color="auto"/>
                  </w:divBdr>
                  <w:divsChild>
                    <w:div w:id="2016571657">
                      <w:marLeft w:val="0"/>
                      <w:marRight w:val="0"/>
                      <w:marTop w:val="0"/>
                      <w:marBottom w:val="0"/>
                      <w:divBdr>
                        <w:top w:val="none" w:sz="0" w:space="0" w:color="auto"/>
                        <w:left w:val="none" w:sz="0" w:space="0" w:color="auto"/>
                        <w:bottom w:val="none" w:sz="0" w:space="0" w:color="auto"/>
                        <w:right w:val="none" w:sz="0" w:space="0" w:color="auto"/>
                      </w:divBdr>
                      <w:divsChild>
                        <w:div w:id="1929926145">
                          <w:marLeft w:val="0"/>
                          <w:marRight w:val="0"/>
                          <w:marTop w:val="0"/>
                          <w:marBottom w:val="0"/>
                          <w:divBdr>
                            <w:top w:val="none" w:sz="0" w:space="0" w:color="auto"/>
                            <w:left w:val="none" w:sz="0" w:space="0" w:color="auto"/>
                            <w:bottom w:val="none" w:sz="0" w:space="0" w:color="auto"/>
                            <w:right w:val="none" w:sz="0" w:space="0" w:color="auto"/>
                          </w:divBdr>
                          <w:divsChild>
                            <w:div w:id="1640380733">
                              <w:marLeft w:val="0"/>
                              <w:marRight w:val="0"/>
                              <w:marTop w:val="0"/>
                              <w:marBottom w:val="0"/>
                              <w:divBdr>
                                <w:top w:val="none" w:sz="0" w:space="0" w:color="auto"/>
                                <w:left w:val="none" w:sz="0" w:space="0" w:color="auto"/>
                                <w:bottom w:val="none" w:sz="0" w:space="0" w:color="auto"/>
                                <w:right w:val="none" w:sz="0" w:space="0" w:color="auto"/>
                              </w:divBdr>
                              <w:divsChild>
                                <w:div w:id="1550722583">
                                  <w:marLeft w:val="0"/>
                                  <w:marRight w:val="0"/>
                                  <w:marTop w:val="0"/>
                                  <w:marBottom w:val="0"/>
                                  <w:divBdr>
                                    <w:top w:val="none" w:sz="0" w:space="0" w:color="auto"/>
                                    <w:left w:val="none" w:sz="0" w:space="0" w:color="auto"/>
                                    <w:bottom w:val="none" w:sz="0" w:space="0" w:color="auto"/>
                                    <w:right w:val="none" w:sz="0" w:space="0" w:color="auto"/>
                                  </w:divBdr>
                                  <w:divsChild>
                                    <w:div w:id="279337472">
                                      <w:marLeft w:val="0"/>
                                      <w:marRight w:val="0"/>
                                      <w:marTop w:val="75"/>
                                      <w:marBottom w:val="75"/>
                                      <w:divBdr>
                                        <w:top w:val="none" w:sz="0" w:space="0" w:color="auto"/>
                                        <w:left w:val="none" w:sz="0" w:space="0" w:color="auto"/>
                                        <w:bottom w:val="none" w:sz="0" w:space="0" w:color="auto"/>
                                        <w:right w:val="none" w:sz="0" w:space="0" w:color="auto"/>
                                      </w:divBdr>
                                      <w:divsChild>
                                        <w:div w:id="1280989704">
                                          <w:marLeft w:val="0"/>
                                          <w:marRight w:val="0"/>
                                          <w:marTop w:val="0"/>
                                          <w:marBottom w:val="0"/>
                                          <w:divBdr>
                                            <w:top w:val="none" w:sz="0" w:space="0" w:color="auto"/>
                                            <w:left w:val="none" w:sz="0" w:space="0" w:color="auto"/>
                                            <w:bottom w:val="none" w:sz="0" w:space="0" w:color="auto"/>
                                            <w:right w:val="none" w:sz="0" w:space="0" w:color="auto"/>
                                          </w:divBdr>
                                          <w:divsChild>
                                            <w:div w:id="1883209078">
                                              <w:marLeft w:val="0"/>
                                              <w:marRight w:val="0"/>
                                              <w:marTop w:val="0"/>
                                              <w:marBottom w:val="0"/>
                                              <w:divBdr>
                                                <w:top w:val="none" w:sz="0" w:space="0" w:color="auto"/>
                                                <w:left w:val="none" w:sz="0" w:space="0" w:color="auto"/>
                                                <w:bottom w:val="none" w:sz="0" w:space="0" w:color="auto"/>
                                                <w:right w:val="none" w:sz="0" w:space="0" w:color="auto"/>
                                              </w:divBdr>
                                              <w:divsChild>
                                                <w:div w:id="1432815316">
                                                  <w:marLeft w:val="0"/>
                                                  <w:marRight w:val="0"/>
                                                  <w:marTop w:val="0"/>
                                                  <w:marBottom w:val="0"/>
                                                  <w:divBdr>
                                                    <w:top w:val="none" w:sz="0" w:space="0" w:color="auto"/>
                                                    <w:left w:val="none" w:sz="0" w:space="0" w:color="auto"/>
                                                    <w:bottom w:val="none" w:sz="0" w:space="0" w:color="auto"/>
                                                    <w:right w:val="none" w:sz="0" w:space="0" w:color="auto"/>
                                                  </w:divBdr>
                                                  <w:divsChild>
                                                    <w:div w:id="2092197700">
                                                      <w:marLeft w:val="0"/>
                                                      <w:marRight w:val="0"/>
                                                      <w:marTop w:val="0"/>
                                                      <w:marBottom w:val="0"/>
                                                      <w:divBdr>
                                                        <w:top w:val="none" w:sz="0" w:space="0" w:color="auto"/>
                                                        <w:left w:val="none" w:sz="0" w:space="0" w:color="auto"/>
                                                        <w:bottom w:val="none" w:sz="0" w:space="0" w:color="auto"/>
                                                        <w:right w:val="none" w:sz="0" w:space="0" w:color="auto"/>
                                                      </w:divBdr>
                                                      <w:divsChild>
                                                        <w:div w:id="87172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footer" Target="footer1.xml"/><Relationship Id="rId17" Type="http://schemas.microsoft.com/office/2018/08/relationships/commentsExtensible" Target="commentsExtensible.xml"/><Relationship Id="rId25" Type="http://schemas.openxmlformats.org/officeDocument/2006/relationships/header" Target="header4.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header" Target="header1.xm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oleObject" Target="embeddings/oleObject1.bin"/><Relationship Id="rId32" Type="http://schemas.openxmlformats.org/officeDocument/2006/relationships/theme" Target="theme/theme1.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image" Target="media/image5.emf"/><Relationship Id="rId28"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image" Target="media/image4.png"/><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header" Target="header3.xml"/><Relationship Id="rId27" Type="http://schemas.openxmlformats.org/officeDocument/2006/relationships/image" Target="media/image6.emf"/><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03be5698-efe6-4568-89b2-a7e8ff0dfcc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 ma:contentTypeID="0x0101008E72ACD006BE3F4198AC28B6EA3D567C" ma:contentTypeVersion="12" ma:contentTypeDescription="Buat sebuah dokumen baru." ma:contentTypeScope="" ma:versionID="d6b30250adf04d44214526f7bf293e67">
  <xsd:schema xmlns:xsd="http://www.w3.org/2001/XMLSchema" xmlns:xs="http://www.w3.org/2001/XMLSchema" xmlns:p="http://schemas.microsoft.com/office/2006/metadata/properties" xmlns:ns3="03be5698-efe6-4568-89b2-a7e8ff0dfcc8" targetNamespace="http://schemas.microsoft.com/office/2006/metadata/properties" ma:root="true" ma:fieldsID="1441a6a112e3a0b22841b369b5c1463b" ns3:_="">
    <xsd:import namespace="03be5698-efe6-4568-89b2-a7e8ff0dfcc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be5698-efe6-4568-89b2-a7e8ff0dfcc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B15EA8-974A-4D9E-B9AA-F6EACCF09359}">
  <ds:schemaRefs>
    <ds:schemaRef ds:uri="http://schemas.microsoft.com/sharepoint/v3/contenttype/forms"/>
  </ds:schemaRefs>
</ds:datastoreItem>
</file>

<file path=customXml/itemProps2.xml><?xml version="1.0" encoding="utf-8"?>
<ds:datastoreItem xmlns:ds="http://schemas.openxmlformats.org/officeDocument/2006/customXml" ds:itemID="{8C4F2A43-5D7C-45B8-A2FD-857102C199A3}">
  <ds:schemaRefs>
    <ds:schemaRef ds:uri="http://schemas.microsoft.com/office/2006/metadata/properties"/>
    <ds:schemaRef ds:uri="http://schemas.microsoft.com/office/infopath/2007/PartnerControls"/>
    <ds:schemaRef ds:uri="03be5698-efe6-4568-89b2-a7e8ff0dfcc8"/>
  </ds:schemaRefs>
</ds:datastoreItem>
</file>

<file path=customXml/itemProps3.xml><?xml version="1.0" encoding="utf-8"?>
<ds:datastoreItem xmlns:ds="http://schemas.openxmlformats.org/officeDocument/2006/customXml" ds:itemID="{AF578BBB-F2A2-4F3C-AACA-1B6FE66DD5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be5698-efe6-4568-89b2-a7e8ff0dfc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47685D-88A5-45A1-BB06-E3BBBA8155C0}">
  <ds:schemaRefs>
    <ds:schemaRef ds:uri="http://schemas.openxmlformats.org/officeDocument/2006/bibliography"/>
  </ds:schemaRefs>
</ds:datastoreItem>
</file>

<file path=docMetadata/LabelInfo.xml><?xml version="1.0" encoding="utf-8"?>
<clbl:labelList xmlns:clbl="http://schemas.microsoft.com/office/2020/mipLabelMetadata">
  <clbl:label id="{2fb5f0b8-f795-441b-bd2b-c27248706cb4}" enabled="0" method="" siteId="{2fb5f0b8-f795-441b-bd2b-c27248706cb4}"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60</Pages>
  <Words>18132</Words>
  <Characters>103357</Characters>
  <Application>Microsoft Office Word</Application>
  <DocSecurity>0</DocSecurity>
  <Lines>861</Lines>
  <Paragraphs>242</Paragraphs>
  <ScaleCrop>false</ScaleCrop>
  <HeadingPairs>
    <vt:vector size="2" baseType="variant">
      <vt:variant>
        <vt:lpstr>Title</vt:lpstr>
      </vt:variant>
      <vt:variant>
        <vt:i4>1</vt:i4>
      </vt:variant>
    </vt:vector>
  </HeadingPairs>
  <TitlesOfParts>
    <vt:vector size="1" baseType="lpstr">
      <vt:lpstr>COPI Integrated Planning Philosophy</vt:lpstr>
    </vt:vector>
  </TitlesOfParts>
  <Company>ConocoPhillips Indonesia</Company>
  <LinksUpToDate>false</LinksUpToDate>
  <CharactersWithSpaces>121247</CharactersWithSpaces>
  <SharedDoc>false</SharedDoc>
  <HLinks>
    <vt:vector size="216" baseType="variant">
      <vt:variant>
        <vt:i4>1507379</vt:i4>
      </vt:variant>
      <vt:variant>
        <vt:i4>221</vt:i4>
      </vt:variant>
      <vt:variant>
        <vt:i4>0</vt:i4>
      </vt:variant>
      <vt:variant>
        <vt:i4>5</vt:i4>
      </vt:variant>
      <vt:variant>
        <vt:lpwstr/>
      </vt:variant>
      <vt:variant>
        <vt:lpwstr>_Toc372464479</vt:lpwstr>
      </vt:variant>
      <vt:variant>
        <vt:i4>1507379</vt:i4>
      </vt:variant>
      <vt:variant>
        <vt:i4>215</vt:i4>
      </vt:variant>
      <vt:variant>
        <vt:i4>0</vt:i4>
      </vt:variant>
      <vt:variant>
        <vt:i4>5</vt:i4>
      </vt:variant>
      <vt:variant>
        <vt:lpwstr/>
      </vt:variant>
      <vt:variant>
        <vt:lpwstr>_Toc372464478</vt:lpwstr>
      </vt:variant>
      <vt:variant>
        <vt:i4>1507379</vt:i4>
      </vt:variant>
      <vt:variant>
        <vt:i4>209</vt:i4>
      </vt:variant>
      <vt:variant>
        <vt:i4>0</vt:i4>
      </vt:variant>
      <vt:variant>
        <vt:i4>5</vt:i4>
      </vt:variant>
      <vt:variant>
        <vt:lpwstr/>
      </vt:variant>
      <vt:variant>
        <vt:lpwstr>_Toc372464477</vt:lpwstr>
      </vt:variant>
      <vt:variant>
        <vt:i4>1507379</vt:i4>
      </vt:variant>
      <vt:variant>
        <vt:i4>203</vt:i4>
      </vt:variant>
      <vt:variant>
        <vt:i4>0</vt:i4>
      </vt:variant>
      <vt:variant>
        <vt:i4>5</vt:i4>
      </vt:variant>
      <vt:variant>
        <vt:lpwstr/>
      </vt:variant>
      <vt:variant>
        <vt:lpwstr>_Toc372464476</vt:lpwstr>
      </vt:variant>
      <vt:variant>
        <vt:i4>1507379</vt:i4>
      </vt:variant>
      <vt:variant>
        <vt:i4>197</vt:i4>
      </vt:variant>
      <vt:variant>
        <vt:i4>0</vt:i4>
      </vt:variant>
      <vt:variant>
        <vt:i4>5</vt:i4>
      </vt:variant>
      <vt:variant>
        <vt:lpwstr/>
      </vt:variant>
      <vt:variant>
        <vt:lpwstr>_Toc372464475</vt:lpwstr>
      </vt:variant>
      <vt:variant>
        <vt:i4>1507379</vt:i4>
      </vt:variant>
      <vt:variant>
        <vt:i4>191</vt:i4>
      </vt:variant>
      <vt:variant>
        <vt:i4>0</vt:i4>
      </vt:variant>
      <vt:variant>
        <vt:i4>5</vt:i4>
      </vt:variant>
      <vt:variant>
        <vt:lpwstr/>
      </vt:variant>
      <vt:variant>
        <vt:lpwstr>_Toc372464474</vt:lpwstr>
      </vt:variant>
      <vt:variant>
        <vt:i4>1507379</vt:i4>
      </vt:variant>
      <vt:variant>
        <vt:i4>185</vt:i4>
      </vt:variant>
      <vt:variant>
        <vt:i4>0</vt:i4>
      </vt:variant>
      <vt:variant>
        <vt:i4>5</vt:i4>
      </vt:variant>
      <vt:variant>
        <vt:lpwstr/>
      </vt:variant>
      <vt:variant>
        <vt:lpwstr>_Toc372464473</vt:lpwstr>
      </vt:variant>
      <vt:variant>
        <vt:i4>1507379</vt:i4>
      </vt:variant>
      <vt:variant>
        <vt:i4>179</vt:i4>
      </vt:variant>
      <vt:variant>
        <vt:i4>0</vt:i4>
      </vt:variant>
      <vt:variant>
        <vt:i4>5</vt:i4>
      </vt:variant>
      <vt:variant>
        <vt:lpwstr/>
      </vt:variant>
      <vt:variant>
        <vt:lpwstr>_Toc372464472</vt:lpwstr>
      </vt:variant>
      <vt:variant>
        <vt:i4>1507379</vt:i4>
      </vt:variant>
      <vt:variant>
        <vt:i4>173</vt:i4>
      </vt:variant>
      <vt:variant>
        <vt:i4>0</vt:i4>
      </vt:variant>
      <vt:variant>
        <vt:i4>5</vt:i4>
      </vt:variant>
      <vt:variant>
        <vt:lpwstr/>
      </vt:variant>
      <vt:variant>
        <vt:lpwstr>_Toc372464471</vt:lpwstr>
      </vt:variant>
      <vt:variant>
        <vt:i4>1507379</vt:i4>
      </vt:variant>
      <vt:variant>
        <vt:i4>167</vt:i4>
      </vt:variant>
      <vt:variant>
        <vt:i4>0</vt:i4>
      </vt:variant>
      <vt:variant>
        <vt:i4>5</vt:i4>
      </vt:variant>
      <vt:variant>
        <vt:lpwstr/>
      </vt:variant>
      <vt:variant>
        <vt:lpwstr>_Toc372464470</vt:lpwstr>
      </vt:variant>
      <vt:variant>
        <vt:i4>1441843</vt:i4>
      </vt:variant>
      <vt:variant>
        <vt:i4>161</vt:i4>
      </vt:variant>
      <vt:variant>
        <vt:i4>0</vt:i4>
      </vt:variant>
      <vt:variant>
        <vt:i4>5</vt:i4>
      </vt:variant>
      <vt:variant>
        <vt:lpwstr/>
      </vt:variant>
      <vt:variant>
        <vt:lpwstr>_Toc372464469</vt:lpwstr>
      </vt:variant>
      <vt:variant>
        <vt:i4>1441843</vt:i4>
      </vt:variant>
      <vt:variant>
        <vt:i4>155</vt:i4>
      </vt:variant>
      <vt:variant>
        <vt:i4>0</vt:i4>
      </vt:variant>
      <vt:variant>
        <vt:i4>5</vt:i4>
      </vt:variant>
      <vt:variant>
        <vt:lpwstr/>
      </vt:variant>
      <vt:variant>
        <vt:lpwstr>_Toc372464468</vt:lpwstr>
      </vt:variant>
      <vt:variant>
        <vt:i4>1441843</vt:i4>
      </vt:variant>
      <vt:variant>
        <vt:i4>149</vt:i4>
      </vt:variant>
      <vt:variant>
        <vt:i4>0</vt:i4>
      </vt:variant>
      <vt:variant>
        <vt:i4>5</vt:i4>
      </vt:variant>
      <vt:variant>
        <vt:lpwstr/>
      </vt:variant>
      <vt:variant>
        <vt:lpwstr>_Toc372464467</vt:lpwstr>
      </vt:variant>
      <vt:variant>
        <vt:i4>1441843</vt:i4>
      </vt:variant>
      <vt:variant>
        <vt:i4>143</vt:i4>
      </vt:variant>
      <vt:variant>
        <vt:i4>0</vt:i4>
      </vt:variant>
      <vt:variant>
        <vt:i4>5</vt:i4>
      </vt:variant>
      <vt:variant>
        <vt:lpwstr/>
      </vt:variant>
      <vt:variant>
        <vt:lpwstr>_Toc372464466</vt:lpwstr>
      </vt:variant>
      <vt:variant>
        <vt:i4>1441843</vt:i4>
      </vt:variant>
      <vt:variant>
        <vt:i4>137</vt:i4>
      </vt:variant>
      <vt:variant>
        <vt:i4>0</vt:i4>
      </vt:variant>
      <vt:variant>
        <vt:i4>5</vt:i4>
      </vt:variant>
      <vt:variant>
        <vt:lpwstr/>
      </vt:variant>
      <vt:variant>
        <vt:lpwstr>_Toc372464465</vt:lpwstr>
      </vt:variant>
      <vt:variant>
        <vt:i4>1441843</vt:i4>
      </vt:variant>
      <vt:variant>
        <vt:i4>131</vt:i4>
      </vt:variant>
      <vt:variant>
        <vt:i4>0</vt:i4>
      </vt:variant>
      <vt:variant>
        <vt:i4>5</vt:i4>
      </vt:variant>
      <vt:variant>
        <vt:lpwstr/>
      </vt:variant>
      <vt:variant>
        <vt:lpwstr>_Toc372464464</vt:lpwstr>
      </vt:variant>
      <vt:variant>
        <vt:i4>1441843</vt:i4>
      </vt:variant>
      <vt:variant>
        <vt:i4>125</vt:i4>
      </vt:variant>
      <vt:variant>
        <vt:i4>0</vt:i4>
      </vt:variant>
      <vt:variant>
        <vt:i4>5</vt:i4>
      </vt:variant>
      <vt:variant>
        <vt:lpwstr/>
      </vt:variant>
      <vt:variant>
        <vt:lpwstr>_Toc372464463</vt:lpwstr>
      </vt:variant>
      <vt:variant>
        <vt:i4>1441843</vt:i4>
      </vt:variant>
      <vt:variant>
        <vt:i4>119</vt:i4>
      </vt:variant>
      <vt:variant>
        <vt:i4>0</vt:i4>
      </vt:variant>
      <vt:variant>
        <vt:i4>5</vt:i4>
      </vt:variant>
      <vt:variant>
        <vt:lpwstr/>
      </vt:variant>
      <vt:variant>
        <vt:lpwstr>_Toc372464462</vt:lpwstr>
      </vt:variant>
      <vt:variant>
        <vt:i4>1441843</vt:i4>
      </vt:variant>
      <vt:variant>
        <vt:i4>113</vt:i4>
      </vt:variant>
      <vt:variant>
        <vt:i4>0</vt:i4>
      </vt:variant>
      <vt:variant>
        <vt:i4>5</vt:i4>
      </vt:variant>
      <vt:variant>
        <vt:lpwstr/>
      </vt:variant>
      <vt:variant>
        <vt:lpwstr>_Toc372464461</vt:lpwstr>
      </vt:variant>
      <vt:variant>
        <vt:i4>1441843</vt:i4>
      </vt:variant>
      <vt:variant>
        <vt:i4>107</vt:i4>
      </vt:variant>
      <vt:variant>
        <vt:i4>0</vt:i4>
      </vt:variant>
      <vt:variant>
        <vt:i4>5</vt:i4>
      </vt:variant>
      <vt:variant>
        <vt:lpwstr/>
      </vt:variant>
      <vt:variant>
        <vt:lpwstr>_Toc372464460</vt:lpwstr>
      </vt:variant>
      <vt:variant>
        <vt:i4>1376307</vt:i4>
      </vt:variant>
      <vt:variant>
        <vt:i4>101</vt:i4>
      </vt:variant>
      <vt:variant>
        <vt:i4>0</vt:i4>
      </vt:variant>
      <vt:variant>
        <vt:i4>5</vt:i4>
      </vt:variant>
      <vt:variant>
        <vt:lpwstr/>
      </vt:variant>
      <vt:variant>
        <vt:lpwstr>_Toc372464459</vt:lpwstr>
      </vt:variant>
      <vt:variant>
        <vt:i4>1376307</vt:i4>
      </vt:variant>
      <vt:variant>
        <vt:i4>95</vt:i4>
      </vt:variant>
      <vt:variant>
        <vt:i4>0</vt:i4>
      </vt:variant>
      <vt:variant>
        <vt:i4>5</vt:i4>
      </vt:variant>
      <vt:variant>
        <vt:lpwstr/>
      </vt:variant>
      <vt:variant>
        <vt:lpwstr>_Toc372464458</vt:lpwstr>
      </vt:variant>
      <vt:variant>
        <vt:i4>1376307</vt:i4>
      </vt:variant>
      <vt:variant>
        <vt:i4>89</vt:i4>
      </vt:variant>
      <vt:variant>
        <vt:i4>0</vt:i4>
      </vt:variant>
      <vt:variant>
        <vt:i4>5</vt:i4>
      </vt:variant>
      <vt:variant>
        <vt:lpwstr/>
      </vt:variant>
      <vt:variant>
        <vt:lpwstr>_Toc372464457</vt:lpwstr>
      </vt:variant>
      <vt:variant>
        <vt:i4>1376307</vt:i4>
      </vt:variant>
      <vt:variant>
        <vt:i4>83</vt:i4>
      </vt:variant>
      <vt:variant>
        <vt:i4>0</vt:i4>
      </vt:variant>
      <vt:variant>
        <vt:i4>5</vt:i4>
      </vt:variant>
      <vt:variant>
        <vt:lpwstr/>
      </vt:variant>
      <vt:variant>
        <vt:lpwstr>_Toc372464456</vt:lpwstr>
      </vt:variant>
      <vt:variant>
        <vt:i4>1376307</vt:i4>
      </vt:variant>
      <vt:variant>
        <vt:i4>77</vt:i4>
      </vt:variant>
      <vt:variant>
        <vt:i4>0</vt:i4>
      </vt:variant>
      <vt:variant>
        <vt:i4>5</vt:i4>
      </vt:variant>
      <vt:variant>
        <vt:lpwstr/>
      </vt:variant>
      <vt:variant>
        <vt:lpwstr>_Toc372464455</vt:lpwstr>
      </vt:variant>
      <vt:variant>
        <vt:i4>1376307</vt:i4>
      </vt:variant>
      <vt:variant>
        <vt:i4>71</vt:i4>
      </vt:variant>
      <vt:variant>
        <vt:i4>0</vt:i4>
      </vt:variant>
      <vt:variant>
        <vt:i4>5</vt:i4>
      </vt:variant>
      <vt:variant>
        <vt:lpwstr/>
      </vt:variant>
      <vt:variant>
        <vt:lpwstr>_Toc372464454</vt:lpwstr>
      </vt:variant>
      <vt:variant>
        <vt:i4>1376307</vt:i4>
      </vt:variant>
      <vt:variant>
        <vt:i4>65</vt:i4>
      </vt:variant>
      <vt:variant>
        <vt:i4>0</vt:i4>
      </vt:variant>
      <vt:variant>
        <vt:i4>5</vt:i4>
      </vt:variant>
      <vt:variant>
        <vt:lpwstr/>
      </vt:variant>
      <vt:variant>
        <vt:lpwstr>_Toc372464453</vt:lpwstr>
      </vt:variant>
      <vt:variant>
        <vt:i4>1376307</vt:i4>
      </vt:variant>
      <vt:variant>
        <vt:i4>59</vt:i4>
      </vt:variant>
      <vt:variant>
        <vt:i4>0</vt:i4>
      </vt:variant>
      <vt:variant>
        <vt:i4>5</vt:i4>
      </vt:variant>
      <vt:variant>
        <vt:lpwstr/>
      </vt:variant>
      <vt:variant>
        <vt:lpwstr>_Toc372464452</vt:lpwstr>
      </vt:variant>
      <vt:variant>
        <vt:i4>1376307</vt:i4>
      </vt:variant>
      <vt:variant>
        <vt:i4>53</vt:i4>
      </vt:variant>
      <vt:variant>
        <vt:i4>0</vt:i4>
      </vt:variant>
      <vt:variant>
        <vt:i4>5</vt:i4>
      </vt:variant>
      <vt:variant>
        <vt:lpwstr/>
      </vt:variant>
      <vt:variant>
        <vt:lpwstr>_Toc372464451</vt:lpwstr>
      </vt:variant>
      <vt:variant>
        <vt:i4>1376307</vt:i4>
      </vt:variant>
      <vt:variant>
        <vt:i4>47</vt:i4>
      </vt:variant>
      <vt:variant>
        <vt:i4>0</vt:i4>
      </vt:variant>
      <vt:variant>
        <vt:i4>5</vt:i4>
      </vt:variant>
      <vt:variant>
        <vt:lpwstr/>
      </vt:variant>
      <vt:variant>
        <vt:lpwstr>_Toc372464450</vt:lpwstr>
      </vt:variant>
      <vt:variant>
        <vt:i4>1310771</vt:i4>
      </vt:variant>
      <vt:variant>
        <vt:i4>41</vt:i4>
      </vt:variant>
      <vt:variant>
        <vt:i4>0</vt:i4>
      </vt:variant>
      <vt:variant>
        <vt:i4>5</vt:i4>
      </vt:variant>
      <vt:variant>
        <vt:lpwstr/>
      </vt:variant>
      <vt:variant>
        <vt:lpwstr>_Toc372464449</vt:lpwstr>
      </vt:variant>
      <vt:variant>
        <vt:i4>1310771</vt:i4>
      </vt:variant>
      <vt:variant>
        <vt:i4>35</vt:i4>
      </vt:variant>
      <vt:variant>
        <vt:i4>0</vt:i4>
      </vt:variant>
      <vt:variant>
        <vt:i4>5</vt:i4>
      </vt:variant>
      <vt:variant>
        <vt:lpwstr/>
      </vt:variant>
      <vt:variant>
        <vt:lpwstr>_Toc372464448</vt:lpwstr>
      </vt:variant>
      <vt:variant>
        <vt:i4>1310771</vt:i4>
      </vt:variant>
      <vt:variant>
        <vt:i4>29</vt:i4>
      </vt:variant>
      <vt:variant>
        <vt:i4>0</vt:i4>
      </vt:variant>
      <vt:variant>
        <vt:i4>5</vt:i4>
      </vt:variant>
      <vt:variant>
        <vt:lpwstr/>
      </vt:variant>
      <vt:variant>
        <vt:lpwstr>_Toc372464447</vt:lpwstr>
      </vt:variant>
      <vt:variant>
        <vt:i4>1310771</vt:i4>
      </vt:variant>
      <vt:variant>
        <vt:i4>23</vt:i4>
      </vt:variant>
      <vt:variant>
        <vt:i4>0</vt:i4>
      </vt:variant>
      <vt:variant>
        <vt:i4>5</vt:i4>
      </vt:variant>
      <vt:variant>
        <vt:lpwstr/>
      </vt:variant>
      <vt:variant>
        <vt:lpwstr>_Toc372464446</vt:lpwstr>
      </vt:variant>
      <vt:variant>
        <vt:i4>1310771</vt:i4>
      </vt:variant>
      <vt:variant>
        <vt:i4>17</vt:i4>
      </vt:variant>
      <vt:variant>
        <vt:i4>0</vt:i4>
      </vt:variant>
      <vt:variant>
        <vt:i4>5</vt:i4>
      </vt:variant>
      <vt:variant>
        <vt:lpwstr/>
      </vt:variant>
      <vt:variant>
        <vt:lpwstr>_Toc372464445</vt:lpwstr>
      </vt:variant>
      <vt:variant>
        <vt:i4>1310771</vt:i4>
      </vt:variant>
      <vt:variant>
        <vt:i4>11</vt:i4>
      </vt:variant>
      <vt:variant>
        <vt:i4>0</vt:i4>
      </vt:variant>
      <vt:variant>
        <vt:i4>5</vt:i4>
      </vt:variant>
      <vt:variant>
        <vt:lpwstr/>
      </vt:variant>
      <vt:variant>
        <vt:lpwstr>_Toc372464444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COPI Integrated Planning Philosophy</dc:title>
  <dc:subject>BU level document</dc:subject>
  <dc:creator>Aristya Hernawan</dc:creator>
  <cp:keywords/>
  <dc:description/>
  <cp:lastModifiedBy>Muhamad Ridho Zul Khoiri</cp:lastModifiedBy>
  <cp:revision>3</cp:revision>
  <cp:lastPrinted>2025-06-04T05:47:00Z</cp:lastPrinted>
  <dcterms:created xsi:type="dcterms:W3CDTF">2026-07-21T07:49:00Z</dcterms:created>
  <dcterms:modified xsi:type="dcterms:W3CDTF">2026-07-21T07:55:00Z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0x0101008E72ACD006BE3F4198AC28B6EA3D567C</vt:lpwstr>
  </property>
</Properties>
</file>